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534C6" w14:textId="2A4E1FF2" w:rsidR="00164817" w:rsidRPr="0044683B" w:rsidRDefault="4BB1C67C" w:rsidP="00164817">
      <w:pPr>
        <w:jc w:val="center"/>
        <w:rPr>
          <w:b/>
          <w:bCs/>
          <w:sz w:val="28"/>
          <w:szCs w:val="28"/>
        </w:rPr>
      </w:pPr>
      <w:bookmarkStart w:id="0" w:name="_Toc164191839"/>
      <w:bookmarkStart w:id="1" w:name="_Toc166768692"/>
      <w:bookmarkStart w:id="2" w:name="_Toc166768174"/>
      <w:r w:rsidRPr="4BB1C67C">
        <w:rPr>
          <w:b/>
          <w:bCs/>
          <w:sz w:val="28"/>
          <w:szCs w:val="28"/>
        </w:rPr>
        <w:t>Into Math NL v2/CA</w:t>
      </w:r>
    </w:p>
    <w:p w14:paraId="321DA10E" w14:textId="189A709C" w:rsidR="00164817" w:rsidRDefault="4BB1C67C" w:rsidP="00164817">
      <w:pPr>
        <w:jc w:val="center"/>
        <w:rPr>
          <w:b/>
          <w:bCs/>
        </w:rPr>
      </w:pPr>
      <w:r w:rsidRPr="4BB1C67C">
        <w:rPr>
          <w:b/>
          <w:bCs/>
        </w:rPr>
        <w:t>LXDV EMM SE &amp; TE Guidelines</w:t>
      </w:r>
    </w:p>
    <w:p w14:paraId="3C85E618" w14:textId="6EFA473D" w:rsidR="00164817" w:rsidRDefault="00164817" w:rsidP="00164817">
      <w:pPr>
        <w:jc w:val="center"/>
        <w:rPr>
          <w:b/>
          <w:bCs/>
        </w:rPr>
      </w:pPr>
    </w:p>
    <w:p w14:paraId="25ECF289" w14:textId="14EF2C92" w:rsidR="00FF176D" w:rsidRDefault="2755D186" w:rsidP="0B91D0AB">
      <w:pPr>
        <w:pStyle w:val="TOC1"/>
        <w:tabs>
          <w:tab w:val="clear" w:pos="10070"/>
          <w:tab w:val="right" w:leader="dot" w:pos="10065"/>
        </w:tabs>
        <w:rPr>
          <w:rFonts w:eastAsiaTheme="minorEastAsia"/>
          <w:b w:val="0"/>
          <w:bCs w:val="0"/>
          <w:noProof/>
          <w:sz w:val="24"/>
          <w:szCs w:val="24"/>
        </w:rPr>
      </w:pPr>
      <w:r>
        <w:fldChar w:fldCharType="begin"/>
      </w:r>
      <w:r w:rsidR="00FE0DAF">
        <w:instrText>TOC \o "1-3" \z \u \h</w:instrText>
      </w:r>
      <w:r>
        <w:fldChar w:fldCharType="separate"/>
      </w:r>
      <w:hyperlink w:anchor="_Toc1286351730">
        <w:r w:rsidR="282B746D" w:rsidRPr="282B746D">
          <w:rPr>
            <w:rStyle w:val="Hyperlink"/>
          </w:rPr>
          <w:t>LXDV Intro to the EMM Guidelines</w:t>
        </w:r>
        <w:r w:rsidR="00FE0DAF">
          <w:tab/>
        </w:r>
        <w:r w:rsidR="00FE0DAF">
          <w:fldChar w:fldCharType="begin"/>
        </w:r>
        <w:r w:rsidR="00FE0DAF">
          <w:instrText>PAGEREF _Toc1286351730 \h</w:instrText>
        </w:r>
        <w:r w:rsidR="00FE0DAF">
          <w:fldChar w:fldCharType="separate"/>
        </w:r>
        <w:r w:rsidR="282B746D" w:rsidRPr="282B746D">
          <w:rPr>
            <w:rStyle w:val="Hyperlink"/>
          </w:rPr>
          <w:t>5</w:t>
        </w:r>
        <w:r w:rsidR="00FE0DAF">
          <w:fldChar w:fldCharType="end"/>
        </w:r>
      </w:hyperlink>
    </w:p>
    <w:p w14:paraId="0E2137E8" w14:textId="41CA80FE" w:rsidR="00FF176D" w:rsidRDefault="00000000" w:rsidP="282B746D">
      <w:pPr>
        <w:pStyle w:val="TOC2"/>
        <w:tabs>
          <w:tab w:val="right" w:leader="dot" w:pos="10065"/>
        </w:tabs>
        <w:rPr>
          <w:rFonts w:eastAsiaTheme="minorEastAsia"/>
          <w:i w:val="0"/>
          <w:iCs w:val="0"/>
          <w:noProof/>
          <w:sz w:val="24"/>
          <w:szCs w:val="24"/>
        </w:rPr>
      </w:pPr>
      <w:hyperlink w:anchor="_Toc1440007861">
        <w:r w:rsidR="282B746D" w:rsidRPr="282B746D">
          <w:rPr>
            <w:rStyle w:val="Hyperlink"/>
          </w:rPr>
          <w:t>The Enhanced Math Manuscript</w:t>
        </w:r>
        <w:r w:rsidR="00FF176D">
          <w:tab/>
        </w:r>
        <w:r w:rsidR="00FF176D">
          <w:fldChar w:fldCharType="begin"/>
        </w:r>
        <w:r w:rsidR="00FF176D">
          <w:instrText>PAGEREF _Toc1440007861 \h</w:instrText>
        </w:r>
        <w:r w:rsidR="00FF176D">
          <w:fldChar w:fldCharType="separate"/>
        </w:r>
        <w:r w:rsidR="282B746D" w:rsidRPr="282B746D">
          <w:rPr>
            <w:rStyle w:val="Hyperlink"/>
          </w:rPr>
          <w:t>5</w:t>
        </w:r>
        <w:r w:rsidR="00FF176D">
          <w:fldChar w:fldCharType="end"/>
        </w:r>
      </w:hyperlink>
    </w:p>
    <w:p w14:paraId="2B6A735C" w14:textId="77F9A7A4" w:rsidR="00FF176D" w:rsidRDefault="00000000" w:rsidP="282B746D">
      <w:pPr>
        <w:pStyle w:val="TOC2"/>
        <w:tabs>
          <w:tab w:val="right" w:leader="dot" w:pos="10065"/>
        </w:tabs>
        <w:rPr>
          <w:rFonts w:eastAsiaTheme="minorEastAsia"/>
          <w:i w:val="0"/>
          <w:iCs w:val="0"/>
          <w:noProof/>
          <w:sz w:val="24"/>
          <w:szCs w:val="24"/>
        </w:rPr>
      </w:pPr>
      <w:hyperlink w:anchor="_Toc1843501125">
        <w:r w:rsidR="282B746D" w:rsidRPr="282B746D">
          <w:rPr>
            <w:rStyle w:val="Hyperlink"/>
          </w:rPr>
          <w:t>Module and Lesson Structure for Program</w:t>
        </w:r>
        <w:r w:rsidR="00FF176D">
          <w:tab/>
        </w:r>
        <w:r w:rsidR="00FF176D">
          <w:fldChar w:fldCharType="begin"/>
        </w:r>
        <w:r w:rsidR="00FF176D">
          <w:instrText>PAGEREF _Toc1843501125 \h</w:instrText>
        </w:r>
        <w:r w:rsidR="00FF176D">
          <w:fldChar w:fldCharType="separate"/>
        </w:r>
        <w:r w:rsidR="282B746D" w:rsidRPr="282B746D">
          <w:rPr>
            <w:rStyle w:val="Hyperlink"/>
          </w:rPr>
          <w:t>5</w:t>
        </w:r>
        <w:r w:rsidR="00FF176D">
          <w:fldChar w:fldCharType="end"/>
        </w:r>
      </w:hyperlink>
    </w:p>
    <w:p w14:paraId="2DD84D1D" w14:textId="690B34B5" w:rsidR="00FF176D" w:rsidRDefault="00000000" w:rsidP="282B746D">
      <w:pPr>
        <w:pStyle w:val="TOC2"/>
        <w:tabs>
          <w:tab w:val="right" w:leader="dot" w:pos="10065"/>
        </w:tabs>
        <w:rPr>
          <w:rFonts w:eastAsiaTheme="minorEastAsia"/>
          <w:i w:val="0"/>
          <w:iCs w:val="0"/>
          <w:noProof/>
          <w:sz w:val="24"/>
          <w:szCs w:val="24"/>
        </w:rPr>
      </w:pPr>
      <w:hyperlink w:anchor="_Toc669559248">
        <w:r w:rsidR="282B746D" w:rsidRPr="282B746D">
          <w:rPr>
            <w:rStyle w:val="Hyperlink"/>
          </w:rPr>
          <w:t>How to Approach the Content – LXDV Guidelines and Resources</w:t>
        </w:r>
        <w:r w:rsidR="00FF176D">
          <w:tab/>
        </w:r>
        <w:r w:rsidR="00FF176D">
          <w:fldChar w:fldCharType="begin"/>
        </w:r>
        <w:r w:rsidR="00FF176D">
          <w:instrText>PAGEREF _Toc669559248 \h</w:instrText>
        </w:r>
        <w:r w:rsidR="00FF176D">
          <w:fldChar w:fldCharType="separate"/>
        </w:r>
        <w:r w:rsidR="282B746D" w:rsidRPr="282B746D">
          <w:rPr>
            <w:rStyle w:val="Hyperlink"/>
          </w:rPr>
          <w:t>5</w:t>
        </w:r>
        <w:r w:rsidR="00FF176D">
          <w:fldChar w:fldCharType="end"/>
        </w:r>
      </w:hyperlink>
    </w:p>
    <w:p w14:paraId="5E133051" w14:textId="6C9727B6" w:rsidR="00FF176D" w:rsidRDefault="00000000" w:rsidP="0B91D0AB">
      <w:pPr>
        <w:pStyle w:val="TOC3"/>
        <w:tabs>
          <w:tab w:val="right" w:leader="dot" w:pos="10065"/>
        </w:tabs>
        <w:rPr>
          <w:rFonts w:eastAsiaTheme="minorEastAsia"/>
          <w:noProof/>
          <w:sz w:val="24"/>
          <w:szCs w:val="24"/>
        </w:rPr>
      </w:pPr>
      <w:hyperlink w:anchor="_Toc727754110">
        <w:r w:rsidR="282B746D" w:rsidRPr="282B746D">
          <w:rPr>
            <w:rStyle w:val="Hyperlink"/>
          </w:rPr>
          <w:t>Workflow Schedule and Issues Tracker</w:t>
        </w:r>
        <w:r w:rsidR="00FF176D">
          <w:tab/>
        </w:r>
        <w:r w:rsidR="00FF176D">
          <w:fldChar w:fldCharType="begin"/>
        </w:r>
        <w:r w:rsidR="00FF176D">
          <w:instrText>PAGEREF _Toc727754110 \h</w:instrText>
        </w:r>
        <w:r w:rsidR="00FF176D">
          <w:fldChar w:fldCharType="separate"/>
        </w:r>
        <w:r w:rsidR="282B746D" w:rsidRPr="282B746D">
          <w:rPr>
            <w:rStyle w:val="Hyperlink"/>
          </w:rPr>
          <w:t>8</w:t>
        </w:r>
        <w:r w:rsidR="00FF176D">
          <w:fldChar w:fldCharType="end"/>
        </w:r>
      </w:hyperlink>
    </w:p>
    <w:p w14:paraId="21318B03" w14:textId="1210030A" w:rsidR="00FF176D" w:rsidRDefault="00000000" w:rsidP="0B91D0AB">
      <w:pPr>
        <w:pStyle w:val="TOC3"/>
        <w:tabs>
          <w:tab w:val="right" w:leader="dot" w:pos="10065"/>
        </w:tabs>
        <w:rPr>
          <w:rFonts w:eastAsiaTheme="minorEastAsia"/>
          <w:noProof/>
          <w:sz w:val="24"/>
          <w:szCs w:val="24"/>
        </w:rPr>
      </w:pPr>
      <w:hyperlink w:anchor="_Toc1842376797">
        <w:r w:rsidR="282B746D" w:rsidRPr="282B746D">
          <w:rPr>
            <w:rStyle w:val="Hyperlink"/>
          </w:rPr>
          <w:t>HMH Project Specific Acronym list</w:t>
        </w:r>
        <w:r w:rsidR="00FF176D">
          <w:tab/>
        </w:r>
        <w:r w:rsidR="00FF176D">
          <w:fldChar w:fldCharType="begin"/>
        </w:r>
        <w:r w:rsidR="00FF176D">
          <w:instrText>PAGEREF _Toc1842376797 \h</w:instrText>
        </w:r>
        <w:r w:rsidR="00FF176D">
          <w:fldChar w:fldCharType="separate"/>
        </w:r>
        <w:r w:rsidR="282B746D" w:rsidRPr="282B746D">
          <w:rPr>
            <w:rStyle w:val="Hyperlink"/>
          </w:rPr>
          <w:t>9</w:t>
        </w:r>
        <w:r w:rsidR="00FF176D">
          <w:fldChar w:fldCharType="end"/>
        </w:r>
      </w:hyperlink>
    </w:p>
    <w:p w14:paraId="04AEC809" w14:textId="1BAD8A12" w:rsidR="00FF176D" w:rsidRDefault="00000000" w:rsidP="0B91D0AB">
      <w:pPr>
        <w:pStyle w:val="TOC3"/>
        <w:tabs>
          <w:tab w:val="right" w:leader="dot" w:pos="10065"/>
        </w:tabs>
        <w:rPr>
          <w:rFonts w:eastAsiaTheme="minorEastAsia"/>
          <w:noProof/>
          <w:sz w:val="24"/>
          <w:szCs w:val="24"/>
        </w:rPr>
      </w:pPr>
      <w:hyperlink w:anchor="_Toc334551791">
        <w:r w:rsidR="282B746D" w:rsidRPr="282B746D">
          <w:rPr>
            <w:rStyle w:val="Hyperlink"/>
          </w:rPr>
          <w:t>Important Links</w:t>
        </w:r>
        <w:r w:rsidR="00FF176D">
          <w:tab/>
        </w:r>
        <w:r w:rsidR="00FF176D">
          <w:fldChar w:fldCharType="begin"/>
        </w:r>
        <w:r w:rsidR="00FF176D">
          <w:instrText>PAGEREF _Toc334551791 \h</w:instrText>
        </w:r>
        <w:r w:rsidR="00FF176D">
          <w:fldChar w:fldCharType="separate"/>
        </w:r>
        <w:r w:rsidR="282B746D" w:rsidRPr="282B746D">
          <w:rPr>
            <w:rStyle w:val="Hyperlink"/>
          </w:rPr>
          <w:t>9</w:t>
        </w:r>
        <w:r w:rsidR="00FF176D">
          <w:fldChar w:fldCharType="end"/>
        </w:r>
      </w:hyperlink>
    </w:p>
    <w:p w14:paraId="403CC1DC" w14:textId="50676253" w:rsidR="00FF176D" w:rsidRDefault="00000000" w:rsidP="0B91D0AB">
      <w:pPr>
        <w:pStyle w:val="TOC1"/>
        <w:tabs>
          <w:tab w:val="clear" w:pos="10070"/>
          <w:tab w:val="right" w:leader="dot" w:pos="10065"/>
        </w:tabs>
        <w:rPr>
          <w:rFonts w:eastAsiaTheme="minorEastAsia"/>
          <w:b w:val="0"/>
          <w:bCs w:val="0"/>
          <w:noProof/>
          <w:sz w:val="24"/>
          <w:szCs w:val="24"/>
        </w:rPr>
      </w:pPr>
      <w:hyperlink w:anchor="_Toc1897451385">
        <w:r w:rsidR="282B746D" w:rsidRPr="282B746D">
          <w:rPr>
            <w:rStyle w:val="Hyperlink"/>
          </w:rPr>
          <w:t>Lesson Level Guidelines</w:t>
        </w:r>
        <w:r w:rsidR="00FF176D">
          <w:tab/>
        </w:r>
        <w:r w:rsidR="00FF176D">
          <w:fldChar w:fldCharType="begin"/>
        </w:r>
        <w:r w:rsidR="00FF176D">
          <w:instrText>PAGEREF _Toc1897451385 \h</w:instrText>
        </w:r>
        <w:r w:rsidR="00FF176D">
          <w:fldChar w:fldCharType="separate"/>
        </w:r>
        <w:r w:rsidR="282B746D" w:rsidRPr="282B746D">
          <w:rPr>
            <w:rStyle w:val="Hyperlink"/>
          </w:rPr>
          <w:t>13</w:t>
        </w:r>
        <w:r w:rsidR="00FF176D">
          <w:fldChar w:fldCharType="end"/>
        </w:r>
      </w:hyperlink>
    </w:p>
    <w:p w14:paraId="75E5DE6C" w14:textId="7CC01F40" w:rsidR="00FF176D" w:rsidRDefault="00000000" w:rsidP="282B746D">
      <w:pPr>
        <w:pStyle w:val="TOC2"/>
        <w:tabs>
          <w:tab w:val="right" w:leader="dot" w:pos="10065"/>
        </w:tabs>
        <w:rPr>
          <w:rFonts w:eastAsiaTheme="minorEastAsia"/>
          <w:i w:val="0"/>
          <w:iCs w:val="0"/>
          <w:noProof/>
          <w:sz w:val="24"/>
          <w:szCs w:val="24"/>
        </w:rPr>
      </w:pPr>
      <w:hyperlink w:anchor="_Toc102795824">
        <w:r w:rsidR="282B746D" w:rsidRPr="282B746D">
          <w:rPr>
            <w:rStyle w:val="Hyperlink"/>
          </w:rPr>
          <w:t>Page 1 and Before You Teach</w:t>
        </w:r>
        <w:r w:rsidR="00FF176D">
          <w:tab/>
        </w:r>
        <w:r w:rsidR="00FF176D">
          <w:fldChar w:fldCharType="begin"/>
        </w:r>
        <w:r w:rsidR="00FF176D">
          <w:instrText>PAGEREF _Toc102795824 \h</w:instrText>
        </w:r>
        <w:r w:rsidR="00FF176D">
          <w:fldChar w:fldCharType="separate"/>
        </w:r>
        <w:r w:rsidR="282B746D" w:rsidRPr="282B746D">
          <w:rPr>
            <w:rStyle w:val="Hyperlink"/>
          </w:rPr>
          <w:t>14</w:t>
        </w:r>
        <w:r w:rsidR="00FF176D">
          <w:fldChar w:fldCharType="end"/>
        </w:r>
      </w:hyperlink>
    </w:p>
    <w:p w14:paraId="0E92DCB5" w14:textId="28FBE462" w:rsidR="00FF176D" w:rsidRDefault="00000000" w:rsidP="0B91D0AB">
      <w:pPr>
        <w:pStyle w:val="TOC3"/>
        <w:tabs>
          <w:tab w:val="right" w:leader="dot" w:pos="10065"/>
        </w:tabs>
        <w:rPr>
          <w:rFonts w:eastAsiaTheme="minorEastAsia"/>
          <w:noProof/>
          <w:sz w:val="24"/>
          <w:szCs w:val="24"/>
        </w:rPr>
      </w:pPr>
      <w:hyperlink w:anchor="_Toc508872049">
        <w:r w:rsidR="282B746D" w:rsidRPr="282B746D">
          <w:rPr>
            <w:rStyle w:val="Hyperlink"/>
          </w:rPr>
          <w:t>Page 1</w:t>
        </w:r>
        <w:r w:rsidR="00FF176D">
          <w:tab/>
        </w:r>
        <w:r w:rsidR="00FF176D">
          <w:fldChar w:fldCharType="begin"/>
        </w:r>
        <w:r w:rsidR="00FF176D">
          <w:instrText>PAGEREF _Toc508872049 \h</w:instrText>
        </w:r>
        <w:r w:rsidR="00FF176D">
          <w:fldChar w:fldCharType="separate"/>
        </w:r>
        <w:r w:rsidR="282B746D" w:rsidRPr="282B746D">
          <w:rPr>
            <w:rStyle w:val="Hyperlink"/>
          </w:rPr>
          <w:t>14</w:t>
        </w:r>
        <w:r w:rsidR="00FF176D">
          <w:fldChar w:fldCharType="end"/>
        </w:r>
      </w:hyperlink>
    </w:p>
    <w:p w14:paraId="3329CED1" w14:textId="1E9789B9" w:rsidR="00FF176D" w:rsidRDefault="00000000" w:rsidP="0B91D0AB">
      <w:pPr>
        <w:pStyle w:val="TOC3"/>
        <w:tabs>
          <w:tab w:val="right" w:leader="dot" w:pos="10065"/>
        </w:tabs>
        <w:rPr>
          <w:rFonts w:eastAsiaTheme="minorEastAsia"/>
          <w:noProof/>
          <w:sz w:val="24"/>
          <w:szCs w:val="24"/>
        </w:rPr>
      </w:pPr>
      <w:hyperlink w:anchor="_Toc167170112">
        <w:r w:rsidR="282B746D" w:rsidRPr="282B746D">
          <w:rPr>
            <w:rStyle w:val="Hyperlink"/>
          </w:rPr>
          <w:t>Before You Teach</w:t>
        </w:r>
        <w:r w:rsidR="00FF176D">
          <w:tab/>
        </w:r>
        <w:r w:rsidR="00FF176D">
          <w:fldChar w:fldCharType="begin"/>
        </w:r>
        <w:r w:rsidR="00FF176D">
          <w:instrText>PAGEREF _Toc167170112 \h</w:instrText>
        </w:r>
        <w:r w:rsidR="00FF176D">
          <w:fldChar w:fldCharType="separate"/>
        </w:r>
        <w:r w:rsidR="282B746D" w:rsidRPr="282B746D">
          <w:rPr>
            <w:rStyle w:val="Hyperlink"/>
          </w:rPr>
          <w:t>15</w:t>
        </w:r>
        <w:r w:rsidR="00FF176D">
          <w:fldChar w:fldCharType="end"/>
        </w:r>
      </w:hyperlink>
    </w:p>
    <w:p w14:paraId="65EFF134" w14:textId="436E04F0" w:rsidR="00FF176D" w:rsidRDefault="00000000" w:rsidP="282B746D">
      <w:pPr>
        <w:pStyle w:val="TOC2"/>
        <w:tabs>
          <w:tab w:val="right" w:leader="dot" w:pos="10065"/>
        </w:tabs>
        <w:rPr>
          <w:rFonts w:eastAsiaTheme="minorEastAsia"/>
          <w:i w:val="0"/>
          <w:iCs w:val="0"/>
          <w:noProof/>
          <w:sz w:val="24"/>
          <w:szCs w:val="24"/>
        </w:rPr>
      </w:pPr>
      <w:hyperlink w:anchor="_Toc1894313387">
        <w:r w:rsidR="282B746D" w:rsidRPr="282B746D">
          <w:rPr>
            <w:rStyle w:val="Hyperlink"/>
          </w:rPr>
          <w:t>Learning Goal (Beginning and End)</w:t>
        </w:r>
        <w:r w:rsidR="00FF176D">
          <w:tab/>
        </w:r>
        <w:r w:rsidR="00FF176D">
          <w:fldChar w:fldCharType="begin"/>
        </w:r>
        <w:r w:rsidR="00FF176D">
          <w:instrText>PAGEREF _Toc1894313387 \h</w:instrText>
        </w:r>
        <w:r w:rsidR="00FF176D">
          <w:fldChar w:fldCharType="separate"/>
        </w:r>
        <w:r w:rsidR="282B746D" w:rsidRPr="282B746D">
          <w:rPr>
            <w:rStyle w:val="Hyperlink"/>
          </w:rPr>
          <w:t>22</w:t>
        </w:r>
        <w:r w:rsidR="00FF176D">
          <w:fldChar w:fldCharType="end"/>
        </w:r>
      </w:hyperlink>
    </w:p>
    <w:p w14:paraId="41054A75" w14:textId="3F4CBDA7" w:rsidR="00FF176D" w:rsidRDefault="00000000" w:rsidP="282B746D">
      <w:pPr>
        <w:pStyle w:val="TOC2"/>
        <w:tabs>
          <w:tab w:val="right" w:leader="dot" w:pos="10065"/>
        </w:tabs>
        <w:rPr>
          <w:rFonts w:eastAsiaTheme="minorEastAsia"/>
          <w:i w:val="0"/>
          <w:iCs w:val="0"/>
          <w:noProof/>
          <w:sz w:val="24"/>
          <w:szCs w:val="24"/>
        </w:rPr>
      </w:pPr>
      <w:hyperlink w:anchor="_Toc329297227">
        <w:r w:rsidR="282B746D" w:rsidRPr="282B746D">
          <w:rPr>
            <w:rStyle w:val="Hyperlink"/>
          </w:rPr>
          <w:t>Spark Your Learning and Review Spark Your Learning</w:t>
        </w:r>
        <w:r w:rsidR="00FF176D">
          <w:tab/>
        </w:r>
        <w:r w:rsidR="00FF176D">
          <w:fldChar w:fldCharType="begin"/>
        </w:r>
        <w:r w:rsidR="00FF176D">
          <w:instrText>PAGEREF _Toc329297227 \h</w:instrText>
        </w:r>
        <w:r w:rsidR="00FF176D">
          <w:fldChar w:fldCharType="separate"/>
        </w:r>
        <w:r w:rsidR="282B746D" w:rsidRPr="282B746D">
          <w:rPr>
            <w:rStyle w:val="Hyperlink"/>
          </w:rPr>
          <w:t>26</w:t>
        </w:r>
        <w:r w:rsidR="00FF176D">
          <w:fldChar w:fldCharType="end"/>
        </w:r>
      </w:hyperlink>
    </w:p>
    <w:p w14:paraId="030639EF" w14:textId="0A0FAEEF" w:rsidR="00FF176D" w:rsidRDefault="00000000" w:rsidP="0B91D0AB">
      <w:pPr>
        <w:pStyle w:val="TOC3"/>
        <w:tabs>
          <w:tab w:val="right" w:leader="dot" w:pos="10065"/>
        </w:tabs>
        <w:rPr>
          <w:rFonts w:eastAsiaTheme="minorEastAsia"/>
          <w:noProof/>
          <w:sz w:val="24"/>
          <w:szCs w:val="24"/>
        </w:rPr>
      </w:pPr>
      <w:hyperlink w:anchor="_Toc85238982">
        <w:r w:rsidR="282B746D" w:rsidRPr="282B746D">
          <w:rPr>
            <w:rStyle w:val="Hyperlink"/>
          </w:rPr>
          <w:t>Step 1: Introducing the Spark Your Learning Components</w:t>
        </w:r>
        <w:r w:rsidR="00FF176D">
          <w:tab/>
        </w:r>
        <w:r w:rsidR="00FF176D">
          <w:fldChar w:fldCharType="begin"/>
        </w:r>
        <w:r w:rsidR="00FF176D">
          <w:instrText>PAGEREF _Toc85238982 \h</w:instrText>
        </w:r>
        <w:r w:rsidR="00FF176D">
          <w:fldChar w:fldCharType="separate"/>
        </w:r>
        <w:r w:rsidR="282B746D" w:rsidRPr="282B746D">
          <w:rPr>
            <w:rStyle w:val="Hyperlink"/>
          </w:rPr>
          <w:t>27</w:t>
        </w:r>
        <w:r w:rsidR="00FF176D">
          <w:fldChar w:fldCharType="end"/>
        </w:r>
      </w:hyperlink>
    </w:p>
    <w:p w14:paraId="20E9279E" w14:textId="634B15D2" w:rsidR="00FF176D" w:rsidRDefault="00000000" w:rsidP="0B91D0AB">
      <w:pPr>
        <w:pStyle w:val="TOC3"/>
        <w:tabs>
          <w:tab w:val="right" w:leader="dot" w:pos="10065"/>
        </w:tabs>
        <w:rPr>
          <w:rFonts w:eastAsiaTheme="minorEastAsia"/>
          <w:noProof/>
          <w:sz w:val="24"/>
          <w:szCs w:val="24"/>
        </w:rPr>
      </w:pPr>
      <w:hyperlink w:anchor="_Toc318617360">
        <w:r w:rsidR="282B746D" w:rsidRPr="282B746D">
          <w:rPr>
            <w:rStyle w:val="Hyperlink"/>
          </w:rPr>
          <w:t>Step 3: Evaluating and Editing the V1 Components of a K-8 SYL</w:t>
        </w:r>
        <w:r w:rsidR="00FF176D">
          <w:tab/>
        </w:r>
        <w:r w:rsidR="00FF176D">
          <w:fldChar w:fldCharType="begin"/>
        </w:r>
        <w:r w:rsidR="00FF176D">
          <w:instrText>PAGEREF _Toc318617360 \h</w:instrText>
        </w:r>
        <w:r w:rsidR="00FF176D">
          <w:fldChar w:fldCharType="separate"/>
        </w:r>
        <w:r w:rsidR="282B746D" w:rsidRPr="282B746D">
          <w:rPr>
            <w:rStyle w:val="Hyperlink"/>
          </w:rPr>
          <w:t>29</w:t>
        </w:r>
        <w:r w:rsidR="00FF176D">
          <w:fldChar w:fldCharType="end"/>
        </w:r>
      </w:hyperlink>
    </w:p>
    <w:p w14:paraId="2BA1AF2B" w14:textId="617A4177" w:rsidR="00FF176D" w:rsidRDefault="00000000" w:rsidP="0B91D0AB">
      <w:pPr>
        <w:pStyle w:val="TOC3"/>
        <w:tabs>
          <w:tab w:val="right" w:leader="dot" w:pos="10065"/>
        </w:tabs>
        <w:rPr>
          <w:rFonts w:eastAsiaTheme="minorEastAsia"/>
          <w:noProof/>
          <w:sz w:val="24"/>
          <w:szCs w:val="24"/>
        </w:rPr>
      </w:pPr>
      <w:hyperlink w:anchor="_Toc1229095704">
        <w:r w:rsidR="282B746D" w:rsidRPr="282B746D">
          <w:rPr>
            <w:rStyle w:val="Hyperlink"/>
          </w:rPr>
          <w:t>Step 4: Evaluating and Editing the V1 Components of an A1 SYL</w:t>
        </w:r>
        <w:r w:rsidR="00FF176D">
          <w:tab/>
        </w:r>
        <w:r w:rsidR="00FF176D">
          <w:fldChar w:fldCharType="begin"/>
        </w:r>
        <w:r w:rsidR="00FF176D">
          <w:instrText>PAGEREF _Toc1229095704 \h</w:instrText>
        </w:r>
        <w:r w:rsidR="00FF176D">
          <w:fldChar w:fldCharType="separate"/>
        </w:r>
        <w:r w:rsidR="282B746D" w:rsidRPr="282B746D">
          <w:rPr>
            <w:rStyle w:val="Hyperlink"/>
          </w:rPr>
          <w:t>32</w:t>
        </w:r>
        <w:r w:rsidR="00FF176D">
          <w:fldChar w:fldCharType="end"/>
        </w:r>
      </w:hyperlink>
    </w:p>
    <w:p w14:paraId="74C9DC22" w14:textId="51AF6985" w:rsidR="00FF176D" w:rsidRDefault="00000000" w:rsidP="0B91D0AB">
      <w:pPr>
        <w:pStyle w:val="TOC3"/>
        <w:tabs>
          <w:tab w:val="right" w:leader="dot" w:pos="10065"/>
        </w:tabs>
        <w:rPr>
          <w:rFonts w:eastAsiaTheme="minorEastAsia"/>
          <w:noProof/>
          <w:sz w:val="24"/>
          <w:szCs w:val="24"/>
        </w:rPr>
      </w:pPr>
      <w:hyperlink w:anchor="_Toc423601258">
        <w:r w:rsidR="282B746D" w:rsidRPr="282B746D">
          <w:rPr>
            <w:rStyle w:val="Hyperlink"/>
          </w:rPr>
          <w:t>Step 5: Authoring a New SYL from Scratch</w:t>
        </w:r>
        <w:r w:rsidR="00FF176D">
          <w:tab/>
        </w:r>
        <w:r w:rsidR="00FF176D">
          <w:fldChar w:fldCharType="begin"/>
        </w:r>
        <w:r w:rsidR="00FF176D">
          <w:instrText>PAGEREF _Toc423601258 \h</w:instrText>
        </w:r>
        <w:r w:rsidR="00FF176D">
          <w:fldChar w:fldCharType="separate"/>
        </w:r>
        <w:r w:rsidR="282B746D" w:rsidRPr="282B746D">
          <w:rPr>
            <w:rStyle w:val="Hyperlink"/>
          </w:rPr>
          <w:t>34</w:t>
        </w:r>
        <w:r w:rsidR="00FF176D">
          <w:fldChar w:fldCharType="end"/>
        </w:r>
      </w:hyperlink>
    </w:p>
    <w:p w14:paraId="7F0F0A8B" w14:textId="749744CD" w:rsidR="00FF176D" w:rsidRDefault="00000000" w:rsidP="0B91D0AB">
      <w:pPr>
        <w:pStyle w:val="TOC3"/>
        <w:tabs>
          <w:tab w:val="right" w:leader="dot" w:pos="10065"/>
        </w:tabs>
        <w:rPr>
          <w:rFonts w:eastAsiaTheme="minorEastAsia"/>
          <w:noProof/>
          <w:sz w:val="24"/>
          <w:szCs w:val="24"/>
        </w:rPr>
      </w:pPr>
      <w:hyperlink w:anchor="_Toc1480581670">
        <w:r w:rsidR="282B746D" w:rsidRPr="282B746D">
          <w:rPr>
            <w:rStyle w:val="Hyperlink"/>
          </w:rPr>
          <w:t>Step 6: Placing Spark Your Learning Components and Authoring New Scripting in the EMM:</w:t>
        </w:r>
        <w:r w:rsidR="00FF176D">
          <w:tab/>
        </w:r>
        <w:r w:rsidR="00FF176D">
          <w:fldChar w:fldCharType="begin"/>
        </w:r>
        <w:r w:rsidR="00FF176D">
          <w:instrText>PAGEREF _Toc1480581670 \h</w:instrText>
        </w:r>
        <w:r w:rsidR="00FF176D">
          <w:fldChar w:fldCharType="separate"/>
        </w:r>
        <w:r w:rsidR="282B746D" w:rsidRPr="282B746D">
          <w:rPr>
            <w:rStyle w:val="Hyperlink"/>
          </w:rPr>
          <w:t>36</w:t>
        </w:r>
        <w:r w:rsidR="00FF176D">
          <w:fldChar w:fldCharType="end"/>
        </w:r>
      </w:hyperlink>
    </w:p>
    <w:p w14:paraId="7F1482FC" w14:textId="4FCB8FB9" w:rsidR="00FF176D" w:rsidRDefault="00000000" w:rsidP="0B91D0AB">
      <w:pPr>
        <w:pStyle w:val="TOC3"/>
        <w:tabs>
          <w:tab w:val="right" w:leader="dot" w:pos="10065"/>
        </w:tabs>
        <w:rPr>
          <w:rFonts w:eastAsiaTheme="minorEastAsia"/>
          <w:noProof/>
          <w:sz w:val="24"/>
          <w:szCs w:val="24"/>
        </w:rPr>
      </w:pPr>
      <w:hyperlink w:anchor="_Toc1191971653">
        <w:r w:rsidR="282B746D" w:rsidRPr="282B746D">
          <w:rPr>
            <w:rStyle w:val="Hyperlink"/>
          </w:rPr>
          <w:t>Step 7: Resources</w:t>
        </w:r>
        <w:r w:rsidR="00FF176D">
          <w:tab/>
        </w:r>
        <w:r w:rsidR="00FF176D">
          <w:fldChar w:fldCharType="begin"/>
        </w:r>
        <w:r w:rsidR="00FF176D">
          <w:instrText>PAGEREF _Toc1191971653 \h</w:instrText>
        </w:r>
        <w:r w:rsidR="00FF176D">
          <w:fldChar w:fldCharType="separate"/>
        </w:r>
        <w:r w:rsidR="282B746D" w:rsidRPr="282B746D">
          <w:rPr>
            <w:rStyle w:val="Hyperlink"/>
          </w:rPr>
          <w:t>42</w:t>
        </w:r>
        <w:r w:rsidR="00FF176D">
          <w:fldChar w:fldCharType="end"/>
        </w:r>
      </w:hyperlink>
    </w:p>
    <w:p w14:paraId="50F1ED90" w14:textId="6A81910A" w:rsidR="00FF176D" w:rsidRDefault="00000000" w:rsidP="282B746D">
      <w:pPr>
        <w:pStyle w:val="TOC2"/>
        <w:tabs>
          <w:tab w:val="right" w:leader="dot" w:pos="10065"/>
        </w:tabs>
        <w:rPr>
          <w:rFonts w:eastAsiaTheme="minorEastAsia"/>
          <w:i w:val="0"/>
          <w:iCs w:val="0"/>
          <w:noProof/>
          <w:sz w:val="24"/>
          <w:szCs w:val="24"/>
        </w:rPr>
      </w:pPr>
      <w:hyperlink w:anchor="_Toc1032331266">
        <w:r w:rsidR="282B746D" w:rsidRPr="282B746D">
          <w:rPr>
            <w:rStyle w:val="Hyperlink"/>
          </w:rPr>
          <w:t>Tasks</w:t>
        </w:r>
        <w:r w:rsidR="00FF176D">
          <w:tab/>
        </w:r>
        <w:r w:rsidR="00FF176D">
          <w:fldChar w:fldCharType="begin"/>
        </w:r>
        <w:r w:rsidR="00FF176D">
          <w:instrText>PAGEREF _Toc1032331266 \h</w:instrText>
        </w:r>
        <w:r w:rsidR="00FF176D">
          <w:fldChar w:fldCharType="separate"/>
        </w:r>
        <w:r w:rsidR="282B746D" w:rsidRPr="282B746D">
          <w:rPr>
            <w:rStyle w:val="Hyperlink"/>
          </w:rPr>
          <w:t>42</w:t>
        </w:r>
        <w:r w:rsidR="00FF176D">
          <w:fldChar w:fldCharType="end"/>
        </w:r>
      </w:hyperlink>
    </w:p>
    <w:p w14:paraId="6C339C6E" w14:textId="2B5C85CE" w:rsidR="00FF176D" w:rsidRDefault="00000000" w:rsidP="0B91D0AB">
      <w:pPr>
        <w:pStyle w:val="TOC3"/>
        <w:tabs>
          <w:tab w:val="right" w:leader="dot" w:pos="10065"/>
        </w:tabs>
        <w:rPr>
          <w:rFonts w:eastAsiaTheme="minorEastAsia"/>
          <w:noProof/>
          <w:sz w:val="24"/>
          <w:szCs w:val="24"/>
        </w:rPr>
      </w:pPr>
      <w:hyperlink w:anchor="_Toc213691844">
        <w:r w:rsidR="282B746D" w:rsidRPr="282B746D">
          <w:rPr>
            <w:rStyle w:val="Hyperlink"/>
          </w:rPr>
          <w:t>Reuse, Revise, or New?</w:t>
        </w:r>
        <w:r w:rsidR="00FF176D">
          <w:tab/>
        </w:r>
        <w:r w:rsidR="00FF176D">
          <w:fldChar w:fldCharType="begin"/>
        </w:r>
        <w:r w:rsidR="00FF176D">
          <w:instrText>PAGEREF _Toc213691844 \h</w:instrText>
        </w:r>
        <w:r w:rsidR="00FF176D">
          <w:fldChar w:fldCharType="separate"/>
        </w:r>
        <w:r w:rsidR="282B746D" w:rsidRPr="282B746D">
          <w:rPr>
            <w:rStyle w:val="Hyperlink"/>
          </w:rPr>
          <w:t>43</w:t>
        </w:r>
        <w:r w:rsidR="00FF176D">
          <w:fldChar w:fldCharType="end"/>
        </w:r>
      </w:hyperlink>
    </w:p>
    <w:p w14:paraId="1305101D" w14:textId="255BF49E" w:rsidR="00FF176D" w:rsidRDefault="00000000" w:rsidP="0B91D0AB">
      <w:pPr>
        <w:pStyle w:val="TOC3"/>
        <w:tabs>
          <w:tab w:val="right" w:leader="dot" w:pos="10065"/>
        </w:tabs>
        <w:rPr>
          <w:rFonts w:eastAsiaTheme="minorEastAsia"/>
          <w:noProof/>
          <w:sz w:val="24"/>
          <w:szCs w:val="24"/>
        </w:rPr>
      </w:pPr>
      <w:hyperlink w:anchor="_Toc2108258820">
        <w:r w:rsidR="282B746D" w:rsidRPr="282B746D">
          <w:rPr>
            <w:rStyle w:val="Hyperlink"/>
          </w:rPr>
          <w:t>Setting Up Tasks &amp; Placing Content</w:t>
        </w:r>
        <w:r w:rsidR="00FF176D">
          <w:tab/>
        </w:r>
        <w:r w:rsidR="00FF176D">
          <w:fldChar w:fldCharType="begin"/>
        </w:r>
        <w:r w:rsidR="00FF176D">
          <w:instrText>PAGEREF _Toc2108258820 \h</w:instrText>
        </w:r>
        <w:r w:rsidR="00FF176D">
          <w:fldChar w:fldCharType="separate"/>
        </w:r>
        <w:r w:rsidR="282B746D" w:rsidRPr="282B746D">
          <w:rPr>
            <w:rStyle w:val="Hyperlink"/>
          </w:rPr>
          <w:t>46</w:t>
        </w:r>
        <w:r w:rsidR="00FF176D">
          <w:fldChar w:fldCharType="end"/>
        </w:r>
      </w:hyperlink>
    </w:p>
    <w:p w14:paraId="4447EE98" w14:textId="0883C6AB" w:rsidR="00FF176D" w:rsidRDefault="00000000" w:rsidP="0B91D0AB">
      <w:pPr>
        <w:pStyle w:val="TOC3"/>
        <w:tabs>
          <w:tab w:val="right" w:leader="dot" w:pos="10065"/>
        </w:tabs>
        <w:rPr>
          <w:rFonts w:eastAsiaTheme="minorEastAsia"/>
          <w:noProof/>
          <w:sz w:val="24"/>
          <w:szCs w:val="24"/>
        </w:rPr>
      </w:pPr>
      <w:hyperlink w:anchor="_Toc1443917643">
        <w:r w:rsidR="282B746D" w:rsidRPr="282B746D">
          <w:rPr>
            <w:rStyle w:val="Hyperlink"/>
          </w:rPr>
          <w:t>Teaching Strategy for Tasks</w:t>
        </w:r>
        <w:r w:rsidR="00FF176D">
          <w:tab/>
        </w:r>
        <w:r w:rsidR="00FF176D">
          <w:fldChar w:fldCharType="begin"/>
        </w:r>
        <w:r w:rsidR="00FF176D">
          <w:instrText>PAGEREF _Toc1443917643 \h</w:instrText>
        </w:r>
        <w:r w:rsidR="00FF176D">
          <w:fldChar w:fldCharType="separate"/>
        </w:r>
        <w:r w:rsidR="282B746D" w:rsidRPr="282B746D">
          <w:rPr>
            <w:rStyle w:val="Hyperlink"/>
          </w:rPr>
          <w:t>60</w:t>
        </w:r>
        <w:r w:rsidR="00FF176D">
          <w:fldChar w:fldCharType="end"/>
        </w:r>
      </w:hyperlink>
    </w:p>
    <w:p w14:paraId="169910B1" w14:textId="6165BB5A" w:rsidR="00FF176D" w:rsidRDefault="00000000" w:rsidP="0B91D0AB">
      <w:pPr>
        <w:pStyle w:val="TOC3"/>
        <w:tabs>
          <w:tab w:val="right" w:leader="dot" w:pos="10065"/>
        </w:tabs>
        <w:rPr>
          <w:rFonts w:eastAsiaTheme="minorEastAsia"/>
          <w:noProof/>
          <w:sz w:val="24"/>
          <w:szCs w:val="24"/>
        </w:rPr>
      </w:pPr>
      <w:hyperlink w:anchor="_Toc373736614">
        <w:r w:rsidR="282B746D" w:rsidRPr="282B746D">
          <w:rPr>
            <w:rStyle w:val="Hyperlink"/>
          </w:rPr>
          <w:t>Turn &amp; Talk</w:t>
        </w:r>
        <w:r w:rsidR="00FF176D">
          <w:tab/>
        </w:r>
        <w:r w:rsidR="00FF176D">
          <w:fldChar w:fldCharType="begin"/>
        </w:r>
        <w:r w:rsidR="00FF176D">
          <w:instrText>PAGEREF _Toc373736614 \h</w:instrText>
        </w:r>
        <w:r w:rsidR="00FF176D">
          <w:fldChar w:fldCharType="separate"/>
        </w:r>
        <w:r w:rsidR="282B746D" w:rsidRPr="282B746D">
          <w:rPr>
            <w:rStyle w:val="Hyperlink"/>
          </w:rPr>
          <w:t>61</w:t>
        </w:r>
        <w:r w:rsidR="00FF176D">
          <w:fldChar w:fldCharType="end"/>
        </w:r>
      </w:hyperlink>
    </w:p>
    <w:p w14:paraId="0922171E" w14:textId="1A331644" w:rsidR="00FF176D" w:rsidRDefault="00000000" w:rsidP="0B91D0AB">
      <w:pPr>
        <w:pStyle w:val="TOC3"/>
        <w:tabs>
          <w:tab w:val="right" w:leader="dot" w:pos="10065"/>
        </w:tabs>
        <w:rPr>
          <w:rFonts w:eastAsiaTheme="minorEastAsia"/>
          <w:noProof/>
          <w:sz w:val="24"/>
          <w:szCs w:val="24"/>
        </w:rPr>
      </w:pPr>
      <w:hyperlink w:anchor="_Toc1693933736">
        <w:r w:rsidR="282B746D" w:rsidRPr="282B746D">
          <w:rPr>
            <w:rStyle w:val="Hyperlink"/>
          </w:rPr>
          <w:t>Teaching Strategy for Turn &amp; Talk</w:t>
        </w:r>
        <w:r w:rsidR="00FF176D">
          <w:tab/>
        </w:r>
        <w:r w:rsidR="00FF176D">
          <w:fldChar w:fldCharType="begin"/>
        </w:r>
        <w:r w:rsidR="00FF176D">
          <w:instrText>PAGEREF _Toc1693933736 \h</w:instrText>
        </w:r>
        <w:r w:rsidR="00FF176D">
          <w:fldChar w:fldCharType="separate"/>
        </w:r>
        <w:r w:rsidR="282B746D" w:rsidRPr="282B746D">
          <w:rPr>
            <w:rStyle w:val="Hyperlink"/>
          </w:rPr>
          <w:t>63</w:t>
        </w:r>
        <w:r w:rsidR="00FF176D">
          <w:fldChar w:fldCharType="end"/>
        </w:r>
      </w:hyperlink>
    </w:p>
    <w:p w14:paraId="7BDD91F1" w14:textId="6D2CED29" w:rsidR="00FF176D" w:rsidRDefault="00000000" w:rsidP="0B91D0AB">
      <w:pPr>
        <w:pStyle w:val="TOC3"/>
        <w:tabs>
          <w:tab w:val="right" w:leader="dot" w:pos="10065"/>
        </w:tabs>
        <w:rPr>
          <w:rFonts w:eastAsiaTheme="minorEastAsia"/>
          <w:noProof/>
          <w:sz w:val="24"/>
          <w:szCs w:val="24"/>
        </w:rPr>
      </w:pPr>
      <w:hyperlink w:anchor="_Toc2111179254">
        <w:r w:rsidR="282B746D" w:rsidRPr="282B746D">
          <w:rPr>
            <w:rStyle w:val="Hyperlink"/>
          </w:rPr>
          <w:t>Depth of Knowledge Leveled Questions</w:t>
        </w:r>
        <w:r w:rsidR="00FF176D">
          <w:tab/>
        </w:r>
        <w:r w:rsidR="00FF176D">
          <w:fldChar w:fldCharType="begin"/>
        </w:r>
        <w:r w:rsidR="00FF176D">
          <w:instrText>PAGEREF _Toc2111179254 \h</w:instrText>
        </w:r>
        <w:r w:rsidR="00FF176D">
          <w:fldChar w:fldCharType="separate"/>
        </w:r>
        <w:r w:rsidR="282B746D" w:rsidRPr="282B746D">
          <w:rPr>
            <w:rStyle w:val="Hyperlink"/>
          </w:rPr>
          <w:t>64</w:t>
        </w:r>
        <w:r w:rsidR="00FF176D">
          <w:fldChar w:fldCharType="end"/>
        </w:r>
      </w:hyperlink>
    </w:p>
    <w:p w14:paraId="7E34C5A8" w14:textId="3D449F49" w:rsidR="00FF176D" w:rsidRDefault="00000000" w:rsidP="0B91D0AB">
      <w:pPr>
        <w:pStyle w:val="TOC3"/>
        <w:tabs>
          <w:tab w:val="right" w:leader="dot" w:pos="10065"/>
        </w:tabs>
        <w:rPr>
          <w:rFonts w:eastAsiaTheme="minorEastAsia"/>
          <w:noProof/>
          <w:sz w:val="24"/>
          <w:szCs w:val="24"/>
        </w:rPr>
      </w:pPr>
      <w:hyperlink w:anchor="_Toc45442383">
        <w:r w:rsidR="282B746D" w:rsidRPr="282B746D">
          <w:rPr>
            <w:rStyle w:val="Hyperlink"/>
          </w:rPr>
          <w:t>Continuing with Tasks 2 and Beyond</w:t>
        </w:r>
        <w:r w:rsidR="00FF176D">
          <w:tab/>
        </w:r>
        <w:r w:rsidR="00FF176D">
          <w:fldChar w:fldCharType="begin"/>
        </w:r>
        <w:r w:rsidR="00FF176D">
          <w:instrText>PAGEREF _Toc45442383 \h</w:instrText>
        </w:r>
        <w:r w:rsidR="00FF176D">
          <w:fldChar w:fldCharType="separate"/>
        </w:r>
        <w:r w:rsidR="282B746D" w:rsidRPr="282B746D">
          <w:rPr>
            <w:rStyle w:val="Hyperlink"/>
          </w:rPr>
          <w:t>64</w:t>
        </w:r>
        <w:r w:rsidR="00FF176D">
          <w:fldChar w:fldCharType="end"/>
        </w:r>
      </w:hyperlink>
    </w:p>
    <w:p w14:paraId="498FA8A7" w14:textId="393E0EE5" w:rsidR="00FF176D" w:rsidRDefault="00000000" w:rsidP="282B746D">
      <w:pPr>
        <w:pStyle w:val="TOC2"/>
        <w:tabs>
          <w:tab w:val="right" w:leader="dot" w:pos="10065"/>
        </w:tabs>
        <w:rPr>
          <w:rFonts w:eastAsiaTheme="minorEastAsia"/>
          <w:i w:val="0"/>
          <w:iCs w:val="0"/>
          <w:noProof/>
          <w:sz w:val="24"/>
          <w:szCs w:val="24"/>
        </w:rPr>
      </w:pPr>
      <w:hyperlink w:anchor="_Toc72224679">
        <w:r w:rsidR="282B746D" w:rsidRPr="282B746D">
          <w:rPr>
            <w:rStyle w:val="Hyperlink"/>
          </w:rPr>
          <w:t>Quick Check</w:t>
        </w:r>
        <w:r w:rsidR="00FF176D">
          <w:tab/>
        </w:r>
        <w:r w:rsidR="00FF176D">
          <w:fldChar w:fldCharType="begin"/>
        </w:r>
        <w:r w:rsidR="00FF176D">
          <w:instrText>PAGEREF _Toc72224679 \h</w:instrText>
        </w:r>
        <w:r w:rsidR="00FF176D">
          <w:fldChar w:fldCharType="separate"/>
        </w:r>
        <w:r w:rsidR="282B746D" w:rsidRPr="282B746D">
          <w:rPr>
            <w:rStyle w:val="Hyperlink"/>
          </w:rPr>
          <w:t>65</w:t>
        </w:r>
        <w:r w:rsidR="00FF176D">
          <w:fldChar w:fldCharType="end"/>
        </w:r>
      </w:hyperlink>
    </w:p>
    <w:p w14:paraId="2745FACB" w14:textId="6A040ABF" w:rsidR="00FF176D" w:rsidRDefault="00000000" w:rsidP="282B746D">
      <w:pPr>
        <w:pStyle w:val="TOC2"/>
        <w:tabs>
          <w:tab w:val="right" w:leader="dot" w:pos="10065"/>
        </w:tabs>
        <w:rPr>
          <w:rFonts w:eastAsiaTheme="minorEastAsia"/>
          <w:i w:val="0"/>
          <w:iCs w:val="0"/>
          <w:noProof/>
          <w:sz w:val="24"/>
          <w:szCs w:val="24"/>
        </w:rPr>
      </w:pPr>
      <w:hyperlink w:anchor="_Toc34971605">
        <w:r w:rsidR="282B746D" w:rsidRPr="282B746D">
          <w:rPr>
            <w:rStyle w:val="Hyperlink"/>
          </w:rPr>
          <w:t>Differentiation and Practice (TE Only)</w:t>
        </w:r>
        <w:r w:rsidR="00FF176D">
          <w:tab/>
        </w:r>
        <w:r w:rsidR="00FF176D">
          <w:fldChar w:fldCharType="begin"/>
        </w:r>
        <w:r w:rsidR="00FF176D">
          <w:instrText>PAGEREF _Toc34971605 \h</w:instrText>
        </w:r>
        <w:r w:rsidR="00FF176D">
          <w:fldChar w:fldCharType="separate"/>
        </w:r>
        <w:r w:rsidR="282B746D" w:rsidRPr="282B746D">
          <w:rPr>
            <w:rStyle w:val="Hyperlink"/>
          </w:rPr>
          <w:t>70</w:t>
        </w:r>
        <w:r w:rsidR="00FF176D">
          <w:fldChar w:fldCharType="end"/>
        </w:r>
      </w:hyperlink>
    </w:p>
    <w:p w14:paraId="42B2F558" w14:textId="54A81072" w:rsidR="00FF176D" w:rsidRDefault="00000000" w:rsidP="282B746D">
      <w:pPr>
        <w:pStyle w:val="TOC2"/>
        <w:tabs>
          <w:tab w:val="right" w:leader="dot" w:pos="10065"/>
        </w:tabs>
        <w:rPr>
          <w:rFonts w:eastAsiaTheme="minorEastAsia"/>
          <w:i w:val="0"/>
          <w:iCs w:val="0"/>
          <w:noProof/>
          <w:sz w:val="24"/>
          <w:szCs w:val="24"/>
        </w:rPr>
      </w:pPr>
      <w:hyperlink w:anchor="_Toc1437915865">
        <w:r w:rsidR="282B746D" w:rsidRPr="282B746D">
          <w:rPr>
            <w:rStyle w:val="Hyperlink"/>
          </w:rPr>
          <w:t>Practice On Your Own</w:t>
        </w:r>
        <w:r w:rsidR="00FF176D">
          <w:tab/>
        </w:r>
        <w:r w:rsidR="00FF176D">
          <w:fldChar w:fldCharType="begin"/>
        </w:r>
        <w:r w:rsidR="00FF176D">
          <w:instrText>PAGEREF _Toc1437915865 \h</w:instrText>
        </w:r>
        <w:r w:rsidR="00FF176D">
          <w:fldChar w:fldCharType="separate"/>
        </w:r>
        <w:r w:rsidR="282B746D" w:rsidRPr="282B746D">
          <w:rPr>
            <w:rStyle w:val="Hyperlink"/>
          </w:rPr>
          <w:t>72</w:t>
        </w:r>
        <w:r w:rsidR="00FF176D">
          <w:fldChar w:fldCharType="end"/>
        </w:r>
      </w:hyperlink>
    </w:p>
    <w:p w14:paraId="667B0244" w14:textId="7E0450BC" w:rsidR="00FF176D" w:rsidRDefault="00000000" w:rsidP="0B91D0AB">
      <w:pPr>
        <w:pStyle w:val="TOC1"/>
        <w:tabs>
          <w:tab w:val="clear" w:pos="10070"/>
          <w:tab w:val="right" w:leader="dot" w:pos="10065"/>
        </w:tabs>
        <w:rPr>
          <w:rFonts w:eastAsiaTheme="minorEastAsia"/>
          <w:b w:val="0"/>
          <w:bCs w:val="0"/>
          <w:noProof/>
          <w:sz w:val="24"/>
          <w:szCs w:val="24"/>
        </w:rPr>
      </w:pPr>
      <w:hyperlink w:anchor="_Toc1960730243">
        <w:r w:rsidR="282B746D" w:rsidRPr="282B746D">
          <w:rPr>
            <w:rStyle w:val="Hyperlink"/>
          </w:rPr>
          <w:t>Module Level Guidelines</w:t>
        </w:r>
        <w:r w:rsidR="00FF176D">
          <w:tab/>
        </w:r>
        <w:r w:rsidR="00FF176D">
          <w:fldChar w:fldCharType="begin"/>
        </w:r>
        <w:r w:rsidR="00FF176D">
          <w:instrText>PAGEREF _Toc1960730243 \h</w:instrText>
        </w:r>
        <w:r w:rsidR="00FF176D">
          <w:fldChar w:fldCharType="separate"/>
        </w:r>
        <w:r w:rsidR="282B746D" w:rsidRPr="282B746D">
          <w:rPr>
            <w:rStyle w:val="Hyperlink"/>
          </w:rPr>
          <w:t>80</w:t>
        </w:r>
        <w:r w:rsidR="00FF176D">
          <w:fldChar w:fldCharType="end"/>
        </w:r>
      </w:hyperlink>
    </w:p>
    <w:p w14:paraId="1812C79E" w14:textId="486E3971" w:rsidR="00FF176D" w:rsidRDefault="00000000" w:rsidP="282B746D">
      <w:pPr>
        <w:pStyle w:val="TOC2"/>
        <w:tabs>
          <w:tab w:val="right" w:leader="dot" w:pos="10065"/>
        </w:tabs>
        <w:rPr>
          <w:rFonts w:eastAsiaTheme="minorEastAsia"/>
          <w:i w:val="0"/>
          <w:iCs w:val="0"/>
          <w:noProof/>
          <w:sz w:val="24"/>
          <w:szCs w:val="24"/>
        </w:rPr>
      </w:pPr>
      <w:hyperlink w:anchor="_Toc865217323">
        <w:r w:rsidR="282B746D" w:rsidRPr="282B746D">
          <w:rPr>
            <w:rStyle w:val="Hyperlink"/>
          </w:rPr>
          <w:t>Module Opener Guidelines</w:t>
        </w:r>
        <w:r w:rsidR="00FF176D">
          <w:tab/>
        </w:r>
        <w:r w:rsidR="00FF176D">
          <w:fldChar w:fldCharType="begin"/>
        </w:r>
        <w:r w:rsidR="00FF176D">
          <w:instrText>PAGEREF _Toc865217323 \h</w:instrText>
        </w:r>
        <w:r w:rsidR="00FF176D">
          <w:fldChar w:fldCharType="separate"/>
        </w:r>
        <w:r w:rsidR="282B746D" w:rsidRPr="282B746D">
          <w:rPr>
            <w:rStyle w:val="Hyperlink"/>
          </w:rPr>
          <w:t>81</w:t>
        </w:r>
        <w:r w:rsidR="00FF176D">
          <w:fldChar w:fldCharType="end"/>
        </w:r>
      </w:hyperlink>
    </w:p>
    <w:p w14:paraId="2380B4DE" w14:textId="73862666" w:rsidR="00FF176D" w:rsidRDefault="00000000" w:rsidP="0B91D0AB">
      <w:pPr>
        <w:pStyle w:val="TOC3"/>
        <w:tabs>
          <w:tab w:val="right" w:leader="dot" w:pos="10065"/>
        </w:tabs>
        <w:rPr>
          <w:rFonts w:eastAsiaTheme="minorEastAsia"/>
          <w:noProof/>
          <w:sz w:val="24"/>
          <w:szCs w:val="24"/>
        </w:rPr>
      </w:pPr>
      <w:hyperlink w:anchor="_Toc1413945529">
        <w:r w:rsidR="282B746D" w:rsidRPr="282B746D">
          <w:rPr>
            <w:rStyle w:val="Hyperlink"/>
          </w:rPr>
          <w:t>Module Planning</w:t>
        </w:r>
        <w:r w:rsidR="00FF176D">
          <w:tab/>
        </w:r>
        <w:r w:rsidR="00FF176D">
          <w:fldChar w:fldCharType="begin"/>
        </w:r>
        <w:r w:rsidR="00FF176D">
          <w:instrText>PAGEREF _Toc1413945529 \h</w:instrText>
        </w:r>
        <w:r w:rsidR="00FF176D">
          <w:fldChar w:fldCharType="separate"/>
        </w:r>
        <w:r w:rsidR="282B746D" w:rsidRPr="282B746D">
          <w:rPr>
            <w:rStyle w:val="Hyperlink"/>
          </w:rPr>
          <w:t>81</w:t>
        </w:r>
        <w:r w:rsidR="00FF176D">
          <w:fldChar w:fldCharType="end"/>
        </w:r>
      </w:hyperlink>
    </w:p>
    <w:p w14:paraId="1BA77288" w14:textId="6656469B" w:rsidR="00FF176D" w:rsidRDefault="00000000" w:rsidP="0B91D0AB">
      <w:pPr>
        <w:pStyle w:val="TOC3"/>
        <w:tabs>
          <w:tab w:val="right" w:leader="dot" w:pos="10065"/>
        </w:tabs>
        <w:rPr>
          <w:rFonts w:eastAsiaTheme="minorEastAsia"/>
          <w:noProof/>
          <w:sz w:val="24"/>
          <w:szCs w:val="24"/>
        </w:rPr>
      </w:pPr>
      <w:hyperlink w:anchor="_Toc49307304">
        <w:r w:rsidR="282B746D" w:rsidRPr="282B746D">
          <w:rPr>
            <w:rStyle w:val="Hyperlink"/>
          </w:rPr>
          <w:t>Prerequisite Check</w:t>
        </w:r>
        <w:r w:rsidR="00FF176D">
          <w:tab/>
        </w:r>
        <w:r w:rsidR="00FF176D">
          <w:fldChar w:fldCharType="begin"/>
        </w:r>
        <w:r w:rsidR="00FF176D">
          <w:instrText>PAGEREF _Toc49307304 \h</w:instrText>
        </w:r>
        <w:r w:rsidR="00FF176D">
          <w:fldChar w:fldCharType="separate"/>
        </w:r>
        <w:r w:rsidR="282B746D" w:rsidRPr="282B746D">
          <w:rPr>
            <w:rStyle w:val="Hyperlink"/>
          </w:rPr>
          <w:t>85</w:t>
        </w:r>
        <w:r w:rsidR="00FF176D">
          <w:fldChar w:fldCharType="end"/>
        </w:r>
      </w:hyperlink>
    </w:p>
    <w:p w14:paraId="01E182A2" w14:textId="4B92179B" w:rsidR="00FF176D" w:rsidRDefault="00000000" w:rsidP="282B746D">
      <w:pPr>
        <w:pStyle w:val="TOC2"/>
        <w:tabs>
          <w:tab w:val="right" w:leader="dot" w:pos="10065"/>
        </w:tabs>
        <w:rPr>
          <w:rFonts w:eastAsiaTheme="minorEastAsia"/>
          <w:i w:val="0"/>
          <w:iCs w:val="0"/>
          <w:noProof/>
          <w:sz w:val="24"/>
          <w:szCs w:val="24"/>
        </w:rPr>
      </w:pPr>
      <w:hyperlink w:anchor="_Toc312428011">
        <w:r w:rsidR="282B746D" w:rsidRPr="282B746D">
          <w:rPr>
            <w:rStyle w:val="Hyperlink"/>
          </w:rPr>
          <w:t>Module Closer Guidelines</w:t>
        </w:r>
        <w:r w:rsidR="00FF176D">
          <w:tab/>
        </w:r>
        <w:r w:rsidR="00FF176D">
          <w:fldChar w:fldCharType="begin"/>
        </w:r>
        <w:r w:rsidR="00FF176D">
          <w:instrText>PAGEREF _Toc312428011 \h</w:instrText>
        </w:r>
        <w:r w:rsidR="00FF176D">
          <w:fldChar w:fldCharType="separate"/>
        </w:r>
        <w:r w:rsidR="282B746D" w:rsidRPr="282B746D">
          <w:rPr>
            <w:rStyle w:val="Hyperlink"/>
          </w:rPr>
          <w:t>93</w:t>
        </w:r>
        <w:r w:rsidR="00FF176D">
          <w:fldChar w:fldCharType="end"/>
        </w:r>
      </w:hyperlink>
    </w:p>
    <w:p w14:paraId="435D2F4F" w14:textId="7DF7EC41" w:rsidR="00FF176D" w:rsidRDefault="00000000" w:rsidP="0B91D0AB">
      <w:pPr>
        <w:pStyle w:val="TOC3"/>
        <w:tabs>
          <w:tab w:val="right" w:leader="dot" w:pos="10065"/>
        </w:tabs>
        <w:rPr>
          <w:rFonts w:eastAsiaTheme="minorEastAsia"/>
          <w:noProof/>
          <w:sz w:val="24"/>
          <w:szCs w:val="24"/>
        </w:rPr>
      </w:pPr>
      <w:hyperlink w:anchor="_Toc1530254317">
        <w:r w:rsidR="282B746D" w:rsidRPr="282B746D">
          <w:rPr>
            <w:rStyle w:val="Hyperlink"/>
          </w:rPr>
          <w:t>Module Review</w:t>
        </w:r>
        <w:r w:rsidR="00FF176D">
          <w:tab/>
        </w:r>
        <w:r w:rsidR="00FF176D">
          <w:fldChar w:fldCharType="begin"/>
        </w:r>
        <w:r w:rsidR="00FF176D">
          <w:instrText>PAGEREF _Toc1530254317 \h</w:instrText>
        </w:r>
        <w:r w:rsidR="00FF176D">
          <w:fldChar w:fldCharType="separate"/>
        </w:r>
        <w:r w:rsidR="282B746D" w:rsidRPr="282B746D">
          <w:rPr>
            <w:rStyle w:val="Hyperlink"/>
          </w:rPr>
          <w:t>93</w:t>
        </w:r>
        <w:r w:rsidR="00FF176D">
          <w:fldChar w:fldCharType="end"/>
        </w:r>
      </w:hyperlink>
    </w:p>
    <w:p w14:paraId="5F13C2F6" w14:textId="0BAE40E2" w:rsidR="2755D186" w:rsidRDefault="00000000" w:rsidP="2755D186">
      <w:pPr>
        <w:pStyle w:val="TOC1"/>
        <w:tabs>
          <w:tab w:val="clear" w:pos="10070"/>
          <w:tab w:val="right" w:leader="dot" w:pos="10065"/>
        </w:tabs>
      </w:pPr>
      <w:hyperlink w:anchor="_Toc1131520825">
        <w:r w:rsidR="282B746D" w:rsidRPr="282B746D">
          <w:rPr>
            <w:rStyle w:val="Hyperlink"/>
          </w:rPr>
          <w:t>Kindergarten Considerations</w:t>
        </w:r>
        <w:r w:rsidR="2755D186">
          <w:tab/>
        </w:r>
        <w:r w:rsidR="2755D186">
          <w:fldChar w:fldCharType="begin"/>
        </w:r>
        <w:r w:rsidR="2755D186">
          <w:instrText>PAGEREF _Toc1131520825 \h</w:instrText>
        </w:r>
        <w:r w:rsidR="2755D186">
          <w:fldChar w:fldCharType="separate"/>
        </w:r>
        <w:r w:rsidR="282B746D" w:rsidRPr="282B746D">
          <w:rPr>
            <w:rStyle w:val="Hyperlink"/>
          </w:rPr>
          <w:t>102</w:t>
        </w:r>
        <w:r w:rsidR="2755D186">
          <w:fldChar w:fldCharType="end"/>
        </w:r>
      </w:hyperlink>
    </w:p>
    <w:p w14:paraId="743108CC" w14:textId="1C4B20B8" w:rsidR="2755D186" w:rsidRDefault="00000000" w:rsidP="2755D186">
      <w:pPr>
        <w:pStyle w:val="TOC2"/>
        <w:tabs>
          <w:tab w:val="right" w:leader="dot" w:pos="10065"/>
        </w:tabs>
      </w:pPr>
      <w:hyperlink w:anchor="_Toc2095561576">
        <w:r w:rsidR="282B746D" w:rsidRPr="282B746D">
          <w:rPr>
            <w:rStyle w:val="Hyperlink"/>
          </w:rPr>
          <w:t>Kindergarten Page Styling Guidelines</w:t>
        </w:r>
        <w:r w:rsidR="2755D186">
          <w:tab/>
        </w:r>
        <w:r w:rsidR="2755D186">
          <w:fldChar w:fldCharType="begin"/>
        </w:r>
        <w:r w:rsidR="2755D186">
          <w:instrText>PAGEREF _Toc2095561576 \h</w:instrText>
        </w:r>
        <w:r w:rsidR="2755D186">
          <w:fldChar w:fldCharType="separate"/>
        </w:r>
        <w:r w:rsidR="282B746D" w:rsidRPr="282B746D">
          <w:rPr>
            <w:rStyle w:val="Hyperlink"/>
          </w:rPr>
          <w:t>102</w:t>
        </w:r>
        <w:r w:rsidR="2755D186">
          <w:fldChar w:fldCharType="end"/>
        </w:r>
      </w:hyperlink>
    </w:p>
    <w:p w14:paraId="4B617C3C" w14:textId="72D2F83B" w:rsidR="2755D186" w:rsidRDefault="00000000" w:rsidP="2755D186">
      <w:pPr>
        <w:pStyle w:val="TOC2"/>
        <w:tabs>
          <w:tab w:val="right" w:leader="dot" w:pos="10065"/>
        </w:tabs>
      </w:pPr>
      <w:hyperlink w:anchor="_Toc2097218974">
        <w:r w:rsidR="282B746D" w:rsidRPr="282B746D">
          <w:rPr>
            <w:rStyle w:val="Hyperlink"/>
          </w:rPr>
          <w:t>Multiple Versions of Images</w:t>
        </w:r>
        <w:r w:rsidR="2755D186">
          <w:tab/>
        </w:r>
        <w:r w:rsidR="2755D186">
          <w:fldChar w:fldCharType="begin"/>
        </w:r>
        <w:r w:rsidR="2755D186">
          <w:instrText>PAGEREF _Toc2097218974 \h</w:instrText>
        </w:r>
        <w:r w:rsidR="2755D186">
          <w:fldChar w:fldCharType="separate"/>
        </w:r>
        <w:r w:rsidR="282B746D" w:rsidRPr="282B746D">
          <w:rPr>
            <w:rStyle w:val="Hyperlink"/>
          </w:rPr>
          <w:t>106</w:t>
        </w:r>
        <w:r w:rsidR="2755D186">
          <w:fldChar w:fldCharType="end"/>
        </w:r>
      </w:hyperlink>
      <w:r w:rsidR="2755D186">
        <w:fldChar w:fldCharType="end"/>
      </w:r>
    </w:p>
    <w:p w14:paraId="01C05EF0" w14:textId="68ECB4DA" w:rsidR="244EF69F" w:rsidRDefault="244EF69F" w:rsidP="244EF69F">
      <w:pPr>
        <w:pStyle w:val="TOC3"/>
        <w:tabs>
          <w:tab w:val="right" w:leader="dot" w:pos="9360"/>
        </w:tabs>
      </w:pPr>
    </w:p>
    <w:p w14:paraId="1EC2F918" w14:textId="0C3088A4" w:rsidR="00ED030A" w:rsidRDefault="00ED030A" w:rsidP="244EF69F">
      <w:pPr>
        <w:pStyle w:val="TOC3"/>
        <w:tabs>
          <w:tab w:val="right" w:leader="dot" w:pos="9360"/>
        </w:tabs>
        <w:rPr>
          <w:rFonts w:eastAsiaTheme="minorEastAsia"/>
          <w:noProof/>
          <w:sz w:val="24"/>
          <w:szCs w:val="24"/>
        </w:rPr>
      </w:pPr>
    </w:p>
    <w:p w14:paraId="7B55C7F4" w14:textId="55CF2D56" w:rsidR="00164817" w:rsidRPr="00164817" w:rsidRDefault="00164817" w:rsidP="1058EF08">
      <w:pPr>
        <w:rPr>
          <w:rFonts w:ascii="Aptos" w:eastAsia="Aptos" w:hAnsi="Aptos" w:cs="Aptos"/>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5040"/>
        <w:gridCol w:w="5040"/>
      </w:tblGrid>
      <w:tr w:rsidR="1058EF08" w14:paraId="2024CFE6" w14:textId="77777777" w:rsidTr="37BC62E9">
        <w:trPr>
          <w:trHeight w:val="300"/>
        </w:trPr>
        <w:tc>
          <w:tcPr>
            <w:tcW w:w="10080" w:type="dxa"/>
            <w:gridSpan w:val="2"/>
            <w:shd w:val="clear" w:color="auto" w:fill="215E99" w:themeFill="text2" w:themeFillTint="BF"/>
            <w:tcMar>
              <w:left w:w="105" w:type="dxa"/>
              <w:right w:w="105" w:type="dxa"/>
            </w:tcMar>
            <w:vAlign w:val="center"/>
          </w:tcPr>
          <w:p w14:paraId="23F0FC37" w14:textId="339C1F6F" w:rsidR="1058EF08" w:rsidRDefault="7159C782" w:rsidP="7159C782">
            <w:pPr>
              <w:spacing w:line="259" w:lineRule="auto"/>
              <w:rPr>
                <w:rFonts w:ascii="Aptos" w:eastAsia="Aptos" w:hAnsi="Aptos" w:cs="Aptos"/>
                <w:sz w:val="24"/>
                <w:szCs w:val="24"/>
              </w:rPr>
            </w:pPr>
            <w:r w:rsidRPr="7159C782">
              <w:rPr>
                <w:rFonts w:ascii="Aptos" w:eastAsia="Aptos" w:hAnsi="Aptos" w:cs="Aptos"/>
                <w:b/>
                <w:bCs/>
                <w:color w:val="FFFFFF" w:themeColor="background1"/>
                <w:sz w:val="24"/>
                <w:szCs w:val="24"/>
              </w:rPr>
              <w:t>UPDATES</w:t>
            </w:r>
          </w:p>
        </w:tc>
      </w:tr>
      <w:tr w:rsidR="37BC62E9" w14:paraId="0729A025" w14:textId="77777777" w:rsidTr="37BC62E9">
        <w:trPr>
          <w:trHeight w:val="300"/>
        </w:trPr>
        <w:tc>
          <w:tcPr>
            <w:tcW w:w="5040" w:type="dxa"/>
            <w:tcMar>
              <w:left w:w="105" w:type="dxa"/>
              <w:right w:w="105" w:type="dxa"/>
            </w:tcMar>
            <w:vAlign w:val="center"/>
          </w:tcPr>
          <w:p w14:paraId="04B3D032" w14:textId="494DCED5" w:rsidR="37BC62E9" w:rsidRDefault="37BC62E9" w:rsidP="37BC62E9">
            <w:pPr>
              <w:jc w:val="center"/>
              <w:rPr>
                <w:rFonts w:ascii="Aptos" w:eastAsia="Aptos" w:hAnsi="Aptos" w:cs="Aptos"/>
                <w:sz w:val="24"/>
                <w:szCs w:val="24"/>
              </w:rPr>
            </w:pPr>
            <w:r w:rsidRPr="37BC62E9">
              <w:rPr>
                <w:rFonts w:ascii="Aptos" w:eastAsia="Aptos" w:hAnsi="Aptos" w:cs="Aptos"/>
                <w:sz w:val="24"/>
                <w:szCs w:val="24"/>
              </w:rPr>
              <w:t>August 28, 2024</w:t>
            </w:r>
          </w:p>
        </w:tc>
        <w:tc>
          <w:tcPr>
            <w:tcW w:w="5040" w:type="dxa"/>
            <w:tcMar>
              <w:left w:w="105" w:type="dxa"/>
              <w:right w:w="105" w:type="dxa"/>
            </w:tcMar>
            <w:vAlign w:val="center"/>
          </w:tcPr>
          <w:p w14:paraId="7924D2EB" w14:textId="0094B2A5" w:rsidR="37BC62E9" w:rsidRDefault="37BC62E9" w:rsidP="37BC62E9">
            <w:pPr>
              <w:rPr>
                <w:rFonts w:ascii="Aptos" w:eastAsia="Aptos" w:hAnsi="Aptos" w:cs="Aptos"/>
                <w:sz w:val="24"/>
                <w:szCs w:val="24"/>
              </w:rPr>
            </w:pPr>
            <w:r w:rsidRPr="37BC62E9">
              <w:rPr>
                <w:rFonts w:ascii="Aptos" w:eastAsia="Aptos" w:hAnsi="Aptos" w:cs="Aptos"/>
                <w:sz w:val="24"/>
                <w:szCs w:val="24"/>
              </w:rPr>
              <w:t>Updated the former Language Skills Domain excel sheet links to go to the ML Guidelines for the steps for the Language Objective.</w:t>
            </w:r>
          </w:p>
        </w:tc>
      </w:tr>
      <w:tr w:rsidR="78C3DE91" w14:paraId="22DAC5E7" w14:textId="77777777" w:rsidTr="37BC62E9">
        <w:trPr>
          <w:trHeight w:val="300"/>
        </w:trPr>
        <w:tc>
          <w:tcPr>
            <w:tcW w:w="5040" w:type="dxa"/>
            <w:tcMar>
              <w:left w:w="105" w:type="dxa"/>
              <w:right w:w="105" w:type="dxa"/>
            </w:tcMar>
            <w:vAlign w:val="center"/>
          </w:tcPr>
          <w:p w14:paraId="352A4D42" w14:textId="7C2485C8" w:rsidR="78C3DE91" w:rsidRDefault="78C3DE91" w:rsidP="78C3DE91">
            <w:pPr>
              <w:jc w:val="center"/>
              <w:rPr>
                <w:rFonts w:ascii="Aptos" w:eastAsia="Aptos" w:hAnsi="Aptos" w:cs="Aptos"/>
                <w:sz w:val="24"/>
                <w:szCs w:val="24"/>
              </w:rPr>
            </w:pPr>
            <w:r w:rsidRPr="78C3DE91">
              <w:rPr>
                <w:rFonts w:ascii="Aptos" w:eastAsia="Aptos" w:hAnsi="Aptos" w:cs="Aptos"/>
                <w:sz w:val="24"/>
                <w:szCs w:val="24"/>
              </w:rPr>
              <w:t>July 30, 2024</w:t>
            </w:r>
          </w:p>
        </w:tc>
        <w:tc>
          <w:tcPr>
            <w:tcW w:w="5040" w:type="dxa"/>
            <w:tcMar>
              <w:left w:w="105" w:type="dxa"/>
              <w:right w:w="105" w:type="dxa"/>
            </w:tcMar>
            <w:vAlign w:val="center"/>
          </w:tcPr>
          <w:p w14:paraId="24B8F358" w14:textId="3FC3D3D2" w:rsidR="78C3DE91" w:rsidRDefault="78C3DE91" w:rsidP="78C3DE91">
            <w:pPr>
              <w:rPr>
                <w:rFonts w:ascii="Aptos" w:eastAsia="Aptos" w:hAnsi="Aptos" w:cs="Aptos"/>
                <w:sz w:val="24"/>
                <w:szCs w:val="24"/>
              </w:rPr>
            </w:pPr>
            <w:r w:rsidRPr="78C3DE91">
              <w:rPr>
                <w:rFonts w:ascii="Aptos" w:eastAsia="Aptos" w:hAnsi="Aptos" w:cs="Aptos"/>
                <w:sz w:val="24"/>
                <w:szCs w:val="24"/>
              </w:rPr>
              <w:t>Updated the format for listing printables in the materials, and link to the Teacher Resource Masters.</w:t>
            </w:r>
          </w:p>
        </w:tc>
      </w:tr>
      <w:tr w:rsidR="0A843228" w14:paraId="569E4D7B" w14:textId="77777777" w:rsidTr="37BC62E9">
        <w:trPr>
          <w:trHeight w:val="300"/>
        </w:trPr>
        <w:tc>
          <w:tcPr>
            <w:tcW w:w="5040" w:type="dxa"/>
            <w:vMerge w:val="restart"/>
            <w:tcMar>
              <w:left w:w="105" w:type="dxa"/>
              <w:right w:w="105" w:type="dxa"/>
            </w:tcMar>
            <w:vAlign w:val="center"/>
          </w:tcPr>
          <w:p w14:paraId="09787CB2" w14:textId="1758D432" w:rsidR="0A843228" w:rsidRDefault="0A843228" w:rsidP="0A843228">
            <w:pPr>
              <w:jc w:val="center"/>
              <w:rPr>
                <w:rFonts w:ascii="Aptos" w:eastAsia="Aptos" w:hAnsi="Aptos" w:cs="Aptos"/>
                <w:sz w:val="24"/>
                <w:szCs w:val="24"/>
              </w:rPr>
            </w:pPr>
            <w:r w:rsidRPr="0A843228">
              <w:rPr>
                <w:rFonts w:ascii="Aptos" w:eastAsia="Aptos" w:hAnsi="Aptos" w:cs="Aptos"/>
                <w:sz w:val="24"/>
                <w:szCs w:val="24"/>
              </w:rPr>
              <w:t>July 23, 2024</w:t>
            </w:r>
          </w:p>
        </w:tc>
        <w:tc>
          <w:tcPr>
            <w:tcW w:w="5040" w:type="dxa"/>
            <w:tcMar>
              <w:left w:w="105" w:type="dxa"/>
              <w:right w:w="105" w:type="dxa"/>
            </w:tcMar>
            <w:vAlign w:val="center"/>
          </w:tcPr>
          <w:p w14:paraId="0DA23EBC" w14:textId="663AD287" w:rsidR="0A843228" w:rsidRDefault="0A843228" w:rsidP="0A843228">
            <w:pPr>
              <w:rPr>
                <w:rFonts w:ascii="Aptos" w:eastAsia="Aptos" w:hAnsi="Aptos" w:cs="Aptos"/>
                <w:sz w:val="24"/>
                <w:szCs w:val="24"/>
              </w:rPr>
            </w:pPr>
            <w:r w:rsidRPr="0A843228">
              <w:rPr>
                <w:rFonts w:ascii="Aptos" w:eastAsia="Aptos" w:hAnsi="Aptos" w:cs="Aptos"/>
                <w:sz w:val="24"/>
                <w:szCs w:val="24"/>
              </w:rPr>
              <w:t>A “Grade Level Considerations - A1” box was added to the end of the Practice on Your Own section, outlining a goal of 75% of POYO v1 problems authored.</w:t>
            </w:r>
          </w:p>
        </w:tc>
      </w:tr>
      <w:tr w:rsidR="0A843228" w14:paraId="04974FC0" w14:textId="77777777" w:rsidTr="37BC62E9">
        <w:trPr>
          <w:trHeight w:val="300"/>
        </w:trPr>
        <w:tc>
          <w:tcPr>
            <w:tcW w:w="5040" w:type="dxa"/>
            <w:vMerge/>
            <w:tcMar>
              <w:left w:w="105" w:type="dxa"/>
              <w:right w:w="105" w:type="dxa"/>
            </w:tcMar>
            <w:vAlign w:val="center"/>
          </w:tcPr>
          <w:p w14:paraId="74895D58" w14:textId="77777777" w:rsidR="00D53330" w:rsidRDefault="00D53330"/>
        </w:tc>
        <w:tc>
          <w:tcPr>
            <w:tcW w:w="5040" w:type="dxa"/>
            <w:tcMar>
              <w:left w:w="105" w:type="dxa"/>
              <w:right w:w="105" w:type="dxa"/>
            </w:tcMar>
            <w:vAlign w:val="center"/>
          </w:tcPr>
          <w:p w14:paraId="5E69D56C" w14:textId="73C05696" w:rsidR="0A843228" w:rsidRDefault="00000000" w:rsidP="0A843228">
            <w:pPr>
              <w:jc w:val="both"/>
              <w:rPr>
                <w:rFonts w:ascii="Aptos" w:eastAsia="Aptos" w:hAnsi="Aptos" w:cs="Aptos"/>
                <w:sz w:val="24"/>
                <w:szCs w:val="24"/>
              </w:rPr>
            </w:pPr>
            <w:hyperlink r:id="rId8">
              <w:r w:rsidR="0A843228" w:rsidRPr="0A843228">
                <w:rPr>
                  <w:rStyle w:val="Hyperlink"/>
                  <w:rFonts w:cs="Helvetica Neue"/>
                </w:rPr>
                <w:t>Into Math Manipulative List</w:t>
              </w:r>
            </w:hyperlink>
            <w:r w:rsidR="0A843228" w:rsidRPr="0A843228">
              <w:rPr>
                <w:rFonts w:ascii="Aptos" w:eastAsia="Aptos" w:hAnsi="Aptos" w:cs="Aptos"/>
                <w:sz w:val="24"/>
                <w:szCs w:val="24"/>
              </w:rPr>
              <w:t xml:space="preserve"> has been updated for an A1 specific list</w:t>
            </w:r>
          </w:p>
        </w:tc>
      </w:tr>
      <w:tr w:rsidR="0B91D0AB" w14:paraId="5D6D5E8E" w14:textId="77777777" w:rsidTr="37BC62E9">
        <w:trPr>
          <w:trHeight w:val="300"/>
        </w:trPr>
        <w:tc>
          <w:tcPr>
            <w:tcW w:w="5040" w:type="dxa"/>
            <w:tcMar>
              <w:left w:w="105" w:type="dxa"/>
              <w:right w:w="105" w:type="dxa"/>
            </w:tcMar>
            <w:vAlign w:val="center"/>
          </w:tcPr>
          <w:p w14:paraId="0846E0ED" w14:textId="04113D6A" w:rsidR="0B91D0AB" w:rsidRDefault="0B91D0AB" w:rsidP="0B91D0AB">
            <w:pPr>
              <w:jc w:val="center"/>
              <w:rPr>
                <w:rFonts w:ascii="Aptos" w:eastAsia="Aptos" w:hAnsi="Aptos" w:cs="Aptos"/>
                <w:sz w:val="24"/>
                <w:szCs w:val="24"/>
              </w:rPr>
            </w:pPr>
            <w:r w:rsidRPr="0B91D0AB">
              <w:rPr>
                <w:rFonts w:ascii="Aptos" w:eastAsia="Aptos" w:hAnsi="Aptos" w:cs="Aptos"/>
                <w:sz w:val="24"/>
                <w:szCs w:val="24"/>
              </w:rPr>
              <w:t>July 16, 2024</w:t>
            </w:r>
          </w:p>
        </w:tc>
        <w:tc>
          <w:tcPr>
            <w:tcW w:w="5040" w:type="dxa"/>
            <w:tcMar>
              <w:left w:w="105" w:type="dxa"/>
              <w:right w:w="105" w:type="dxa"/>
            </w:tcMar>
            <w:vAlign w:val="center"/>
          </w:tcPr>
          <w:p w14:paraId="3687B099" w14:textId="29678269" w:rsidR="0B91D0AB" w:rsidRDefault="0B91D0AB" w:rsidP="0B91D0AB">
            <w:pPr>
              <w:rPr>
                <w:rFonts w:ascii="Aptos" w:eastAsia="Aptos" w:hAnsi="Aptos" w:cs="Aptos"/>
                <w:sz w:val="24"/>
                <w:szCs w:val="24"/>
              </w:rPr>
            </w:pPr>
            <w:r w:rsidRPr="0B91D0AB">
              <w:rPr>
                <w:rFonts w:ascii="Aptos" w:eastAsia="Aptos" w:hAnsi="Aptos" w:cs="Aptos"/>
                <w:sz w:val="24"/>
                <w:szCs w:val="24"/>
              </w:rPr>
              <w:t>Updated the Meaningful Descriptions and Keywords to be created and recorded in the MegaTrackers, and inserted the links to the 2 Mod/Lesson-Level MegaTrackers.</w:t>
            </w:r>
          </w:p>
        </w:tc>
      </w:tr>
      <w:tr w:rsidR="46B4382E" w14:paraId="53D3D00F" w14:textId="77777777" w:rsidTr="37BC62E9">
        <w:trPr>
          <w:trHeight w:val="300"/>
        </w:trPr>
        <w:tc>
          <w:tcPr>
            <w:tcW w:w="5040" w:type="dxa"/>
            <w:tcMar>
              <w:left w:w="105" w:type="dxa"/>
              <w:right w:w="105" w:type="dxa"/>
            </w:tcMar>
            <w:vAlign w:val="center"/>
          </w:tcPr>
          <w:p w14:paraId="4784DAAD" w14:textId="1AF0359B" w:rsidR="46B4382E" w:rsidRDefault="46B4382E" w:rsidP="46B4382E">
            <w:pPr>
              <w:jc w:val="center"/>
              <w:rPr>
                <w:rFonts w:ascii="Aptos" w:eastAsia="Aptos" w:hAnsi="Aptos" w:cs="Aptos"/>
                <w:sz w:val="24"/>
                <w:szCs w:val="24"/>
              </w:rPr>
            </w:pPr>
            <w:r w:rsidRPr="46B4382E">
              <w:rPr>
                <w:rFonts w:ascii="Aptos" w:eastAsia="Aptos" w:hAnsi="Aptos" w:cs="Aptos"/>
                <w:sz w:val="24"/>
                <w:szCs w:val="24"/>
              </w:rPr>
              <w:t>July 16, 2024</w:t>
            </w:r>
          </w:p>
        </w:tc>
        <w:tc>
          <w:tcPr>
            <w:tcW w:w="5040" w:type="dxa"/>
            <w:tcMar>
              <w:left w:w="105" w:type="dxa"/>
              <w:right w:w="105" w:type="dxa"/>
            </w:tcMar>
            <w:vAlign w:val="center"/>
          </w:tcPr>
          <w:p w14:paraId="01CC38C3" w14:textId="3EFAB1A5" w:rsidR="46B4382E" w:rsidRDefault="46B4382E" w:rsidP="46B4382E">
            <w:pPr>
              <w:rPr>
                <w:rFonts w:ascii="Aptos" w:eastAsia="Aptos" w:hAnsi="Aptos" w:cs="Aptos"/>
                <w:sz w:val="24"/>
                <w:szCs w:val="24"/>
              </w:rPr>
            </w:pPr>
            <w:r w:rsidRPr="46B4382E">
              <w:rPr>
                <w:rFonts w:ascii="Aptos" w:eastAsia="Aptos" w:hAnsi="Aptos" w:cs="Aptos"/>
                <w:sz w:val="24"/>
                <w:szCs w:val="24"/>
              </w:rPr>
              <w:t xml:space="preserve">Updated the Vocabulary Section #1 Bullet 3 to say </w:t>
            </w:r>
            <w:r w:rsidRPr="46B4382E">
              <w:rPr>
                <w:rFonts w:ascii="Aptos" w:eastAsia="Aptos" w:hAnsi="Aptos" w:cs="Aptos"/>
                <w:color w:val="000000" w:themeColor="text1"/>
                <w:sz w:val="24"/>
                <w:szCs w:val="24"/>
              </w:rPr>
              <w:t>If there are NO new or review vocabulary terms, include N/A in the rows of the table.</w:t>
            </w:r>
          </w:p>
        </w:tc>
      </w:tr>
      <w:tr w:rsidR="1058EF08" w14:paraId="6329E12D" w14:textId="77777777" w:rsidTr="37BC62E9">
        <w:trPr>
          <w:trHeight w:val="300"/>
        </w:trPr>
        <w:tc>
          <w:tcPr>
            <w:tcW w:w="5040" w:type="dxa"/>
            <w:vMerge w:val="restart"/>
            <w:tcMar>
              <w:left w:w="105" w:type="dxa"/>
              <w:right w:w="105" w:type="dxa"/>
            </w:tcMar>
            <w:vAlign w:val="center"/>
          </w:tcPr>
          <w:p w14:paraId="5BC219F8" w14:textId="1D6D9B4D" w:rsidR="1058EF08" w:rsidRDefault="7159C782" w:rsidP="7159C782">
            <w:pPr>
              <w:jc w:val="center"/>
              <w:rPr>
                <w:rFonts w:ascii="Aptos" w:eastAsia="Aptos" w:hAnsi="Aptos" w:cs="Aptos"/>
                <w:sz w:val="24"/>
                <w:szCs w:val="24"/>
              </w:rPr>
            </w:pPr>
            <w:r w:rsidRPr="7159C782">
              <w:rPr>
                <w:rFonts w:ascii="Aptos" w:eastAsia="Aptos" w:hAnsi="Aptos" w:cs="Aptos"/>
                <w:sz w:val="24"/>
                <w:szCs w:val="24"/>
              </w:rPr>
              <w:t>June 25, 2024</w:t>
            </w:r>
          </w:p>
        </w:tc>
        <w:tc>
          <w:tcPr>
            <w:tcW w:w="5040" w:type="dxa"/>
            <w:tcMar>
              <w:left w:w="105" w:type="dxa"/>
              <w:right w:w="105" w:type="dxa"/>
            </w:tcMar>
            <w:vAlign w:val="center"/>
          </w:tcPr>
          <w:p w14:paraId="516A82EE" w14:textId="6BFCC349" w:rsidR="1058EF08" w:rsidRDefault="7159C782" w:rsidP="7159C782">
            <w:pPr>
              <w:rPr>
                <w:rFonts w:ascii="Aptos" w:eastAsia="Aptos" w:hAnsi="Aptos" w:cs="Aptos"/>
                <w:sz w:val="24"/>
                <w:szCs w:val="24"/>
              </w:rPr>
            </w:pPr>
            <w:r w:rsidRPr="7159C782">
              <w:rPr>
                <w:rFonts w:ascii="Aptos" w:eastAsia="Aptos" w:hAnsi="Aptos" w:cs="Aptos"/>
                <w:sz w:val="24"/>
                <w:szCs w:val="24"/>
              </w:rPr>
              <w:t xml:space="preserve">Manipulatives List has been updated by removing items that were not used in V1 lessons. No new items were added. </w:t>
            </w:r>
          </w:p>
        </w:tc>
      </w:tr>
      <w:tr w:rsidR="7159C782" w14:paraId="31F64AA2" w14:textId="77777777" w:rsidTr="37BC62E9">
        <w:trPr>
          <w:trHeight w:val="300"/>
        </w:trPr>
        <w:tc>
          <w:tcPr>
            <w:tcW w:w="5040" w:type="dxa"/>
            <w:vMerge/>
            <w:tcMar>
              <w:left w:w="105" w:type="dxa"/>
              <w:right w:w="105" w:type="dxa"/>
            </w:tcMar>
            <w:vAlign w:val="center"/>
          </w:tcPr>
          <w:p w14:paraId="044EA53C" w14:textId="77777777" w:rsidR="00D53330" w:rsidRDefault="00D53330"/>
        </w:tc>
        <w:tc>
          <w:tcPr>
            <w:tcW w:w="5040" w:type="dxa"/>
            <w:tcMar>
              <w:left w:w="105" w:type="dxa"/>
              <w:right w:w="105" w:type="dxa"/>
            </w:tcMar>
            <w:vAlign w:val="center"/>
          </w:tcPr>
          <w:p w14:paraId="73DA120A" w14:textId="3031D56C" w:rsidR="7159C782" w:rsidRDefault="7159C782" w:rsidP="7159C782">
            <w:pPr>
              <w:rPr>
                <w:rFonts w:ascii="Aptos" w:eastAsia="Aptos" w:hAnsi="Aptos" w:cs="Aptos"/>
                <w:sz w:val="24"/>
                <w:szCs w:val="24"/>
              </w:rPr>
            </w:pPr>
            <w:r w:rsidRPr="7159C782">
              <w:rPr>
                <w:rFonts w:ascii="Aptos" w:eastAsia="Aptos" w:hAnsi="Aptos" w:cs="Aptos"/>
                <w:sz w:val="24"/>
                <w:szCs w:val="24"/>
              </w:rPr>
              <w:t>Added information regarding Teacher facing prompt for SYL Turn and Talks in G1-2 on pg. 25 (highlighted in yellow)</w:t>
            </w:r>
          </w:p>
        </w:tc>
      </w:tr>
      <w:tr w:rsidR="7159C782" w14:paraId="745CA78B" w14:textId="77777777" w:rsidTr="37BC62E9">
        <w:trPr>
          <w:trHeight w:val="300"/>
        </w:trPr>
        <w:tc>
          <w:tcPr>
            <w:tcW w:w="5040" w:type="dxa"/>
            <w:vMerge/>
            <w:tcMar>
              <w:left w:w="105" w:type="dxa"/>
              <w:right w:w="105" w:type="dxa"/>
            </w:tcMar>
          </w:tcPr>
          <w:p w14:paraId="3037C5A8" w14:textId="77777777" w:rsidR="00D53330" w:rsidRDefault="00D53330"/>
        </w:tc>
        <w:tc>
          <w:tcPr>
            <w:tcW w:w="5040" w:type="dxa"/>
            <w:tcMar>
              <w:left w:w="105" w:type="dxa"/>
              <w:right w:w="105" w:type="dxa"/>
            </w:tcMar>
            <w:vAlign w:val="center"/>
          </w:tcPr>
          <w:p w14:paraId="0B130AF6" w14:textId="38E835E3" w:rsidR="7159C782" w:rsidRDefault="7159C782" w:rsidP="7159C782">
            <w:pPr>
              <w:rPr>
                <w:rFonts w:ascii="Aptos" w:eastAsia="Aptos" w:hAnsi="Aptos" w:cs="Aptos"/>
                <w:sz w:val="24"/>
                <w:szCs w:val="24"/>
              </w:rPr>
            </w:pPr>
            <w:r w:rsidRPr="7159C782">
              <w:rPr>
                <w:rFonts w:ascii="Aptos" w:eastAsia="Aptos" w:hAnsi="Aptos" w:cs="Aptos"/>
                <w:sz w:val="24"/>
                <w:szCs w:val="24"/>
              </w:rPr>
              <w:t>Clarified to reference the Scope &amp; Sequence Tab of the TOC spreadsheets for standard language under number 5 for “What should I understand about the math?” on pg. 11 (highlighted in yellow)</w:t>
            </w:r>
          </w:p>
        </w:tc>
      </w:tr>
      <w:tr w:rsidR="7159C782" w14:paraId="576C5A0A" w14:textId="77777777" w:rsidTr="37BC62E9">
        <w:trPr>
          <w:trHeight w:val="300"/>
        </w:trPr>
        <w:tc>
          <w:tcPr>
            <w:tcW w:w="5040" w:type="dxa"/>
            <w:vMerge/>
            <w:tcMar>
              <w:left w:w="105" w:type="dxa"/>
              <w:right w:w="105" w:type="dxa"/>
            </w:tcMar>
          </w:tcPr>
          <w:p w14:paraId="3183867C" w14:textId="77777777" w:rsidR="00D53330" w:rsidRDefault="00D53330"/>
        </w:tc>
        <w:tc>
          <w:tcPr>
            <w:tcW w:w="5040" w:type="dxa"/>
            <w:tcMar>
              <w:left w:w="105" w:type="dxa"/>
              <w:right w:w="105" w:type="dxa"/>
            </w:tcMar>
            <w:vAlign w:val="center"/>
          </w:tcPr>
          <w:p w14:paraId="48392C03" w14:textId="098C8742" w:rsidR="7159C782" w:rsidRDefault="7159C782" w:rsidP="7159C782">
            <w:pPr>
              <w:rPr>
                <w:sz w:val="24"/>
                <w:szCs w:val="24"/>
              </w:rPr>
            </w:pPr>
            <w:r w:rsidRPr="7159C782">
              <w:rPr>
                <w:rFonts w:ascii="Aptos" w:eastAsia="Aptos" w:hAnsi="Aptos" w:cs="Aptos"/>
                <w:sz w:val="24"/>
                <w:szCs w:val="24"/>
              </w:rPr>
              <w:t xml:space="preserve">Added reference to the </w:t>
            </w:r>
            <w:hyperlink r:id="rId9">
              <w:r w:rsidRPr="7159C782">
                <w:rPr>
                  <w:rStyle w:val="Hyperlink"/>
                  <w:color w:val="0070C0"/>
                  <w:sz w:val="24"/>
                  <w:szCs w:val="24"/>
                </w:rPr>
                <w:t>Learnosity Question Type Use Cases Table Structure.docx</w:t>
              </w:r>
            </w:hyperlink>
            <w:r w:rsidRPr="7159C782">
              <w:rPr>
                <w:color w:val="0070C0"/>
                <w:sz w:val="24"/>
                <w:szCs w:val="24"/>
              </w:rPr>
              <w:t xml:space="preserve"> </w:t>
            </w:r>
            <w:r w:rsidRPr="7159C782">
              <w:rPr>
                <w:sz w:val="24"/>
                <w:szCs w:val="24"/>
              </w:rPr>
              <w:t>as a resource for writing up items in all four Learnosity sections (AYR, QC, POYO, MDR).</w:t>
            </w:r>
          </w:p>
        </w:tc>
      </w:tr>
      <w:tr w:rsidR="0C44F195" w14:paraId="6F7D218D" w14:textId="77777777" w:rsidTr="37BC62E9">
        <w:trPr>
          <w:trHeight w:val="300"/>
        </w:trPr>
        <w:tc>
          <w:tcPr>
            <w:tcW w:w="5040" w:type="dxa"/>
            <w:vMerge/>
            <w:tcMar>
              <w:left w:w="105" w:type="dxa"/>
              <w:right w:w="105" w:type="dxa"/>
            </w:tcMar>
            <w:vAlign w:val="center"/>
          </w:tcPr>
          <w:p w14:paraId="1C5528F8" w14:textId="77777777" w:rsidR="00D53330" w:rsidRDefault="00D53330"/>
        </w:tc>
        <w:tc>
          <w:tcPr>
            <w:tcW w:w="5040" w:type="dxa"/>
            <w:tcMar>
              <w:left w:w="105" w:type="dxa"/>
              <w:right w:w="105" w:type="dxa"/>
            </w:tcMar>
            <w:vAlign w:val="center"/>
          </w:tcPr>
          <w:p w14:paraId="77B43FAE" w14:textId="6A1A3E1B" w:rsidR="0C44F195" w:rsidRDefault="5B3BE830" w:rsidP="0C44F195">
            <w:pPr>
              <w:spacing w:line="259" w:lineRule="auto"/>
            </w:pPr>
            <w:r w:rsidRPr="5B3BE830">
              <w:rPr>
                <w:rFonts w:ascii="Aptos" w:eastAsia="Aptos" w:hAnsi="Aptos" w:cs="Aptos"/>
                <w:sz w:val="24"/>
                <w:szCs w:val="24"/>
              </w:rPr>
              <w:t>Changed “Common Error Tracker” to “Common Error Spreadsheet” and updated links so they point to the grade-specific Common Error spreadsheets. Highlighted in yellow. (rstewart)</w:t>
            </w:r>
          </w:p>
        </w:tc>
      </w:tr>
      <w:tr w:rsidR="0D6F30EC" w14:paraId="71D0AB08" w14:textId="77777777" w:rsidTr="37BC62E9">
        <w:tc>
          <w:tcPr>
            <w:tcW w:w="5040" w:type="dxa"/>
            <w:vMerge w:val="restart"/>
            <w:tcMar>
              <w:left w:w="105" w:type="dxa"/>
              <w:right w:w="105" w:type="dxa"/>
            </w:tcMar>
            <w:vAlign w:val="center"/>
          </w:tcPr>
          <w:p w14:paraId="0966ABDD" w14:textId="2A300729" w:rsidR="0D6F30EC" w:rsidRDefault="0D6F30EC" w:rsidP="0D6F30EC">
            <w:pPr>
              <w:jc w:val="center"/>
              <w:rPr>
                <w:rFonts w:ascii="Aptos" w:eastAsia="Aptos" w:hAnsi="Aptos" w:cs="Aptos"/>
                <w:sz w:val="24"/>
                <w:szCs w:val="24"/>
              </w:rPr>
            </w:pPr>
            <w:r w:rsidRPr="0D6F30EC">
              <w:rPr>
                <w:rFonts w:ascii="Aptos" w:eastAsia="Aptos" w:hAnsi="Aptos" w:cs="Aptos"/>
                <w:sz w:val="24"/>
                <w:szCs w:val="24"/>
              </w:rPr>
              <w:t>June 27, 2024</w:t>
            </w:r>
          </w:p>
        </w:tc>
        <w:tc>
          <w:tcPr>
            <w:tcW w:w="5040" w:type="dxa"/>
            <w:tcMar>
              <w:left w:w="105" w:type="dxa"/>
              <w:right w:w="105" w:type="dxa"/>
            </w:tcMar>
            <w:vAlign w:val="center"/>
          </w:tcPr>
          <w:p w14:paraId="37CB800C" w14:textId="19709157" w:rsidR="0D6F30EC" w:rsidRDefault="0D6F30EC" w:rsidP="0D6F30EC">
            <w:pPr>
              <w:spacing w:line="259" w:lineRule="auto"/>
              <w:rPr>
                <w:rFonts w:ascii="Aptos" w:eastAsia="Aptos" w:hAnsi="Aptos" w:cs="Aptos"/>
                <w:sz w:val="24"/>
                <w:szCs w:val="24"/>
              </w:rPr>
            </w:pPr>
            <w:r w:rsidRPr="0D6F30EC">
              <w:rPr>
                <w:rFonts w:ascii="Aptos" w:eastAsia="Aptos" w:hAnsi="Aptos" w:cs="Aptos"/>
                <w:sz w:val="24"/>
                <w:szCs w:val="24"/>
              </w:rPr>
              <w:t>Added that materials should be listed in alphabetical order on pg. 15 (highlighted in yellow)</w:t>
            </w:r>
          </w:p>
        </w:tc>
      </w:tr>
      <w:tr w:rsidR="533F6976" w14:paraId="071CCFC9" w14:textId="77777777" w:rsidTr="37BC62E9">
        <w:trPr>
          <w:trHeight w:val="300"/>
        </w:trPr>
        <w:tc>
          <w:tcPr>
            <w:tcW w:w="5040" w:type="dxa"/>
            <w:vMerge/>
            <w:tcMar>
              <w:left w:w="105" w:type="dxa"/>
              <w:right w:w="105" w:type="dxa"/>
            </w:tcMar>
            <w:vAlign w:val="center"/>
          </w:tcPr>
          <w:p w14:paraId="421D1810" w14:textId="77777777" w:rsidR="00D53330" w:rsidRDefault="00D53330"/>
        </w:tc>
        <w:tc>
          <w:tcPr>
            <w:tcW w:w="5040" w:type="dxa"/>
            <w:tcMar>
              <w:left w:w="105" w:type="dxa"/>
              <w:right w:w="105" w:type="dxa"/>
            </w:tcMar>
            <w:vAlign w:val="center"/>
          </w:tcPr>
          <w:p w14:paraId="7BCCB3A6" w14:textId="1B24B15E" w:rsidR="533F6976" w:rsidRDefault="533F6976" w:rsidP="533F6976">
            <w:pPr>
              <w:rPr>
                <w:rFonts w:ascii="Aptos" w:eastAsia="Aptos" w:hAnsi="Aptos" w:cs="Aptos"/>
                <w:sz w:val="24"/>
                <w:szCs w:val="24"/>
              </w:rPr>
            </w:pPr>
            <w:r w:rsidRPr="533F6976">
              <w:rPr>
                <w:rFonts w:ascii="Aptos" w:eastAsia="Aptos" w:hAnsi="Aptos" w:cs="Aptos"/>
                <w:sz w:val="24"/>
                <w:szCs w:val="24"/>
              </w:rPr>
              <w:t xml:space="preserve"> </w:t>
            </w:r>
            <w:r w:rsidRPr="533F6976">
              <w:rPr>
                <w:b/>
                <w:bCs/>
                <w:color w:val="0F4761" w:themeColor="accent1" w:themeShade="BF"/>
              </w:rPr>
              <w:t>What tools do I need?</w:t>
            </w:r>
            <w:r w:rsidRPr="533F6976">
              <w:rPr>
                <w:rFonts w:ascii="Aptos Display" w:eastAsia="Aptos Display" w:hAnsi="Aptos Display" w:cs="Aptos Display"/>
                <w:color w:val="000000" w:themeColor="text1"/>
                <w:sz w:val="24"/>
                <w:szCs w:val="24"/>
              </w:rPr>
              <w:t xml:space="preserve"> section updated to detail how to document manipulatives selected for a lesson in the MegaTracker.</w:t>
            </w:r>
          </w:p>
        </w:tc>
      </w:tr>
      <w:tr w:rsidR="53F2177B" w14:paraId="2DE9B944" w14:textId="77777777" w:rsidTr="37BC62E9">
        <w:trPr>
          <w:trHeight w:val="300"/>
        </w:trPr>
        <w:tc>
          <w:tcPr>
            <w:tcW w:w="5040" w:type="dxa"/>
            <w:vMerge w:val="restart"/>
            <w:tcMar>
              <w:left w:w="105" w:type="dxa"/>
              <w:right w:w="105" w:type="dxa"/>
            </w:tcMar>
            <w:vAlign w:val="center"/>
          </w:tcPr>
          <w:p w14:paraId="61DC0F75" w14:textId="14B56C33" w:rsidR="53F2177B" w:rsidRDefault="53F2177B" w:rsidP="53F2177B">
            <w:pPr>
              <w:jc w:val="center"/>
              <w:rPr>
                <w:rFonts w:ascii="Aptos" w:eastAsia="Aptos" w:hAnsi="Aptos" w:cs="Aptos"/>
                <w:sz w:val="24"/>
                <w:szCs w:val="24"/>
              </w:rPr>
            </w:pPr>
            <w:r w:rsidRPr="53F2177B">
              <w:rPr>
                <w:rFonts w:ascii="Aptos" w:eastAsia="Aptos" w:hAnsi="Aptos" w:cs="Aptos"/>
                <w:sz w:val="24"/>
                <w:szCs w:val="24"/>
              </w:rPr>
              <w:t>July 2, 2024</w:t>
            </w:r>
          </w:p>
        </w:tc>
        <w:tc>
          <w:tcPr>
            <w:tcW w:w="5040" w:type="dxa"/>
            <w:tcMar>
              <w:left w:w="105" w:type="dxa"/>
              <w:right w:w="105" w:type="dxa"/>
            </w:tcMar>
            <w:vAlign w:val="center"/>
          </w:tcPr>
          <w:p w14:paraId="4D1B79DF" w14:textId="706A0211" w:rsidR="53F2177B" w:rsidRDefault="53F2177B" w:rsidP="53F2177B">
            <w:pPr>
              <w:rPr>
                <w:rFonts w:ascii="Aptos" w:eastAsia="Aptos" w:hAnsi="Aptos" w:cs="Aptos"/>
                <w:sz w:val="24"/>
                <w:szCs w:val="24"/>
              </w:rPr>
            </w:pPr>
            <w:r w:rsidRPr="53F2177B">
              <w:rPr>
                <w:rFonts w:ascii="Aptos" w:eastAsia="Aptos" w:hAnsi="Aptos" w:cs="Aptos"/>
                <w:sz w:val="24"/>
                <w:szCs w:val="24"/>
              </w:rPr>
              <w:t>Edited mentions of Habitat from being (3-5) to being (3-A1) on pg. 18-19 (highlighted in yellow)</w:t>
            </w:r>
          </w:p>
        </w:tc>
      </w:tr>
      <w:tr w:rsidR="53F2177B" w14:paraId="49F9AE77" w14:textId="77777777" w:rsidTr="37BC62E9">
        <w:trPr>
          <w:trHeight w:val="300"/>
        </w:trPr>
        <w:tc>
          <w:tcPr>
            <w:tcW w:w="5040" w:type="dxa"/>
            <w:vMerge/>
            <w:tcMar>
              <w:left w:w="105" w:type="dxa"/>
              <w:right w:w="105" w:type="dxa"/>
            </w:tcMar>
            <w:vAlign w:val="center"/>
          </w:tcPr>
          <w:p w14:paraId="3DEDA537" w14:textId="77777777" w:rsidR="00D53330" w:rsidRDefault="00D53330"/>
        </w:tc>
        <w:tc>
          <w:tcPr>
            <w:tcW w:w="5040" w:type="dxa"/>
            <w:tcMar>
              <w:left w:w="105" w:type="dxa"/>
              <w:right w:w="105" w:type="dxa"/>
            </w:tcMar>
            <w:vAlign w:val="center"/>
          </w:tcPr>
          <w:p w14:paraId="3BDD9293" w14:textId="23F376F4" w:rsidR="53F2177B" w:rsidRDefault="53F2177B" w:rsidP="53F2177B">
            <w:pPr>
              <w:rPr>
                <w:rFonts w:ascii="Aptos" w:eastAsia="Aptos" w:hAnsi="Aptos" w:cs="Aptos"/>
                <w:sz w:val="24"/>
                <w:szCs w:val="24"/>
              </w:rPr>
            </w:pPr>
            <w:r w:rsidRPr="53F2177B">
              <w:rPr>
                <w:rFonts w:ascii="Aptos" w:eastAsia="Aptos" w:hAnsi="Aptos" w:cs="Aptos"/>
                <w:sz w:val="24"/>
                <w:szCs w:val="24"/>
              </w:rPr>
              <w:t>Learning Goal Section: Info about how content will appear in print has been included on pg. 20 (highlighted in yellow)</w:t>
            </w:r>
          </w:p>
        </w:tc>
      </w:tr>
      <w:tr w:rsidR="53F2177B" w14:paraId="4A30F527" w14:textId="77777777" w:rsidTr="37BC62E9">
        <w:trPr>
          <w:trHeight w:val="300"/>
        </w:trPr>
        <w:tc>
          <w:tcPr>
            <w:tcW w:w="5040" w:type="dxa"/>
            <w:vMerge/>
            <w:tcMar>
              <w:left w:w="105" w:type="dxa"/>
              <w:right w:w="105" w:type="dxa"/>
            </w:tcMar>
            <w:vAlign w:val="center"/>
          </w:tcPr>
          <w:p w14:paraId="4B349A21" w14:textId="77777777" w:rsidR="00D53330" w:rsidRDefault="00D53330"/>
        </w:tc>
        <w:tc>
          <w:tcPr>
            <w:tcW w:w="5040" w:type="dxa"/>
            <w:tcMar>
              <w:left w:w="105" w:type="dxa"/>
              <w:right w:w="105" w:type="dxa"/>
            </w:tcMar>
            <w:vAlign w:val="center"/>
          </w:tcPr>
          <w:p w14:paraId="3B6C90A6" w14:textId="79F23D2B" w:rsidR="53F2177B" w:rsidRDefault="53F2177B" w:rsidP="53F2177B">
            <w:pPr>
              <w:rPr>
                <w:rFonts w:ascii="Aptos" w:eastAsia="Aptos" w:hAnsi="Aptos" w:cs="Aptos"/>
                <w:sz w:val="24"/>
                <w:szCs w:val="24"/>
              </w:rPr>
            </w:pPr>
            <w:r w:rsidRPr="53F2177B">
              <w:rPr>
                <w:rFonts w:ascii="Aptos" w:eastAsia="Aptos" w:hAnsi="Aptos" w:cs="Aptos"/>
                <w:sz w:val="24"/>
                <w:szCs w:val="24"/>
              </w:rPr>
              <w:t>Spark Your Learning Section: Screengrabs updated on pg. 34 and 36 to indicate how print content will be added to left column in EMM.</w:t>
            </w:r>
          </w:p>
          <w:p w14:paraId="587F05B7" w14:textId="3DBF1F77" w:rsidR="53F2177B" w:rsidRDefault="53F2177B" w:rsidP="53F2177B">
            <w:pPr>
              <w:rPr>
                <w:rFonts w:ascii="Aptos" w:eastAsia="Aptos" w:hAnsi="Aptos" w:cs="Aptos"/>
                <w:sz w:val="24"/>
                <w:szCs w:val="24"/>
              </w:rPr>
            </w:pPr>
          </w:p>
          <w:p w14:paraId="337E57D7" w14:textId="2DF8B1FF" w:rsidR="53F2177B" w:rsidRDefault="53F2177B" w:rsidP="53F2177B">
            <w:pPr>
              <w:rPr>
                <w:rFonts w:ascii="Aptos" w:eastAsia="Aptos" w:hAnsi="Aptos" w:cs="Aptos"/>
                <w:sz w:val="24"/>
                <w:szCs w:val="24"/>
              </w:rPr>
            </w:pPr>
            <w:r w:rsidRPr="53F2177B">
              <w:rPr>
                <w:rFonts w:ascii="Aptos" w:eastAsia="Aptos" w:hAnsi="Aptos" w:cs="Aptos"/>
                <w:sz w:val="24"/>
                <w:szCs w:val="24"/>
              </w:rPr>
              <w:t>Digital and print content will be set in predetermined ways. Info on pgs 33 and 34 for both SYL and SYL Turn and Talk (highlighted in yellow)</w:t>
            </w:r>
          </w:p>
        </w:tc>
      </w:tr>
      <w:tr w:rsidR="53F2177B" w14:paraId="0C0B5F44" w14:textId="77777777" w:rsidTr="37BC62E9">
        <w:trPr>
          <w:trHeight w:val="300"/>
        </w:trPr>
        <w:tc>
          <w:tcPr>
            <w:tcW w:w="5040" w:type="dxa"/>
            <w:vMerge/>
            <w:tcMar>
              <w:left w:w="105" w:type="dxa"/>
              <w:right w:w="105" w:type="dxa"/>
            </w:tcMar>
            <w:vAlign w:val="center"/>
          </w:tcPr>
          <w:p w14:paraId="55B017C5" w14:textId="77777777" w:rsidR="00D53330" w:rsidRDefault="00D53330"/>
        </w:tc>
        <w:tc>
          <w:tcPr>
            <w:tcW w:w="5040" w:type="dxa"/>
            <w:tcMar>
              <w:left w:w="105" w:type="dxa"/>
              <w:right w:w="105" w:type="dxa"/>
            </w:tcMar>
            <w:vAlign w:val="center"/>
          </w:tcPr>
          <w:p w14:paraId="44FFA501" w14:textId="7D4B6A76" w:rsidR="53F2177B" w:rsidRDefault="1939D09D" w:rsidP="1939D09D">
            <w:pPr>
              <w:rPr>
                <w:rFonts w:ascii="Aptos" w:eastAsia="Aptos" w:hAnsi="Aptos" w:cs="Aptos"/>
                <w:sz w:val="24"/>
                <w:szCs w:val="24"/>
              </w:rPr>
            </w:pPr>
            <w:r w:rsidRPr="1939D09D">
              <w:rPr>
                <w:rFonts w:ascii="Aptos" w:eastAsia="Aptos" w:hAnsi="Aptos" w:cs="Aptos"/>
                <w:sz w:val="24"/>
                <w:szCs w:val="24"/>
              </w:rPr>
              <w:t>Task Section: Info about how to present print information on the left-hand column in the EMM added on pgs. 42, (highlighted in yellow)</w:t>
            </w:r>
          </w:p>
        </w:tc>
      </w:tr>
      <w:tr w:rsidR="53F2177B" w14:paraId="34005E59" w14:textId="77777777" w:rsidTr="37BC62E9">
        <w:trPr>
          <w:trHeight w:val="300"/>
        </w:trPr>
        <w:tc>
          <w:tcPr>
            <w:tcW w:w="5040" w:type="dxa"/>
            <w:vMerge/>
            <w:tcMar>
              <w:left w:w="105" w:type="dxa"/>
              <w:right w:w="105" w:type="dxa"/>
            </w:tcMar>
            <w:vAlign w:val="center"/>
          </w:tcPr>
          <w:p w14:paraId="7BF32959" w14:textId="77777777" w:rsidR="00D53330" w:rsidRDefault="00D53330"/>
        </w:tc>
        <w:tc>
          <w:tcPr>
            <w:tcW w:w="5040" w:type="dxa"/>
            <w:tcMar>
              <w:left w:w="105" w:type="dxa"/>
              <w:right w:w="105" w:type="dxa"/>
            </w:tcMar>
            <w:vAlign w:val="center"/>
          </w:tcPr>
          <w:p w14:paraId="7B28CDA8" w14:textId="562C6C41" w:rsidR="53F2177B" w:rsidRDefault="1939D09D" w:rsidP="1939D09D">
            <w:pPr>
              <w:rPr>
                <w:rFonts w:ascii="Aptos" w:eastAsia="Aptos" w:hAnsi="Aptos" w:cs="Aptos"/>
                <w:sz w:val="24"/>
                <w:szCs w:val="24"/>
              </w:rPr>
            </w:pPr>
            <w:r w:rsidRPr="1939D09D">
              <w:rPr>
                <w:rFonts w:ascii="Aptos" w:eastAsia="Aptos" w:hAnsi="Aptos" w:cs="Aptos"/>
                <w:sz w:val="24"/>
                <w:szCs w:val="24"/>
              </w:rPr>
              <w:t>Learnosity Section: Info about how to present print information on the left-hand column in the EMM added in all 4 Learnosity-based sections (highlighted in yellow)</w:t>
            </w:r>
          </w:p>
        </w:tc>
      </w:tr>
      <w:tr w:rsidR="49AFD03C" w14:paraId="7C750B72" w14:textId="77777777" w:rsidTr="37BC62E9">
        <w:trPr>
          <w:trHeight w:val="300"/>
        </w:trPr>
        <w:tc>
          <w:tcPr>
            <w:tcW w:w="5040" w:type="dxa"/>
            <w:vMerge/>
            <w:tcMar>
              <w:left w:w="105" w:type="dxa"/>
              <w:right w:w="105" w:type="dxa"/>
            </w:tcMar>
            <w:vAlign w:val="center"/>
          </w:tcPr>
          <w:p w14:paraId="686DA1D3" w14:textId="77777777" w:rsidR="00D53330" w:rsidRDefault="00D53330"/>
        </w:tc>
        <w:tc>
          <w:tcPr>
            <w:tcW w:w="5040" w:type="dxa"/>
            <w:tcMar>
              <w:left w:w="105" w:type="dxa"/>
              <w:right w:w="105" w:type="dxa"/>
            </w:tcMar>
            <w:vAlign w:val="center"/>
          </w:tcPr>
          <w:p w14:paraId="4E7FAA1C" w14:textId="36D10FCF" w:rsidR="49AFD03C" w:rsidRDefault="49AFD03C" w:rsidP="49AFD03C">
            <w:pPr>
              <w:rPr>
                <w:rFonts w:ascii="Aptos" w:eastAsia="Aptos" w:hAnsi="Aptos" w:cs="Aptos"/>
                <w:sz w:val="24"/>
                <w:szCs w:val="24"/>
              </w:rPr>
            </w:pPr>
            <w:r w:rsidRPr="49AFD03C">
              <w:rPr>
                <w:rFonts w:ascii="Aptos" w:eastAsia="Aptos" w:hAnsi="Aptos" w:cs="Aptos"/>
                <w:sz w:val="24"/>
                <w:szCs w:val="24"/>
              </w:rPr>
              <w:t>Module Level Guidelines&gt; Module Planning Page: Included a link to the Vocabulary Guidelines in the vocabulary section (highlighted in yellow)</w:t>
            </w:r>
          </w:p>
        </w:tc>
      </w:tr>
      <w:tr w:rsidR="49AFD03C" w14:paraId="0F6227C2" w14:textId="77777777" w:rsidTr="37BC62E9">
        <w:trPr>
          <w:trHeight w:val="300"/>
        </w:trPr>
        <w:tc>
          <w:tcPr>
            <w:tcW w:w="5040" w:type="dxa"/>
            <w:vMerge/>
            <w:tcMar>
              <w:left w:w="105" w:type="dxa"/>
              <w:right w:w="105" w:type="dxa"/>
            </w:tcMar>
            <w:vAlign w:val="center"/>
          </w:tcPr>
          <w:p w14:paraId="65BEDA30" w14:textId="77777777" w:rsidR="00D53330" w:rsidRDefault="00D53330"/>
        </w:tc>
        <w:tc>
          <w:tcPr>
            <w:tcW w:w="5040" w:type="dxa"/>
            <w:tcMar>
              <w:left w:w="105" w:type="dxa"/>
              <w:right w:w="105" w:type="dxa"/>
            </w:tcMar>
            <w:vAlign w:val="center"/>
          </w:tcPr>
          <w:p w14:paraId="5D7FC5E2" w14:textId="07BFBB13" w:rsidR="49AFD03C" w:rsidRDefault="49AFD03C" w:rsidP="49AFD03C">
            <w:pPr>
              <w:rPr>
                <w:rFonts w:ascii="Aptos" w:eastAsia="Aptos" w:hAnsi="Aptos" w:cs="Aptos"/>
                <w:sz w:val="24"/>
                <w:szCs w:val="24"/>
              </w:rPr>
            </w:pPr>
            <w:r w:rsidRPr="49AFD03C">
              <w:rPr>
                <w:rFonts w:ascii="Aptos" w:eastAsia="Aptos" w:hAnsi="Aptos" w:cs="Aptos"/>
                <w:sz w:val="24"/>
                <w:szCs w:val="24"/>
              </w:rPr>
              <w:t>Task Section: Included link to vocabulary guidelines in the vocabulary section (highlighted in yellow)</w:t>
            </w:r>
          </w:p>
        </w:tc>
      </w:tr>
      <w:tr w:rsidR="0EB6999F" w14:paraId="7F35D4C4" w14:textId="77777777" w:rsidTr="37BC62E9">
        <w:trPr>
          <w:trHeight w:val="300"/>
        </w:trPr>
        <w:tc>
          <w:tcPr>
            <w:tcW w:w="5040" w:type="dxa"/>
            <w:vMerge w:val="restart"/>
            <w:tcMar>
              <w:left w:w="105" w:type="dxa"/>
              <w:right w:w="105" w:type="dxa"/>
            </w:tcMar>
            <w:vAlign w:val="center"/>
          </w:tcPr>
          <w:p w14:paraId="7B4D0AA3" w14:textId="6C0360B9" w:rsidR="0EB6999F" w:rsidRDefault="0EB6999F" w:rsidP="0EB6999F">
            <w:pPr>
              <w:jc w:val="center"/>
              <w:rPr>
                <w:rFonts w:ascii="Aptos" w:eastAsia="Aptos" w:hAnsi="Aptos" w:cs="Aptos"/>
                <w:sz w:val="24"/>
                <w:szCs w:val="24"/>
              </w:rPr>
            </w:pPr>
            <w:r w:rsidRPr="0EB6999F">
              <w:rPr>
                <w:rFonts w:ascii="Aptos" w:eastAsia="Aptos" w:hAnsi="Aptos" w:cs="Aptos"/>
                <w:sz w:val="24"/>
                <w:szCs w:val="24"/>
              </w:rPr>
              <w:t>July 2, 2024</w:t>
            </w:r>
          </w:p>
        </w:tc>
        <w:tc>
          <w:tcPr>
            <w:tcW w:w="5040" w:type="dxa"/>
            <w:tcMar>
              <w:left w:w="105" w:type="dxa"/>
              <w:right w:w="105" w:type="dxa"/>
            </w:tcMar>
            <w:vAlign w:val="center"/>
          </w:tcPr>
          <w:p w14:paraId="6DE90218" w14:textId="03CCBB8A" w:rsidR="0EB6999F" w:rsidRDefault="71179AE1" w:rsidP="71179AE1">
            <w:pPr>
              <w:rPr>
                <w:rFonts w:ascii="Aptos" w:eastAsia="Aptos" w:hAnsi="Aptos" w:cs="Aptos"/>
                <w:sz w:val="24"/>
                <w:szCs w:val="24"/>
              </w:rPr>
            </w:pPr>
            <w:r w:rsidRPr="71179AE1">
              <w:rPr>
                <w:rFonts w:ascii="Aptos" w:eastAsia="Aptos" w:hAnsi="Aptos" w:cs="Aptos"/>
                <w:sz w:val="24"/>
                <w:szCs w:val="24"/>
              </w:rPr>
              <w:t>Module Planning Page: Updated the link to the Vocabulary Tracker to allow for edit access. (highlighted in yellow)</w:t>
            </w:r>
          </w:p>
        </w:tc>
      </w:tr>
      <w:tr w:rsidR="71179AE1" w14:paraId="6E570BE4" w14:textId="77777777" w:rsidTr="37BC62E9">
        <w:trPr>
          <w:trHeight w:val="300"/>
        </w:trPr>
        <w:tc>
          <w:tcPr>
            <w:tcW w:w="5040" w:type="dxa"/>
            <w:vMerge/>
            <w:tcMar>
              <w:left w:w="105" w:type="dxa"/>
              <w:right w:w="105" w:type="dxa"/>
            </w:tcMar>
            <w:vAlign w:val="center"/>
          </w:tcPr>
          <w:p w14:paraId="432C6540" w14:textId="77777777" w:rsidR="00D53330" w:rsidRDefault="00D53330"/>
        </w:tc>
        <w:tc>
          <w:tcPr>
            <w:tcW w:w="5040" w:type="dxa"/>
            <w:tcMar>
              <w:left w:w="105" w:type="dxa"/>
              <w:right w:w="105" w:type="dxa"/>
            </w:tcMar>
            <w:vAlign w:val="center"/>
          </w:tcPr>
          <w:p w14:paraId="71025780" w14:textId="7DF1EBF1" w:rsidR="71179AE1" w:rsidRDefault="71179AE1" w:rsidP="71179AE1">
            <w:pPr>
              <w:rPr>
                <w:rFonts w:ascii="Aptos" w:eastAsia="Aptos" w:hAnsi="Aptos" w:cs="Aptos"/>
                <w:sz w:val="24"/>
                <w:szCs w:val="24"/>
              </w:rPr>
            </w:pPr>
            <w:r w:rsidRPr="71179AE1">
              <w:rPr>
                <w:rFonts w:ascii="Aptos" w:eastAsia="Aptos" w:hAnsi="Aptos" w:cs="Aptos"/>
                <w:sz w:val="24"/>
                <w:szCs w:val="24"/>
              </w:rPr>
              <w:t>Important Links: Included links to the grade banded megatrackers (highlighted in yellow)</w:t>
            </w:r>
          </w:p>
        </w:tc>
      </w:tr>
      <w:tr w:rsidR="33A46200" w14:paraId="78707EC6" w14:textId="77777777" w:rsidTr="37BC62E9">
        <w:trPr>
          <w:trHeight w:val="300"/>
        </w:trPr>
        <w:tc>
          <w:tcPr>
            <w:tcW w:w="5040" w:type="dxa"/>
            <w:tcMar>
              <w:left w:w="105" w:type="dxa"/>
              <w:right w:w="105" w:type="dxa"/>
            </w:tcMar>
            <w:vAlign w:val="center"/>
          </w:tcPr>
          <w:p w14:paraId="3DF2E5FF" w14:textId="2167344E" w:rsidR="33A46200" w:rsidRDefault="33A46200" w:rsidP="33A46200">
            <w:pPr>
              <w:jc w:val="center"/>
              <w:rPr>
                <w:rFonts w:ascii="Aptos" w:eastAsia="Aptos" w:hAnsi="Aptos" w:cs="Aptos"/>
                <w:sz w:val="24"/>
                <w:szCs w:val="24"/>
              </w:rPr>
            </w:pPr>
            <w:r w:rsidRPr="33A46200">
              <w:rPr>
                <w:rFonts w:ascii="Aptos" w:eastAsia="Aptos" w:hAnsi="Aptos" w:cs="Aptos"/>
                <w:sz w:val="24"/>
                <w:szCs w:val="24"/>
              </w:rPr>
              <w:t>July 8, 2024</w:t>
            </w:r>
          </w:p>
        </w:tc>
        <w:tc>
          <w:tcPr>
            <w:tcW w:w="5040" w:type="dxa"/>
            <w:tcMar>
              <w:left w:w="105" w:type="dxa"/>
              <w:right w:w="105" w:type="dxa"/>
            </w:tcMar>
            <w:vAlign w:val="center"/>
          </w:tcPr>
          <w:p w14:paraId="19C23590" w14:textId="22A3D355" w:rsidR="33A46200" w:rsidRDefault="0B91D0AB" w:rsidP="0B91D0AB">
            <w:pPr>
              <w:spacing w:line="259" w:lineRule="auto"/>
              <w:rPr>
                <w:rFonts w:ascii="Aptos" w:eastAsia="Aptos" w:hAnsi="Aptos" w:cs="Aptos"/>
                <w:sz w:val="24"/>
                <w:szCs w:val="24"/>
              </w:rPr>
            </w:pPr>
            <w:r w:rsidRPr="0B91D0AB">
              <w:rPr>
                <w:rFonts w:ascii="Aptos" w:eastAsia="Aptos" w:hAnsi="Aptos" w:cs="Aptos"/>
                <w:sz w:val="24"/>
                <w:szCs w:val="24"/>
              </w:rPr>
              <w:t>Some standards have clarifying language (For example...) as part of the standard. Do not  omit “For example...” when it is part of a standard. (Pg 72- highlighted in yellow)</w:t>
            </w:r>
          </w:p>
        </w:tc>
      </w:tr>
      <w:tr w:rsidR="3D390D8F" w14:paraId="7E9B9E22" w14:textId="77777777" w:rsidTr="37BC62E9">
        <w:trPr>
          <w:trHeight w:val="300"/>
        </w:trPr>
        <w:tc>
          <w:tcPr>
            <w:tcW w:w="5040" w:type="dxa"/>
            <w:tcMar>
              <w:left w:w="105" w:type="dxa"/>
              <w:right w:w="105" w:type="dxa"/>
            </w:tcMar>
            <w:vAlign w:val="center"/>
          </w:tcPr>
          <w:p w14:paraId="43889399" w14:textId="177CF5EF" w:rsidR="3D390D8F" w:rsidRDefault="3D390D8F" w:rsidP="3D390D8F">
            <w:pPr>
              <w:jc w:val="center"/>
              <w:rPr>
                <w:rFonts w:ascii="Aptos" w:eastAsia="Aptos" w:hAnsi="Aptos" w:cs="Aptos"/>
                <w:sz w:val="24"/>
                <w:szCs w:val="24"/>
              </w:rPr>
            </w:pPr>
            <w:r w:rsidRPr="3D390D8F">
              <w:rPr>
                <w:rFonts w:ascii="Aptos" w:eastAsia="Aptos" w:hAnsi="Aptos" w:cs="Aptos"/>
                <w:sz w:val="24"/>
                <w:szCs w:val="24"/>
              </w:rPr>
              <w:t>July 9, 2024</w:t>
            </w:r>
          </w:p>
        </w:tc>
        <w:tc>
          <w:tcPr>
            <w:tcW w:w="5040" w:type="dxa"/>
            <w:tcMar>
              <w:left w:w="105" w:type="dxa"/>
              <w:right w:w="105" w:type="dxa"/>
            </w:tcMar>
            <w:vAlign w:val="center"/>
          </w:tcPr>
          <w:p w14:paraId="5AB9037E" w14:textId="2DE2CB31" w:rsidR="3D390D8F" w:rsidRDefault="0B91D0AB" w:rsidP="0B91D0AB">
            <w:pPr>
              <w:spacing w:line="259" w:lineRule="auto"/>
              <w:rPr>
                <w:rFonts w:ascii="Aptos" w:eastAsia="Aptos" w:hAnsi="Aptos" w:cs="Aptos"/>
                <w:sz w:val="24"/>
                <w:szCs w:val="24"/>
              </w:rPr>
            </w:pPr>
            <w:r w:rsidRPr="0B91D0AB">
              <w:rPr>
                <w:rFonts w:ascii="Aptos" w:eastAsia="Aptos" w:hAnsi="Aptos" w:cs="Aptos"/>
                <w:sz w:val="24"/>
                <w:szCs w:val="24"/>
              </w:rPr>
              <w:t>Additional information added about clarifying language (Pg 72- highlighted in yellow)</w:t>
            </w:r>
          </w:p>
        </w:tc>
      </w:tr>
      <w:tr w:rsidR="6B527798" w14:paraId="6C2A9A03" w14:textId="77777777" w:rsidTr="37BC62E9">
        <w:trPr>
          <w:trHeight w:val="300"/>
        </w:trPr>
        <w:tc>
          <w:tcPr>
            <w:tcW w:w="5040" w:type="dxa"/>
            <w:tcMar>
              <w:left w:w="105" w:type="dxa"/>
              <w:right w:w="105" w:type="dxa"/>
            </w:tcMar>
            <w:vAlign w:val="center"/>
          </w:tcPr>
          <w:p w14:paraId="63CF5815" w14:textId="0AC995DC" w:rsidR="6B527798" w:rsidRDefault="6B527798" w:rsidP="6B527798">
            <w:pPr>
              <w:jc w:val="center"/>
              <w:rPr>
                <w:rFonts w:ascii="Aptos" w:eastAsia="Aptos" w:hAnsi="Aptos" w:cs="Aptos"/>
                <w:sz w:val="24"/>
                <w:szCs w:val="24"/>
              </w:rPr>
            </w:pPr>
            <w:r w:rsidRPr="6B527798">
              <w:rPr>
                <w:rFonts w:ascii="Aptos" w:eastAsia="Aptos" w:hAnsi="Aptos" w:cs="Aptos"/>
                <w:sz w:val="24"/>
                <w:szCs w:val="24"/>
              </w:rPr>
              <w:t>July 10, 2024</w:t>
            </w:r>
          </w:p>
        </w:tc>
        <w:tc>
          <w:tcPr>
            <w:tcW w:w="5040" w:type="dxa"/>
            <w:tcMar>
              <w:left w:w="105" w:type="dxa"/>
              <w:right w:w="105" w:type="dxa"/>
            </w:tcMar>
            <w:vAlign w:val="center"/>
          </w:tcPr>
          <w:p w14:paraId="6A95288A" w14:textId="26BBC737" w:rsidR="6B527798" w:rsidRDefault="6B527798" w:rsidP="6B527798">
            <w:pPr>
              <w:spacing w:line="259" w:lineRule="auto"/>
              <w:rPr>
                <w:rFonts w:ascii="Aptos" w:eastAsia="Aptos" w:hAnsi="Aptos" w:cs="Aptos"/>
                <w:sz w:val="24"/>
                <w:szCs w:val="24"/>
              </w:rPr>
            </w:pPr>
            <w:r w:rsidRPr="6B527798">
              <w:rPr>
                <w:rFonts w:ascii="Aptos" w:eastAsia="Aptos" w:hAnsi="Aptos" w:cs="Aptos"/>
                <w:sz w:val="24"/>
                <w:szCs w:val="24"/>
              </w:rPr>
              <w:t>Bold-faced “Words to Learn routine” on page 50 Consider section. Did not highlight in yellow to not confuse the boilerplate formatting.</w:t>
            </w:r>
          </w:p>
        </w:tc>
      </w:tr>
      <w:tr w:rsidR="114DA2BF" w14:paraId="6715F461" w14:textId="77777777" w:rsidTr="37BC62E9">
        <w:trPr>
          <w:trHeight w:val="300"/>
        </w:trPr>
        <w:tc>
          <w:tcPr>
            <w:tcW w:w="5040" w:type="dxa"/>
            <w:tcMar>
              <w:left w:w="105" w:type="dxa"/>
              <w:right w:w="105" w:type="dxa"/>
            </w:tcMar>
            <w:vAlign w:val="center"/>
          </w:tcPr>
          <w:p w14:paraId="7454BFF6" w14:textId="17529BF9" w:rsidR="114DA2BF" w:rsidRDefault="114DA2BF" w:rsidP="114DA2BF">
            <w:pPr>
              <w:jc w:val="center"/>
              <w:rPr>
                <w:rFonts w:ascii="Aptos" w:eastAsia="Aptos" w:hAnsi="Aptos" w:cs="Aptos"/>
                <w:sz w:val="24"/>
                <w:szCs w:val="24"/>
              </w:rPr>
            </w:pPr>
            <w:r w:rsidRPr="114DA2BF">
              <w:rPr>
                <w:rFonts w:ascii="Aptos" w:eastAsia="Aptos" w:hAnsi="Aptos" w:cs="Aptos"/>
                <w:sz w:val="24"/>
                <w:szCs w:val="24"/>
              </w:rPr>
              <w:lastRenderedPageBreak/>
              <w:t>July 11, 2024</w:t>
            </w:r>
          </w:p>
        </w:tc>
        <w:tc>
          <w:tcPr>
            <w:tcW w:w="5040" w:type="dxa"/>
            <w:tcMar>
              <w:left w:w="105" w:type="dxa"/>
              <w:right w:w="105" w:type="dxa"/>
            </w:tcMar>
            <w:vAlign w:val="center"/>
          </w:tcPr>
          <w:p w14:paraId="3A694EBF" w14:textId="6BDC333D" w:rsidR="114DA2BF" w:rsidRDefault="114DA2BF" w:rsidP="114DA2BF">
            <w:pPr>
              <w:spacing w:line="259" w:lineRule="auto"/>
              <w:rPr>
                <w:rFonts w:ascii="Aptos" w:eastAsia="Aptos" w:hAnsi="Aptos" w:cs="Aptos"/>
                <w:sz w:val="24"/>
                <w:szCs w:val="24"/>
              </w:rPr>
            </w:pPr>
            <w:r w:rsidRPr="114DA2BF">
              <w:rPr>
                <w:rFonts w:ascii="Aptos" w:eastAsia="Aptos" w:hAnsi="Aptos" w:cs="Aptos"/>
                <w:sz w:val="24"/>
                <w:szCs w:val="24"/>
              </w:rPr>
              <w:t xml:space="preserve">Clarifying standard language needed at module level only, not lesson level (pg 14 – highlighted in yellow) </w:t>
            </w:r>
          </w:p>
        </w:tc>
      </w:tr>
      <w:tr w:rsidR="0AEA4732" w14:paraId="6910179A" w14:textId="77777777" w:rsidTr="37BC62E9">
        <w:trPr>
          <w:trHeight w:val="300"/>
        </w:trPr>
        <w:tc>
          <w:tcPr>
            <w:tcW w:w="5040" w:type="dxa"/>
            <w:tcMar>
              <w:left w:w="105" w:type="dxa"/>
              <w:right w:w="105" w:type="dxa"/>
            </w:tcMar>
            <w:vAlign w:val="center"/>
          </w:tcPr>
          <w:p w14:paraId="1A9DE2D5" w14:textId="4F29A559" w:rsidR="0AEA4732" w:rsidRDefault="0AEA4732" w:rsidP="0AEA4732">
            <w:pPr>
              <w:jc w:val="center"/>
              <w:rPr>
                <w:rFonts w:ascii="Aptos" w:eastAsia="Aptos" w:hAnsi="Aptos" w:cs="Aptos"/>
                <w:sz w:val="24"/>
                <w:szCs w:val="24"/>
              </w:rPr>
            </w:pPr>
            <w:r w:rsidRPr="0AEA4732">
              <w:rPr>
                <w:rFonts w:ascii="Aptos" w:eastAsia="Aptos" w:hAnsi="Aptos" w:cs="Aptos"/>
                <w:sz w:val="24"/>
                <w:szCs w:val="24"/>
              </w:rPr>
              <w:t>July 12, 2024</w:t>
            </w:r>
          </w:p>
        </w:tc>
        <w:tc>
          <w:tcPr>
            <w:tcW w:w="5040" w:type="dxa"/>
            <w:tcMar>
              <w:left w:w="105" w:type="dxa"/>
              <w:right w:w="105" w:type="dxa"/>
            </w:tcMar>
            <w:vAlign w:val="center"/>
          </w:tcPr>
          <w:p w14:paraId="2C0C5041" w14:textId="27DD0056" w:rsidR="0AEA4732" w:rsidRDefault="0AEA4732" w:rsidP="0AEA4732">
            <w:pPr>
              <w:spacing w:line="259" w:lineRule="auto"/>
              <w:rPr>
                <w:rFonts w:ascii="Aptos" w:eastAsia="Aptos" w:hAnsi="Aptos" w:cs="Aptos"/>
                <w:sz w:val="24"/>
                <w:szCs w:val="24"/>
              </w:rPr>
            </w:pPr>
            <w:r w:rsidRPr="0AEA4732">
              <w:rPr>
                <w:rFonts w:ascii="Aptos" w:eastAsia="Aptos" w:hAnsi="Aptos" w:cs="Aptos"/>
                <w:sz w:val="24"/>
                <w:szCs w:val="24"/>
              </w:rPr>
              <w:t>Updated bullets under Teaching Strategy for Turn &amp; Talk (pg 56). Task 1 and beyond T&amp;T support can be either ML or UDL.</w:t>
            </w:r>
          </w:p>
        </w:tc>
      </w:tr>
      <w:tr w:rsidR="46B4382E" w14:paraId="3B6FAD2D" w14:textId="77777777" w:rsidTr="37BC62E9">
        <w:trPr>
          <w:trHeight w:val="300"/>
        </w:trPr>
        <w:tc>
          <w:tcPr>
            <w:tcW w:w="5040" w:type="dxa"/>
            <w:tcMar>
              <w:left w:w="105" w:type="dxa"/>
              <w:right w:w="105" w:type="dxa"/>
            </w:tcMar>
            <w:vAlign w:val="center"/>
          </w:tcPr>
          <w:p w14:paraId="6FEAC558" w14:textId="588A75C0" w:rsidR="46B4382E" w:rsidRDefault="46B4382E" w:rsidP="46B4382E">
            <w:pPr>
              <w:jc w:val="center"/>
              <w:rPr>
                <w:rFonts w:ascii="Aptos" w:eastAsia="Aptos" w:hAnsi="Aptos" w:cs="Aptos"/>
                <w:sz w:val="24"/>
                <w:szCs w:val="24"/>
              </w:rPr>
            </w:pPr>
            <w:r w:rsidRPr="46B4382E">
              <w:rPr>
                <w:rFonts w:ascii="Aptos" w:eastAsia="Aptos" w:hAnsi="Aptos" w:cs="Aptos"/>
                <w:sz w:val="24"/>
                <w:szCs w:val="24"/>
              </w:rPr>
              <w:t>July 16, 2024</w:t>
            </w:r>
          </w:p>
        </w:tc>
        <w:tc>
          <w:tcPr>
            <w:tcW w:w="5040" w:type="dxa"/>
            <w:tcMar>
              <w:left w:w="105" w:type="dxa"/>
              <w:right w:w="105" w:type="dxa"/>
            </w:tcMar>
            <w:vAlign w:val="center"/>
          </w:tcPr>
          <w:p w14:paraId="34AC3ED5" w14:textId="5375F87E" w:rsidR="46B4382E" w:rsidRDefault="46B4382E" w:rsidP="46B4382E">
            <w:pPr>
              <w:spacing w:line="259" w:lineRule="auto"/>
              <w:rPr>
                <w:rFonts w:ascii="Aptos" w:eastAsia="Aptos" w:hAnsi="Aptos" w:cs="Aptos"/>
                <w:sz w:val="24"/>
                <w:szCs w:val="24"/>
              </w:rPr>
            </w:pPr>
            <w:r w:rsidRPr="46B4382E">
              <w:rPr>
                <w:rFonts w:ascii="Aptos" w:eastAsia="Aptos" w:hAnsi="Aptos" w:cs="Aptos"/>
                <w:sz w:val="24"/>
                <w:szCs w:val="24"/>
              </w:rPr>
              <w:t>“Are You Ready” section in Module Opener EMM templates (and in the AYR section in this doc) have been changed to the same green color as “Quick Check” since it behaves the same way – as an assessment with no feedback or hints</w:t>
            </w:r>
          </w:p>
        </w:tc>
      </w:tr>
      <w:tr w:rsidR="65BF7781" w14:paraId="570E422B" w14:textId="77777777" w:rsidTr="37BC62E9">
        <w:trPr>
          <w:trHeight w:val="300"/>
        </w:trPr>
        <w:tc>
          <w:tcPr>
            <w:tcW w:w="5040" w:type="dxa"/>
            <w:tcMar>
              <w:left w:w="105" w:type="dxa"/>
              <w:right w:w="105" w:type="dxa"/>
            </w:tcMar>
            <w:vAlign w:val="center"/>
          </w:tcPr>
          <w:p w14:paraId="070D8B76" w14:textId="633C936F" w:rsidR="65BF7781" w:rsidRDefault="65BF7781" w:rsidP="65BF7781">
            <w:pPr>
              <w:jc w:val="center"/>
              <w:rPr>
                <w:rFonts w:ascii="Aptos" w:eastAsia="Aptos" w:hAnsi="Aptos" w:cs="Aptos"/>
                <w:sz w:val="24"/>
                <w:szCs w:val="24"/>
              </w:rPr>
            </w:pPr>
            <w:r w:rsidRPr="65BF7781">
              <w:rPr>
                <w:rFonts w:ascii="Aptos" w:eastAsia="Aptos" w:hAnsi="Aptos" w:cs="Aptos"/>
                <w:sz w:val="24"/>
                <w:szCs w:val="24"/>
              </w:rPr>
              <w:t xml:space="preserve">July 17, 2024 </w:t>
            </w:r>
          </w:p>
        </w:tc>
        <w:tc>
          <w:tcPr>
            <w:tcW w:w="5040" w:type="dxa"/>
            <w:tcMar>
              <w:left w:w="105" w:type="dxa"/>
              <w:right w:w="105" w:type="dxa"/>
            </w:tcMar>
            <w:vAlign w:val="center"/>
          </w:tcPr>
          <w:p w14:paraId="78F2BEC4" w14:textId="2A44C244" w:rsidR="65BF7781" w:rsidRDefault="65BF7781" w:rsidP="65BF7781">
            <w:pPr>
              <w:spacing w:line="259" w:lineRule="auto"/>
              <w:rPr>
                <w:rFonts w:ascii="Aptos" w:eastAsia="Aptos" w:hAnsi="Aptos" w:cs="Aptos"/>
                <w:sz w:val="24"/>
                <w:szCs w:val="24"/>
              </w:rPr>
            </w:pPr>
            <w:r w:rsidRPr="65BF7781">
              <w:rPr>
                <w:rFonts w:ascii="Aptos" w:eastAsia="Aptos" w:hAnsi="Aptos" w:cs="Aptos"/>
                <w:sz w:val="24"/>
                <w:szCs w:val="24"/>
              </w:rPr>
              <w:t>Standards Based Practice does not get included on the Differentiation &amp; Practice page. (Pg. 67 – highlighted in yellow)</w:t>
            </w:r>
          </w:p>
        </w:tc>
      </w:tr>
      <w:tr w:rsidR="6D4EAEFA" w14:paraId="0412C775" w14:textId="77777777" w:rsidTr="37BC62E9">
        <w:trPr>
          <w:trHeight w:val="300"/>
        </w:trPr>
        <w:tc>
          <w:tcPr>
            <w:tcW w:w="5040" w:type="dxa"/>
            <w:tcMar>
              <w:left w:w="105" w:type="dxa"/>
              <w:right w:w="105" w:type="dxa"/>
            </w:tcMar>
            <w:vAlign w:val="center"/>
          </w:tcPr>
          <w:p w14:paraId="70C218B8" w14:textId="6528BC9D" w:rsidR="6D4EAEFA" w:rsidRDefault="6D4EAEFA" w:rsidP="6D4EAEFA">
            <w:pPr>
              <w:jc w:val="center"/>
              <w:rPr>
                <w:rFonts w:ascii="Aptos" w:eastAsia="Aptos" w:hAnsi="Aptos" w:cs="Aptos"/>
                <w:sz w:val="24"/>
                <w:szCs w:val="24"/>
              </w:rPr>
            </w:pPr>
            <w:r w:rsidRPr="6D4EAEFA">
              <w:rPr>
                <w:rFonts w:ascii="Aptos" w:eastAsia="Aptos" w:hAnsi="Aptos" w:cs="Aptos"/>
                <w:sz w:val="24"/>
                <w:szCs w:val="24"/>
              </w:rPr>
              <w:t>July 18, 2024</w:t>
            </w:r>
          </w:p>
        </w:tc>
        <w:tc>
          <w:tcPr>
            <w:tcW w:w="5040" w:type="dxa"/>
            <w:tcMar>
              <w:left w:w="105" w:type="dxa"/>
              <w:right w:w="105" w:type="dxa"/>
            </w:tcMar>
            <w:vAlign w:val="center"/>
          </w:tcPr>
          <w:p w14:paraId="37160F2C" w14:textId="41E34CF2" w:rsidR="6D4EAEFA" w:rsidRDefault="6D4EAEFA" w:rsidP="6D4EAEFA">
            <w:pPr>
              <w:spacing w:line="259" w:lineRule="auto"/>
              <w:rPr>
                <w:rFonts w:ascii="Aptos" w:eastAsia="Aptos" w:hAnsi="Aptos" w:cs="Aptos"/>
                <w:sz w:val="24"/>
                <w:szCs w:val="24"/>
              </w:rPr>
            </w:pPr>
            <w:r w:rsidRPr="6D4EAEFA">
              <w:rPr>
                <w:rFonts w:ascii="Aptos" w:eastAsia="Aptos" w:hAnsi="Aptos" w:cs="Aptos"/>
                <w:sz w:val="24"/>
                <w:szCs w:val="24"/>
              </w:rPr>
              <w:t xml:space="preserve">Key Topics </w:t>
            </w:r>
            <w:hyperlink r:id="rId10">
              <w:r w:rsidRPr="6D4EAEFA">
                <w:rPr>
                  <w:rStyle w:val="Hyperlink"/>
                  <w:rFonts w:ascii="Aptos" w:eastAsia="Aptos" w:hAnsi="Aptos" w:cs="Aptos"/>
                  <w:sz w:val="24"/>
                  <w:szCs w:val="24"/>
                </w:rPr>
                <w:t>links</w:t>
              </w:r>
            </w:hyperlink>
            <w:r w:rsidRPr="6D4EAEFA">
              <w:rPr>
                <w:rFonts w:ascii="Aptos" w:eastAsia="Aptos" w:hAnsi="Aptos" w:cs="Aptos"/>
                <w:sz w:val="24"/>
                <w:szCs w:val="24"/>
              </w:rPr>
              <w:t xml:space="preserve"> have been updated.</w:t>
            </w:r>
          </w:p>
        </w:tc>
      </w:tr>
      <w:tr w:rsidR="1947F683" w14:paraId="5540CC40" w14:textId="77777777" w:rsidTr="37BC62E9">
        <w:trPr>
          <w:trHeight w:val="300"/>
        </w:trPr>
        <w:tc>
          <w:tcPr>
            <w:tcW w:w="5040" w:type="dxa"/>
            <w:tcMar>
              <w:left w:w="105" w:type="dxa"/>
              <w:right w:w="105" w:type="dxa"/>
            </w:tcMar>
            <w:vAlign w:val="center"/>
          </w:tcPr>
          <w:p w14:paraId="682414F1" w14:textId="018F3CDE" w:rsidR="1947F683" w:rsidRDefault="1947F683" w:rsidP="1947F683">
            <w:pPr>
              <w:jc w:val="center"/>
              <w:rPr>
                <w:rFonts w:ascii="Aptos" w:eastAsia="Aptos" w:hAnsi="Aptos" w:cs="Aptos"/>
                <w:sz w:val="24"/>
                <w:szCs w:val="24"/>
              </w:rPr>
            </w:pPr>
            <w:r w:rsidRPr="1947F683">
              <w:rPr>
                <w:rFonts w:ascii="Aptos" w:eastAsia="Aptos" w:hAnsi="Aptos" w:cs="Aptos"/>
                <w:sz w:val="24"/>
                <w:szCs w:val="24"/>
              </w:rPr>
              <w:t>July 22, 2024</w:t>
            </w:r>
          </w:p>
        </w:tc>
        <w:tc>
          <w:tcPr>
            <w:tcW w:w="5040" w:type="dxa"/>
            <w:tcMar>
              <w:left w:w="105" w:type="dxa"/>
              <w:right w:w="105" w:type="dxa"/>
            </w:tcMar>
            <w:vAlign w:val="center"/>
          </w:tcPr>
          <w:p w14:paraId="2282CCD9" w14:textId="288EB23D" w:rsidR="1947F683" w:rsidRDefault="00000000" w:rsidP="7F5F5F46">
            <w:pPr>
              <w:spacing w:line="259" w:lineRule="auto"/>
              <w:rPr>
                <w:rFonts w:ascii="Aptos" w:eastAsia="Aptos" w:hAnsi="Aptos" w:cs="Aptos"/>
                <w:sz w:val="24"/>
                <w:szCs w:val="24"/>
              </w:rPr>
            </w:pPr>
            <w:hyperlink r:id="rId11">
              <w:r w:rsidR="7F5F5F46" w:rsidRPr="7F5F5F46">
                <w:rPr>
                  <w:rStyle w:val="Hyperlink"/>
                  <w:rFonts w:ascii="Aptos" w:eastAsia="Aptos" w:hAnsi="Aptos" w:cs="Aptos"/>
                  <w:sz w:val="24"/>
                  <w:szCs w:val="24"/>
                </w:rPr>
                <w:t>Math Item Specs Guide</w:t>
              </w:r>
            </w:hyperlink>
            <w:r w:rsidR="7F5F5F46" w:rsidRPr="7F5F5F46">
              <w:rPr>
                <w:rFonts w:ascii="Aptos" w:eastAsia="Aptos" w:hAnsi="Aptos" w:cs="Aptos"/>
                <w:sz w:val="24"/>
                <w:szCs w:val="24"/>
              </w:rPr>
              <w:t xml:space="preserve"> has been updated to include </w:t>
            </w:r>
            <w:r w:rsidR="7F5F5F46" w:rsidRPr="7F5F5F46">
              <w:rPr>
                <w:rFonts w:ascii="Aptos" w:eastAsia="Aptos" w:hAnsi="Aptos" w:cs="Aptos"/>
                <w:i/>
                <w:iCs/>
                <w:sz w:val="24"/>
                <w:szCs w:val="24"/>
              </w:rPr>
              <w:t>Tricky Parity Solutions</w:t>
            </w:r>
            <w:r w:rsidR="7F5F5F46" w:rsidRPr="7F5F5F46">
              <w:rPr>
                <w:rFonts w:ascii="Aptos" w:eastAsia="Aptos" w:hAnsi="Aptos" w:cs="Aptos"/>
                <w:sz w:val="24"/>
                <w:szCs w:val="24"/>
              </w:rPr>
              <w:t xml:space="preserve"> section for Learnosity/Print items.</w:t>
            </w:r>
          </w:p>
        </w:tc>
      </w:tr>
      <w:tr w:rsidR="7F5F5F46" w14:paraId="59E54395" w14:textId="77777777" w:rsidTr="37BC62E9">
        <w:trPr>
          <w:trHeight w:val="300"/>
        </w:trPr>
        <w:tc>
          <w:tcPr>
            <w:tcW w:w="5040" w:type="dxa"/>
            <w:tcMar>
              <w:left w:w="105" w:type="dxa"/>
              <w:right w:w="105" w:type="dxa"/>
            </w:tcMar>
            <w:vAlign w:val="center"/>
          </w:tcPr>
          <w:p w14:paraId="70EE0C7B" w14:textId="54D50C6A" w:rsidR="7F5F5F46" w:rsidRDefault="7F5F5F46" w:rsidP="7F5F5F46">
            <w:pPr>
              <w:jc w:val="center"/>
              <w:rPr>
                <w:rFonts w:ascii="Aptos" w:eastAsia="Aptos" w:hAnsi="Aptos" w:cs="Aptos"/>
                <w:sz w:val="24"/>
                <w:szCs w:val="24"/>
              </w:rPr>
            </w:pPr>
            <w:r w:rsidRPr="7F5F5F46">
              <w:rPr>
                <w:rFonts w:ascii="Aptos" w:eastAsia="Aptos" w:hAnsi="Aptos" w:cs="Aptos"/>
                <w:sz w:val="24"/>
                <w:szCs w:val="24"/>
              </w:rPr>
              <w:t>July 22, 2024</w:t>
            </w:r>
          </w:p>
        </w:tc>
        <w:tc>
          <w:tcPr>
            <w:tcW w:w="5040" w:type="dxa"/>
            <w:tcMar>
              <w:left w:w="105" w:type="dxa"/>
              <w:right w:w="105" w:type="dxa"/>
            </w:tcMar>
            <w:vAlign w:val="center"/>
          </w:tcPr>
          <w:p w14:paraId="690186A9" w14:textId="5773406E" w:rsidR="7F5F5F46" w:rsidRDefault="7F5F5F46" w:rsidP="7F5F5F46">
            <w:pPr>
              <w:spacing w:line="259" w:lineRule="auto"/>
              <w:rPr>
                <w:rFonts w:cs="Helvetica Neue"/>
                <w:color w:val="000000" w:themeColor="text1"/>
              </w:rPr>
            </w:pPr>
            <w:r w:rsidRPr="7F5F5F46">
              <w:rPr>
                <w:rFonts w:ascii="Aptos" w:eastAsia="Aptos" w:hAnsi="Aptos" w:cs="Aptos"/>
                <w:sz w:val="24"/>
                <w:szCs w:val="24"/>
              </w:rPr>
              <w:t>Deleted the following text from the 4</w:t>
            </w:r>
            <w:r w:rsidRPr="7F5F5F46">
              <w:rPr>
                <w:rFonts w:ascii="Aptos" w:eastAsia="Aptos" w:hAnsi="Aptos" w:cs="Aptos"/>
                <w:sz w:val="24"/>
                <w:szCs w:val="24"/>
                <w:vertAlign w:val="superscript"/>
              </w:rPr>
              <w:t>th</w:t>
            </w:r>
            <w:r w:rsidRPr="7F5F5F46">
              <w:rPr>
                <w:rFonts w:ascii="Aptos" w:eastAsia="Aptos" w:hAnsi="Aptos" w:cs="Aptos"/>
                <w:sz w:val="24"/>
                <w:szCs w:val="24"/>
              </w:rPr>
              <w:t xml:space="preserve"> bullet under item 3 on page 17, “</w:t>
            </w:r>
            <w:r w:rsidRPr="7F5F5F46">
              <w:rPr>
                <w:rFonts w:cs="Helvetica Neue"/>
                <w:color w:val="000000" w:themeColor="text1"/>
              </w:rPr>
              <w:t>, including “Differentiated Instruction” found on the Lesson Opener (C) page.</w:t>
            </w:r>
          </w:p>
          <w:p w14:paraId="67A122A8" w14:textId="2573B583" w:rsidR="7F5F5F46" w:rsidRDefault="7F5F5F46" w:rsidP="7F5F5F46">
            <w:pPr>
              <w:rPr>
                <w:rFonts w:cs="Helvetica Neue"/>
                <w:color w:val="000000" w:themeColor="text1"/>
              </w:rPr>
            </w:pPr>
            <w:r w:rsidRPr="7F5F5F46">
              <w:rPr>
                <w:rFonts w:cs="Helvetica Neue"/>
                <w:color w:val="000000" w:themeColor="text1"/>
              </w:rPr>
              <w:t>Any items that are used solely for Differentiated Instruction should be indicated with an asterisk in the EMM.”</w:t>
            </w:r>
          </w:p>
          <w:p w14:paraId="3CF6A606" w14:textId="00ED93C8" w:rsidR="7F5F5F46" w:rsidRDefault="7F5F5F46" w:rsidP="7F5F5F46">
            <w:pPr>
              <w:spacing w:line="259" w:lineRule="auto"/>
              <w:rPr>
                <w:rFonts w:ascii="Aptos" w:eastAsia="Aptos" w:hAnsi="Aptos" w:cs="Aptos"/>
                <w:sz w:val="24"/>
                <w:szCs w:val="24"/>
              </w:rPr>
            </w:pPr>
          </w:p>
        </w:tc>
      </w:tr>
      <w:tr w:rsidR="7F5F5F46" w14:paraId="2F7F4067" w14:textId="77777777" w:rsidTr="37BC62E9">
        <w:trPr>
          <w:trHeight w:val="300"/>
        </w:trPr>
        <w:tc>
          <w:tcPr>
            <w:tcW w:w="5040" w:type="dxa"/>
            <w:tcMar>
              <w:left w:w="105" w:type="dxa"/>
              <w:right w:w="105" w:type="dxa"/>
            </w:tcMar>
            <w:vAlign w:val="center"/>
          </w:tcPr>
          <w:p w14:paraId="4913282F" w14:textId="205B195E" w:rsidR="7F5F5F46" w:rsidRDefault="7F5F5F46" w:rsidP="7F5F5F46">
            <w:pPr>
              <w:jc w:val="center"/>
              <w:rPr>
                <w:rFonts w:ascii="Aptos" w:eastAsia="Aptos" w:hAnsi="Aptos" w:cs="Aptos"/>
                <w:sz w:val="24"/>
                <w:szCs w:val="24"/>
              </w:rPr>
            </w:pPr>
            <w:r w:rsidRPr="7F5F5F46">
              <w:rPr>
                <w:rFonts w:ascii="Aptos" w:eastAsia="Aptos" w:hAnsi="Aptos" w:cs="Aptos"/>
                <w:sz w:val="24"/>
                <w:szCs w:val="24"/>
              </w:rPr>
              <w:t>July 22, 2024</w:t>
            </w:r>
          </w:p>
        </w:tc>
        <w:tc>
          <w:tcPr>
            <w:tcW w:w="5040" w:type="dxa"/>
            <w:tcMar>
              <w:left w:w="105" w:type="dxa"/>
              <w:right w:w="105" w:type="dxa"/>
            </w:tcMar>
            <w:vAlign w:val="center"/>
          </w:tcPr>
          <w:p w14:paraId="5EC07F3E" w14:textId="5FC5148C" w:rsidR="7F5F5F46" w:rsidRDefault="7F5F5F46" w:rsidP="7F5F5F46">
            <w:pPr>
              <w:spacing w:line="259" w:lineRule="auto"/>
              <w:rPr>
                <w:rFonts w:ascii="Aptos" w:eastAsia="Aptos" w:hAnsi="Aptos" w:cs="Aptos"/>
                <w:color w:val="000000" w:themeColor="text1"/>
              </w:rPr>
            </w:pPr>
            <w:r w:rsidRPr="7F5F5F46">
              <w:rPr>
                <w:rFonts w:ascii="Aptos" w:eastAsia="Aptos" w:hAnsi="Aptos" w:cs="Aptos"/>
                <w:sz w:val="24"/>
                <w:szCs w:val="24"/>
              </w:rPr>
              <w:t>Deleted the following text from 4c on page 78, “</w:t>
            </w:r>
            <w:r w:rsidRPr="7F5F5F46">
              <w:rPr>
                <w:rFonts w:ascii="Aptos" w:eastAsia="Aptos" w:hAnsi="Aptos" w:cs="Aptos"/>
                <w:color w:val="000000" w:themeColor="text1"/>
              </w:rPr>
              <w:t xml:space="preserve">Add an asterisk after materials that are used in small-group activities. If no lesson has materials that are used in small-group activities, delete the text after the last lesson table that reads “* Used in Small-Group Activity”.” </w:t>
            </w:r>
          </w:p>
        </w:tc>
      </w:tr>
      <w:tr w:rsidR="0A843228" w14:paraId="55B84E5A" w14:textId="77777777" w:rsidTr="37BC62E9">
        <w:trPr>
          <w:trHeight w:val="300"/>
        </w:trPr>
        <w:tc>
          <w:tcPr>
            <w:tcW w:w="5040" w:type="dxa"/>
            <w:tcMar>
              <w:left w:w="105" w:type="dxa"/>
              <w:right w:w="105" w:type="dxa"/>
            </w:tcMar>
            <w:vAlign w:val="center"/>
          </w:tcPr>
          <w:p w14:paraId="4A1ADB76" w14:textId="5C410874" w:rsidR="0A843228" w:rsidRDefault="0A843228" w:rsidP="0A843228">
            <w:pPr>
              <w:jc w:val="center"/>
              <w:rPr>
                <w:rFonts w:ascii="Aptos" w:eastAsia="Aptos" w:hAnsi="Aptos" w:cs="Aptos"/>
                <w:sz w:val="24"/>
                <w:szCs w:val="24"/>
              </w:rPr>
            </w:pPr>
            <w:r w:rsidRPr="0A843228">
              <w:rPr>
                <w:rFonts w:ascii="Aptos" w:eastAsia="Aptos" w:hAnsi="Aptos" w:cs="Aptos"/>
                <w:sz w:val="24"/>
                <w:szCs w:val="24"/>
              </w:rPr>
              <w:t>July 23, 2024</w:t>
            </w:r>
          </w:p>
        </w:tc>
        <w:tc>
          <w:tcPr>
            <w:tcW w:w="5040" w:type="dxa"/>
            <w:tcMar>
              <w:left w:w="105" w:type="dxa"/>
              <w:right w:w="105" w:type="dxa"/>
            </w:tcMar>
            <w:vAlign w:val="center"/>
          </w:tcPr>
          <w:p w14:paraId="6319404F" w14:textId="533DAF52" w:rsidR="0A843228" w:rsidRDefault="0A843228" w:rsidP="0A843228">
            <w:pPr>
              <w:spacing w:line="259" w:lineRule="auto"/>
              <w:rPr>
                <w:rFonts w:ascii="Aptos" w:eastAsia="Aptos" w:hAnsi="Aptos" w:cs="Aptos"/>
                <w:sz w:val="24"/>
                <w:szCs w:val="24"/>
              </w:rPr>
            </w:pPr>
            <w:r w:rsidRPr="0A843228">
              <w:rPr>
                <w:rFonts w:ascii="Aptos" w:eastAsia="Aptos" w:hAnsi="Aptos" w:cs="Aptos"/>
                <w:sz w:val="24"/>
                <w:szCs w:val="24"/>
              </w:rPr>
              <w:t>Capitalized letters and removed colon from “Ask:” so that the format is correct: ASK (highlighted in yellow, pg 54)</w:t>
            </w:r>
          </w:p>
        </w:tc>
      </w:tr>
      <w:tr w:rsidR="2755D186" w14:paraId="4625F2E7" w14:textId="77777777" w:rsidTr="37BC62E9">
        <w:trPr>
          <w:trHeight w:val="300"/>
        </w:trPr>
        <w:tc>
          <w:tcPr>
            <w:tcW w:w="5040" w:type="dxa"/>
            <w:tcMar>
              <w:left w:w="105" w:type="dxa"/>
              <w:right w:w="105" w:type="dxa"/>
            </w:tcMar>
            <w:vAlign w:val="center"/>
          </w:tcPr>
          <w:p w14:paraId="6330AB47" w14:textId="7C7961C6" w:rsidR="2755D186" w:rsidRDefault="2755D186" w:rsidP="2755D186">
            <w:pPr>
              <w:jc w:val="center"/>
              <w:rPr>
                <w:rFonts w:ascii="Aptos" w:eastAsia="Aptos" w:hAnsi="Aptos" w:cs="Aptos"/>
                <w:sz w:val="24"/>
                <w:szCs w:val="24"/>
              </w:rPr>
            </w:pPr>
            <w:r w:rsidRPr="2755D186">
              <w:rPr>
                <w:rFonts w:ascii="Aptos" w:eastAsia="Aptos" w:hAnsi="Aptos" w:cs="Aptos"/>
                <w:sz w:val="24"/>
                <w:szCs w:val="24"/>
              </w:rPr>
              <w:t>July 24, 2024</w:t>
            </w:r>
          </w:p>
        </w:tc>
        <w:tc>
          <w:tcPr>
            <w:tcW w:w="5040" w:type="dxa"/>
            <w:tcMar>
              <w:left w:w="105" w:type="dxa"/>
              <w:right w:w="105" w:type="dxa"/>
            </w:tcMar>
            <w:vAlign w:val="center"/>
          </w:tcPr>
          <w:p w14:paraId="56A02AA6" w14:textId="4E11550F" w:rsidR="2755D186" w:rsidRDefault="2755D186" w:rsidP="2755D186">
            <w:pPr>
              <w:spacing w:line="259" w:lineRule="auto"/>
              <w:rPr>
                <w:rFonts w:ascii="Aptos" w:eastAsia="Aptos" w:hAnsi="Aptos" w:cs="Aptos"/>
                <w:color w:val="000000" w:themeColor="text1"/>
              </w:rPr>
            </w:pPr>
            <w:r w:rsidRPr="2755D186">
              <w:rPr>
                <w:rFonts w:ascii="Aptos" w:eastAsia="Aptos" w:hAnsi="Aptos" w:cs="Aptos"/>
                <w:sz w:val="24"/>
                <w:szCs w:val="24"/>
              </w:rPr>
              <w:t xml:space="preserve">Added </w:t>
            </w:r>
            <w:hyperlink>
              <w:r w:rsidRPr="2755D186">
                <w:rPr>
                  <w:rStyle w:val="Hyperlink"/>
                  <w:rFonts w:ascii="Aptos" w:eastAsia="Aptos" w:hAnsi="Aptos" w:cs="Aptos"/>
                </w:rPr>
                <w:t>A1 Digital Manipulatives</w:t>
              </w:r>
            </w:hyperlink>
            <w:r w:rsidRPr="2755D186">
              <w:rPr>
                <w:rFonts w:ascii="Aptos" w:eastAsia="Aptos" w:hAnsi="Aptos" w:cs="Aptos"/>
              </w:rPr>
              <w:t xml:space="preserve"> under Important Links.</w:t>
            </w:r>
          </w:p>
          <w:p w14:paraId="3B14E8DD" w14:textId="26959482" w:rsidR="2755D186" w:rsidRDefault="2755D186" w:rsidP="2755D186">
            <w:pPr>
              <w:spacing w:line="259" w:lineRule="auto"/>
              <w:rPr>
                <w:rFonts w:ascii="Aptos" w:eastAsia="Aptos" w:hAnsi="Aptos" w:cs="Aptos"/>
                <w:sz w:val="24"/>
                <w:szCs w:val="24"/>
              </w:rPr>
            </w:pPr>
          </w:p>
        </w:tc>
      </w:tr>
      <w:tr w:rsidR="2755D186" w14:paraId="59D06585" w14:textId="77777777" w:rsidTr="37BC62E9">
        <w:trPr>
          <w:trHeight w:val="300"/>
        </w:trPr>
        <w:tc>
          <w:tcPr>
            <w:tcW w:w="5040" w:type="dxa"/>
            <w:tcMar>
              <w:left w:w="105" w:type="dxa"/>
              <w:right w:w="105" w:type="dxa"/>
            </w:tcMar>
            <w:vAlign w:val="center"/>
          </w:tcPr>
          <w:p w14:paraId="72CCD23D" w14:textId="34FB5ECF" w:rsidR="2755D186" w:rsidRDefault="2755D186" w:rsidP="2755D186">
            <w:pPr>
              <w:jc w:val="center"/>
              <w:rPr>
                <w:rFonts w:ascii="Aptos" w:eastAsia="Aptos" w:hAnsi="Aptos" w:cs="Aptos"/>
                <w:sz w:val="24"/>
                <w:szCs w:val="24"/>
              </w:rPr>
            </w:pPr>
            <w:r w:rsidRPr="2755D186">
              <w:rPr>
                <w:rFonts w:ascii="Aptos" w:eastAsia="Aptos" w:hAnsi="Aptos" w:cs="Aptos"/>
                <w:sz w:val="24"/>
                <w:szCs w:val="24"/>
              </w:rPr>
              <w:t xml:space="preserve">July 25, 2024 </w:t>
            </w:r>
          </w:p>
        </w:tc>
        <w:tc>
          <w:tcPr>
            <w:tcW w:w="5040" w:type="dxa"/>
            <w:tcMar>
              <w:left w:w="105" w:type="dxa"/>
              <w:right w:w="105" w:type="dxa"/>
            </w:tcMar>
            <w:vAlign w:val="center"/>
          </w:tcPr>
          <w:p w14:paraId="7B9BF4E4" w14:textId="448DC891" w:rsidR="2755D186" w:rsidRDefault="2755D186" w:rsidP="2755D186">
            <w:pPr>
              <w:spacing w:line="259" w:lineRule="auto"/>
              <w:rPr>
                <w:rFonts w:ascii="Aptos" w:eastAsia="Aptos" w:hAnsi="Aptos" w:cs="Aptos"/>
                <w:sz w:val="24"/>
                <w:szCs w:val="24"/>
              </w:rPr>
            </w:pPr>
            <w:r w:rsidRPr="2755D186">
              <w:rPr>
                <w:rFonts w:ascii="Aptos" w:eastAsia="Aptos" w:hAnsi="Aptos" w:cs="Aptos"/>
                <w:sz w:val="24"/>
                <w:szCs w:val="24"/>
              </w:rPr>
              <w:t>“Kindergarten Considerations” section added beginning on Pg 94</w:t>
            </w:r>
          </w:p>
        </w:tc>
      </w:tr>
      <w:tr w:rsidR="69A3FA13" w14:paraId="0F4BAA32" w14:textId="77777777" w:rsidTr="37BC62E9">
        <w:trPr>
          <w:trHeight w:val="300"/>
        </w:trPr>
        <w:tc>
          <w:tcPr>
            <w:tcW w:w="5040" w:type="dxa"/>
            <w:tcMar>
              <w:left w:w="105" w:type="dxa"/>
              <w:right w:w="105" w:type="dxa"/>
            </w:tcMar>
            <w:vAlign w:val="center"/>
          </w:tcPr>
          <w:p w14:paraId="0BD539DB" w14:textId="43D42DE9" w:rsidR="69A3FA13" w:rsidRDefault="69A3FA13" w:rsidP="69A3FA13">
            <w:pPr>
              <w:jc w:val="center"/>
              <w:rPr>
                <w:rFonts w:ascii="Aptos" w:eastAsia="Aptos" w:hAnsi="Aptos" w:cs="Aptos"/>
                <w:sz w:val="24"/>
                <w:szCs w:val="24"/>
              </w:rPr>
            </w:pPr>
            <w:r w:rsidRPr="69A3FA13">
              <w:rPr>
                <w:rFonts w:ascii="Aptos" w:eastAsia="Aptos" w:hAnsi="Aptos" w:cs="Aptos"/>
                <w:sz w:val="24"/>
                <w:szCs w:val="24"/>
              </w:rPr>
              <w:lastRenderedPageBreak/>
              <w:t>July 25, 2024</w:t>
            </w:r>
          </w:p>
        </w:tc>
        <w:tc>
          <w:tcPr>
            <w:tcW w:w="5040" w:type="dxa"/>
            <w:tcMar>
              <w:left w:w="105" w:type="dxa"/>
              <w:right w:w="105" w:type="dxa"/>
            </w:tcMar>
            <w:vAlign w:val="center"/>
          </w:tcPr>
          <w:p w14:paraId="53030932" w14:textId="76554C3E" w:rsidR="69A3FA13" w:rsidRDefault="38ABB65C" w:rsidP="38ABB65C">
            <w:pPr>
              <w:spacing w:line="259" w:lineRule="auto"/>
              <w:rPr>
                <w:rFonts w:eastAsiaTheme="minorEastAsia"/>
                <w:sz w:val="24"/>
                <w:szCs w:val="24"/>
              </w:rPr>
            </w:pPr>
            <w:r w:rsidRPr="38ABB65C">
              <w:rPr>
                <w:rFonts w:eastAsiaTheme="minorEastAsia"/>
                <w:sz w:val="24"/>
                <w:szCs w:val="24"/>
              </w:rPr>
              <w:t>Added Vocabulary section instructions for the Module Review under Module Closer Guidelines “Purpose of Component” bullet.</w:t>
            </w:r>
          </w:p>
          <w:p w14:paraId="58428825" w14:textId="06CED34E" w:rsidR="69A3FA13" w:rsidRDefault="69A3FA13" w:rsidP="38ABB65C">
            <w:pPr>
              <w:spacing w:line="259" w:lineRule="auto"/>
              <w:rPr>
                <w:rFonts w:eastAsiaTheme="minorEastAsia"/>
                <w:sz w:val="24"/>
                <w:szCs w:val="24"/>
              </w:rPr>
            </w:pPr>
          </w:p>
          <w:p w14:paraId="4AE78A39" w14:textId="243E44B8" w:rsidR="69A3FA13" w:rsidRDefault="38ABB65C" w:rsidP="38ABB65C">
            <w:pPr>
              <w:spacing w:line="259" w:lineRule="auto"/>
              <w:rPr>
                <w:rFonts w:eastAsiaTheme="minorEastAsia"/>
                <w:sz w:val="24"/>
                <w:szCs w:val="24"/>
              </w:rPr>
            </w:pPr>
            <w:r w:rsidRPr="38ABB65C">
              <w:rPr>
                <w:rFonts w:eastAsiaTheme="minorEastAsia"/>
                <w:sz w:val="24"/>
                <w:szCs w:val="24"/>
              </w:rPr>
              <w:t xml:space="preserve">The </w:t>
            </w:r>
            <w:hyperlink r:id="rId12">
              <w:r w:rsidRPr="38ABB65C">
                <w:rPr>
                  <w:rStyle w:val="Hyperlink"/>
                  <w:rFonts w:eastAsiaTheme="minorEastAsia"/>
                  <w:sz w:val="24"/>
                  <w:szCs w:val="24"/>
                </w:rPr>
                <w:t>Vocabulary Guidelines</w:t>
              </w:r>
            </w:hyperlink>
            <w:r w:rsidRPr="38ABB65C">
              <w:rPr>
                <w:rFonts w:eastAsiaTheme="minorEastAsia"/>
                <w:sz w:val="24"/>
                <w:szCs w:val="24"/>
              </w:rPr>
              <w:t xml:space="preserve"> have also been updated with similar information.</w:t>
            </w:r>
          </w:p>
        </w:tc>
      </w:tr>
      <w:tr w:rsidR="3CAFD07C" w14:paraId="35AF0B80" w14:textId="77777777" w:rsidTr="37BC62E9">
        <w:trPr>
          <w:trHeight w:val="300"/>
        </w:trPr>
        <w:tc>
          <w:tcPr>
            <w:tcW w:w="5040" w:type="dxa"/>
            <w:tcMar>
              <w:left w:w="105" w:type="dxa"/>
              <w:right w:w="105" w:type="dxa"/>
            </w:tcMar>
            <w:vAlign w:val="center"/>
          </w:tcPr>
          <w:p w14:paraId="439FB773" w14:textId="7CDBEE71" w:rsidR="3CAFD07C" w:rsidRDefault="38ABB65C" w:rsidP="38ABB65C">
            <w:pPr>
              <w:jc w:val="center"/>
              <w:rPr>
                <w:rFonts w:ascii="Aptos" w:eastAsia="Aptos" w:hAnsi="Aptos" w:cs="Aptos"/>
                <w:sz w:val="24"/>
                <w:szCs w:val="24"/>
              </w:rPr>
            </w:pPr>
            <w:r w:rsidRPr="38ABB65C">
              <w:rPr>
                <w:rFonts w:ascii="Aptos" w:eastAsia="Aptos" w:hAnsi="Aptos" w:cs="Aptos"/>
                <w:sz w:val="24"/>
                <w:szCs w:val="24"/>
              </w:rPr>
              <w:t>July 25, 2024</w:t>
            </w:r>
          </w:p>
        </w:tc>
        <w:tc>
          <w:tcPr>
            <w:tcW w:w="5040" w:type="dxa"/>
            <w:tcMar>
              <w:left w:w="105" w:type="dxa"/>
              <w:right w:w="105" w:type="dxa"/>
            </w:tcMar>
            <w:vAlign w:val="center"/>
          </w:tcPr>
          <w:p w14:paraId="3F24AFA2" w14:textId="67B665F7" w:rsidR="3CAFD07C" w:rsidRDefault="3CAFD07C" w:rsidP="3CAFD07C">
            <w:pPr>
              <w:spacing w:line="259" w:lineRule="auto"/>
              <w:rPr>
                <w:rFonts w:eastAsiaTheme="minorEastAsia"/>
                <w:sz w:val="24"/>
                <w:szCs w:val="24"/>
              </w:rPr>
            </w:pPr>
            <w:r w:rsidRPr="3CAFD07C">
              <w:rPr>
                <w:rFonts w:eastAsiaTheme="minorEastAsia"/>
                <w:sz w:val="24"/>
                <w:szCs w:val="24"/>
              </w:rPr>
              <w:t>Added “iv. ELD Standards” for Steps for Completing EMM Module Opener Template under the Module Opener Guidelines.</w:t>
            </w:r>
          </w:p>
        </w:tc>
      </w:tr>
      <w:tr w:rsidR="3345B1BB" w14:paraId="3BED7C95" w14:textId="77777777" w:rsidTr="37BC62E9">
        <w:trPr>
          <w:trHeight w:val="300"/>
        </w:trPr>
        <w:tc>
          <w:tcPr>
            <w:tcW w:w="5040" w:type="dxa"/>
            <w:tcMar>
              <w:left w:w="105" w:type="dxa"/>
              <w:right w:w="105" w:type="dxa"/>
            </w:tcMar>
            <w:vAlign w:val="center"/>
          </w:tcPr>
          <w:p w14:paraId="620E8DA3" w14:textId="567F26D2" w:rsidR="3345B1BB" w:rsidRDefault="3345B1BB" w:rsidP="3345B1BB">
            <w:pPr>
              <w:jc w:val="center"/>
              <w:rPr>
                <w:rFonts w:ascii="Aptos" w:eastAsia="Aptos" w:hAnsi="Aptos" w:cs="Aptos"/>
                <w:sz w:val="24"/>
                <w:szCs w:val="24"/>
              </w:rPr>
            </w:pPr>
            <w:r w:rsidRPr="3345B1BB">
              <w:rPr>
                <w:rFonts w:ascii="Aptos" w:eastAsia="Aptos" w:hAnsi="Aptos" w:cs="Aptos"/>
                <w:sz w:val="24"/>
                <w:szCs w:val="24"/>
              </w:rPr>
              <w:t>July 26, 2024</w:t>
            </w:r>
          </w:p>
        </w:tc>
        <w:tc>
          <w:tcPr>
            <w:tcW w:w="5040" w:type="dxa"/>
            <w:tcMar>
              <w:left w:w="105" w:type="dxa"/>
              <w:right w:w="105" w:type="dxa"/>
            </w:tcMar>
            <w:vAlign w:val="center"/>
          </w:tcPr>
          <w:p w14:paraId="6EC62A4B" w14:textId="6C5D177D" w:rsidR="3345B1BB" w:rsidRDefault="3345B1BB" w:rsidP="3345B1BB">
            <w:r w:rsidRPr="3345B1BB">
              <w:t>Updated Differentiation and Practice section under #3 with the following:</w:t>
            </w:r>
          </w:p>
          <w:p w14:paraId="46835F84" w14:textId="4F226B56" w:rsidR="3345B1BB" w:rsidRDefault="3345B1BB" w:rsidP="3345B1BB">
            <w:r w:rsidRPr="3345B1BB">
              <w:t>f. If My Learning Summary is listed, do not include as a resource.</w:t>
            </w:r>
          </w:p>
          <w:p w14:paraId="7D93DAD0" w14:textId="229B58AB" w:rsidR="3345B1BB" w:rsidRDefault="3345B1BB" w:rsidP="3345B1BB">
            <w:r w:rsidRPr="3345B1BB">
              <w:t>g. If RtI is listed, do not include as a resource.</w:t>
            </w:r>
          </w:p>
          <w:p w14:paraId="658F6ABB" w14:textId="30DAE4B9" w:rsidR="3345B1BB" w:rsidRDefault="3345B1BB" w:rsidP="3345B1BB">
            <w:pPr>
              <w:spacing w:line="259" w:lineRule="auto"/>
              <w:rPr>
                <w:rFonts w:eastAsiaTheme="minorEastAsia"/>
                <w:sz w:val="24"/>
                <w:szCs w:val="24"/>
              </w:rPr>
            </w:pPr>
          </w:p>
        </w:tc>
      </w:tr>
      <w:tr w:rsidR="3A8DE0A0" w14:paraId="6CF26AF1" w14:textId="77777777" w:rsidTr="37BC62E9">
        <w:trPr>
          <w:trHeight w:val="300"/>
        </w:trPr>
        <w:tc>
          <w:tcPr>
            <w:tcW w:w="5040" w:type="dxa"/>
            <w:tcMar>
              <w:left w:w="105" w:type="dxa"/>
              <w:right w:w="105" w:type="dxa"/>
            </w:tcMar>
            <w:vAlign w:val="center"/>
          </w:tcPr>
          <w:p w14:paraId="7A520AFA" w14:textId="03577C30" w:rsidR="3A8DE0A0" w:rsidRDefault="6D318FA2" w:rsidP="6D318FA2">
            <w:pPr>
              <w:jc w:val="center"/>
              <w:rPr>
                <w:rFonts w:ascii="Aptos" w:eastAsia="Aptos" w:hAnsi="Aptos" w:cs="Aptos"/>
                <w:sz w:val="24"/>
                <w:szCs w:val="24"/>
              </w:rPr>
            </w:pPr>
            <w:r w:rsidRPr="6D318FA2">
              <w:rPr>
                <w:rFonts w:ascii="Aptos" w:eastAsia="Aptos" w:hAnsi="Aptos" w:cs="Aptos"/>
                <w:sz w:val="24"/>
                <w:szCs w:val="24"/>
              </w:rPr>
              <w:t>July 30, 2024</w:t>
            </w:r>
          </w:p>
        </w:tc>
        <w:tc>
          <w:tcPr>
            <w:tcW w:w="5040" w:type="dxa"/>
            <w:tcMar>
              <w:left w:w="105" w:type="dxa"/>
              <w:right w:w="105" w:type="dxa"/>
            </w:tcMar>
            <w:vAlign w:val="center"/>
          </w:tcPr>
          <w:p w14:paraId="6937FC7A" w14:textId="40040312" w:rsidR="3A8DE0A0" w:rsidRDefault="3A8DE0A0" w:rsidP="3A8DE0A0">
            <w:r w:rsidRPr="3A8DE0A0">
              <w:t>Key Topics in Module Opener for first lesson of a module should reference the most important topics from the previous grade rather than just the last module in that grade. (highlighted in yellow)</w:t>
            </w:r>
          </w:p>
        </w:tc>
      </w:tr>
      <w:tr w:rsidR="6D318FA2" w14:paraId="1E4084A0" w14:textId="77777777" w:rsidTr="37BC62E9">
        <w:trPr>
          <w:trHeight w:val="300"/>
        </w:trPr>
        <w:tc>
          <w:tcPr>
            <w:tcW w:w="5040" w:type="dxa"/>
            <w:tcMar>
              <w:left w:w="105" w:type="dxa"/>
              <w:right w:w="105" w:type="dxa"/>
            </w:tcMar>
            <w:vAlign w:val="center"/>
          </w:tcPr>
          <w:p w14:paraId="3A44240C" w14:textId="0D5F0990" w:rsidR="6D318FA2" w:rsidRDefault="6D318FA2" w:rsidP="6D318FA2">
            <w:pPr>
              <w:jc w:val="center"/>
              <w:rPr>
                <w:rFonts w:ascii="Aptos" w:eastAsia="Aptos" w:hAnsi="Aptos" w:cs="Aptos"/>
                <w:sz w:val="24"/>
                <w:szCs w:val="24"/>
              </w:rPr>
            </w:pPr>
            <w:r w:rsidRPr="6D318FA2">
              <w:rPr>
                <w:rFonts w:ascii="Aptos" w:eastAsia="Aptos" w:hAnsi="Aptos" w:cs="Aptos"/>
                <w:sz w:val="24"/>
                <w:szCs w:val="24"/>
              </w:rPr>
              <w:t>July 30, 2024</w:t>
            </w:r>
          </w:p>
        </w:tc>
        <w:tc>
          <w:tcPr>
            <w:tcW w:w="5040" w:type="dxa"/>
            <w:tcMar>
              <w:left w:w="105" w:type="dxa"/>
              <w:right w:w="105" w:type="dxa"/>
            </w:tcMar>
            <w:vAlign w:val="center"/>
          </w:tcPr>
          <w:p w14:paraId="71F4DE65" w14:textId="2986C864" w:rsidR="6D318FA2" w:rsidRDefault="6D318FA2" w:rsidP="6D318FA2">
            <w:r w:rsidRPr="6D318FA2">
              <w:t>ML section of Module Opener has been updated with the following:</w:t>
            </w:r>
          </w:p>
          <w:p w14:paraId="0FC81B3B" w14:textId="5ABE7C1E" w:rsidR="6D318FA2" w:rsidRDefault="6D318FA2" w:rsidP="6D318FA2"/>
          <w:p w14:paraId="28EE161C" w14:textId="51E63925" w:rsidR="6D318FA2" w:rsidRDefault="6D318FA2" w:rsidP="6D318FA2">
            <w:pPr>
              <w:ind w:left="720"/>
              <w:rPr>
                <w:highlight w:val="yellow"/>
              </w:rPr>
            </w:pPr>
            <w:r w:rsidRPr="6D318FA2">
              <w:rPr>
                <w:rFonts w:ascii="Aptos" w:eastAsia="Aptos" w:hAnsi="Aptos" w:cs="Aptos"/>
                <w:color w:val="000000" w:themeColor="text1"/>
              </w:rPr>
              <w:t xml:space="preserve">For the green “Multilingual Learners” section, copy and paste the necessary </w:t>
            </w:r>
            <w:r w:rsidRPr="6D318FA2">
              <w:rPr>
                <w:rFonts w:ascii="Aptos" w:eastAsia="Aptos" w:hAnsi="Aptos" w:cs="Aptos"/>
                <w:color w:val="000000" w:themeColor="text1"/>
                <w:highlight w:val="yellow"/>
              </w:rPr>
              <w:t>ML Key Routines from the folder located here:</w:t>
            </w:r>
            <w:r>
              <w:br/>
            </w:r>
            <w:hyperlink r:id="rId13">
              <w:r w:rsidRPr="6D318FA2">
                <w:rPr>
                  <w:rStyle w:val="Hyperlink"/>
                  <w:highlight w:val="yellow"/>
                </w:rPr>
                <w:t>https://hmhco.box.com/s/h6pe89bxghv4y2p5i5of3bbx6g2ajhgv</w:t>
              </w:r>
            </w:hyperlink>
          </w:p>
        </w:tc>
      </w:tr>
      <w:tr w:rsidR="594D9CF1" w14:paraId="621683B3" w14:textId="77777777" w:rsidTr="37BC62E9">
        <w:trPr>
          <w:trHeight w:val="300"/>
        </w:trPr>
        <w:tc>
          <w:tcPr>
            <w:tcW w:w="5040" w:type="dxa"/>
            <w:tcMar>
              <w:left w:w="105" w:type="dxa"/>
              <w:right w:w="105" w:type="dxa"/>
            </w:tcMar>
            <w:vAlign w:val="center"/>
          </w:tcPr>
          <w:p w14:paraId="3060FFC8" w14:textId="56E543BB" w:rsidR="594D9CF1" w:rsidRDefault="594D9CF1" w:rsidP="594D9CF1">
            <w:pPr>
              <w:jc w:val="center"/>
              <w:rPr>
                <w:rFonts w:ascii="Aptos" w:eastAsia="Aptos" w:hAnsi="Aptos" w:cs="Aptos"/>
                <w:sz w:val="24"/>
                <w:szCs w:val="24"/>
              </w:rPr>
            </w:pPr>
            <w:r w:rsidRPr="594D9CF1">
              <w:rPr>
                <w:rFonts w:ascii="Aptos" w:eastAsia="Aptos" w:hAnsi="Aptos" w:cs="Aptos"/>
                <w:sz w:val="24"/>
                <w:szCs w:val="24"/>
              </w:rPr>
              <w:t>July 30, 2024</w:t>
            </w:r>
          </w:p>
        </w:tc>
        <w:tc>
          <w:tcPr>
            <w:tcW w:w="5040" w:type="dxa"/>
            <w:tcMar>
              <w:left w:w="105" w:type="dxa"/>
              <w:right w:w="105" w:type="dxa"/>
            </w:tcMar>
            <w:vAlign w:val="center"/>
          </w:tcPr>
          <w:p w14:paraId="6431E3EC" w14:textId="24B41713" w:rsidR="594D9CF1" w:rsidRDefault="594D9CF1" w:rsidP="594D9CF1">
            <w:r w:rsidRPr="594D9CF1">
              <w:t>Changed “Are You Ready” to “Prerequisite Check” throughout document.</w:t>
            </w:r>
          </w:p>
        </w:tc>
      </w:tr>
      <w:tr w:rsidR="594D9CF1" w14:paraId="2D064EC2" w14:textId="77777777" w:rsidTr="37BC62E9">
        <w:trPr>
          <w:trHeight w:val="300"/>
        </w:trPr>
        <w:tc>
          <w:tcPr>
            <w:tcW w:w="5040" w:type="dxa"/>
            <w:tcMar>
              <w:left w:w="105" w:type="dxa"/>
              <w:right w:w="105" w:type="dxa"/>
            </w:tcMar>
            <w:vAlign w:val="center"/>
          </w:tcPr>
          <w:p w14:paraId="45BCD66F" w14:textId="44FC52E1" w:rsidR="594D9CF1" w:rsidRDefault="594D9CF1" w:rsidP="594D9CF1">
            <w:pPr>
              <w:jc w:val="center"/>
              <w:rPr>
                <w:rFonts w:ascii="Aptos" w:eastAsia="Aptos" w:hAnsi="Aptos" w:cs="Aptos"/>
                <w:sz w:val="24"/>
                <w:szCs w:val="24"/>
              </w:rPr>
            </w:pPr>
            <w:r w:rsidRPr="594D9CF1">
              <w:rPr>
                <w:rFonts w:ascii="Aptos" w:eastAsia="Aptos" w:hAnsi="Aptos" w:cs="Aptos"/>
                <w:sz w:val="24"/>
                <w:szCs w:val="24"/>
              </w:rPr>
              <w:t>July 30, 2024</w:t>
            </w:r>
          </w:p>
        </w:tc>
        <w:tc>
          <w:tcPr>
            <w:tcW w:w="5040" w:type="dxa"/>
            <w:tcMar>
              <w:left w:w="105" w:type="dxa"/>
              <w:right w:w="105" w:type="dxa"/>
            </w:tcMar>
            <w:vAlign w:val="center"/>
          </w:tcPr>
          <w:p w14:paraId="64ACA8B8" w14:textId="6281769C" w:rsidR="594D9CF1" w:rsidRDefault="594D9CF1" w:rsidP="594D9CF1">
            <w:r w:rsidRPr="594D9CF1">
              <w:t>Changed “Data-Driven Intervention” to “Data-Driven Support” throughout document.</w:t>
            </w:r>
          </w:p>
        </w:tc>
      </w:tr>
      <w:tr w:rsidR="4B5C2397" w14:paraId="485ECD27" w14:textId="77777777" w:rsidTr="37BC62E9">
        <w:trPr>
          <w:trHeight w:val="300"/>
        </w:trPr>
        <w:tc>
          <w:tcPr>
            <w:tcW w:w="5040" w:type="dxa"/>
            <w:tcMar>
              <w:left w:w="105" w:type="dxa"/>
              <w:right w:w="105" w:type="dxa"/>
            </w:tcMar>
            <w:vAlign w:val="center"/>
          </w:tcPr>
          <w:p w14:paraId="73394770" w14:textId="618E2FB1" w:rsidR="4B5C2397" w:rsidRDefault="4B5C2397" w:rsidP="4B5C2397">
            <w:pPr>
              <w:jc w:val="center"/>
              <w:rPr>
                <w:rFonts w:ascii="Aptos" w:eastAsia="Aptos" w:hAnsi="Aptos" w:cs="Aptos"/>
                <w:sz w:val="24"/>
                <w:szCs w:val="24"/>
              </w:rPr>
            </w:pPr>
            <w:r w:rsidRPr="4B5C2397">
              <w:rPr>
                <w:rFonts w:ascii="Aptos" w:eastAsia="Aptos" w:hAnsi="Aptos" w:cs="Aptos"/>
                <w:sz w:val="24"/>
                <w:szCs w:val="24"/>
              </w:rPr>
              <w:t>August 1, 2024</w:t>
            </w:r>
          </w:p>
        </w:tc>
        <w:tc>
          <w:tcPr>
            <w:tcW w:w="5040" w:type="dxa"/>
            <w:tcMar>
              <w:left w:w="105" w:type="dxa"/>
              <w:right w:w="105" w:type="dxa"/>
            </w:tcMar>
            <w:vAlign w:val="center"/>
          </w:tcPr>
          <w:p w14:paraId="3057F1A0" w14:textId="498AE69C" w:rsidR="4B5C2397" w:rsidRDefault="4B5C2397" w:rsidP="4B5C2397">
            <w:r w:rsidRPr="4B5C2397">
              <w:t>Kindergarten Page Styling information updated (highlighted in yellow)</w:t>
            </w:r>
          </w:p>
        </w:tc>
      </w:tr>
      <w:tr w:rsidR="282B746D" w14:paraId="0867D005" w14:textId="77777777" w:rsidTr="37BC62E9">
        <w:trPr>
          <w:trHeight w:val="300"/>
        </w:trPr>
        <w:tc>
          <w:tcPr>
            <w:tcW w:w="5040" w:type="dxa"/>
            <w:tcMar>
              <w:left w:w="105" w:type="dxa"/>
              <w:right w:w="105" w:type="dxa"/>
            </w:tcMar>
            <w:vAlign w:val="center"/>
          </w:tcPr>
          <w:p w14:paraId="1F67B812" w14:textId="604224F0" w:rsidR="282B746D" w:rsidRDefault="282B746D" w:rsidP="282B746D">
            <w:pPr>
              <w:jc w:val="center"/>
              <w:rPr>
                <w:rFonts w:ascii="Aptos" w:eastAsia="Aptos" w:hAnsi="Aptos" w:cs="Aptos"/>
                <w:sz w:val="24"/>
                <w:szCs w:val="24"/>
              </w:rPr>
            </w:pPr>
            <w:r w:rsidRPr="282B746D">
              <w:rPr>
                <w:rFonts w:ascii="Aptos" w:eastAsia="Aptos" w:hAnsi="Aptos" w:cs="Aptos"/>
                <w:sz w:val="24"/>
                <w:szCs w:val="24"/>
              </w:rPr>
              <w:t>August 2, 2024</w:t>
            </w:r>
          </w:p>
        </w:tc>
        <w:tc>
          <w:tcPr>
            <w:tcW w:w="5040" w:type="dxa"/>
            <w:tcMar>
              <w:left w:w="105" w:type="dxa"/>
              <w:right w:w="105" w:type="dxa"/>
            </w:tcMar>
          </w:tcPr>
          <w:p w14:paraId="2196907F" w14:textId="4B7AA92B" w:rsidR="282B746D" w:rsidRDefault="6DBCE512" w:rsidP="282B746D">
            <w:pPr>
              <w:rPr>
                <w:rFonts w:eastAsiaTheme="minorEastAsia"/>
              </w:rPr>
            </w:pPr>
            <w:r w:rsidRPr="6DBCE512">
              <w:rPr>
                <w:rFonts w:eastAsiaTheme="minorEastAsia"/>
              </w:rPr>
              <w:t>Habitat Pattern Guide for EMM IMNLv2 removed all references to Habitat and reduce interactive patterns to FIB, Drop Down, MCQ Single/Multi, Drawing Interaction, Speech to Text/Short Text. Deleted all references to feedback.</w:t>
            </w:r>
          </w:p>
        </w:tc>
      </w:tr>
      <w:tr w:rsidR="282B746D" w14:paraId="2E9ACD1D" w14:textId="77777777" w:rsidTr="37BC62E9">
        <w:trPr>
          <w:trHeight w:val="300"/>
        </w:trPr>
        <w:tc>
          <w:tcPr>
            <w:tcW w:w="5040" w:type="dxa"/>
            <w:tcMar>
              <w:left w:w="105" w:type="dxa"/>
              <w:right w:w="105" w:type="dxa"/>
            </w:tcMar>
            <w:vAlign w:val="center"/>
          </w:tcPr>
          <w:p w14:paraId="1D68EC94" w14:textId="7283E839" w:rsidR="282B746D" w:rsidRDefault="282B746D" w:rsidP="282B746D">
            <w:pPr>
              <w:jc w:val="center"/>
              <w:rPr>
                <w:rFonts w:ascii="Aptos" w:eastAsia="Aptos" w:hAnsi="Aptos" w:cs="Aptos"/>
                <w:sz w:val="24"/>
                <w:szCs w:val="24"/>
              </w:rPr>
            </w:pPr>
            <w:r w:rsidRPr="282B746D">
              <w:rPr>
                <w:rFonts w:ascii="Aptos" w:eastAsia="Aptos" w:hAnsi="Aptos" w:cs="Aptos"/>
                <w:sz w:val="24"/>
                <w:szCs w:val="24"/>
              </w:rPr>
              <w:t>August 2, 2024</w:t>
            </w:r>
          </w:p>
        </w:tc>
        <w:tc>
          <w:tcPr>
            <w:tcW w:w="5040" w:type="dxa"/>
            <w:tcMar>
              <w:left w:w="105" w:type="dxa"/>
              <w:right w:w="105" w:type="dxa"/>
            </w:tcMar>
          </w:tcPr>
          <w:p w14:paraId="09BB4FF1" w14:textId="27E69768" w:rsidR="282B746D" w:rsidRDefault="282B746D" w:rsidP="282B746D">
            <w:pPr>
              <w:rPr>
                <w:rFonts w:eastAsiaTheme="minorEastAsia"/>
              </w:rPr>
            </w:pPr>
            <w:r w:rsidRPr="282B746D">
              <w:rPr>
                <w:rFonts w:eastAsiaTheme="minorEastAsia"/>
              </w:rPr>
              <w:t>Changed Reference Guidelines filename from “Habitat Pattern Guide for EMM IMNLv2” to “</w:t>
            </w:r>
            <w:r w:rsidRPr="282B746D">
              <w:rPr>
                <w:rFonts w:eastAsiaTheme="minorEastAsia"/>
                <w:color w:val="000000" w:themeColor="text1"/>
              </w:rPr>
              <w:t>Pattern Guide for SYL and Tasks EMM Development</w:t>
            </w:r>
            <w:r w:rsidRPr="282B746D">
              <w:rPr>
                <w:rFonts w:eastAsiaTheme="minorEastAsia"/>
              </w:rPr>
              <w:t>” on Box and throughout document.</w:t>
            </w:r>
          </w:p>
        </w:tc>
      </w:tr>
      <w:tr w:rsidR="3386AF68" w14:paraId="7E6E430A" w14:textId="77777777" w:rsidTr="37BC62E9">
        <w:trPr>
          <w:trHeight w:val="300"/>
        </w:trPr>
        <w:tc>
          <w:tcPr>
            <w:tcW w:w="5040" w:type="dxa"/>
            <w:tcMar>
              <w:left w:w="105" w:type="dxa"/>
              <w:right w:w="105" w:type="dxa"/>
            </w:tcMar>
            <w:vAlign w:val="center"/>
          </w:tcPr>
          <w:p w14:paraId="0FDB6F59" w14:textId="10B1D058" w:rsidR="3386AF68" w:rsidRDefault="3386AF68" w:rsidP="3386AF68">
            <w:pPr>
              <w:jc w:val="center"/>
              <w:rPr>
                <w:rFonts w:ascii="Aptos" w:eastAsia="Aptos" w:hAnsi="Aptos" w:cs="Aptos"/>
                <w:sz w:val="24"/>
                <w:szCs w:val="24"/>
              </w:rPr>
            </w:pPr>
            <w:r w:rsidRPr="3386AF68">
              <w:rPr>
                <w:rFonts w:ascii="Aptos" w:eastAsia="Aptos" w:hAnsi="Aptos" w:cs="Aptos"/>
                <w:sz w:val="24"/>
                <w:szCs w:val="24"/>
              </w:rPr>
              <w:t>August 6, 2024</w:t>
            </w:r>
          </w:p>
        </w:tc>
        <w:tc>
          <w:tcPr>
            <w:tcW w:w="5040" w:type="dxa"/>
            <w:tcMar>
              <w:left w:w="105" w:type="dxa"/>
              <w:right w:w="105" w:type="dxa"/>
            </w:tcMar>
          </w:tcPr>
          <w:p w14:paraId="1CBD9231" w14:textId="00761211" w:rsidR="3386AF68" w:rsidRDefault="3386AF68" w:rsidP="3386AF68">
            <w:pPr>
              <w:rPr>
                <w:rFonts w:eastAsiaTheme="minorEastAsia"/>
              </w:rPr>
            </w:pPr>
            <w:r w:rsidRPr="3386AF68">
              <w:rPr>
                <w:rFonts w:eastAsiaTheme="minorEastAsia"/>
              </w:rPr>
              <w:t>Updated Module Opener Guidelines for clarification of the first lesson of grade for NL…</w:t>
            </w:r>
          </w:p>
          <w:p w14:paraId="1F2775A4" w14:textId="30685273" w:rsidR="3386AF68" w:rsidRDefault="3386AF68" w:rsidP="3386AF68">
            <w:pPr>
              <w:rPr>
                <w:rFonts w:ascii="Aptos" w:eastAsia="Aptos" w:hAnsi="Aptos" w:cs="Aptos"/>
                <w:color w:val="000000" w:themeColor="text1"/>
                <w:highlight w:val="yellow"/>
              </w:rPr>
            </w:pPr>
            <w:r w:rsidRPr="3386AF68">
              <w:rPr>
                <w:rFonts w:ascii="Aptos" w:eastAsia="Aptos" w:hAnsi="Aptos" w:cs="Aptos"/>
                <w:color w:val="000000" w:themeColor="text1"/>
                <w:highlight w:val="yellow"/>
              </w:rPr>
              <w:t xml:space="preserve">The Module Opener for the </w:t>
            </w:r>
            <w:r w:rsidRPr="3386AF68">
              <w:rPr>
                <w:rFonts w:ascii="Aptos" w:eastAsia="Aptos" w:hAnsi="Aptos" w:cs="Aptos"/>
                <w:i/>
                <w:iCs/>
                <w:color w:val="000000" w:themeColor="text1"/>
                <w:highlight w:val="yellow"/>
              </w:rPr>
              <w:t>first</w:t>
            </w:r>
            <w:r w:rsidRPr="3386AF68">
              <w:rPr>
                <w:rFonts w:ascii="Aptos" w:eastAsia="Aptos" w:hAnsi="Aptos" w:cs="Aptos"/>
                <w:color w:val="000000" w:themeColor="text1"/>
                <w:highlight w:val="yellow"/>
              </w:rPr>
              <w:t xml:space="preserve"> lesson in the grade will need to refer to the previous grade for the key topics. Use </w:t>
            </w:r>
            <w:r w:rsidRPr="3386AF68">
              <w:rPr>
                <w:highlight w:val="yellow"/>
              </w:rPr>
              <w:t xml:space="preserve">the image is from the last module of the previous grade, but those Key Topics </w:t>
            </w:r>
            <w:r w:rsidRPr="3386AF68">
              <w:rPr>
                <w:rFonts w:ascii="Aptos" w:eastAsia="Aptos" w:hAnsi="Aptos" w:cs="Aptos"/>
                <w:color w:val="000000" w:themeColor="text1"/>
                <w:highlight w:val="yellow"/>
              </w:rPr>
              <w:t xml:space="preserve">may not </w:t>
            </w:r>
            <w:r w:rsidRPr="3386AF68">
              <w:rPr>
                <w:rFonts w:ascii="Aptos" w:eastAsia="Aptos" w:hAnsi="Aptos" w:cs="Aptos"/>
                <w:color w:val="000000" w:themeColor="text1"/>
                <w:highlight w:val="yellow"/>
              </w:rPr>
              <w:lastRenderedPageBreak/>
              <w:t xml:space="preserve">have anything to do with the first module in the current grade, so list </w:t>
            </w:r>
            <w:r w:rsidRPr="3386AF68">
              <w:rPr>
                <w:highlight w:val="yellow"/>
              </w:rPr>
              <w:t>the Key Topics that are the most important topics from the previous grade</w:t>
            </w:r>
            <w:r w:rsidRPr="3386AF68">
              <w:rPr>
                <w:rFonts w:ascii="Aptos" w:eastAsia="Aptos" w:hAnsi="Aptos" w:cs="Aptos"/>
                <w:color w:val="000000" w:themeColor="text1"/>
                <w:highlight w:val="yellow"/>
              </w:rPr>
              <w:t xml:space="preserve">. Labeling would be: </w:t>
            </w:r>
            <w:r w:rsidRPr="3386AF68">
              <w:rPr>
                <w:rFonts w:ascii="Aptos" w:eastAsia="Aptos" w:hAnsi="Aptos" w:cs="Aptos"/>
                <w:b/>
                <w:bCs/>
                <w:color w:val="000000" w:themeColor="text1"/>
                <w:highlight w:val="yellow"/>
              </w:rPr>
              <w:t>In Grade [x] you learned how to. . .</w:t>
            </w:r>
          </w:p>
          <w:p w14:paraId="5ACC89B3" w14:textId="6AACA5E7" w:rsidR="3386AF68" w:rsidRDefault="3386AF68" w:rsidP="3386AF68">
            <w:pPr>
              <w:rPr>
                <w:rFonts w:eastAsiaTheme="minorEastAsia"/>
              </w:rPr>
            </w:pPr>
          </w:p>
        </w:tc>
      </w:tr>
      <w:tr w:rsidR="5B142F6D" w14:paraId="2E13017F" w14:textId="77777777" w:rsidTr="37BC62E9">
        <w:trPr>
          <w:trHeight w:val="300"/>
        </w:trPr>
        <w:tc>
          <w:tcPr>
            <w:tcW w:w="5040" w:type="dxa"/>
            <w:tcMar>
              <w:left w:w="105" w:type="dxa"/>
              <w:right w:w="105" w:type="dxa"/>
            </w:tcMar>
            <w:vAlign w:val="center"/>
          </w:tcPr>
          <w:p w14:paraId="52064AE7" w14:textId="48A8AFF0" w:rsidR="5B142F6D" w:rsidRDefault="5B142F6D" w:rsidP="5B142F6D">
            <w:pPr>
              <w:jc w:val="center"/>
              <w:rPr>
                <w:rFonts w:ascii="Aptos" w:eastAsia="Aptos" w:hAnsi="Aptos" w:cs="Aptos"/>
                <w:sz w:val="24"/>
                <w:szCs w:val="24"/>
              </w:rPr>
            </w:pPr>
            <w:r w:rsidRPr="5B142F6D">
              <w:rPr>
                <w:rFonts w:ascii="Aptos" w:eastAsia="Aptos" w:hAnsi="Aptos" w:cs="Aptos"/>
                <w:sz w:val="24"/>
                <w:szCs w:val="24"/>
              </w:rPr>
              <w:lastRenderedPageBreak/>
              <w:t>August 7, 2024</w:t>
            </w:r>
          </w:p>
        </w:tc>
        <w:tc>
          <w:tcPr>
            <w:tcW w:w="5040" w:type="dxa"/>
            <w:tcMar>
              <w:left w:w="105" w:type="dxa"/>
              <w:right w:w="105" w:type="dxa"/>
            </w:tcMar>
          </w:tcPr>
          <w:p w14:paraId="2BA6F8CD" w14:textId="097A2733" w:rsidR="5B142F6D" w:rsidRDefault="5B142F6D" w:rsidP="5B142F6D">
            <w:pPr>
              <w:rPr>
                <w:rFonts w:eastAsiaTheme="minorEastAsia"/>
              </w:rPr>
            </w:pPr>
            <w:r w:rsidRPr="5B142F6D">
              <w:rPr>
                <w:rFonts w:eastAsiaTheme="minorEastAsia"/>
              </w:rPr>
              <w:t>Information included about Page Layout screenshots needed at GK for Lesson level and Module level EMMs. (highlighted in yellow)</w:t>
            </w:r>
          </w:p>
        </w:tc>
      </w:tr>
    </w:tbl>
    <w:p w14:paraId="12BFFDD4" w14:textId="438ABBCE" w:rsidR="00164817" w:rsidRPr="00206AD1" w:rsidRDefault="00164817" w:rsidP="594D9CF1">
      <w:pPr>
        <w:pStyle w:val="Heading1"/>
      </w:pPr>
    </w:p>
    <w:p w14:paraId="29B6ACE7" w14:textId="6997C220" w:rsidR="00164817" w:rsidRPr="00206AD1" w:rsidRDefault="00164817" w:rsidP="594D9CF1">
      <w:pPr>
        <w:pStyle w:val="Heading1"/>
      </w:pPr>
    </w:p>
    <w:p w14:paraId="582B9562" w14:textId="7DBDAA41" w:rsidR="00164817" w:rsidRPr="00206AD1" w:rsidRDefault="282B746D" w:rsidP="282B746D">
      <w:pPr>
        <w:pStyle w:val="Heading1"/>
        <w:rPr>
          <w:rFonts w:ascii="Aptos" w:eastAsia="Aptos" w:hAnsi="Aptos" w:cs="Aptos"/>
          <w:color w:val="000000" w:themeColor="text1"/>
          <w:sz w:val="24"/>
          <w:szCs w:val="24"/>
        </w:rPr>
      </w:pPr>
      <w:bookmarkStart w:id="3" w:name="_Toc1286351730"/>
      <w:r>
        <w:t>LXDV Intro to the EMM Guidelines</w:t>
      </w:r>
      <w:bookmarkEnd w:id="0"/>
      <w:bookmarkEnd w:id="1"/>
      <w:bookmarkEnd w:id="3"/>
    </w:p>
    <w:p w14:paraId="1B0EA9C5" w14:textId="77777777" w:rsidR="00164817" w:rsidRDefault="282B746D" w:rsidP="00B404AB">
      <w:pPr>
        <w:pStyle w:val="Heading2"/>
      </w:pPr>
      <w:bookmarkStart w:id="4" w:name="_Toc166768693"/>
      <w:bookmarkStart w:id="5" w:name="_Toc1440007861"/>
      <w:r>
        <w:t>The Enhanced Math Manuscript</w:t>
      </w:r>
      <w:bookmarkEnd w:id="4"/>
      <w:bookmarkEnd w:id="5"/>
    </w:p>
    <w:p w14:paraId="1C93A3E4" w14:textId="77777777" w:rsidR="00164817" w:rsidRPr="00164817" w:rsidRDefault="00164817" w:rsidP="00164817">
      <w:pPr>
        <w:rPr>
          <w:rFonts w:cs="Times New Roman"/>
        </w:rPr>
      </w:pPr>
      <w:r w:rsidRPr="00164817">
        <w:rPr>
          <w:rFonts w:cs="Times New Roman"/>
          <w:b/>
          <w:bCs/>
        </w:rPr>
        <w:t>Enhanced Math Manuscript (EMM) Goals</w:t>
      </w:r>
    </w:p>
    <w:p w14:paraId="67031394" w14:textId="77777777" w:rsidR="00164817" w:rsidRPr="00164817" w:rsidRDefault="00164817" w:rsidP="00164817">
      <w:pPr>
        <w:pStyle w:val="ListParagraph"/>
        <w:numPr>
          <w:ilvl w:val="0"/>
          <w:numId w:val="595"/>
        </w:numPr>
        <w:rPr>
          <w:rFonts w:cs="Times New Roman"/>
        </w:rPr>
      </w:pPr>
      <w:r w:rsidRPr="00164817">
        <w:rPr>
          <w:rFonts w:cs="Times New Roman"/>
        </w:rPr>
        <w:t xml:space="preserve">To create content holistically considering the student and the teacher needs at the same time. </w:t>
      </w:r>
    </w:p>
    <w:p w14:paraId="7C1305FB" w14:textId="77777777" w:rsidR="00164817" w:rsidRPr="00164817" w:rsidRDefault="00164817" w:rsidP="00164817">
      <w:pPr>
        <w:pStyle w:val="ListParagraph"/>
        <w:numPr>
          <w:ilvl w:val="0"/>
          <w:numId w:val="595"/>
        </w:numPr>
        <w:rPr>
          <w:rFonts w:cs="Times New Roman"/>
        </w:rPr>
      </w:pPr>
      <w:r w:rsidRPr="00164817">
        <w:rPr>
          <w:rFonts w:cs="Times New Roman"/>
        </w:rPr>
        <w:t xml:space="preserve">To create parity between static content and digital content. </w:t>
      </w:r>
    </w:p>
    <w:p w14:paraId="00D959A3" w14:textId="77777777" w:rsidR="00164817" w:rsidRPr="00164817" w:rsidRDefault="00164817" w:rsidP="00164817">
      <w:pPr>
        <w:pStyle w:val="ListParagraph"/>
        <w:numPr>
          <w:ilvl w:val="0"/>
          <w:numId w:val="595"/>
        </w:numPr>
        <w:rPr>
          <w:rFonts w:cs="Times New Roman"/>
        </w:rPr>
      </w:pPr>
      <w:r w:rsidRPr="00164817">
        <w:rPr>
          <w:rFonts w:cs="Times New Roman"/>
        </w:rPr>
        <w:t>Have print match digital from the outset, preventing having to edit print to match digital or vice versa.</w:t>
      </w:r>
    </w:p>
    <w:p w14:paraId="2D50619C" w14:textId="42B9965A" w:rsidR="00164817" w:rsidRPr="00164817" w:rsidRDefault="46A14CEC" w:rsidP="00164817">
      <w:pPr>
        <w:pStyle w:val="ListParagraph"/>
        <w:numPr>
          <w:ilvl w:val="0"/>
          <w:numId w:val="595"/>
        </w:numPr>
        <w:rPr>
          <w:rFonts w:cs="Times New Roman"/>
        </w:rPr>
      </w:pPr>
      <w:r w:rsidRPr="46A14CEC">
        <w:rPr>
          <w:rFonts w:cs="Times New Roman"/>
        </w:rPr>
        <w:t xml:space="preserve">To create </w:t>
      </w:r>
      <w:r w:rsidRPr="46A14CEC">
        <w:rPr>
          <w:rFonts w:cs="Times New Roman"/>
          <w:b/>
          <w:bCs/>
        </w:rPr>
        <w:t xml:space="preserve">“GOLD” </w:t>
      </w:r>
      <w:r w:rsidRPr="46A14CEC">
        <w:rPr>
          <w:rFonts w:cs="Times New Roman"/>
        </w:rPr>
        <w:t xml:space="preserve">content within one document that can branch out into 3 or morevo workflows (SE,TE, iSE, Learnosity, ClassCraft). </w:t>
      </w:r>
    </w:p>
    <w:p w14:paraId="7FBD7BA1" w14:textId="77777777" w:rsidR="00164817" w:rsidRPr="00164817" w:rsidRDefault="00164817" w:rsidP="00164817">
      <w:pPr>
        <w:pStyle w:val="ListParagraph"/>
        <w:numPr>
          <w:ilvl w:val="0"/>
          <w:numId w:val="595"/>
        </w:numPr>
        <w:rPr>
          <w:rFonts w:cs="Times New Roman"/>
        </w:rPr>
      </w:pPr>
      <w:r w:rsidRPr="00164817">
        <w:rPr>
          <w:rFonts w:cs="Times New Roman"/>
        </w:rPr>
        <w:t>To optimize the schedule to deliver programs quickly.</w:t>
      </w:r>
    </w:p>
    <w:p w14:paraId="233CD2A7" w14:textId="77777777" w:rsidR="00164817" w:rsidRPr="00164817" w:rsidRDefault="00164817" w:rsidP="00164817">
      <w:pPr>
        <w:pStyle w:val="ListParagraph"/>
        <w:numPr>
          <w:ilvl w:val="0"/>
          <w:numId w:val="595"/>
        </w:numPr>
        <w:rPr>
          <w:rFonts w:cs="Times New Roman"/>
        </w:rPr>
      </w:pPr>
      <w:r w:rsidRPr="00164817">
        <w:rPr>
          <w:rFonts w:cs="Times New Roman"/>
        </w:rPr>
        <w:t>To deliver more components on the same timeline or closer together.</w:t>
      </w:r>
    </w:p>
    <w:p w14:paraId="6F6A15F9" w14:textId="08993399" w:rsidR="00164817" w:rsidRPr="00AF42BD" w:rsidRDefault="00164817" w:rsidP="00164817"/>
    <w:p w14:paraId="025C17BC" w14:textId="702EDDA2" w:rsidR="00B404AB" w:rsidRDefault="00B404AB" w:rsidP="00164817">
      <w:pPr>
        <w:rPr>
          <w:rStyle w:val="Heading3Char"/>
        </w:rPr>
      </w:pPr>
      <w:bookmarkStart w:id="6" w:name="_Toc166768694"/>
      <w:r>
        <w:rPr>
          <w:noProof/>
        </w:rPr>
        <w:lastRenderedPageBreak/>
        <w:drawing>
          <wp:inline distT="0" distB="0" distL="0" distR="0" wp14:anchorId="02EEE285" wp14:editId="7624E8CF">
            <wp:extent cx="5943600" cy="3390900"/>
            <wp:effectExtent l="0" t="0" r="0" b="0"/>
            <wp:docPr id="2035513895" name="Picture 2035513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390900"/>
                    </a:xfrm>
                    <a:prstGeom prst="rect">
                      <a:avLst/>
                    </a:prstGeom>
                  </pic:spPr>
                </pic:pic>
              </a:graphicData>
            </a:graphic>
          </wp:inline>
        </w:drawing>
      </w:r>
    </w:p>
    <w:p w14:paraId="53D9F255" w14:textId="2299D3B9" w:rsidR="00164817" w:rsidRDefault="282B746D" w:rsidP="00164817">
      <w:bookmarkStart w:id="7" w:name="_Toc1843501125"/>
      <w:r w:rsidRPr="282B746D">
        <w:rPr>
          <w:rStyle w:val="Heading2Char"/>
        </w:rPr>
        <w:t>Module and Lesson Structure for Program</w:t>
      </w:r>
      <w:bookmarkEnd w:id="6"/>
      <w:bookmarkEnd w:id="7"/>
      <w:r w:rsidRPr="282B746D">
        <w:rPr>
          <w:rStyle w:val="Heading2Char"/>
        </w:rPr>
        <w:t xml:space="preserve"> </w:t>
      </w:r>
      <w:r w:rsidRPr="282B746D">
        <w:rPr>
          <w:color w:val="000000" w:themeColor="text1"/>
        </w:rPr>
        <w:t>- (The v2 story)</w:t>
      </w:r>
    </w:p>
    <w:p w14:paraId="4F4B9B4B" w14:textId="77777777" w:rsidR="00164817" w:rsidRDefault="00164817" w:rsidP="00164817">
      <w:pPr>
        <w:rPr>
          <w:rFonts w:cs="Times New Roman"/>
        </w:rPr>
      </w:pPr>
    </w:p>
    <w:p w14:paraId="6B3290E6" w14:textId="74E3F800" w:rsidR="00164817" w:rsidRPr="00164817" w:rsidRDefault="00164817" w:rsidP="00164817">
      <w:pPr>
        <w:rPr>
          <w:rFonts w:cs="Times New Roman"/>
        </w:rPr>
      </w:pPr>
      <w:r w:rsidRPr="00164817">
        <w:rPr>
          <w:rFonts w:cs="Times New Roman"/>
        </w:rPr>
        <w:t>Into Math NL V2 and CA is based on Into Math V1 with significant edits. Lessons will be grouped by module, then by volume. Into Math N</w:t>
      </w:r>
      <w:r>
        <w:rPr>
          <w:rFonts w:cs="Times New Roman"/>
        </w:rPr>
        <w:t>L</w:t>
      </w:r>
      <w:r w:rsidRPr="00164817">
        <w:rPr>
          <w:rFonts w:cs="Times New Roman"/>
        </w:rPr>
        <w:t xml:space="preserve"> V2 and CA will not have unit</w:t>
      </w:r>
      <w:r>
        <w:rPr>
          <w:rFonts w:cs="Times New Roman"/>
        </w:rPr>
        <w:t>s</w:t>
      </w:r>
      <w:r w:rsidRPr="00164817">
        <w:rPr>
          <w:rFonts w:cs="Times New Roman"/>
        </w:rPr>
        <w:t xml:space="preserve">. All content for Into Math NL V2 and CA will be contained in the EMMs. We will not be using tearsheets for reused V1 content. </w:t>
      </w:r>
    </w:p>
    <w:p w14:paraId="0DEDC896" w14:textId="77777777" w:rsidR="00164817" w:rsidRPr="002F6882" w:rsidRDefault="00164817" w:rsidP="00164817">
      <w:pPr>
        <w:rPr>
          <w:rFonts w:ascii="Times New Roman" w:hAnsi="Times New Roman" w:cs="Times New Roman"/>
        </w:rPr>
      </w:pPr>
    </w:p>
    <w:p w14:paraId="7634CDDF" w14:textId="45A6BCF7" w:rsidR="00164817" w:rsidRDefault="282B746D" w:rsidP="00B404AB">
      <w:pPr>
        <w:pStyle w:val="Heading2"/>
        <w:rPr>
          <w:rFonts w:ascii="Aptos_MSFontService" w:eastAsia="Aptos_MSFontService" w:hAnsi="Aptos_MSFontService" w:cs="Aptos_MSFontService"/>
          <w:sz w:val="28"/>
          <w:szCs w:val="28"/>
        </w:rPr>
      </w:pPr>
      <w:bookmarkStart w:id="8" w:name="_Toc669559248"/>
      <w:r w:rsidRPr="282B746D">
        <w:rPr>
          <w:rFonts w:eastAsia="Aptos Display_MSFontService"/>
        </w:rPr>
        <w:t>How to Approach the Content</w:t>
      </w:r>
      <w:r w:rsidRPr="282B746D">
        <w:rPr>
          <w:rFonts w:ascii="Aptos_MSFontService" w:eastAsia="Aptos_MSFontService" w:hAnsi="Aptos_MSFontService" w:cs="Aptos_MSFontService"/>
          <w:sz w:val="28"/>
          <w:szCs w:val="28"/>
        </w:rPr>
        <w:t xml:space="preserve"> – LXDV Guidelines and Resources</w:t>
      </w:r>
      <w:bookmarkEnd w:id="8"/>
    </w:p>
    <w:p w14:paraId="2319B079" w14:textId="33482720" w:rsidR="00164817" w:rsidRPr="00164817" w:rsidRDefault="00164817" w:rsidP="5638EFC7">
      <w:pPr>
        <w:rPr>
          <w:rFonts w:eastAsiaTheme="minorEastAsia"/>
          <w:color w:val="212121"/>
        </w:rPr>
      </w:pPr>
      <w:r>
        <w:br/>
      </w:r>
      <w:r w:rsidR="5638EFC7" w:rsidRPr="5638EFC7">
        <w:rPr>
          <w:rFonts w:eastAsiaTheme="minorEastAsia"/>
          <w:color w:val="212121"/>
        </w:rPr>
        <w:t>Ensure that manuscript meets the readability requirements for the grade level and content is presented in a grade-level appropriate manner.</w:t>
      </w:r>
    </w:p>
    <w:p w14:paraId="71D9F854" w14:textId="3D67935F" w:rsidR="00164817" w:rsidRPr="00164817" w:rsidRDefault="46B4382E" w:rsidP="46B4382E">
      <w:pPr>
        <w:rPr>
          <w:rFonts w:eastAsiaTheme="minorEastAsia"/>
        </w:rPr>
      </w:pPr>
      <w:r w:rsidRPr="46B4382E">
        <w:rPr>
          <w:rFonts w:eastAsiaTheme="minorEastAsia"/>
        </w:rPr>
        <w:t>A</w:t>
      </w:r>
    </w:p>
    <w:p w14:paraId="12ED89C9" w14:textId="7E296CCA" w:rsidR="00164817" w:rsidRPr="00164817" w:rsidRDefault="5638EFC7" w:rsidP="5638EFC7">
      <w:pPr>
        <w:rPr>
          <w:rFonts w:eastAsiaTheme="minorEastAsia"/>
        </w:rPr>
      </w:pPr>
      <w:r w:rsidRPr="5638EFC7">
        <w:rPr>
          <w:rFonts w:eastAsiaTheme="minorEastAsia"/>
        </w:rPr>
        <w:t>Review these documents before starting development:</w:t>
      </w:r>
    </w:p>
    <w:p w14:paraId="194ACF65" w14:textId="77777777" w:rsidR="00164817" w:rsidRPr="00164817" w:rsidRDefault="00164817" w:rsidP="00164817"/>
    <w:p w14:paraId="6ED02AAA" w14:textId="77777777" w:rsidR="00164817" w:rsidRPr="00164817" w:rsidRDefault="3FC8194C" w:rsidP="3FC8194C">
      <w:pPr>
        <w:pStyle w:val="Heading4"/>
      </w:pPr>
      <w:r>
        <w:t>California Mathematics Framework</w:t>
      </w:r>
    </w:p>
    <w:p w14:paraId="18623A31" w14:textId="2AAC08CA" w:rsidR="00164817" w:rsidRPr="00164817" w:rsidRDefault="43402F91" w:rsidP="3FC8194C">
      <w:pPr>
        <w:ind w:left="720"/>
        <w:rPr>
          <w:rFonts w:cs="Times New Roman"/>
        </w:rPr>
      </w:pPr>
      <w:r w:rsidRPr="43402F91">
        <w:rPr>
          <w:rFonts w:cs="Times New Roman"/>
        </w:rPr>
        <w:t xml:space="preserve">Please read the </w:t>
      </w:r>
      <w:hyperlink r:id="rId15">
        <w:r w:rsidRPr="43402F91">
          <w:rPr>
            <w:rStyle w:val="Hyperlink"/>
            <w:rFonts w:cs="Times New Roman"/>
          </w:rPr>
          <w:t>California Mathematics Framework Guidelines</w:t>
        </w:r>
      </w:hyperlink>
      <w:r w:rsidRPr="43402F91">
        <w:rPr>
          <w:rFonts w:cs="Times New Roman"/>
        </w:rPr>
        <w:t xml:space="preserve"> for general understanding. There are additional guidelines with specifics for how the Drivers of Investigation, Content Connections, and Standards of Mathematical Practice should appear in content. These will be linked in the guidelines at point-of-use. </w:t>
      </w:r>
    </w:p>
    <w:p w14:paraId="51117441" w14:textId="77777777" w:rsidR="00164817" w:rsidRPr="00164817" w:rsidRDefault="00164817" w:rsidP="3FC8194C">
      <w:pPr>
        <w:ind w:left="720"/>
        <w:rPr>
          <w:rFonts w:cs="Times New Roman"/>
        </w:rPr>
      </w:pPr>
    </w:p>
    <w:p w14:paraId="1B64EF77" w14:textId="77777777" w:rsidR="00164817" w:rsidRPr="00164817" w:rsidRDefault="3FC8194C" w:rsidP="3FC8194C">
      <w:pPr>
        <w:pStyle w:val="Heading4"/>
        <w:rPr>
          <w:b/>
          <w:bCs/>
        </w:rPr>
      </w:pPr>
      <w:r w:rsidRPr="3FC8194C">
        <w:rPr>
          <w:rStyle w:val="Strong"/>
          <w:b w:val="0"/>
          <w:bCs w:val="0"/>
        </w:rPr>
        <w:t>Diversity, Equity, and Inclusion Guidelines</w:t>
      </w:r>
    </w:p>
    <w:p w14:paraId="4019731D" w14:textId="77777777" w:rsidR="00164817" w:rsidRPr="00164817" w:rsidRDefault="3FC8194C" w:rsidP="3FC8194C">
      <w:pPr>
        <w:shd w:val="clear" w:color="auto" w:fill="FFFFFF" w:themeFill="background1"/>
        <w:ind w:left="720"/>
        <w:rPr>
          <w:rFonts w:cs="Times New Roman"/>
          <w:color w:val="000000" w:themeColor="text1"/>
        </w:rPr>
      </w:pPr>
      <w:r w:rsidRPr="3FC8194C">
        <w:rPr>
          <w:rFonts w:cs="Times New Roman"/>
          <w:color w:val="000000" w:themeColor="text1"/>
        </w:rPr>
        <w:t xml:space="preserve">These guidelines are overriding guidelines. They are mindset guidelines and need to be considered and implemented in the composition of any piece of the Math Program. They should be considered in the broadest possible terms. That is, they govern everything from name selection in student-facing materials to selection of imagery to creation of art and tech art. Our goal is to have an approachable, friendly, accessible program in which every </w:t>
      </w:r>
      <w:r w:rsidRPr="3FC8194C">
        <w:rPr>
          <w:rFonts w:cs="Times New Roman"/>
          <w:color w:val="000000" w:themeColor="text1"/>
        </w:rPr>
        <w:lastRenderedPageBreak/>
        <w:t>student can see themselves represented and every student can think of themselves as not only capable, but fluent in Mathematics.</w:t>
      </w:r>
    </w:p>
    <w:p w14:paraId="3F0B1577" w14:textId="77777777" w:rsidR="00164817" w:rsidRPr="00164817" w:rsidRDefault="00164817" w:rsidP="3FC8194C">
      <w:pPr>
        <w:shd w:val="clear" w:color="auto" w:fill="FFFFFF" w:themeFill="background1"/>
        <w:rPr>
          <w:rFonts w:cs="Times New Roman"/>
          <w:color w:val="000000" w:themeColor="text1"/>
        </w:rPr>
      </w:pPr>
    </w:p>
    <w:p w14:paraId="1E59D807" w14:textId="625363EE" w:rsidR="00164817" w:rsidRPr="00164817" w:rsidRDefault="3FC8194C" w:rsidP="3FC8194C">
      <w:pPr>
        <w:shd w:val="clear" w:color="auto" w:fill="FFFFFF" w:themeFill="background1"/>
        <w:ind w:left="720"/>
        <w:rPr>
          <w:rFonts w:cs="Times New Roman"/>
          <w:color w:val="000000" w:themeColor="text1"/>
        </w:rPr>
      </w:pPr>
      <w:r w:rsidRPr="3FC8194C">
        <w:rPr>
          <w:rFonts w:cs="Times New Roman"/>
          <w:color w:val="000000" w:themeColor="text1"/>
        </w:rPr>
        <w:t xml:space="preserve">See the </w:t>
      </w:r>
      <w:hyperlink r:id="rId16">
        <w:r w:rsidRPr="3FC8194C">
          <w:rPr>
            <w:rStyle w:val="Hyperlink"/>
            <w:rFonts w:cs="Times New Roman"/>
          </w:rPr>
          <w:t>Diversity, Equity, and Inclusion Guidelines</w:t>
        </w:r>
      </w:hyperlink>
      <w:r w:rsidRPr="3FC8194C">
        <w:rPr>
          <w:rStyle w:val="Strong"/>
          <w:rFonts w:eastAsiaTheme="majorEastAsia" w:cs="Times New Roman"/>
          <w:color w:val="000000" w:themeColor="text1"/>
        </w:rPr>
        <w:t xml:space="preserve"> for specifics on topics and how they should be represented in content. </w:t>
      </w:r>
    </w:p>
    <w:p w14:paraId="05FD492A" w14:textId="3288E527" w:rsidR="00164817" w:rsidRPr="00164817" w:rsidRDefault="00164817" w:rsidP="3FC8194C">
      <w:pPr>
        <w:rPr>
          <w:rFonts w:cs="Times New Roman"/>
        </w:rPr>
      </w:pPr>
    </w:p>
    <w:p w14:paraId="79226FD3" w14:textId="6ABA16D3" w:rsidR="43402F91" w:rsidRDefault="2C4A6497" w:rsidP="2C4A6497">
      <w:pPr>
        <w:pStyle w:val="Heading4"/>
        <w:rPr>
          <w:rFonts w:ascii="Aptos" w:eastAsia="Aptos" w:hAnsi="Aptos" w:cs="Aptos"/>
        </w:rPr>
      </w:pPr>
      <w:r w:rsidRPr="2C4A6497">
        <w:rPr>
          <w:rFonts w:ascii="Aptos" w:eastAsia="Aptos" w:hAnsi="Aptos" w:cs="Aptos"/>
        </w:rPr>
        <w:t>NLv2/CA TOCs and Lesson Notes</w:t>
      </w:r>
    </w:p>
    <w:p w14:paraId="5FDA7DA9" w14:textId="3417219E" w:rsidR="43402F91" w:rsidRDefault="43402F91" w:rsidP="43402F91">
      <w:pPr>
        <w:shd w:val="clear" w:color="auto" w:fill="FFFFFF" w:themeFill="background1"/>
        <w:ind w:left="720"/>
      </w:pPr>
      <w:r w:rsidRPr="43402F91">
        <w:rPr>
          <w:rFonts w:ascii="Aptos" w:eastAsia="Aptos" w:hAnsi="Aptos" w:cs="Aptos"/>
          <w:color w:val="000000" w:themeColor="text1"/>
        </w:rPr>
        <w:t xml:space="preserve">The TOCs for the NLv2/CA program are in Excel spreadsheets located in subfolders of </w:t>
      </w:r>
      <w:hyperlink r:id="rId17">
        <w:r w:rsidRPr="43402F91">
          <w:rPr>
            <w:rStyle w:val="Hyperlink"/>
            <w:rFonts w:ascii="Aptos" w:eastAsia="Aptos" w:hAnsi="Aptos" w:cs="Aptos"/>
            <w:color w:val="467886"/>
          </w:rPr>
          <w:t>this folder</w:t>
        </w:r>
      </w:hyperlink>
      <w:r w:rsidRPr="43402F91">
        <w:rPr>
          <w:rFonts w:ascii="Aptos" w:eastAsia="Aptos" w:hAnsi="Aptos" w:cs="Aptos"/>
          <w:color w:val="000000" w:themeColor="text1"/>
        </w:rPr>
        <w:t>. For each grade’s TOC, there is also a Word doc with notes for all new and revised lessons to guide the development of those lessons. For example, the screenshot below shows the TOC and lesson notes for Grade 4.</w:t>
      </w:r>
    </w:p>
    <w:p w14:paraId="4440C1A4" w14:textId="5CAF81B5" w:rsidR="43402F91" w:rsidRDefault="43402F91" w:rsidP="43402F91">
      <w:pPr>
        <w:shd w:val="clear" w:color="auto" w:fill="FFFFFF" w:themeFill="background1"/>
        <w:ind w:left="720"/>
      </w:pPr>
      <w:r w:rsidRPr="43402F91">
        <w:rPr>
          <w:rFonts w:ascii="Aptos" w:eastAsia="Aptos" w:hAnsi="Aptos" w:cs="Aptos"/>
          <w:color w:val="000000" w:themeColor="text1"/>
        </w:rPr>
        <w:t xml:space="preserve"> </w:t>
      </w:r>
    </w:p>
    <w:p w14:paraId="379561F3" w14:textId="6BB831C0" w:rsidR="43402F91" w:rsidRDefault="43402F91" w:rsidP="43402F91">
      <w:pPr>
        <w:shd w:val="clear" w:color="auto" w:fill="FFFFFF" w:themeFill="background1"/>
        <w:ind w:left="720"/>
      </w:pPr>
      <w:r>
        <w:rPr>
          <w:noProof/>
        </w:rPr>
        <w:drawing>
          <wp:inline distT="0" distB="0" distL="0" distR="0" wp14:anchorId="140795A7" wp14:editId="2C284E7C">
            <wp:extent cx="2844946" cy="939848"/>
            <wp:effectExtent l="0" t="0" r="0" b="0"/>
            <wp:docPr id="175034542" name="Picture 175034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844946" cy="939848"/>
                    </a:xfrm>
                    <a:prstGeom prst="rect">
                      <a:avLst/>
                    </a:prstGeom>
                  </pic:spPr>
                </pic:pic>
              </a:graphicData>
            </a:graphic>
          </wp:inline>
        </w:drawing>
      </w:r>
    </w:p>
    <w:p w14:paraId="02ACF266" w14:textId="64424300" w:rsidR="43402F91" w:rsidRDefault="43402F91" w:rsidP="43402F91">
      <w:pPr>
        <w:shd w:val="clear" w:color="auto" w:fill="FFFFFF" w:themeFill="background1"/>
        <w:ind w:left="720"/>
      </w:pPr>
      <w:r w:rsidRPr="43402F91">
        <w:rPr>
          <w:rFonts w:ascii="Aptos" w:eastAsia="Aptos" w:hAnsi="Aptos" w:cs="Aptos"/>
          <w:color w:val="000000" w:themeColor="text1"/>
        </w:rPr>
        <w:t xml:space="preserve"> </w:t>
      </w:r>
    </w:p>
    <w:p w14:paraId="248426B2" w14:textId="658DB347" w:rsidR="43402F91" w:rsidRDefault="43402F91" w:rsidP="43402F91">
      <w:pPr>
        <w:shd w:val="clear" w:color="auto" w:fill="FFFFFF" w:themeFill="background1"/>
        <w:ind w:left="720"/>
      </w:pPr>
      <w:r w:rsidRPr="43402F91">
        <w:rPr>
          <w:rFonts w:ascii="Aptos" w:eastAsia="Aptos" w:hAnsi="Aptos" w:cs="Aptos"/>
          <w:color w:val="000000" w:themeColor="text1"/>
        </w:rPr>
        <w:t xml:space="preserve">Detailed guidelines for using the TOCs and lesson notes can be found </w:t>
      </w:r>
      <w:hyperlink r:id="rId19">
        <w:r w:rsidRPr="43402F91">
          <w:rPr>
            <w:rStyle w:val="Hyperlink"/>
            <w:rFonts w:ascii="Aptos" w:eastAsia="Aptos" w:hAnsi="Aptos" w:cs="Aptos"/>
            <w:color w:val="467886"/>
          </w:rPr>
          <w:t>here</w:t>
        </w:r>
      </w:hyperlink>
      <w:r w:rsidRPr="43402F91">
        <w:rPr>
          <w:rFonts w:ascii="Aptos" w:eastAsia="Aptos" w:hAnsi="Aptos" w:cs="Aptos"/>
          <w:color w:val="000000" w:themeColor="text1"/>
        </w:rPr>
        <w:t>. The following are important high-level points to keep in mind:</w:t>
      </w:r>
    </w:p>
    <w:p w14:paraId="211AFC95" w14:textId="4E1F59FC" w:rsidR="43402F91" w:rsidRDefault="43402F91" w:rsidP="43402F91">
      <w:pPr>
        <w:shd w:val="clear" w:color="auto" w:fill="FFFFFF" w:themeFill="background1"/>
        <w:ind w:left="720"/>
      </w:pPr>
      <w:r w:rsidRPr="43402F91">
        <w:rPr>
          <w:rFonts w:ascii="Aptos" w:eastAsia="Aptos" w:hAnsi="Aptos" w:cs="Aptos"/>
          <w:color w:val="000000" w:themeColor="text1"/>
        </w:rPr>
        <w:t xml:space="preserve"> </w:t>
      </w:r>
    </w:p>
    <w:p w14:paraId="5D5D3801" w14:textId="0E38814A" w:rsidR="43402F91" w:rsidRDefault="43402F91" w:rsidP="43402F91">
      <w:pPr>
        <w:pStyle w:val="ListParagraph"/>
        <w:numPr>
          <w:ilvl w:val="0"/>
          <w:numId w:val="427"/>
        </w:numPr>
        <w:shd w:val="clear" w:color="auto" w:fill="FFFFFF" w:themeFill="background1"/>
        <w:ind w:left="1440"/>
        <w:rPr>
          <w:rFonts w:ascii="Aptos" w:eastAsia="Aptos" w:hAnsi="Aptos" w:cs="Aptos"/>
          <w:color w:val="000000" w:themeColor="text1"/>
        </w:rPr>
      </w:pPr>
      <w:r w:rsidRPr="43402F91">
        <w:rPr>
          <w:rFonts w:ascii="Aptos" w:eastAsia="Aptos" w:hAnsi="Aptos" w:cs="Aptos"/>
          <w:b/>
          <w:bCs/>
          <w:color w:val="000000" w:themeColor="text1"/>
        </w:rPr>
        <w:t>The lesson notes don’t account for all revisions needed.</w:t>
      </w:r>
      <w:r w:rsidRPr="43402F91">
        <w:rPr>
          <w:rFonts w:ascii="Aptos" w:eastAsia="Aptos" w:hAnsi="Aptos" w:cs="Aptos"/>
          <w:color w:val="000000" w:themeColor="text1"/>
        </w:rPr>
        <w:t xml:space="preserve"> The notes describe the revisions to each lesson’s instructional tasks that are required to meet California’s math content standards. The LXDV will need to make similar revisions to the lesson’s Quick Check and Practice On Your Own exercises so that the content of the tasks and exercises aligns. Moreover, additional revisions will be needed to meet quotas for coverage of California’s Standards for Mathematical Practice (SMPs), Drivers of Investigation (DIs), and Environmental Principles and Concepts (EP&amp;Cs), and to address California’s </w:t>
      </w:r>
      <w:hyperlink r:id="rId20">
        <w:r w:rsidRPr="43402F91">
          <w:rPr>
            <w:rStyle w:val="Hyperlink"/>
            <w:rFonts w:ascii="Aptos" w:eastAsia="Aptos" w:hAnsi="Aptos" w:cs="Aptos"/>
            <w:color w:val="467886"/>
          </w:rPr>
          <w:t>social content guidelines</w:t>
        </w:r>
      </w:hyperlink>
      <w:r w:rsidRPr="43402F91">
        <w:rPr>
          <w:rFonts w:ascii="Aptos" w:eastAsia="Aptos" w:hAnsi="Aptos" w:cs="Aptos"/>
          <w:color w:val="000000" w:themeColor="text1"/>
        </w:rPr>
        <w:t xml:space="preserve"> (e.g., we can’t have problems about pizza or other foods that CA might deem unhealthy).</w:t>
      </w:r>
    </w:p>
    <w:p w14:paraId="21BC49C4" w14:textId="00718C56" w:rsidR="43402F91" w:rsidRDefault="20C61E1C" w:rsidP="43402F91">
      <w:pPr>
        <w:pStyle w:val="ListParagraph"/>
        <w:numPr>
          <w:ilvl w:val="0"/>
          <w:numId w:val="427"/>
        </w:numPr>
        <w:shd w:val="clear" w:color="auto" w:fill="FFFFFF" w:themeFill="background1"/>
        <w:ind w:left="1440"/>
        <w:rPr>
          <w:rFonts w:ascii="Aptos" w:eastAsia="Aptos" w:hAnsi="Aptos" w:cs="Aptos"/>
          <w:color w:val="000000" w:themeColor="text1"/>
        </w:rPr>
      </w:pPr>
      <w:r w:rsidRPr="20C61E1C">
        <w:rPr>
          <w:rFonts w:ascii="Aptos" w:eastAsia="Aptos" w:hAnsi="Aptos" w:cs="Aptos"/>
          <w:b/>
          <w:bCs/>
          <w:color w:val="000000" w:themeColor="text1"/>
        </w:rPr>
        <w:t>The LXDV should query HMH if they have a question or concern about the TOCs or lesson notes.</w:t>
      </w:r>
      <w:r w:rsidRPr="20C61E1C">
        <w:rPr>
          <w:rFonts w:ascii="Aptos" w:eastAsia="Aptos" w:hAnsi="Aptos" w:cs="Aptos"/>
          <w:color w:val="000000" w:themeColor="text1"/>
        </w:rPr>
        <w:t xml:space="preserve"> If something in the TOCs or lesson notes is unclear or doesn’t seem to make sense, the LXDV should reach out to HMH for clarification. Since the LXDV is looking at the content with a fresh set of eyes, it’s possible they will notice errors, ambiguities, or opportunities for improvement that were missed by HMH.</w:t>
      </w:r>
    </w:p>
    <w:p w14:paraId="7F634B74" w14:textId="61302B1B" w:rsidR="00164817" w:rsidRPr="00164817" w:rsidRDefault="00164817" w:rsidP="20C61E1C">
      <w:pPr>
        <w:pStyle w:val="Heading4"/>
        <w:spacing w:line="259" w:lineRule="auto"/>
        <w:rPr>
          <w:rFonts w:ascii="Aptos" w:eastAsia="Aptos" w:hAnsi="Aptos" w:cs="Aptos"/>
        </w:rPr>
      </w:pPr>
    </w:p>
    <w:p w14:paraId="74574C04" w14:textId="789D2F9C" w:rsidR="00164817" w:rsidRPr="00164817" w:rsidRDefault="20C61E1C" w:rsidP="20C61E1C">
      <w:pPr>
        <w:pStyle w:val="Heading4"/>
        <w:spacing w:line="259" w:lineRule="auto"/>
      </w:pPr>
      <w:r w:rsidRPr="20C61E1C">
        <w:rPr>
          <w:rFonts w:ascii="Aptos" w:eastAsia="Aptos" w:hAnsi="Aptos" w:cs="Aptos"/>
        </w:rPr>
        <w:t>California Math Standards Breakouts Charts</w:t>
      </w:r>
    </w:p>
    <w:p w14:paraId="53F92CFD" w14:textId="276B8C21" w:rsidR="00164817" w:rsidRPr="00164817" w:rsidRDefault="00164817" w:rsidP="20C61E1C">
      <w:pPr>
        <w:shd w:val="clear" w:color="auto" w:fill="FFFFFF" w:themeFill="background1"/>
        <w:rPr>
          <w:rFonts w:ascii="Aptos" w:eastAsia="Aptos" w:hAnsi="Aptos" w:cs="Aptos"/>
          <w:color w:val="000000" w:themeColor="text1"/>
        </w:rPr>
      </w:pPr>
    </w:p>
    <w:p w14:paraId="162E8541" w14:textId="22C8F034" w:rsidR="00164817" w:rsidRPr="00164817" w:rsidRDefault="20C61E1C" w:rsidP="20C61E1C">
      <w:pPr>
        <w:shd w:val="clear" w:color="auto" w:fill="FFFFFF" w:themeFill="background1"/>
        <w:rPr>
          <w:rFonts w:ascii="Aptos" w:eastAsia="Aptos" w:hAnsi="Aptos" w:cs="Aptos"/>
          <w:color w:val="000000" w:themeColor="text1"/>
        </w:rPr>
      </w:pPr>
      <w:r w:rsidRPr="20C61E1C">
        <w:rPr>
          <w:rFonts w:ascii="Aptos" w:eastAsia="Aptos" w:hAnsi="Aptos" w:cs="Aptos"/>
          <w:color w:val="000000" w:themeColor="text1"/>
        </w:rPr>
        <w:t xml:space="preserve">The </w:t>
      </w:r>
      <w:hyperlink r:id="rId21">
        <w:r w:rsidRPr="20C61E1C">
          <w:rPr>
            <w:rStyle w:val="Hyperlink"/>
            <w:rFonts w:ascii="Aptos" w:eastAsia="Aptos" w:hAnsi="Aptos" w:cs="Aptos"/>
          </w:rPr>
          <w:t>California Math Standards Breakouts Charts</w:t>
        </w:r>
      </w:hyperlink>
      <w:r w:rsidRPr="20C61E1C">
        <w:rPr>
          <w:rFonts w:ascii="Aptos" w:eastAsia="Aptos" w:hAnsi="Aptos" w:cs="Aptos"/>
        </w:rPr>
        <w:t xml:space="preserve"> break down each grade level standard and provide the lesson and Task/SYL that hit the breakout. Access the grade level breakout chart as you cite and use standards when authoring to ensure your content meets the hit locations. </w:t>
      </w:r>
    </w:p>
    <w:p w14:paraId="45550A3E" w14:textId="351C144D" w:rsidR="00164817" w:rsidRPr="00164817" w:rsidRDefault="00164817" w:rsidP="20C61E1C">
      <w:pPr>
        <w:shd w:val="clear" w:color="auto" w:fill="FFFFFF" w:themeFill="background1"/>
        <w:ind w:firstLine="720"/>
        <w:rPr>
          <w:rFonts w:ascii="Aptos" w:eastAsia="Aptos" w:hAnsi="Aptos" w:cs="Aptos"/>
          <w:b/>
          <w:bCs/>
        </w:rPr>
      </w:pPr>
    </w:p>
    <w:p w14:paraId="2C288624" w14:textId="38EA31AA" w:rsidR="00164817" w:rsidRPr="00164817" w:rsidRDefault="20C61E1C" w:rsidP="20C61E1C">
      <w:pPr>
        <w:shd w:val="clear" w:color="auto" w:fill="FFFFFF" w:themeFill="background1"/>
        <w:ind w:firstLine="720"/>
        <w:rPr>
          <w:rFonts w:ascii="Aptos" w:eastAsia="Aptos" w:hAnsi="Aptos" w:cs="Aptos"/>
          <w:b/>
          <w:bCs/>
        </w:rPr>
      </w:pPr>
      <w:r w:rsidRPr="20C61E1C">
        <w:rPr>
          <w:rFonts w:ascii="Aptos" w:eastAsia="Aptos" w:hAnsi="Aptos" w:cs="Aptos"/>
          <w:b/>
          <w:bCs/>
        </w:rPr>
        <w:t>Reach out to your HMH contact if:</w:t>
      </w:r>
    </w:p>
    <w:p w14:paraId="71D8A79A" w14:textId="1ED0E869" w:rsidR="00164817" w:rsidRPr="00164817" w:rsidRDefault="20C61E1C" w:rsidP="20C61E1C">
      <w:pPr>
        <w:pStyle w:val="ListParagraph"/>
        <w:numPr>
          <w:ilvl w:val="0"/>
          <w:numId w:val="36"/>
        </w:numPr>
        <w:shd w:val="clear" w:color="auto" w:fill="FFFFFF" w:themeFill="background1"/>
        <w:rPr>
          <w:rFonts w:ascii="Aptos" w:eastAsia="Aptos" w:hAnsi="Aptos" w:cs="Aptos"/>
        </w:rPr>
      </w:pPr>
      <w:r w:rsidRPr="20C61E1C">
        <w:rPr>
          <w:rFonts w:ascii="Aptos" w:eastAsia="Aptos" w:hAnsi="Aptos" w:cs="Aptos"/>
        </w:rPr>
        <w:t>Standard(s) listed for a lesson are inaccurate.</w:t>
      </w:r>
    </w:p>
    <w:p w14:paraId="301A9484" w14:textId="3C69ABC4" w:rsidR="00164817" w:rsidRPr="00164817" w:rsidRDefault="20C61E1C" w:rsidP="20C61E1C">
      <w:pPr>
        <w:pStyle w:val="ListParagraph"/>
        <w:numPr>
          <w:ilvl w:val="0"/>
          <w:numId w:val="36"/>
        </w:numPr>
        <w:shd w:val="clear" w:color="auto" w:fill="FFFFFF" w:themeFill="background1"/>
        <w:rPr>
          <w:rFonts w:ascii="Aptos" w:eastAsia="Aptos" w:hAnsi="Aptos" w:cs="Aptos"/>
        </w:rPr>
      </w:pPr>
      <w:r w:rsidRPr="20C61E1C">
        <w:rPr>
          <w:rFonts w:ascii="Aptos" w:eastAsia="Aptos" w:hAnsi="Aptos" w:cs="Aptos"/>
        </w:rPr>
        <w:lastRenderedPageBreak/>
        <w:t>Additional standards or hit locations can be cited for this lesson that are not documented in the Standards Breakout Chart</w:t>
      </w:r>
    </w:p>
    <w:p w14:paraId="11130CF2" w14:textId="2986BBA9" w:rsidR="00164817" w:rsidRPr="00164817" w:rsidRDefault="00164817" w:rsidP="20C61E1C">
      <w:pPr>
        <w:shd w:val="clear" w:color="auto" w:fill="FFFFFF" w:themeFill="background1"/>
        <w:rPr>
          <w:rFonts w:ascii="Aptos" w:eastAsia="Aptos" w:hAnsi="Aptos" w:cs="Aptos"/>
        </w:rPr>
      </w:pPr>
    </w:p>
    <w:p w14:paraId="17F7FBBF" w14:textId="5DA085F0" w:rsidR="20C61E1C" w:rsidRDefault="20C61E1C" w:rsidP="20C61E1C">
      <w:pPr>
        <w:shd w:val="clear" w:color="auto" w:fill="FFFFFF" w:themeFill="background1"/>
        <w:rPr>
          <w:rFonts w:ascii="Aptos" w:eastAsia="Aptos" w:hAnsi="Aptos" w:cs="Aptos"/>
          <w:color w:val="000000" w:themeColor="text1"/>
        </w:rPr>
      </w:pPr>
    </w:p>
    <w:p w14:paraId="2056E9C2" w14:textId="105F88D8" w:rsidR="00164817" w:rsidRPr="00164817" w:rsidRDefault="652766B2" w:rsidP="652766B2">
      <w:pPr>
        <w:pStyle w:val="Heading4"/>
        <w:rPr>
          <w:b/>
          <w:bCs/>
        </w:rPr>
      </w:pPr>
      <w:r w:rsidRPr="652766B2">
        <w:rPr>
          <w:rStyle w:val="Strong"/>
          <w:b w:val="0"/>
          <w:bCs w:val="0"/>
        </w:rPr>
        <w:t xml:space="preserve">Quotas for Teaching Strategy/Teaching Support </w:t>
      </w:r>
      <w:r w:rsidR="00CF150A">
        <w:rPr>
          <w:rStyle w:val="Strong"/>
          <w:b w:val="0"/>
          <w:bCs w:val="0"/>
        </w:rPr>
        <w:t>(Session-Level Only)</w:t>
      </w:r>
    </w:p>
    <w:p w14:paraId="0245AC36" w14:textId="54982A3B" w:rsidR="00164817" w:rsidRPr="00164817" w:rsidRDefault="652766B2" w:rsidP="652766B2">
      <w:pPr>
        <w:ind w:left="720" w:right="540"/>
      </w:pPr>
      <w:r w:rsidRPr="652766B2">
        <w:rPr>
          <w:rFonts w:ascii="Aptos" w:eastAsia="Aptos" w:hAnsi="Aptos" w:cs="Aptos"/>
        </w:rPr>
        <w:t xml:space="preserve">Guidelines for writing </w:t>
      </w:r>
      <w:r w:rsidRPr="652766B2">
        <w:rPr>
          <w:rFonts w:ascii="Aptos" w:eastAsia="Aptos" w:hAnsi="Aptos" w:cs="Aptos"/>
          <w:b/>
          <w:bCs/>
        </w:rPr>
        <w:t>Multilingual Learners (ML)</w:t>
      </w:r>
      <w:r w:rsidRPr="652766B2">
        <w:rPr>
          <w:rFonts w:ascii="Aptos" w:eastAsia="Aptos" w:hAnsi="Aptos" w:cs="Aptos"/>
        </w:rPr>
        <w:t xml:space="preserve">, </w:t>
      </w:r>
      <w:r w:rsidRPr="652766B2">
        <w:rPr>
          <w:rFonts w:ascii="Aptos" w:eastAsia="Aptos" w:hAnsi="Aptos" w:cs="Aptos"/>
          <w:b/>
          <w:bCs/>
        </w:rPr>
        <w:t>UDL</w:t>
      </w:r>
      <w:r w:rsidRPr="652766B2">
        <w:rPr>
          <w:rFonts w:ascii="Aptos" w:eastAsia="Aptos" w:hAnsi="Aptos" w:cs="Aptos"/>
        </w:rPr>
        <w:t xml:space="preserve">, and </w:t>
      </w:r>
      <w:r w:rsidRPr="652766B2">
        <w:rPr>
          <w:rFonts w:ascii="Aptos" w:eastAsia="Aptos" w:hAnsi="Aptos" w:cs="Aptos"/>
          <w:b/>
          <w:bCs/>
        </w:rPr>
        <w:t>Common Error</w:t>
      </w:r>
      <w:r w:rsidRPr="652766B2">
        <w:rPr>
          <w:rFonts w:ascii="Aptos" w:eastAsia="Aptos" w:hAnsi="Aptos" w:cs="Aptos"/>
        </w:rPr>
        <w:t xml:space="preserve"> supports in Spark Your Learning, Tasks, and Quick Check are referenced within those sections of the Lesson-Level Guidelines, however, refer to the following list for quotas and placement of the supports.</w:t>
      </w:r>
    </w:p>
    <w:p w14:paraId="2E443929" w14:textId="6B4DC998" w:rsidR="00164817" w:rsidRPr="00164817" w:rsidRDefault="652766B2" w:rsidP="652766B2">
      <w:pPr>
        <w:ind w:left="720" w:right="540"/>
      </w:pPr>
      <w:r w:rsidRPr="652766B2">
        <w:rPr>
          <w:rFonts w:ascii="Aptos" w:eastAsia="Aptos" w:hAnsi="Aptos" w:cs="Aptos"/>
        </w:rPr>
        <w:t xml:space="preserve"> </w:t>
      </w:r>
    </w:p>
    <w:p w14:paraId="5D4CB523" w14:textId="7B7EBD4A" w:rsidR="00164817" w:rsidRPr="00164817" w:rsidRDefault="652766B2" w:rsidP="652766B2">
      <w:pPr>
        <w:ind w:left="720" w:right="540"/>
      </w:pPr>
      <w:r w:rsidRPr="652766B2">
        <w:rPr>
          <w:rFonts w:ascii="Aptos" w:eastAsia="Aptos" w:hAnsi="Aptos" w:cs="Aptos"/>
        </w:rPr>
        <w:t>Be sure the following is true for the three types of supports:</w:t>
      </w:r>
    </w:p>
    <w:p w14:paraId="28E60343" w14:textId="2D667DD0" w:rsidR="00164817" w:rsidRPr="00164817" w:rsidRDefault="652766B2" w:rsidP="652766B2">
      <w:pPr>
        <w:ind w:left="720" w:right="540"/>
      </w:pPr>
      <w:r w:rsidRPr="652766B2">
        <w:rPr>
          <w:rFonts w:ascii="Aptos" w:eastAsia="Aptos" w:hAnsi="Aptos" w:cs="Aptos"/>
        </w:rPr>
        <w:t xml:space="preserve"> </w:t>
      </w:r>
    </w:p>
    <w:p w14:paraId="66F77BB4" w14:textId="3A158FC6" w:rsidR="00164817" w:rsidRPr="00164817" w:rsidRDefault="652766B2" w:rsidP="652766B2">
      <w:pPr>
        <w:pStyle w:val="ListParagraph"/>
        <w:numPr>
          <w:ilvl w:val="0"/>
          <w:numId w:val="42"/>
        </w:numPr>
        <w:ind w:right="540"/>
        <w:rPr>
          <w:rFonts w:ascii="Aptos" w:eastAsia="Aptos" w:hAnsi="Aptos" w:cs="Aptos"/>
        </w:rPr>
      </w:pPr>
      <w:r w:rsidRPr="652766B2">
        <w:rPr>
          <w:rFonts w:ascii="Aptos" w:eastAsia="Aptos" w:hAnsi="Aptos" w:cs="Aptos"/>
        </w:rPr>
        <w:t>There is no more than 2 Teaching Strategies/Supports per either task or T&amp;T.</w:t>
      </w:r>
    </w:p>
    <w:p w14:paraId="7D7A1391" w14:textId="3FCA0D2D" w:rsidR="00164817" w:rsidRPr="00164817" w:rsidRDefault="652766B2" w:rsidP="652766B2">
      <w:pPr>
        <w:pStyle w:val="ListParagraph"/>
        <w:numPr>
          <w:ilvl w:val="0"/>
          <w:numId w:val="42"/>
        </w:numPr>
        <w:ind w:right="540"/>
        <w:rPr>
          <w:rFonts w:ascii="Aptos" w:eastAsia="Aptos" w:hAnsi="Aptos" w:cs="Aptos"/>
        </w:rPr>
      </w:pPr>
      <w:r w:rsidRPr="652766B2">
        <w:rPr>
          <w:rFonts w:ascii="Aptos" w:eastAsia="Aptos" w:hAnsi="Aptos" w:cs="Aptos"/>
        </w:rPr>
        <w:t>Each Teaching Strategy/Support box should identify the specific type of support.</w:t>
      </w:r>
    </w:p>
    <w:p w14:paraId="76D7357D" w14:textId="1C60300B" w:rsidR="00164817" w:rsidRPr="00164817" w:rsidRDefault="652766B2" w:rsidP="652766B2">
      <w:pPr>
        <w:pStyle w:val="ListParagraph"/>
        <w:numPr>
          <w:ilvl w:val="0"/>
          <w:numId w:val="42"/>
        </w:numPr>
        <w:ind w:right="540"/>
        <w:rPr>
          <w:rFonts w:ascii="Aptos" w:eastAsia="Aptos" w:hAnsi="Aptos" w:cs="Aptos"/>
        </w:rPr>
      </w:pPr>
      <w:r w:rsidRPr="652766B2">
        <w:rPr>
          <w:rFonts w:ascii="Aptos" w:eastAsia="Aptos" w:hAnsi="Aptos" w:cs="Aptos"/>
        </w:rPr>
        <w:t>Common Error Support occurs only after a Task.</w:t>
      </w:r>
    </w:p>
    <w:p w14:paraId="5064F87C" w14:textId="48ACCF2C" w:rsidR="00164817" w:rsidRPr="00164817" w:rsidRDefault="652766B2" w:rsidP="652766B2">
      <w:pPr>
        <w:pStyle w:val="ListParagraph"/>
        <w:numPr>
          <w:ilvl w:val="0"/>
          <w:numId w:val="42"/>
        </w:numPr>
        <w:ind w:right="540"/>
        <w:rPr>
          <w:rFonts w:ascii="Aptos" w:eastAsia="Aptos" w:hAnsi="Aptos" w:cs="Aptos"/>
        </w:rPr>
      </w:pPr>
      <w:r w:rsidRPr="652766B2">
        <w:rPr>
          <w:rFonts w:ascii="Aptos" w:eastAsia="Aptos" w:hAnsi="Aptos" w:cs="Aptos"/>
        </w:rPr>
        <w:t>Minimum of 1 Common Error Supports for lessons with 2–4 Tasks, and minimum of 2 Common Error Supports for lessons with 5+ Tasks.</w:t>
      </w:r>
    </w:p>
    <w:p w14:paraId="1C0BEBC9" w14:textId="211D8B94" w:rsidR="00164817" w:rsidRPr="00164817" w:rsidRDefault="652766B2" w:rsidP="652766B2">
      <w:pPr>
        <w:pStyle w:val="ListParagraph"/>
        <w:numPr>
          <w:ilvl w:val="0"/>
          <w:numId w:val="42"/>
        </w:numPr>
        <w:ind w:right="540"/>
        <w:rPr>
          <w:rFonts w:ascii="Aptos" w:eastAsia="Aptos" w:hAnsi="Aptos" w:cs="Aptos"/>
        </w:rPr>
      </w:pPr>
      <w:r w:rsidRPr="652766B2">
        <w:rPr>
          <w:rFonts w:ascii="Aptos" w:eastAsia="Aptos" w:hAnsi="Aptos" w:cs="Aptos"/>
        </w:rPr>
        <w:t>UDL Strategy occurs after a Task or with T&amp;T.</w:t>
      </w:r>
    </w:p>
    <w:p w14:paraId="4B103E50" w14:textId="1DA246B1" w:rsidR="00164817" w:rsidRPr="00164817" w:rsidRDefault="652766B2" w:rsidP="652766B2">
      <w:pPr>
        <w:pStyle w:val="ListParagraph"/>
        <w:numPr>
          <w:ilvl w:val="0"/>
          <w:numId w:val="42"/>
        </w:numPr>
        <w:ind w:right="540"/>
        <w:rPr>
          <w:rFonts w:ascii="Aptos" w:eastAsia="Aptos" w:hAnsi="Aptos" w:cs="Aptos"/>
        </w:rPr>
      </w:pPr>
      <w:r w:rsidRPr="652766B2">
        <w:rPr>
          <w:rFonts w:ascii="Aptos" w:eastAsia="Aptos" w:hAnsi="Aptos" w:cs="Aptos"/>
        </w:rPr>
        <w:t>Minimum of 2 UDL Teaching Strategies per lesson.</w:t>
      </w:r>
    </w:p>
    <w:p w14:paraId="411BBAD1" w14:textId="6D360B37" w:rsidR="00164817" w:rsidRPr="00164817" w:rsidRDefault="652766B2" w:rsidP="652766B2">
      <w:pPr>
        <w:pStyle w:val="ListParagraph"/>
        <w:numPr>
          <w:ilvl w:val="0"/>
          <w:numId w:val="42"/>
        </w:numPr>
        <w:ind w:right="540"/>
        <w:rPr>
          <w:rFonts w:ascii="Aptos" w:eastAsia="Aptos" w:hAnsi="Aptos" w:cs="Aptos"/>
        </w:rPr>
      </w:pPr>
      <w:r w:rsidRPr="652766B2">
        <w:rPr>
          <w:rFonts w:ascii="Aptos" w:eastAsia="Aptos" w:hAnsi="Aptos" w:cs="Aptos"/>
        </w:rPr>
        <w:t>ML Strategy exists after SYL Discussions or SYL T&amp;T.</w:t>
      </w:r>
    </w:p>
    <w:p w14:paraId="2BE566C9" w14:textId="2D78E50B" w:rsidR="00164817" w:rsidRPr="00164817" w:rsidRDefault="652766B2" w:rsidP="652766B2">
      <w:pPr>
        <w:pStyle w:val="ListParagraph"/>
        <w:numPr>
          <w:ilvl w:val="0"/>
          <w:numId w:val="42"/>
        </w:numPr>
        <w:ind w:right="540"/>
        <w:rPr>
          <w:rFonts w:ascii="Aptos" w:eastAsia="Aptos" w:hAnsi="Aptos" w:cs="Aptos"/>
        </w:rPr>
      </w:pPr>
      <w:r w:rsidRPr="652766B2">
        <w:rPr>
          <w:rFonts w:ascii="Aptos" w:eastAsia="Aptos" w:hAnsi="Aptos" w:cs="Aptos"/>
        </w:rPr>
        <w:t>Minimum of 1 ML Strategy exists after a Task or with a T&amp;T.</w:t>
      </w:r>
    </w:p>
    <w:p w14:paraId="69BF3B81" w14:textId="4F868D61" w:rsidR="00164817" w:rsidRPr="00164817" w:rsidRDefault="652766B2" w:rsidP="652766B2">
      <w:pPr>
        <w:pStyle w:val="ListParagraph"/>
        <w:numPr>
          <w:ilvl w:val="0"/>
          <w:numId w:val="42"/>
        </w:numPr>
        <w:ind w:right="540"/>
        <w:rPr>
          <w:rFonts w:ascii="Aptos" w:eastAsia="Aptos" w:hAnsi="Aptos" w:cs="Aptos"/>
        </w:rPr>
      </w:pPr>
      <w:r w:rsidRPr="652766B2">
        <w:rPr>
          <w:rFonts w:ascii="Aptos" w:eastAsia="Aptos" w:hAnsi="Aptos" w:cs="Aptos"/>
        </w:rPr>
        <w:t>ML Strategy exists with Review SYL.</w:t>
      </w:r>
    </w:p>
    <w:p w14:paraId="7DD4430C" w14:textId="735ABC4C" w:rsidR="00164817" w:rsidRPr="00164817" w:rsidRDefault="652766B2" w:rsidP="652766B2">
      <w:pPr>
        <w:pStyle w:val="ListParagraph"/>
        <w:numPr>
          <w:ilvl w:val="0"/>
          <w:numId w:val="42"/>
        </w:numPr>
        <w:ind w:right="540"/>
        <w:rPr>
          <w:rFonts w:ascii="Aptos" w:eastAsia="Aptos" w:hAnsi="Aptos" w:cs="Aptos"/>
        </w:rPr>
      </w:pPr>
      <w:r w:rsidRPr="652766B2">
        <w:rPr>
          <w:rFonts w:ascii="Aptos" w:eastAsia="Aptos" w:hAnsi="Aptos" w:cs="Aptos"/>
        </w:rPr>
        <w:t>ML Strategy exists with Quick Check.</w:t>
      </w:r>
    </w:p>
    <w:p w14:paraId="6EB53421" w14:textId="77777777" w:rsidR="00CF150A" w:rsidRDefault="00CF150A" w:rsidP="652766B2">
      <w:pPr>
        <w:shd w:val="clear" w:color="auto" w:fill="FFFFFF" w:themeFill="background1"/>
        <w:rPr>
          <w:rFonts w:cs="Times New Roman"/>
        </w:rPr>
      </w:pPr>
    </w:p>
    <w:p w14:paraId="32580735" w14:textId="18DCEE78" w:rsidR="00164817" w:rsidRPr="00164817" w:rsidRDefault="652766B2" w:rsidP="652766B2">
      <w:pPr>
        <w:shd w:val="clear" w:color="auto" w:fill="FFFFFF" w:themeFill="background1"/>
        <w:rPr>
          <w:rFonts w:cs="Times New Roman"/>
        </w:rPr>
      </w:pPr>
      <w:r w:rsidRPr="652766B2">
        <w:rPr>
          <w:rFonts w:cs="Times New Roman"/>
        </w:rPr>
        <w:t>Make sure to pay close attention to print-to-digital parity, detailed in the guidelines at point-of-use.</w:t>
      </w:r>
    </w:p>
    <w:p w14:paraId="34B6D739" w14:textId="0AA2E04C" w:rsidR="00164817" w:rsidRPr="00164817" w:rsidRDefault="00164817" w:rsidP="3FC8194C">
      <w:pPr>
        <w:rPr>
          <w:rFonts w:cs="Times New Roman"/>
        </w:rPr>
      </w:pPr>
    </w:p>
    <w:p w14:paraId="0243A22A" w14:textId="2402852C" w:rsidR="00164817" w:rsidRPr="00164817" w:rsidRDefault="00000000" w:rsidP="3FC8194C">
      <w:pPr>
        <w:rPr>
          <w:rFonts w:eastAsia="Times New Roman" w:cs="Times New Roman"/>
          <w:color w:val="000000" w:themeColor="text1"/>
        </w:rPr>
      </w:pPr>
      <w:hyperlink r:id="rId22">
        <w:r w:rsidR="3FC8194C" w:rsidRPr="3FC8194C">
          <w:rPr>
            <w:rStyle w:val="Hyperlink"/>
            <w:rFonts w:eastAsia="Times New Roman" w:cs="Times New Roman"/>
          </w:rPr>
          <w:t>Table of Contents and LXDv Notes</w:t>
        </w:r>
      </w:hyperlink>
    </w:p>
    <w:p w14:paraId="6DBF1716" w14:textId="76E261F3" w:rsidR="00164817" w:rsidRPr="00164817" w:rsidRDefault="00000000" w:rsidP="3FC8194C">
      <w:pPr>
        <w:rPr>
          <w:rFonts w:eastAsia="Times New Roman" w:cs="Times New Roman"/>
          <w:color w:val="000000" w:themeColor="text1"/>
        </w:rPr>
      </w:pPr>
      <w:hyperlink r:id="rId23">
        <w:r w:rsidR="3FC8194C" w:rsidRPr="3FC8194C">
          <w:rPr>
            <w:rStyle w:val="Hyperlink"/>
            <w:rFonts w:eastAsia="Times New Roman" w:cs="Times New Roman"/>
          </w:rPr>
          <w:t>Side-by-Side</w:t>
        </w:r>
      </w:hyperlink>
      <w:r w:rsidR="3FC8194C" w:rsidRPr="3FC8194C">
        <w:rPr>
          <w:rFonts w:eastAsia="Times New Roman" w:cs="Times New Roman"/>
          <w:color w:val="000000" w:themeColor="text1"/>
        </w:rPr>
        <w:t xml:space="preserve"> : A visual representation comparing V1 to the EMM to NL V2 / CA (G4)</w:t>
      </w:r>
    </w:p>
    <w:p w14:paraId="118FE0B8" w14:textId="4F6600F0" w:rsidR="00164817" w:rsidRPr="00164817" w:rsidRDefault="00000000" w:rsidP="3FC8194C">
      <w:pPr>
        <w:rPr>
          <w:rFonts w:eastAsia="Times New Roman" w:cs="Times New Roman"/>
          <w:color w:val="000000" w:themeColor="text1"/>
        </w:rPr>
      </w:pPr>
      <w:hyperlink r:id="rId24">
        <w:r w:rsidR="3FC8194C" w:rsidRPr="3FC8194C">
          <w:rPr>
            <w:rStyle w:val="Hyperlink"/>
            <w:rFonts w:eastAsia="Times New Roman" w:cs="Times New Roman"/>
          </w:rPr>
          <w:t>Sample EMM</w:t>
        </w:r>
      </w:hyperlink>
      <w:r w:rsidR="3FC8194C" w:rsidRPr="3FC8194C">
        <w:rPr>
          <w:rFonts w:eastAsia="Times New Roman" w:cs="Times New Roman"/>
          <w:color w:val="000000" w:themeColor="text1"/>
        </w:rPr>
        <w:t xml:space="preserve"> : A filled in example of a G4 EMM</w:t>
      </w:r>
    </w:p>
    <w:p w14:paraId="1919C056" w14:textId="3808A146" w:rsidR="00164817" w:rsidRPr="00164817" w:rsidRDefault="00000000" w:rsidP="3FC8194C">
      <w:pPr>
        <w:rPr>
          <w:rFonts w:eastAsia="Times New Roman" w:cs="Times New Roman"/>
          <w:color w:val="000000" w:themeColor="text1"/>
        </w:rPr>
      </w:pPr>
      <w:hyperlink r:id="rId25">
        <w:r w:rsidR="3FC8194C" w:rsidRPr="3FC8194C">
          <w:rPr>
            <w:rStyle w:val="Hyperlink"/>
          </w:rPr>
          <w:t>EMM “Blank Templates” Folder</w:t>
        </w:r>
      </w:hyperlink>
    </w:p>
    <w:p w14:paraId="1BC43F21" w14:textId="77777777" w:rsidR="00164817" w:rsidRPr="00164817" w:rsidRDefault="00000000" w:rsidP="3FC8194C">
      <w:pPr>
        <w:rPr>
          <w:rFonts w:eastAsia="Times New Roman" w:cs="Times New Roman"/>
          <w:color w:val="000000" w:themeColor="text1"/>
        </w:rPr>
      </w:pPr>
      <w:hyperlink r:id="rId26">
        <w:r w:rsidR="3FC8194C" w:rsidRPr="3FC8194C">
          <w:rPr>
            <w:rStyle w:val="Hyperlink"/>
            <w:rFonts w:eastAsia="Times New Roman" w:cs="Times New Roman"/>
          </w:rPr>
          <w:t>CA Standards</w:t>
        </w:r>
      </w:hyperlink>
      <w:r w:rsidR="3FC8194C" w:rsidRPr="3FC8194C">
        <w:rPr>
          <w:rFonts w:eastAsia="Times New Roman" w:cs="Times New Roman"/>
          <w:color w:val="000000" w:themeColor="text1"/>
        </w:rPr>
        <w:t xml:space="preserve"> </w:t>
      </w:r>
    </w:p>
    <w:p w14:paraId="5AB0D644" w14:textId="3F3A27CE" w:rsidR="00164817" w:rsidRPr="007D3A3C" w:rsidRDefault="00000000" w:rsidP="2C4A6497">
      <w:pPr>
        <w:rPr>
          <w:rFonts w:eastAsia="Times New Roman" w:cs="Times New Roman"/>
          <w:color w:val="000000" w:themeColor="text1"/>
        </w:rPr>
      </w:pPr>
      <w:hyperlink r:id="rId27">
        <w:r w:rsidR="2C4A6497" w:rsidRPr="2C4A6497">
          <w:rPr>
            <w:rStyle w:val="Hyperlink"/>
            <w:rFonts w:eastAsia="Times New Roman" w:cs="Times New Roman"/>
          </w:rPr>
          <w:t>CCSS Standards</w:t>
        </w:r>
      </w:hyperlink>
    </w:p>
    <w:p w14:paraId="4D18D641" w14:textId="52483821" w:rsidR="00164817" w:rsidRPr="00C7706F" w:rsidRDefault="282B746D" w:rsidP="00164817">
      <w:pPr>
        <w:pStyle w:val="Heading3"/>
      </w:pPr>
      <w:bookmarkStart w:id="9" w:name="_Toc166768696"/>
      <w:bookmarkStart w:id="10" w:name="_Toc727754110"/>
      <w:r>
        <w:t>Workflow Schedule and Issues Tracker</w:t>
      </w:r>
      <w:bookmarkEnd w:id="9"/>
      <w:bookmarkEnd w:id="10"/>
    </w:p>
    <w:commentRangeStart w:id="11"/>
    <w:p w14:paraId="4CE05680" w14:textId="5CC45F08" w:rsidR="00164817" w:rsidRPr="00164817" w:rsidRDefault="00000000" w:rsidP="00164817">
      <w:pPr>
        <w:pStyle w:val="ListParagraph"/>
        <w:numPr>
          <w:ilvl w:val="0"/>
          <w:numId w:val="593"/>
        </w:numPr>
        <w:rPr>
          <w:rFonts w:cs="Segoe UI Symbol"/>
        </w:rPr>
      </w:pPr>
      <w:r>
        <w:fldChar w:fldCharType="begin"/>
      </w:r>
      <w:r>
        <w:instrText>HYPERLINK "https://app.smartsheet.com/sheets/Mm66r7mxG72gQWC4q3C7W3pQc3fpvgXGF3XfH6Q1" \h</w:instrText>
      </w:r>
      <w:r>
        <w:fldChar w:fldCharType="separate"/>
      </w:r>
      <w:r w:rsidR="23D95DF5" w:rsidRPr="23D95DF5">
        <w:rPr>
          <w:rStyle w:val="Hyperlink"/>
          <w:rFonts w:cs="Segoe UI Symbol"/>
        </w:rPr>
        <w:t>Into Math V2 / CA Schedule</w:t>
      </w:r>
      <w:r>
        <w:rPr>
          <w:rStyle w:val="Hyperlink"/>
          <w:rFonts w:cs="Segoe UI Symbol"/>
        </w:rPr>
        <w:fldChar w:fldCharType="end"/>
      </w:r>
      <w:r w:rsidR="23D95DF5" w:rsidRPr="23D95DF5">
        <w:rPr>
          <w:rFonts w:cs="Segoe UI Symbol"/>
        </w:rPr>
        <w:t xml:space="preserve"> Smartsheet– should be updated when EMM is 100% complete and ready to be handed off to Comp. </w:t>
      </w:r>
    </w:p>
    <w:p w14:paraId="55635300" w14:textId="3617E5EF" w:rsidR="00164817" w:rsidRPr="00164817" w:rsidRDefault="00000000" w:rsidP="00164817">
      <w:pPr>
        <w:pStyle w:val="ListParagraph"/>
        <w:numPr>
          <w:ilvl w:val="0"/>
          <w:numId w:val="593"/>
        </w:numPr>
        <w:rPr>
          <w:rFonts w:cs="Segoe UI Symbol"/>
        </w:rPr>
      </w:pPr>
      <w:hyperlink r:id="rId28">
        <w:r w:rsidR="23D95DF5" w:rsidRPr="23D95DF5">
          <w:rPr>
            <w:rStyle w:val="Hyperlink"/>
            <w:rFonts w:cs="Segoe UI Symbol"/>
          </w:rPr>
          <w:t>Issues Tracker</w:t>
        </w:r>
      </w:hyperlink>
      <w:commentRangeEnd w:id="11"/>
      <w:r w:rsidR="3FC8194C">
        <w:rPr>
          <w:rStyle w:val="CommentReference"/>
        </w:rPr>
        <w:commentReference w:id="11"/>
      </w:r>
      <w:r w:rsidR="23D95DF5" w:rsidRPr="23D95DF5">
        <w:rPr>
          <w:rFonts w:cs="Segoe UI Symbol"/>
        </w:rPr>
        <w:t xml:space="preserve"> - Please document all queries or issues so that consistent answers can be provided in a timely manner. </w:t>
      </w:r>
    </w:p>
    <w:p w14:paraId="0F1BCFCA" w14:textId="18DB67FA" w:rsidR="23D95DF5" w:rsidRDefault="00000000" w:rsidP="23D95DF5">
      <w:pPr>
        <w:pStyle w:val="ListParagraph"/>
        <w:numPr>
          <w:ilvl w:val="0"/>
          <w:numId w:val="593"/>
        </w:numPr>
        <w:rPr>
          <w:rFonts w:cs="Segoe UI Symbol"/>
        </w:rPr>
      </w:pPr>
      <w:hyperlink r:id="rId33">
        <w:r w:rsidR="5F267636" w:rsidRPr="5F267636">
          <w:rPr>
            <w:rStyle w:val="Hyperlink"/>
            <w:rFonts w:cs="Segoe UI Symbol"/>
          </w:rPr>
          <w:t>EMM Checklist</w:t>
        </w:r>
      </w:hyperlink>
      <w:r w:rsidR="5F267636" w:rsidRPr="5F267636">
        <w:rPr>
          <w:rFonts w:cs="Segoe UI Symbol"/>
        </w:rPr>
        <w:t xml:space="preserve"> – Please fill out a checklist </w:t>
      </w:r>
      <w:r w:rsidR="5F267636" w:rsidRPr="5F267636">
        <w:rPr>
          <w:rFonts w:cs="Segoe UI Symbol"/>
          <w:b/>
          <w:bCs/>
        </w:rPr>
        <w:t xml:space="preserve">once </w:t>
      </w:r>
      <w:r w:rsidR="5F267636" w:rsidRPr="5F267636">
        <w:rPr>
          <w:rFonts w:cs="Segoe UI Symbol"/>
        </w:rPr>
        <w:t xml:space="preserve">each lesson EMM is completed, and post along with completed EMMs in the box folders. </w:t>
      </w:r>
    </w:p>
    <w:p w14:paraId="68C0B445" w14:textId="416680C1" w:rsidR="23D95DF5" w:rsidRDefault="23D95DF5" w:rsidP="23D95DF5">
      <w:pPr>
        <w:rPr>
          <w:rFonts w:cs="Segoe UI Symbol"/>
        </w:rPr>
      </w:pPr>
    </w:p>
    <w:p w14:paraId="5D3AC096" w14:textId="78A28E59" w:rsidR="23D95DF5" w:rsidRDefault="23D95DF5" w:rsidP="23D95DF5">
      <w:pPr>
        <w:pStyle w:val="Heading4"/>
        <w:rPr>
          <w:rFonts w:cs="Segoe UI Symbol"/>
        </w:rPr>
      </w:pPr>
      <w:r>
        <w:t>Into Math V2 / CA Schedule Smartsheet</w:t>
      </w:r>
    </w:p>
    <w:p w14:paraId="6E49BB36" w14:textId="1166EAB4" w:rsidR="23D95DF5" w:rsidRDefault="23D95DF5" w:rsidP="23D95DF5">
      <w:r>
        <w:t xml:space="preserve">LXDv is responsible to documenting in the Smartsheet each of the following steps for each lesson: </w:t>
      </w:r>
    </w:p>
    <w:p w14:paraId="75BD10D0" w14:textId="1FFBAC8C" w:rsidR="23D95DF5" w:rsidRDefault="23D95DF5" w:rsidP="23D95DF5">
      <w:pPr>
        <w:pStyle w:val="ListParagraph"/>
        <w:numPr>
          <w:ilvl w:val="0"/>
          <w:numId w:val="595"/>
        </w:numPr>
        <w:rPr>
          <w:rFonts w:ascii="Aptos" w:eastAsia="Aptos" w:hAnsi="Aptos" w:cs="Aptos"/>
        </w:rPr>
      </w:pPr>
      <w:r w:rsidRPr="23D95DF5">
        <w:rPr>
          <w:rFonts w:ascii="Aptos" w:eastAsia="Aptos" w:hAnsi="Aptos" w:cs="Aptos"/>
        </w:rPr>
        <w:t>⁠LXDV Creates Draft EMM</w:t>
      </w:r>
    </w:p>
    <w:p w14:paraId="60650B81" w14:textId="69CB0A2F" w:rsidR="23D95DF5" w:rsidRDefault="23D95DF5" w:rsidP="23D95DF5">
      <w:pPr>
        <w:pStyle w:val="ListParagraph"/>
        <w:numPr>
          <w:ilvl w:val="0"/>
          <w:numId w:val="595"/>
        </w:numPr>
        <w:rPr>
          <w:rFonts w:ascii="Aptos" w:eastAsia="Aptos" w:hAnsi="Aptos" w:cs="Aptos"/>
        </w:rPr>
      </w:pPr>
      <w:r w:rsidRPr="23D95DF5">
        <w:rPr>
          <w:rFonts w:ascii="Aptos" w:eastAsia="Aptos" w:hAnsi="Aptos" w:cs="Aptos"/>
        </w:rPr>
        <w:lastRenderedPageBreak/>
        <w:t>⁠LXDV Creates Final EMM</w:t>
      </w:r>
    </w:p>
    <w:p w14:paraId="4F71050A" w14:textId="613E7A9D" w:rsidR="23D95DF5" w:rsidRDefault="23D95DF5" w:rsidP="23D95DF5"/>
    <w:p w14:paraId="4A6A04FD" w14:textId="7A8D739E" w:rsidR="23D95DF5" w:rsidRDefault="23D95DF5" w:rsidP="23D95DF5">
      <w:pPr>
        <w:rPr>
          <w:rFonts w:ascii="Aptos" w:eastAsia="Aptos" w:hAnsi="Aptos" w:cs="Aptos"/>
        </w:rPr>
      </w:pPr>
      <w:r w:rsidRPr="23D95DF5">
        <w:rPr>
          <w:rFonts w:ascii="Aptos" w:eastAsia="Aptos" w:hAnsi="Aptos" w:cs="Aptos"/>
        </w:rPr>
        <w:t>LXDV Creates Draft EMM – This can be marked as complete when all of the following has been done:</w:t>
      </w:r>
    </w:p>
    <w:p w14:paraId="6F49D8B3" w14:textId="398079A7" w:rsidR="23D95DF5" w:rsidRDefault="23D95DF5" w:rsidP="23D95DF5">
      <w:pPr>
        <w:pStyle w:val="ListParagraph"/>
        <w:numPr>
          <w:ilvl w:val="0"/>
          <w:numId w:val="41"/>
        </w:numPr>
        <w:rPr>
          <w:rFonts w:ascii="Aptos" w:eastAsia="Aptos" w:hAnsi="Aptos" w:cs="Aptos"/>
        </w:rPr>
      </w:pPr>
      <w:r w:rsidRPr="23D95DF5">
        <w:rPr>
          <w:rFonts w:ascii="Aptos" w:eastAsia="Aptos" w:hAnsi="Aptos" w:cs="Aptos"/>
        </w:rPr>
        <w:t>EMM is completely filled out and ready for a PRS review (ready for HMH LXDs for the first modules in each grade.)</w:t>
      </w:r>
    </w:p>
    <w:p w14:paraId="36866ED2" w14:textId="1E2C0B7F" w:rsidR="23D95DF5" w:rsidRDefault="23D95DF5" w:rsidP="23D95DF5">
      <w:pPr>
        <w:pStyle w:val="ListParagraph"/>
        <w:numPr>
          <w:ilvl w:val="0"/>
          <w:numId w:val="41"/>
        </w:numPr>
        <w:rPr>
          <w:rFonts w:ascii="Aptos" w:eastAsia="Aptos" w:hAnsi="Aptos" w:cs="Aptos"/>
        </w:rPr>
      </w:pPr>
      <w:r w:rsidRPr="23D95DF5">
        <w:rPr>
          <w:rFonts w:ascii="Aptos" w:eastAsia="Aptos" w:hAnsi="Aptos" w:cs="Aptos"/>
        </w:rPr>
        <w:t>All images have been requested or updated in the Image Tracker and all Specs #s recorded in the EMMs.</w:t>
      </w:r>
    </w:p>
    <w:p w14:paraId="529C7394" w14:textId="7040B742" w:rsidR="23D95DF5" w:rsidRDefault="23D95DF5" w:rsidP="23D95DF5">
      <w:pPr>
        <w:rPr>
          <w:rFonts w:ascii="Aptos" w:eastAsia="Aptos" w:hAnsi="Aptos" w:cs="Aptos"/>
        </w:rPr>
      </w:pPr>
    </w:p>
    <w:p w14:paraId="6EBA1F02" w14:textId="3CF7864C" w:rsidR="23D95DF5" w:rsidRDefault="23D95DF5" w:rsidP="23D95DF5">
      <w:pPr>
        <w:rPr>
          <w:rFonts w:ascii="Aptos" w:eastAsia="Aptos" w:hAnsi="Aptos" w:cs="Aptos"/>
        </w:rPr>
      </w:pPr>
      <w:r w:rsidRPr="23D95DF5">
        <w:rPr>
          <w:rFonts w:ascii="Aptos" w:eastAsia="Aptos" w:hAnsi="Aptos" w:cs="Aptos"/>
        </w:rPr>
        <w:t>LXDV Creates Final EMM</w:t>
      </w:r>
    </w:p>
    <w:p w14:paraId="6CD9CA88" w14:textId="6BBF1F1D" w:rsidR="23D95DF5" w:rsidRDefault="46A14CEC" w:rsidP="23D95DF5">
      <w:pPr>
        <w:pStyle w:val="ListParagraph"/>
        <w:numPr>
          <w:ilvl w:val="0"/>
          <w:numId w:val="39"/>
        </w:numPr>
        <w:rPr>
          <w:rFonts w:ascii="Aptos" w:eastAsia="Aptos" w:hAnsi="Aptos" w:cs="Aptos"/>
        </w:rPr>
      </w:pPr>
      <w:r w:rsidRPr="46A14CEC">
        <w:rPr>
          <w:rFonts w:ascii="Aptos" w:eastAsia="Aptos" w:hAnsi="Aptos" w:cs="Aptos"/>
        </w:rPr>
        <w:t>EMM is 100% complete.</w:t>
      </w:r>
    </w:p>
    <w:p w14:paraId="5209169F" w14:textId="36E24C5E" w:rsidR="23D95DF5" w:rsidRDefault="46A14CEC" w:rsidP="23D95DF5">
      <w:pPr>
        <w:pStyle w:val="ListParagraph"/>
        <w:numPr>
          <w:ilvl w:val="0"/>
          <w:numId w:val="39"/>
        </w:numPr>
        <w:rPr>
          <w:rFonts w:ascii="Aptos" w:eastAsia="Aptos" w:hAnsi="Aptos" w:cs="Aptos"/>
        </w:rPr>
      </w:pPr>
      <w:r w:rsidRPr="46A14CEC">
        <w:rPr>
          <w:rFonts w:ascii="Aptos" w:eastAsia="Aptos" w:hAnsi="Aptos" w:cs="Aptos"/>
        </w:rPr>
        <w:t>All items on the checklist have been confirmed as completed and EMM checklist is filled out and posted to box.</w:t>
      </w:r>
    </w:p>
    <w:p w14:paraId="35219886" w14:textId="62DFB6C8" w:rsidR="23D95DF5" w:rsidRDefault="23D95DF5" w:rsidP="23D95DF5">
      <w:pPr>
        <w:pStyle w:val="ListParagraph"/>
        <w:numPr>
          <w:ilvl w:val="0"/>
          <w:numId w:val="39"/>
        </w:numPr>
        <w:rPr>
          <w:rFonts w:ascii="Aptos" w:eastAsia="Aptos" w:hAnsi="Aptos" w:cs="Aptos"/>
        </w:rPr>
      </w:pPr>
      <w:r w:rsidRPr="23D95DF5">
        <w:rPr>
          <w:rFonts w:ascii="Aptos" w:eastAsia="Aptos" w:hAnsi="Aptos" w:cs="Aptos"/>
        </w:rPr>
        <w:t xml:space="preserve">Image work is complete. </w:t>
      </w:r>
    </w:p>
    <w:p w14:paraId="74AB0198" w14:textId="489A5756" w:rsidR="23D95DF5" w:rsidRDefault="23D95DF5" w:rsidP="23D95DF5"/>
    <w:p w14:paraId="5E74136B" w14:textId="77777777" w:rsidR="00164817" w:rsidRPr="00AF42BD" w:rsidRDefault="00164817" w:rsidP="00164817">
      <w:pPr>
        <w:ind w:left="360"/>
        <w:rPr>
          <w:color w:val="7F7F7F" w:themeColor="text1" w:themeTint="80"/>
        </w:rPr>
      </w:pPr>
    </w:p>
    <w:p w14:paraId="2619E9B5" w14:textId="77777777" w:rsidR="00164817" w:rsidRPr="00C7706F" w:rsidRDefault="282B746D" w:rsidP="00164817">
      <w:pPr>
        <w:pStyle w:val="Heading3"/>
      </w:pPr>
      <w:bookmarkStart w:id="12" w:name="_Toc166768697"/>
      <w:bookmarkStart w:id="13" w:name="_Toc1842376797"/>
      <w:r>
        <w:t>HMH Pr</w:t>
      </w:r>
      <w:commentRangeStart w:id="14"/>
      <w:commentRangeStart w:id="15"/>
      <w:r>
        <w:t>oject Specific Acronym list</w:t>
      </w:r>
      <w:bookmarkEnd w:id="12"/>
      <w:bookmarkEnd w:id="13"/>
    </w:p>
    <w:p w14:paraId="4B278591" w14:textId="77777777" w:rsidR="00164817" w:rsidRPr="00AF42BD" w:rsidRDefault="00164817" w:rsidP="00164817">
      <w:pPr>
        <w:pStyle w:val="ListParagraph"/>
        <w:numPr>
          <w:ilvl w:val="0"/>
          <w:numId w:val="594"/>
        </w:numPr>
      </w:pPr>
      <w:r w:rsidRPr="00AF42BD">
        <w:t>SE = Student Edition</w:t>
      </w:r>
    </w:p>
    <w:p w14:paraId="463BEA16" w14:textId="77777777" w:rsidR="00164817" w:rsidRPr="00AF42BD" w:rsidRDefault="00164817" w:rsidP="00164817">
      <w:pPr>
        <w:pStyle w:val="ListParagraph"/>
        <w:numPr>
          <w:ilvl w:val="0"/>
          <w:numId w:val="594"/>
        </w:numPr>
        <w:tabs>
          <w:tab w:val="num" w:pos="1440"/>
        </w:tabs>
      </w:pPr>
      <w:r w:rsidRPr="00AF42BD">
        <w:t>TE = Teacher Edition</w:t>
      </w:r>
    </w:p>
    <w:p w14:paraId="039022BD" w14:textId="77777777" w:rsidR="00164817" w:rsidRPr="00AF42BD" w:rsidRDefault="00164817" w:rsidP="00164817">
      <w:pPr>
        <w:pStyle w:val="ListParagraph"/>
        <w:numPr>
          <w:ilvl w:val="0"/>
          <w:numId w:val="594"/>
        </w:numPr>
        <w:tabs>
          <w:tab w:val="num" w:pos="1440"/>
        </w:tabs>
      </w:pPr>
      <w:r w:rsidRPr="00AF42BD">
        <w:t>GM = Go Math</w:t>
      </w:r>
    </w:p>
    <w:p w14:paraId="2A8B15A4" w14:textId="77777777" w:rsidR="00F83C55" w:rsidRPr="00AF42BD" w:rsidRDefault="244EF69F" w:rsidP="00F83C55">
      <w:pPr>
        <w:pStyle w:val="ListParagraph"/>
        <w:numPr>
          <w:ilvl w:val="0"/>
          <w:numId w:val="594"/>
        </w:numPr>
        <w:tabs>
          <w:tab w:val="num" w:pos="1440"/>
        </w:tabs>
      </w:pPr>
      <w:r>
        <w:t>OYO = On Your Own</w:t>
      </w:r>
    </w:p>
    <w:p w14:paraId="25A2F38D" w14:textId="77777777" w:rsidR="00164817" w:rsidRPr="00AF42BD" w:rsidRDefault="00164817" w:rsidP="00164817">
      <w:pPr>
        <w:pStyle w:val="ListParagraph"/>
        <w:numPr>
          <w:ilvl w:val="0"/>
          <w:numId w:val="594"/>
        </w:numPr>
        <w:tabs>
          <w:tab w:val="num" w:pos="1440"/>
        </w:tabs>
      </w:pPr>
      <w:r w:rsidRPr="00AF42BD">
        <w:t>DL = direction line</w:t>
      </w:r>
    </w:p>
    <w:p w14:paraId="77661CF8" w14:textId="77777777" w:rsidR="00164817" w:rsidRPr="00AF42BD" w:rsidRDefault="00164817" w:rsidP="00164817">
      <w:pPr>
        <w:pStyle w:val="ListParagraph"/>
        <w:numPr>
          <w:ilvl w:val="0"/>
          <w:numId w:val="594"/>
        </w:numPr>
        <w:tabs>
          <w:tab w:val="num" w:pos="1440"/>
        </w:tabs>
      </w:pPr>
      <w:r w:rsidRPr="00AF42BD">
        <w:t>MP = More Practice or Mathematical Practices</w:t>
      </w:r>
    </w:p>
    <w:p w14:paraId="23725181" w14:textId="77777777" w:rsidR="00164817" w:rsidRPr="00AF42BD" w:rsidRDefault="00164817" w:rsidP="00164817">
      <w:pPr>
        <w:pStyle w:val="ListParagraph"/>
        <w:numPr>
          <w:ilvl w:val="0"/>
          <w:numId w:val="594"/>
        </w:numPr>
        <w:tabs>
          <w:tab w:val="num" w:pos="1440"/>
        </w:tabs>
      </w:pPr>
      <w:r w:rsidRPr="00AF42BD">
        <w:t>SMP= California Standards of Mathematical Practices</w:t>
      </w:r>
    </w:p>
    <w:p w14:paraId="73AD7BA1" w14:textId="77777777" w:rsidR="00164817" w:rsidRPr="00AF42BD" w:rsidRDefault="00164817" w:rsidP="00164817">
      <w:pPr>
        <w:pStyle w:val="ListParagraph"/>
        <w:numPr>
          <w:ilvl w:val="0"/>
          <w:numId w:val="594"/>
        </w:numPr>
        <w:tabs>
          <w:tab w:val="num" w:pos="1440"/>
        </w:tabs>
      </w:pPr>
      <w:r w:rsidRPr="00AF42BD">
        <w:t>DI= Differentiated Instruction OR DI=Drivers of Investigation</w:t>
      </w:r>
    </w:p>
    <w:p w14:paraId="616CD16A" w14:textId="3A988B49" w:rsidR="00164817" w:rsidRPr="00164817" w:rsidRDefault="23D95DF5" w:rsidP="00164817">
      <w:pPr>
        <w:pStyle w:val="ListParagraph"/>
        <w:numPr>
          <w:ilvl w:val="0"/>
          <w:numId w:val="594"/>
        </w:numPr>
        <w:tabs>
          <w:tab w:val="num" w:pos="1440"/>
        </w:tabs>
        <w:rPr>
          <w:color w:val="FF0000"/>
        </w:rPr>
      </w:pPr>
      <w:r w:rsidRPr="23D95DF5">
        <w:rPr>
          <w:color w:val="FF0000"/>
        </w:rPr>
        <w:t>Etc. [update]</w:t>
      </w:r>
      <w:commentRangeEnd w:id="14"/>
      <w:r w:rsidR="2C4A6497">
        <w:rPr>
          <w:rStyle w:val="CommentReference"/>
        </w:rPr>
        <w:commentReference w:id="14"/>
      </w:r>
      <w:commentRangeEnd w:id="15"/>
      <w:r w:rsidR="2C4A6497">
        <w:rPr>
          <w:rStyle w:val="CommentReference"/>
        </w:rPr>
        <w:commentReference w:id="15"/>
      </w:r>
    </w:p>
    <w:p w14:paraId="766236A5" w14:textId="6FB77741" w:rsidR="00164817" w:rsidRDefault="282B746D" w:rsidP="2C4A6497">
      <w:pPr>
        <w:pStyle w:val="Heading3"/>
        <w:spacing w:line="259" w:lineRule="auto"/>
      </w:pPr>
      <w:bookmarkStart w:id="16" w:name="_Toc334551791"/>
      <w:r>
        <w:t>Important Links</w:t>
      </w:r>
      <w:bookmarkEnd w:id="16"/>
    </w:p>
    <w:p w14:paraId="6CA56804" w14:textId="3B2CFA8B" w:rsidR="6FFCFE61" w:rsidRDefault="6FFCFE61" w:rsidP="6FFCFE61">
      <w:pPr>
        <w:ind w:firstLine="720"/>
        <w:jc w:val="both"/>
        <w:rPr>
          <w:rFonts w:ascii="Aptos" w:eastAsia="Aptos" w:hAnsi="Aptos" w:cs="Aptos"/>
          <w:b/>
          <w:bCs/>
          <w:color w:val="000000" w:themeColor="text1"/>
        </w:rPr>
      </w:pPr>
    </w:p>
    <w:p w14:paraId="5F52AB7C" w14:textId="53D0D957" w:rsidR="00164817" w:rsidRDefault="6FFCFE61" w:rsidP="6FFCFE61">
      <w:pPr>
        <w:ind w:firstLine="720"/>
        <w:jc w:val="both"/>
        <w:rPr>
          <w:rFonts w:ascii="Aptos" w:eastAsia="Aptos" w:hAnsi="Aptos" w:cs="Aptos"/>
          <w:color w:val="000000" w:themeColor="text1"/>
        </w:rPr>
      </w:pPr>
      <w:r w:rsidRPr="6FFCFE61">
        <w:rPr>
          <w:rFonts w:ascii="Aptos" w:eastAsia="Aptos" w:hAnsi="Aptos" w:cs="Aptos"/>
          <w:b/>
          <w:bCs/>
          <w:color w:val="000000" w:themeColor="text1"/>
        </w:rPr>
        <w:t>Reference Guidelines</w:t>
      </w:r>
    </w:p>
    <w:p w14:paraId="55609123" w14:textId="25D9EF93" w:rsidR="00164817" w:rsidRDefault="00164817" w:rsidP="2C4A6497">
      <w:pPr>
        <w:jc w:val="both"/>
        <w:rPr>
          <w:rFonts w:ascii="Aptos" w:eastAsia="Aptos" w:hAnsi="Aptos" w:cs="Aptos"/>
          <w:color w:val="000000" w:themeColor="text1"/>
        </w:rPr>
      </w:pPr>
    </w:p>
    <w:p w14:paraId="6B9381D9" w14:textId="6AB60F27" w:rsidR="00164817" w:rsidRDefault="00000000" w:rsidP="2C4A6497">
      <w:pPr>
        <w:pStyle w:val="ListParagraph"/>
        <w:numPr>
          <w:ilvl w:val="0"/>
          <w:numId w:val="425"/>
        </w:numPr>
        <w:jc w:val="both"/>
        <w:rPr>
          <w:rFonts w:ascii="Aptos" w:eastAsia="Aptos" w:hAnsi="Aptos" w:cs="Aptos"/>
          <w:color w:val="000000" w:themeColor="text1"/>
        </w:rPr>
      </w:pPr>
      <w:hyperlink r:id="rId34">
        <w:r w:rsidR="2C4A6497" w:rsidRPr="2C4A6497">
          <w:rPr>
            <w:rStyle w:val="Hyperlink"/>
            <w:rFonts w:ascii="Aptos" w:eastAsia="Aptos" w:hAnsi="Aptos" w:cs="Aptos"/>
          </w:rPr>
          <w:t>TOCs Guidelines for How to Use</w:t>
        </w:r>
      </w:hyperlink>
    </w:p>
    <w:p w14:paraId="4AAD7E0E" w14:textId="324A7F01" w:rsidR="00164817" w:rsidRDefault="00000000" w:rsidP="2C4A6497">
      <w:pPr>
        <w:pStyle w:val="ListParagraph"/>
        <w:numPr>
          <w:ilvl w:val="0"/>
          <w:numId w:val="425"/>
        </w:numPr>
        <w:jc w:val="both"/>
        <w:rPr>
          <w:rFonts w:ascii="Aptos" w:eastAsia="Aptos" w:hAnsi="Aptos" w:cs="Aptos"/>
          <w:color w:val="000000" w:themeColor="text1"/>
        </w:rPr>
      </w:pPr>
      <w:hyperlink r:id="rId35">
        <w:r w:rsidR="2C4A6497" w:rsidRPr="2C4A6497">
          <w:rPr>
            <w:rStyle w:val="Hyperlink"/>
            <w:rFonts w:ascii="Aptos" w:eastAsia="Aptos" w:hAnsi="Aptos" w:cs="Aptos"/>
          </w:rPr>
          <w:t>ML Guidelines</w:t>
        </w:r>
      </w:hyperlink>
    </w:p>
    <w:p w14:paraId="7715CAC9" w14:textId="4043FD49" w:rsidR="00164817" w:rsidRDefault="00000000" w:rsidP="2C4A6497">
      <w:pPr>
        <w:pStyle w:val="ListParagraph"/>
        <w:numPr>
          <w:ilvl w:val="0"/>
          <w:numId w:val="425"/>
        </w:numPr>
        <w:jc w:val="both"/>
        <w:rPr>
          <w:rFonts w:ascii="Aptos" w:eastAsia="Aptos" w:hAnsi="Aptos" w:cs="Aptos"/>
          <w:color w:val="000000" w:themeColor="text1"/>
        </w:rPr>
      </w:pPr>
      <w:hyperlink r:id="rId36">
        <w:r w:rsidR="2C4A6497" w:rsidRPr="2C4A6497">
          <w:rPr>
            <w:rStyle w:val="Hyperlink"/>
            <w:rFonts w:ascii="Aptos" w:eastAsia="Aptos" w:hAnsi="Aptos" w:cs="Aptos"/>
          </w:rPr>
          <w:t>UDL Guidelines</w:t>
        </w:r>
      </w:hyperlink>
    </w:p>
    <w:p w14:paraId="2ED57459" w14:textId="23EA46C7" w:rsidR="00164817" w:rsidRDefault="00000000" w:rsidP="2C4A6497">
      <w:pPr>
        <w:pStyle w:val="ListParagraph"/>
        <w:numPr>
          <w:ilvl w:val="0"/>
          <w:numId w:val="425"/>
        </w:numPr>
        <w:jc w:val="both"/>
        <w:rPr>
          <w:rFonts w:ascii="Aptos" w:eastAsia="Aptos" w:hAnsi="Aptos" w:cs="Aptos"/>
          <w:color w:val="000000" w:themeColor="text1"/>
        </w:rPr>
      </w:pPr>
      <w:hyperlink r:id="rId37">
        <w:r w:rsidR="2C4A6497" w:rsidRPr="2C4A6497">
          <w:rPr>
            <w:rStyle w:val="Hyperlink"/>
            <w:rFonts w:ascii="Aptos" w:eastAsia="Aptos" w:hAnsi="Aptos" w:cs="Aptos"/>
          </w:rPr>
          <w:t>Mathematical Language Routines (MLR) Guidelines</w:t>
        </w:r>
      </w:hyperlink>
    </w:p>
    <w:p w14:paraId="1D071626" w14:textId="6A2BFF5B" w:rsidR="00164817" w:rsidRDefault="00000000" w:rsidP="2C4A6497">
      <w:pPr>
        <w:pStyle w:val="ListParagraph"/>
        <w:numPr>
          <w:ilvl w:val="0"/>
          <w:numId w:val="425"/>
        </w:numPr>
        <w:jc w:val="both"/>
        <w:rPr>
          <w:rFonts w:ascii="Aptos" w:eastAsia="Aptos" w:hAnsi="Aptos" w:cs="Aptos"/>
          <w:color w:val="000000" w:themeColor="text1"/>
        </w:rPr>
      </w:pPr>
      <w:hyperlink r:id="rId38">
        <w:r w:rsidR="2C4A6497" w:rsidRPr="2C4A6497">
          <w:rPr>
            <w:rStyle w:val="Hyperlink"/>
            <w:rFonts w:ascii="Aptos" w:eastAsia="Aptos" w:hAnsi="Aptos" w:cs="Aptos"/>
          </w:rPr>
          <w:t>Vocabulary Guidelines</w:t>
        </w:r>
      </w:hyperlink>
    </w:p>
    <w:p w14:paraId="730E6465" w14:textId="51FF9FD2" w:rsidR="00164817" w:rsidRDefault="00000000" w:rsidP="2C4A6497">
      <w:pPr>
        <w:pStyle w:val="ListParagraph"/>
        <w:numPr>
          <w:ilvl w:val="0"/>
          <w:numId w:val="425"/>
        </w:numPr>
        <w:jc w:val="both"/>
        <w:rPr>
          <w:rFonts w:ascii="Aptos" w:eastAsia="Aptos" w:hAnsi="Aptos" w:cs="Aptos"/>
          <w:color w:val="000000" w:themeColor="text1"/>
        </w:rPr>
      </w:pPr>
      <w:hyperlink r:id="rId39">
        <w:r w:rsidR="2C4A6497" w:rsidRPr="2C4A6497">
          <w:rPr>
            <w:rStyle w:val="Hyperlink"/>
            <w:rFonts w:ascii="Aptos" w:eastAsia="Aptos" w:hAnsi="Aptos" w:cs="Aptos"/>
          </w:rPr>
          <w:t>Learnosity Guidelines</w:t>
        </w:r>
      </w:hyperlink>
    </w:p>
    <w:p w14:paraId="20C96037" w14:textId="00145575" w:rsidR="00164817" w:rsidRDefault="00000000" w:rsidP="2C4A6497">
      <w:pPr>
        <w:pStyle w:val="ListParagraph"/>
        <w:numPr>
          <w:ilvl w:val="0"/>
          <w:numId w:val="425"/>
        </w:numPr>
        <w:jc w:val="both"/>
        <w:rPr>
          <w:rFonts w:ascii="Aptos" w:eastAsia="Aptos" w:hAnsi="Aptos" w:cs="Aptos"/>
          <w:color w:val="000000" w:themeColor="text1"/>
        </w:rPr>
      </w:pPr>
      <w:hyperlink r:id="rId40">
        <w:r w:rsidR="282B746D" w:rsidRPr="282B746D">
          <w:rPr>
            <w:rStyle w:val="Hyperlink"/>
            <w:rFonts w:ascii="Aptos" w:eastAsia="Aptos" w:hAnsi="Aptos" w:cs="Aptos"/>
          </w:rPr>
          <w:t>Pattern Guide for SYL and Tasks EMM Development</w:t>
        </w:r>
      </w:hyperlink>
      <w:hyperlink r:id="rId41">
        <w:r w:rsidR="282B746D" w:rsidRPr="282B746D">
          <w:rPr>
            <w:rStyle w:val="Hyperlink"/>
            <w:rFonts w:ascii="Aptos" w:eastAsia="Aptos" w:hAnsi="Aptos" w:cs="Aptos"/>
          </w:rPr>
          <w:t>California Mathematics Framework Guidelines</w:t>
        </w:r>
      </w:hyperlink>
    </w:p>
    <w:p w14:paraId="2BAB70E8" w14:textId="7FE3D000" w:rsidR="00164817" w:rsidRDefault="00000000" w:rsidP="2C4A6497">
      <w:pPr>
        <w:pStyle w:val="ListParagraph"/>
        <w:numPr>
          <w:ilvl w:val="0"/>
          <w:numId w:val="425"/>
        </w:numPr>
        <w:jc w:val="both"/>
        <w:rPr>
          <w:rFonts w:ascii="Aptos" w:eastAsia="Aptos" w:hAnsi="Aptos" w:cs="Aptos"/>
          <w:color w:val="000000" w:themeColor="text1"/>
        </w:rPr>
      </w:pPr>
      <w:hyperlink r:id="rId42">
        <w:r w:rsidR="2C4A6497" w:rsidRPr="2C4A6497">
          <w:rPr>
            <w:rStyle w:val="Hyperlink"/>
            <w:rFonts w:ascii="Aptos" w:eastAsia="Aptos" w:hAnsi="Aptos" w:cs="Aptos"/>
          </w:rPr>
          <w:t>SMP Guidelines</w:t>
        </w:r>
      </w:hyperlink>
    </w:p>
    <w:p w14:paraId="10113B9C" w14:textId="768D0861" w:rsidR="00164817" w:rsidRDefault="00000000" w:rsidP="2C4A6497">
      <w:pPr>
        <w:pStyle w:val="ListParagraph"/>
        <w:numPr>
          <w:ilvl w:val="0"/>
          <w:numId w:val="425"/>
        </w:numPr>
        <w:jc w:val="both"/>
        <w:rPr>
          <w:rFonts w:ascii="Aptos" w:eastAsia="Aptos" w:hAnsi="Aptos" w:cs="Aptos"/>
          <w:color w:val="000000" w:themeColor="text1"/>
        </w:rPr>
      </w:pPr>
      <w:hyperlink r:id="rId43">
        <w:r w:rsidR="2C4A6497" w:rsidRPr="2C4A6497">
          <w:rPr>
            <w:rStyle w:val="Hyperlink"/>
            <w:rFonts w:ascii="Aptos" w:eastAsia="Aptos" w:hAnsi="Aptos" w:cs="Aptos"/>
          </w:rPr>
          <w:t>Images Guidelines and Workflow</w:t>
        </w:r>
      </w:hyperlink>
    </w:p>
    <w:p w14:paraId="4B88D8BA" w14:textId="36D12700" w:rsidR="00164817" w:rsidRDefault="00000000" w:rsidP="2C4A6497">
      <w:pPr>
        <w:pStyle w:val="ListParagraph"/>
        <w:numPr>
          <w:ilvl w:val="0"/>
          <w:numId w:val="425"/>
        </w:numPr>
        <w:jc w:val="both"/>
        <w:rPr>
          <w:rFonts w:ascii="Aptos" w:eastAsia="Aptos" w:hAnsi="Aptos" w:cs="Aptos"/>
          <w:color w:val="000000" w:themeColor="text1"/>
        </w:rPr>
      </w:pPr>
      <w:hyperlink r:id="rId44">
        <w:r w:rsidR="2C4A6497" w:rsidRPr="2C4A6497">
          <w:rPr>
            <w:rStyle w:val="Hyperlink"/>
            <w:rFonts w:ascii="Aptos" w:eastAsia="Aptos" w:hAnsi="Aptos" w:cs="Aptos"/>
          </w:rPr>
          <w:t>Math IPACC Imagery (Illustrative Art versus) Tech Art</w:t>
        </w:r>
      </w:hyperlink>
    </w:p>
    <w:p w14:paraId="7D7BEB93" w14:textId="4C5131BC" w:rsidR="00164817" w:rsidRDefault="00000000" w:rsidP="2C4A6497">
      <w:pPr>
        <w:pStyle w:val="ListParagraph"/>
        <w:numPr>
          <w:ilvl w:val="0"/>
          <w:numId w:val="425"/>
        </w:numPr>
        <w:jc w:val="both"/>
        <w:rPr>
          <w:rFonts w:ascii="Aptos" w:eastAsia="Aptos" w:hAnsi="Aptos" w:cs="Aptos"/>
          <w:color w:val="000000" w:themeColor="text1"/>
        </w:rPr>
      </w:pPr>
      <w:hyperlink r:id="rId45">
        <w:r w:rsidR="2C4A6497" w:rsidRPr="2C4A6497">
          <w:rPr>
            <w:rStyle w:val="Hyperlink"/>
            <w:rFonts w:ascii="Aptos" w:eastAsia="Aptos" w:hAnsi="Aptos" w:cs="Aptos"/>
          </w:rPr>
          <w:t>Alt Text Guidelines</w:t>
        </w:r>
      </w:hyperlink>
    </w:p>
    <w:p w14:paraId="1FF28E3C" w14:textId="0649CAEA" w:rsidR="00164817" w:rsidRDefault="00000000" w:rsidP="2C4A6497">
      <w:pPr>
        <w:pStyle w:val="ListParagraph"/>
        <w:numPr>
          <w:ilvl w:val="0"/>
          <w:numId w:val="425"/>
        </w:numPr>
        <w:jc w:val="both"/>
        <w:rPr>
          <w:rFonts w:ascii="Aptos" w:eastAsia="Aptos" w:hAnsi="Aptos" w:cs="Aptos"/>
          <w:color w:val="000000" w:themeColor="text1"/>
        </w:rPr>
      </w:pPr>
      <w:hyperlink r:id="rId46">
        <w:r w:rsidR="2C4A6497" w:rsidRPr="2C4A6497">
          <w:rPr>
            <w:rStyle w:val="Hyperlink"/>
            <w:rFonts w:ascii="Aptos" w:eastAsia="Aptos" w:hAnsi="Aptos" w:cs="Aptos"/>
          </w:rPr>
          <w:t>Depth of Knowledge Documents</w:t>
        </w:r>
      </w:hyperlink>
    </w:p>
    <w:p w14:paraId="3980A01F" w14:textId="71558E6C" w:rsidR="00164817" w:rsidRDefault="00000000" w:rsidP="2C4A6497">
      <w:pPr>
        <w:pStyle w:val="ListParagraph"/>
        <w:numPr>
          <w:ilvl w:val="0"/>
          <w:numId w:val="425"/>
        </w:numPr>
        <w:jc w:val="both"/>
        <w:rPr>
          <w:rFonts w:ascii="Aptos" w:eastAsia="Aptos" w:hAnsi="Aptos" w:cs="Aptos"/>
          <w:color w:val="000000" w:themeColor="text1"/>
        </w:rPr>
      </w:pPr>
      <w:hyperlink r:id="rId47">
        <w:r w:rsidR="2C4A6497" w:rsidRPr="2C4A6497">
          <w:rPr>
            <w:rStyle w:val="Hyperlink"/>
            <w:rFonts w:ascii="Aptos" w:eastAsia="Aptos" w:hAnsi="Aptos" w:cs="Aptos"/>
          </w:rPr>
          <w:t>DEI Guidelines</w:t>
        </w:r>
      </w:hyperlink>
    </w:p>
    <w:p w14:paraId="68C4B004" w14:textId="0ACB0D93" w:rsidR="00164817" w:rsidRDefault="00000000" w:rsidP="2C4A6497">
      <w:pPr>
        <w:pStyle w:val="ListParagraph"/>
        <w:numPr>
          <w:ilvl w:val="0"/>
          <w:numId w:val="425"/>
        </w:numPr>
        <w:jc w:val="both"/>
        <w:rPr>
          <w:rFonts w:ascii="Aptos" w:eastAsia="Aptos" w:hAnsi="Aptos" w:cs="Aptos"/>
          <w:color w:val="000000" w:themeColor="text1"/>
        </w:rPr>
      </w:pPr>
      <w:hyperlink r:id="rId48">
        <w:r w:rsidR="2C4A6497" w:rsidRPr="2C4A6497">
          <w:rPr>
            <w:rStyle w:val="Hyperlink"/>
            <w:rFonts w:ascii="Aptos" w:eastAsia="Aptos" w:hAnsi="Aptos" w:cs="Aptos"/>
          </w:rPr>
          <w:t>Show Your Thinking Icons</w:t>
        </w:r>
      </w:hyperlink>
    </w:p>
    <w:p w14:paraId="4996EA07" w14:textId="52D98B4E" w:rsidR="00164817" w:rsidRDefault="00000000" w:rsidP="2C4A6497">
      <w:pPr>
        <w:pStyle w:val="ListParagraph"/>
        <w:numPr>
          <w:ilvl w:val="0"/>
          <w:numId w:val="425"/>
        </w:numPr>
        <w:jc w:val="both"/>
        <w:rPr>
          <w:rFonts w:ascii="Aptos" w:eastAsia="Aptos" w:hAnsi="Aptos" w:cs="Aptos"/>
          <w:color w:val="000000" w:themeColor="text1"/>
        </w:rPr>
      </w:pPr>
      <w:hyperlink r:id="rId49">
        <w:r w:rsidR="2C4A6497" w:rsidRPr="2C4A6497">
          <w:rPr>
            <w:rStyle w:val="Hyperlink"/>
            <w:rFonts w:ascii="Aptos" w:eastAsia="Aptos" w:hAnsi="Aptos" w:cs="Aptos"/>
          </w:rPr>
          <w:t>Manipulatives and Supporting Documents</w:t>
        </w:r>
      </w:hyperlink>
    </w:p>
    <w:p w14:paraId="45DD6D13" w14:textId="31A63369" w:rsidR="00164817" w:rsidRDefault="00000000" w:rsidP="6FFCFE61">
      <w:pPr>
        <w:pStyle w:val="ListParagraph"/>
        <w:numPr>
          <w:ilvl w:val="1"/>
          <w:numId w:val="425"/>
        </w:numPr>
        <w:jc w:val="both"/>
        <w:rPr>
          <w:rFonts w:ascii="Aptos" w:eastAsia="Aptos" w:hAnsi="Aptos" w:cs="Aptos"/>
          <w:color w:val="000000" w:themeColor="text1"/>
        </w:rPr>
      </w:pPr>
      <w:hyperlink r:id="rId50">
        <w:r w:rsidR="6FFCFE61" w:rsidRPr="6FFCFE61">
          <w:rPr>
            <w:rStyle w:val="Hyperlink"/>
            <w:rFonts w:ascii="Aptos" w:eastAsia="Aptos" w:hAnsi="Aptos" w:cs="Aptos"/>
          </w:rPr>
          <w:t>GK Anomalies</w:t>
        </w:r>
      </w:hyperlink>
    </w:p>
    <w:p w14:paraId="72BB7155" w14:textId="44AE8F58" w:rsidR="00164817" w:rsidRDefault="00000000" w:rsidP="6FFCFE61">
      <w:pPr>
        <w:pStyle w:val="ListParagraph"/>
        <w:numPr>
          <w:ilvl w:val="1"/>
          <w:numId w:val="425"/>
        </w:numPr>
        <w:jc w:val="both"/>
        <w:rPr>
          <w:rFonts w:ascii="Aptos" w:eastAsia="Aptos" w:hAnsi="Aptos" w:cs="Aptos"/>
          <w:color w:val="000000" w:themeColor="text1"/>
        </w:rPr>
      </w:pPr>
      <w:hyperlink r:id="rId51">
        <w:r w:rsidR="6FFCFE61" w:rsidRPr="6FFCFE61">
          <w:rPr>
            <w:rStyle w:val="Hyperlink"/>
            <w:rFonts w:ascii="Aptos" w:eastAsia="Aptos" w:hAnsi="Aptos" w:cs="Aptos"/>
          </w:rPr>
          <w:t>GK-2 Digital Manipulatives</w:t>
        </w:r>
      </w:hyperlink>
    </w:p>
    <w:p w14:paraId="5DCE5702" w14:textId="2579D4A4" w:rsidR="00164817" w:rsidRDefault="00000000" w:rsidP="6FFCFE61">
      <w:pPr>
        <w:pStyle w:val="ListParagraph"/>
        <w:numPr>
          <w:ilvl w:val="1"/>
          <w:numId w:val="425"/>
        </w:numPr>
        <w:jc w:val="both"/>
        <w:rPr>
          <w:rFonts w:ascii="Aptos" w:eastAsia="Aptos" w:hAnsi="Aptos" w:cs="Aptos"/>
          <w:color w:val="000000" w:themeColor="text1"/>
        </w:rPr>
      </w:pPr>
      <w:hyperlink r:id="rId52">
        <w:r w:rsidR="6FFCFE61" w:rsidRPr="6FFCFE61">
          <w:rPr>
            <w:rStyle w:val="Hyperlink"/>
            <w:rFonts w:ascii="Aptos" w:eastAsia="Aptos" w:hAnsi="Aptos" w:cs="Aptos"/>
          </w:rPr>
          <w:t>G3-5 Digital Manipulatives</w:t>
        </w:r>
      </w:hyperlink>
    </w:p>
    <w:p w14:paraId="4A6B4B77" w14:textId="7A86558B" w:rsidR="00164817" w:rsidRDefault="00000000" w:rsidP="6FFCFE61">
      <w:pPr>
        <w:pStyle w:val="ListParagraph"/>
        <w:numPr>
          <w:ilvl w:val="1"/>
          <w:numId w:val="425"/>
        </w:numPr>
        <w:jc w:val="both"/>
        <w:rPr>
          <w:rFonts w:ascii="Aptos" w:eastAsia="Aptos" w:hAnsi="Aptos" w:cs="Aptos"/>
          <w:color w:val="000000" w:themeColor="text1"/>
        </w:rPr>
      </w:pPr>
      <w:hyperlink r:id="rId53">
        <w:r w:rsidR="2755D186" w:rsidRPr="2755D186">
          <w:rPr>
            <w:rStyle w:val="Hyperlink"/>
            <w:rFonts w:ascii="Aptos" w:eastAsia="Aptos" w:hAnsi="Aptos" w:cs="Aptos"/>
          </w:rPr>
          <w:t>G6-8 Digital Manipulatives</w:t>
        </w:r>
      </w:hyperlink>
    </w:p>
    <w:p w14:paraId="12A20BC7" w14:textId="2F3EF829" w:rsidR="2755D186" w:rsidRDefault="00000000" w:rsidP="2755D186">
      <w:pPr>
        <w:pStyle w:val="ListParagraph"/>
        <w:numPr>
          <w:ilvl w:val="1"/>
          <w:numId w:val="425"/>
        </w:numPr>
        <w:jc w:val="both"/>
        <w:rPr>
          <w:rFonts w:ascii="Aptos" w:eastAsia="Aptos" w:hAnsi="Aptos" w:cs="Aptos"/>
          <w:color w:val="000000" w:themeColor="text1"/>
        </w:rPr>
      </w:pPr>
      <w:hyperlink r:id="rId54">
        <w:r w:rsidR="2755D186" w:rsidRPr="2755D186">
          <w:rPr>
            <w:rStyle w:val="Hyperlink"/>
            <w:rFonts w:ascii="Aptos" w:eastAsia="Aptos" w:hAnsi="Aptos" w:cs="Aptos"/>
          </w:rPr>
          <w:t>A1 Digital Manipulatives</w:t>
        </w:r>
      </w:hyperlink>
    </w:p>
    <w:p w14:paraId="7D8561D2" w14:textId="1BA8DE00" w:rsidR="00164817" w:rsidRDefault="00000000" w:rsidP="6FFCFE61">
      <w:pPr>
        <w:pStyle w:val="ListParagraph"/>
        <w:numPr>
          <w:ilvl w:val="1"/>
          <w:numId w:val="425"/>
        </w:numPr>
        <w:jc w:val="both"/>
        <w:rPr>
          <w:rFonts w:ascii="Aptos" w:eastAsia="Aptos" w:hAnsi="Aptos" w:cs="Aptos"/>
          <w:color w:val="000000" w:themeColor="text1"/>
        </w:rPr>
      </w:pPr>
      <w:hyperlink r:id="rId55">
        <w:r w:rsidR="6FFCFE61" w:rsidRPr="6FFCFE61">
          <w:rPr>
            <w:rStyle w:val="Hyperlink"/>
            <w:rFonts w:ascii="Aptos" w:eastAsia="Aptos" w:hAnsi="Aptos" w:cs="Aptos"/>
          </w:rPr>
          <w:t>CCSS Math Standards</w:t>
        </w:r>
      </w:hyperlink>
    </w:p>
    <w:p w14:paraId="365B96DD" w14:textId="2AB6E5A1" w:rsidR="00164817" w:rsidRDefault="00000000" w:rsidP="6FFCFE61">
      <w:pPr>
        <w:pStyle w:val="ListParagraph"/>
        <w:numPr>
          <w:ilvl w:val="1"/>
          <w:numId w:val="425"/>
        </w:numPr>
        <w:jc w:val="both"/>
        <w:rPr>
          <w:rFonts w:cs="Helvetica Neue"/>
          <w:color w:val="000000" w:themeColor="text1"/>
        </w:rPr>
      </w:pPr>
      <w:hyperlink r:id="rId56">
        <w:r w:rsidR="71179AE1" w:rsidRPr="71179AE1">
          <w:rPr>
            <w:rStyle w:val="Hyperlink"/>
            <w:rFonts w:cs="Helvetica Neue"/>
          </w:rPr>
          <w:t>Into Math Manipulative List</w:t>
        </w:r>
      </w:hyperlink>
    </w:p>
    <w:p w14:paraId="625B05DB" w14:textId="56B9150B" w:rsidR="71179AE1" w:rsidRDefault="71179AE1" w:rsidP="71179AE1">
      <w:pPr>
        <w:pStyle w:val="ListParagraph"/>
        <w:numPr>
          <w:ilvl w:val="0"/>
          <w:numId w:val="425"/>
        </w:numPr>
        <w:jc w:val="both"/>
        <w:rPr>
          <w:rFonts w:ascii="Aptos" w:eastAsia="Aptos" w:hAnsi="Aptos" w:cs="Aptos"/>
          <w:color w:val="000000" w:themeColor="text1"/>
          <w:highlight w:val="yellow"/>
        </w:rPr>
      </w:pPr>
      <w:r w:rsidRPr="71179AE1">
        <w:rPr>
          <w:rFonts w:ascii="Aptos" w:eastAsia="Aptos" w:hAnsi="Aptos" w:cs="Aptos"/>
          <w:color w:val="000000" w:themeColor="text1"/>
          <w:highlight w:val="yellow"/>
        </w:rPr>
        <w:t>Grades K-5 Megatrackers</w:t>
      </w:r>
    </w:p>
    <w:p w14:paraId="00BD474F" w14:textId="6CC082DD" w:rsidR="71179AE1" w:rsidRDefault="00000000" w:rsidP="71179AE1">
      <w:pPr>
        <w:pStyle w:val="ListParagraph"/>
        <w:numPr>
          <w:ilvl w:val="1"/>
          <w:numId w:val="425"/>
        </w:numPr>
        <w:jc w:val="both"/>
        <w:rPr>
          <w:rFonts w:cs="Helvetica Neue"/>
          <w:color w:val="000000" w:themeColor="text1"/>
          <w:highlight w:val="yellow"/>
        </w:rPr>
      </w:pPr>
      <w:hyperlink r:id="rId57">
        <w:r w:rsidR="71179AE1" w:rsidRPr="71179AE1">
          <w:rPr>
            <w:rStyle w:val="Hyperlink"/>
            <w:rFonts w:cs="Helvetica Neue"/>
            <w:highlight w:val="yellow"/>
          </w:rPr>
          <w:t>Mod/Lesson Level</w:t>
        </w:r>
      </w:hyperlink>
    </w:p>
    <w:p w14:paraId="0BFF79AA" w14:textId="20807551" w:rsidR="71179AE1" w:rsidRDefault="00000000" w:rsidP="71179AE1">
      <w:pPr>
        <w:pStyle w:val="ListParagraph"/>
        <w:numPr>
          <w:ilvl w:val="1"/>
          <w:numId w:val="425"/>
        </w:numPr>
        <w:jc w:val="both"/>
        <w:rPr>
          <w:rFonts w:cs="Helvetica Neue"/>
          <w:color w:val="000000" w:themeColor="text1"/>
          <w:highlight w:val="yellow"/>
        </w:rPr>
      </w:pPr>
      <w:hyperlink r:id="rId58">
        <w:r w:rsidR="71179AE1" w:rsidRPr="71179AE1">
          <w:rPr>
            <w:rStyle w:val="Hyperlink"/>
            <w:rFonts w:cs="Helvetica Neue"/>
            <w:highlight w:val="yellow"/>
          </w:rPr>
          <w:t>Item/Task Level</w:t>
        </w:r>
      </w:hyperlink>
    </w:p>
    <w:p w14:paraId="728B45CA" w14:textId="31454F42" w:rsidR="71179AE1" w:rsidRDefault="71179AE1" w:rsidP="71179AE1">
      <w:pPr>
        <w:pStyle w:val="ListParagraph"/>
        <w:numPr>
          <w:ilvl w:val="0"/>
          <w:numId w:val="425"/>
        </w:numPr>
        <w:jc w:val="both"/>
        <w:rPr>
          <w:rFonts w:ascii="Aptos" w:eastAsia="Aptos" w:hAnsi="Aptos" w:cs="Aptos"/>
          <w:color w:val="000000" w:themeColor="text1"/>
          <w:highlight w:val="yellow"/>
        </w:rPr>
      </w:pPr>
      <w:r w:rsidRPr="71179AE1">
        <w:rPr>
          <w:rFonts w:ascii="Aptos" w:eastAsia="Aptos" w:hAnsi="Aptos" w:cs="Aptos"/>
          <w:color w:val="000000" w:themeColor="text1"/>
          <w:highlight w:val="yellow"/>
        </w:rPr>
        <w:t>Grades 6-A1 Megatrackers</w:t>
      </w:r>
    </w:p>
    <w:p w14:paraId="176E9E3A" w14:textId="7BD1111A" w:rsidR="71179AE1" w:rsidRDefault="00000000" w:rsidP="71179AE1">
      <w:pPr>
        <w:pStyle w:val="ListParagraph"/>
        <w:numPr>
          <w:ilvl w:val="1"/>
          <w:numId w:val="425"/>
        </w:numPr>
        <w:jc w:val="both"/>
        <w:rPr>
          <w:rFonts w:ascii="Aptos" w:eastAsia="Aptos" w:hAnsi="Aptos" w:cs="Aptos"/>
          <w:color w:val="000000" w:themeColor="text1"/>
          <w:highlight w:val="yellow"/>
        </w:rPr>
      </w:pPr>
      <w:hyperlink r:id="rId59">
        <w:r w:rsidR="71179AE1" w:rsidRPr="71179AE1">
          <w:rPr>
            <w:rStyle w:val="Hyperlink"/>
            <w:rFonts w:ascii="Aptos" w:eastAsia="Aptos" w:hAnsi="Aptos" w:cs="Aptos"/>
            <w:highlight w:val="yellow"/>
          </w:rPr>
          <w:t>Mod/Lesson Level</w:t>
        </w:r>
      </w:hyperlink>
    </w:p>
    <w:p w14:paraId="5DCB62CC" w14:textId="04A4B7A9" w:rsidR="71179AE1" w:rsidRDefault="00000000" w:rsidP="71179AE1">
      <w:pPr>
        <w:pStyle w:val="ListParagraph"/>
        <w:numPr>
          <w:ilvl w:val="1"/>
          <w:numId w:val="425"/>
        </w:numPr>
        <w:jc w:val="both"/>
        <w:rPr>
          <w:rFonts w:ascii="Aptos" w:eastAsia="Aptos" w:hAnsi="Aptos" w:cs="Aptos"/>
          <w:color w:val="000000" w:themeColor="text1"/>
          <w:highlight w:val="yellow"/>
        </w:rPr>
      </w:pPr>
      <w:hyperlink r:id="rId60">
        <w:r w:rsidR="71179AE1" w:rsidRPr="71179AE1">
          <w:rPr>
            <w:rStyle w:val="Hyperlink"/>
            <w:rFonts w:ascii="Aptos" w:eastAsia="Aptos" w:hAnsi="Aptos" w:cs="Aptos"/>
            <w:highlight w:val="yellow"/>
          </w:rPr>
          <w:t>Item/Task Level</w:t>
        </w:r>
      </w:hyperlink>
    </w:p>
    <w:p w14:paraId="7E552CBB" w14:textId="5293F63D" w:rsidR="71179AE1" w:rsidRDefault="71179AE1" w:rsidP="71179AE1">
      <w:pPr>
        <w:jc w:val="both"/>
        <w:rPr>
          <w:rFonts w:cs="Helvetica Neue"/>
          <w:color w:val="000000" w:themeColor="text1"/>
        </w:rPr>
      </w:pPr>
    </w:p>
    <w:p w14:paraId="3BEAD5AE" w14:textId="4228A01F" w:rsidR="00164817" w:rsidRDefault="00164817" w:rsidP="2C4A6497"/>
    <w:p w14:paraId="4169BF54" w14:textId="33607947" w:rsidR="2C4A6497" w:rsidRDefault="5638EFC7" w:rsidP="5638EFC7">
      <w:pPr>
        <w:ind w:firstLine="720"/>
        <w:jc w:val="both"/>
        <w:rPr>
          <w:rFonts w:ascii="Aptos" w:eastAsia="Aptos" w:hAnsi="Aptos" w:cs="Aptos"/>
          <w:color w:val="000000" w:themeColor="text1"/>
        </w:rPr>
      </w:pPr>
      <w:r w:rsidRPr="5638EFC7">
        <w:rPr>
          <w:rFonts w:ascii="Aptos" w:eastAsia="Aptos" w:hAnsi="Aptos" w:cs="Aptos"/>
          <w:b/>
          <w:bCs/>
          <w:color w:val="000000" w:themeColor="text1"/>
        </w:rPr>
        <w:t xml:space="preserve">EMM Training Videos </w:t>
      </w:r>
    </w:p>
    <w:p w14:paraId="23AD7CAA" w14:textId="038E0F58" w:rsidR="2C4A6497" w:rsidRDefault="2C4A6497" w:rsidP="5638EFC7">
      <w:pPr>
        <w:ind w:firstLine="720"/>
        <w:jc w:val="both"/>
        <w:rPr>
          <w:rFonts w:ascii="Aptos" w:eastAsia="Aptos" w:hAnsi="Aptos" w:cs="Aptos"/>
          <w:b/>
          <w:bCs/>
          <w:color w:val="000000" w:themeColor="text1"/>
        </w:rPr>
      </w:pPr>
    </w:p>
    <w:tbl>
      <w:tblPr>
        <w:tblStyle w:val="TableGrid"/>
        <w:tblW w:w="0" w:type="auto"/>
        <w:tblLayout w:type="fixed"/>
        <w:tblLook w:val="04A0" w:firstRow="1" w:lastRow="0" w:firstColumn="1" w:lastColumn="0" w:noHBand="0" w:noVBand="1"/>
      </w:tblPr>
      <w:tblGrid>
        <w:gridCol w:w="1545"/>
        <w:gridCol w:w="4710"/>
        <w:gridCol w:w="3105"/>
      </w:tblGrid>
      <w:tr w:rsidR="5638EFC7" w14:paraId="08BF296D" w14:textId="77777777" w:rsidTr="282B746D">
        <w:trPr>
          <w:trHeight w:val="705"/>
        </w:trPr>
        <w:tc>
          <w:tcPr>
            <w:tcW w:w="1545" w:type="dxa"/>
            <w:tcBorders>
              <w:top w:val="single" w:sz="8" w:space="0" w:color="auto"/>
              <w:left w:val="single" w:sz="8" w:space="0" w:color="auto"/>
              <w:bottom w:val="single" w:sz="8" w:space="0" w:color="auto"/>
              <w:right w:val="single" w:sz="8" w:space="0" w:color="auto"/>
            </w:tcBorders>
            <w:shd w:val="clear" w:color="auto" w:fill="A5C9EB" w:themeFill="text2" w:themeFillTint="40"/>
            <w:tcMar>
              <w:left w:w="108" w:type="dxa"/>
              <w:right w:w="108" w:type="dxa"/>
            </w:tcMar>
            <w:vAlign w:val="center"/>
          </w:tcPr>
          <w:p w14:paraId="084CBD17" w14:textId="345B4D22" w:rsidR="5638EFC7" w:rsidRDefault="5638EFC7" w:rsidP="5638EFC7">
            <w:pPr>
              <w:jc w:val="center"/>
              <w:rPr>
                <w:rFonts w:ascii="Aptos" w:eastAsia="Aptos" w:hAnsi="Aptos" w:cs="Aptos"/>
                <w:b/>
                <w:bCs/>
                <w:color w:val="000000" w:themeColor="text1"/>
                <w:sz w:val="24"/>
                <w:szCs w:val="24"/>
              </w:rPr>
            </w:pPr>
            <w:r w:rsidRPr="5638EFC7">
              <w:rPr>
                <w:rFonts w:ascii="Aptos" w:eastAsia="Aptos" w:hAnsi="Aptos" w:cs="Aptos"/>
                <w:b/>
                <w:bCs/>
                <w:color w:val="000000" w:themeColor="text1"/>
                <w:sz w:val="24"/>
                <w:szCs w:val="24"/>
              </w:rPr>
              <w:t>Training Video Links</w:t>
            </w:r>
          </w:p>
        </w:tc>
        <w:tc>
          <w:tcPr>
            <w:tcW w:w="4710" w:type="dxa"/>
            <w:tcBorders>
              <w:top w:val="single" w:sz="8" w:space="0" w:color="auto"/>
              <w:left w:val="single" w:sz="8" w:space="0" w:color="auto"/>
              <w:bottom w:val="single" w:sz="8" w:space="0" w:color="auto"/>
              <w:right w:val="single" w:sz="8" w:space="0" w:color="auto"/>
            </w:tcBorders>
            <w:shd w:val="clear" w:color="auto" w:fill="A5C9EB" w:themeFill="text2" w:themeFillTint="40"/>
            <w:tcMar>
              <w:left w:w="108" w:type="dxa"/>
              <w:right w:w="108" w:type="dxa"/>
            </w:tcMar>
            <w:vAlign w:val="center"/>
          </w:tcPr>
          <w:p w14:paraId="2D4566E1" w14:textId="190D1F91" w:rsidR="5638EFC7" w:rsidRDefault="5638EFC7" w:rsidP="5638EFC7">
            <w:pPr>
              <w:jc w:val="center"/>
              <w:rPr>
                <w:rFonts w:ascii="Aptos" w:eastAsia="Aptos" w:hAnsi="Aptos" w:cs="Aptos"/>
                <w:b/>
                <w:bCs/>
                <w:color w:val="000000" w:themeColor="text1"/>
                <w:sz w:val="24"/>
                <w:szCs w:val="24"/>
              </w:rPr>
            </w:pPr>
            <w:r w:rsidRPr="5638EFC7">
              <w:rPr>
                <w:rFonts w:ascii="Aptos" w:eastAsia="Aptos" w:hAnsi="Aptos" w:cs="Aptos"/>
                <w:b/>
                <w:bCs/>
                <w:color w:val="000000" w:themeColor="text1"/>
                <w:sz w:val="24"/>
                <w:szCs w:val="24"/>
              </w:rPr>
              <w:t>Purpose</w:t>
            </w:r>
          </w:p>
        </w:tc>
        <w:tc>
          <w:tcPr>
            <w:tcW w:w="3105" w:type="dxa"/>
            <w:tcBorders>
              <w:top w:val="single" w:sz="8" w:space="0" w:color="auto"/>
              <w:left w:val="single" w:sz="8" w:space="0" w:color="auto"/>
              <w:bottom w:val="single" w:sz="8" w:space="0" w:color="auto"/>
              <w:right w:val="single" w:sz="8" w:space="0" w:color="auto"/>
            </w:tcBorders>
            <w:shd w:val="clear" w:color="auto" w:fill="A5C9EB" w:themeFill="text2" w:themeFillTint="40"/>
            <w:tcMar>
              <w:left w:w="108" w:type="dxa"/>
              <w:right w:w="108" w:type="dxa"/>
            </w:tcMar>
            <w:vAlign w:val="center"/>
          </w:tcPr>
          <w:p w14:paraId="628939A4" w14:textId="0364A1E4" w:rsidR="5638EFC7" w:rsidRDefault="5638EFC7" w:rsidP="5638EFC7">
            <w:pPr>
              <w:jc w:val="center"/>
              <w:rPr>
                <w:rFonts w:ascii="Aptos" w:eastAsia="Aptos" w:hAnsi="Aptos" w:cs="Aptos"/>
                <w:b/>
                <w:bCs/>
                <w:color w:val="000000" w:themeColor="text1"/>
                <w:sz w:val="24"/>
                <w:szCs w:val="24"/>
              </w:rPr>
            </w:pPr>
            <w:r w:rsidRPr="5638EFC7">
              <w:rPr>
                <w:rFonts w:ascii="Aptos" w:eastAsia="Aptos" w:hAnsi="Aptos" w:cs="Aptos"/>
                <w:b/>
                <w:bCs/>
                <w:color w:val="000000" w:themeColor="text1"/>
                <w:sz w:val="24"/>
                <w:szCs w:val="24"/>
              </w:rPr>
              <w:t>When to Use</w:t>
            </w:r>
          </w:p>
        </w:tc>
      </w:tr>
      <w:tr w:rsidR="5638EFC7" w14:paraId="130A389A" w14:textId="77777777" w:rsidTr="282B746D">
        <w:trPr>
          <w:trHeight w:val="1020"/>
        </w:trPr>
        <w:tc>
          <w:tcPr>
            <w:tcW w:w="15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E0DCBB" w14:textId="4F314918" w:rsidR="5638EFC7" w:rsidRDefault="00000000" w:rsidP="5638EFC7">
            <w:pPr>
              <w:jc w:val="center"/>
              <w:rPr>
                <w:sz w:val="24"/>
                <w:szCs w:val="24"/>
              </w:rPr>
            </w:pPr>
            <w:del w:id="17" w:author="Denise Mills" w:date="2024-08-02T21:48:00Z">
              <w:r>
                <w:fldChar w:fldCharType="begin"/>
              </w:r>
              <w:r>
                <w:delInstrText xml:space="preserve">HYPERLINK "https://hmhco.box.com/s/r6z6zfd2y3zv56d14vuqnw0vzw8icljn" </w:delInstrText>
              </w:r>
              <w:r>
                <w:fldChar w:fldCharType="separate"/>
              </w:r>
              <w:r w:rsidRPr="282B746D" w:rsidDel="282B746D">
                <w:rPr>
                  <w:rStyle w:val="Hyperlink"/>
                  <w:rFonts w:ascii="Aptos" w:eastAsia="Aptos" w:hAnsi="Aptos" w:cs="Aptos"/>
                  <w:color w:val="467886"/>
                  <w:sz w:val="24"/>
                  <w:szCs w:val="24"/>
                </w:rPr>
                <w:delText>Habitat</w:delText>
              </w:r>
              <w:r>
                <w:fldChar w:fldCharType="end"/>
              </w:r>
            </w:del>
          </w:p>
        </w:tc>
        <w:tc>
          <w:tcPr>
            <w:tcW w:w="4710" w:type="dxa"/>
            <w:tcBorders>
              <w:top w:val="single" w:sz="8" w:space="0" w:color="auto"/>
              <w:left w:val="single" w:sz="8" w:space="0" w:color="auto"/>
              <w:bottom w:val="single" w:sz="8" w:space="0" w:color="auto"/>
              <w:right w:val="single" w:sz="8" w:space="0" w:color="auto"/>
            </w:tcBorders>
            <w:tcMar>
              <w:left w:w="108" w:type="dxa"/>
              <w:right w:w="108" w:type="dxa"/>
            </w:tcMar>
          </w:tcPr>
          <w:p w14:paraId="5169861E" w14:textId="49367F84" w:rsidR="5638EFC7" w:rsidRDefault="5638EFC7" w:rsidP="5638EFC7">
            <w:pPr>
              <w:rPr>
                <w:rFonts w:ascii="Aptos" w:eastAsia="Aptos" w:hAnsi="Aptos" w:cs="Aptos"/>
                <w:sz w:val="24"/>
                <w:szCs w:val="24"/>
              </w:rPr>
            </w:pPr>
            <w:del w:id="18" w:author="Denise Mills" w:date="2024-08-02T21:48:00Z">
              <w:r w:rsidRPr="282B746D" w:rsidDel="282B746D">
                <w:rPr>
                  <w:rFonts w:ascii="Aptos" w:eastAsia="Aptos" w:hAnsi="Aptos" w:cs="Aptos"/>
                  <w:sz w:val="24"/>
                  <w:szCs w:val="24"/>
                </w:rPr>
                <w:delText xml:space="preserve">The purpose of this training video is to give a brief overview about the </w:delText>
              </w:r>
              <w:r w:rsidRPr="282B746D" w:rsidDel="282B746D">
                <w:rPr>
                  <w:rFonts w:ascii="Aptos" w:eastAsia="Aptos" w:hAnsi="Aptos" w:cs="Aptos"/>
                  <w:b/>
                  <w:bCs/>
                  <w:sz w:val="24"/>
                  <w:szCs w:val="24"/>
                </w:rPr>
                <w:delText>Habitat</w:delText>
              </w:r>
              <w:r w:rsidRPr="282B746D" w:rsidDel="282B746D">
                <w:rPr>
                  <w:rFonts w:ascii="Aptos" w:eastAsia="Aptos" w:hAnsi="Aptos" w:cs="Aptos"/>
                  <w:sz w:val="24"/>
                  <w:szCs w:val="24"/>
                </w:rPr>
                <w:delText xml:space="preserve"> platform, the available resources, and how it is being used within the EMM authoring process.</w:delText>
              </w:r>
            </w:del>
          </w:p>
        </w:tc>
        <w:tc>
          <w:tcPr>
            <w:tcW w:w="3105" w:type="dxa"/>
            <w:tcBorders>
              <w:top w:val="single" w:sz="8" w:space="0" w:color="auto"/>
              <w:left w:val="single" w:sz="8" w:space="0" w:color="auto"/>
              <w:bottom w:val="single" w:sz="8" w:space="0" w:color="auto"/>
              <w:right w:val="single" w:sz="8" w:space="0" w:color="auto"/>
            </w:tcBorders>
            <w:tcMar>
              <w:left w:w="108" w:type="dxa"/>
              <w:right w:w="108" w:type="dxa"/>
            </w:tcMar>
          </w:tcPr>
          <w:p w14:paraId="75DB695C" w14:textId="23F88EC1" w:rsidR="5638EFC7" w:rsidRDefault="5638EFC7" w:rsidP="5638EFC7">
            <w:pPr>
              <w:rPr>
                <w:del w:id="19" w:author="Denise Mills" w:date="2024-08-02T21:48:00Z"/>
                <w:rFonts w:ascii="Aptos" w:eastAsia="Aptos" w:hAnsi="Aptos" w:cs="Aptos"/>
                <w:sz w:val="24"/>
                <w:szCs w:val="24"/>
              </w:rPr>
            </w:pPr>
            <w:del w:id="20" w:author="Denise Mills" w:date="2024-08-02T21:48:00Z">
              <w:r w:rsidRPr="282B746D" w:rsidDel="282B746D">
                <w:rPr>
                  <w:rFonts w:ascii="Aptos" w:eastAsia="Aptos" w:hAnsi="Aptos" w:cs="Aptos"/>
                  <w:sz w:val="24"/>
                  <w:szCs w:val="24"/>
                </w:rPr>
                <w:delText xml:space="preserve">Before beginning </w:delText>
              </w:r>
              <w:r w:rsidRPr="282B746D" w:rsidDel="282B746D">
                <w:rPr>
                  <w:rFonts w:ascii="Aptos" w:eastAsia="Aptos" w:hAnsi="Aptos" w:cs="Aptos"/>
                  <w:i/>
                  <w:iCs/>
                  <w:sz w:val="24"/>
                  <w:szCs w:val="24"/>
                </w:rPr>
                <w:delText>(or while)</w:delText>
              </w:r>
              <w:r w:rsidRPr="282B746D" w:rsidDel="282B746D">
                <w:rPr>
                  <w:rFonts w:ascii="Aptos" w:eastAsia="Aptos" w:hAnsi="Aptos" w:cs="Aptos"/>
                  <w:sz w:val="24"/>
                  <w:szCs w:val="24"/>
                </w:rPr>
                <w:delText xml:space="preserve"> authoring:</w:delText>
              </w:r>
            </w:del>
          </w:p>
          <w:p w14:paraId="618EA4AA" w14:textId="3F3E73EB" w:rsidR="5638EFC7" w:rsidRDefault="5638EFC7" w:rsidP="5638EFC7">
            <w:pPr>
              <w:pStyle w:val="ListParagraph"/>
              <w:numPr>
                <w:ilvl w:val="0"/>
                <w:numId w:val="63"/>
              </w:numPr>
              <w:rPr>
                <w:del w:id="21" w:author="Denise Mills" w:date="2024-08-02T21:48:00Z"/>
                <w:rFonts w:ascii="Aptos" w:eastAsia="Aptos" w:hAnsi="Aptos" w:cs="Aptos"/>
                <w:sz w:val="24"/>
                <w:szCs w:val="24"/>
              </w:rPr>
            </w:pPr>
            <w:del w:id="22" w:author="Denise Mills" w:date="2024-08-02T21:48:00Z">
              <w:r w:rsidRPr="282B746D" w:rsidDel="282B746D">
                <w:rPr>
                  <w:rFonts w:ascii="Aptos" w:eastAsia="Aptos" w:hAnsi="Aptos" w:cs="Aptos"/>
                  <w:sz w:val="24"/>
                  <w:szCs w:val="24"/>
                </w:rPr>
                <w:delText>Spark Your Learning</w:delText>
              </w:r>
            </w:del>
          </w:p>
          <w:p w14:paraId="4B423F63" w14:textId="5158B78B" w:rsidR="5638EFC7" w:rsidRDefault="5638EFC7" w:rsidP="5638EFC7">
            <w:pPr>
              <w:pStyle w:val="ListParagraph"/>
              <w:numPr>
                <w:ilvl w:val="0"/>
                <w:numId w:val="63"/>
              </w:numPr>
              <w:rPr>
                <w:rFonts w:ascii="Aptos" w:eastAsia="Aptos" w:hAnsi="Aptos" w:cs="Aptos"/>
                <w:sz w:val="24"/>
                <w:szCs w:val="24"/>
              </w:rPr>
            </w:pPr>
            <w:del w:id="23" w:author="Denise Mills" w:date="2024-08-02T21:48:00Z">
              <w:r w:rsidRPr="282B746D" w:rsidDel="282B746D">
                <w:rPr>
                  <w:rFonts w:ascii="Aptos" w:eastAsia="Aptos" w:hAnsi="Aptos" w:cs="Aptos"/>
                  <w:sz w:val="24"/>
                  <w:szCs w:val="24"/>
                </w:rPr>
                <w:delText>Instructional Tasks</w:delText>
              </w:r>
            </w:del>
          </w:p>
        </w:tc>
      </w:tr>
      <w:tr w:rsidR="32B90847" w14:paraId="602195CF" w14:textId="77777777" w:rsidTr="282B746D">
        <w:trPr>
          <w:trHeight w:val="1020"/>
        </w:trPr>
        <w:tc>
          <w:tcPr>
            <w:tcW w:w="15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B52F31" w14:textId="36D174E9" w:rsidR="32B90847" w:rsidRDefault="00000000" w:rsidP="32B90847">
            <w:pPr>
              <w:jc w:val="center"/>
              <w:rPr>
                <w:rFonts w:ascii="Aptos" w:eastAsia="Aptos" w:hAnsi="Aptos" w:cs="Aptos"/>
                <w:color w:val="467886"/>
                <w:sz w:val="24"/>
                <w:szCs w:val="24"/>
              </w:rPr>
            </w:pPr>
            <w:hyperlink r:id="rId61">
              <w:r w:rsidR="32B90847" w:rsidRPr="32B90847">
                <w:rPr>
                  <w:rStyle w:val="Hyperlink"/>
                  <w:rFonts w:ascii="Aptos" w:eastAsia="Aptos" w:hAnsi="Aptos" w:cs="Aptos"/>
                  <w:color w:val="467886"/>
                  <w:sz w:val="24"/>
                  <w:szCs w:val="24"/>
                </w:rPr>
                <w:t>Plankton</w:t>
              </w:r>
            </w:hyperlink>
          </w:p>
        </w:tc>
        <w:tc>
          <w:tcPr>
            <w:tcW w:w="4710" w:type="dxa"/>
            <w:tcBorders>
              <w:top w:val="single" w:sz="8" w:space="0" w:color="auto"/>
              <w:left w:val="single" w:sz="8" w:space="0" w:color="auto"/>
              <w:bottom w:val="single" w:sz="8" w:space="0" w:color="auto"/>
              <w:right w:val="single" w:sz="8" w:space="0" w:color="auto"/>
            </w:tcBorders>
            <w:tcMar>
              <w:left w:w="108" w:type="dxa"/>
              <w:right w:w="108" w:type="dxa"/>
            </w:tcMar>
          </w:tcPr>
          <w:p w14:paraId="6D9BB84B" w14:textId="4DFA18DB" w:rsidR="32B90847" w:rsidRDefault="282B746D" w:rsidP="32B90847">
            <w:pPr>
              <w:rPr>
                <w:rFonts w:ascii="Aptos" w:eastAsia="Aptos" w:hAnsi="Aptos" w:cs="Aptos"/>
                <w:sz w:val="24"/>
                <w:szCs w:val="24"/>
              </w:rPr>
            </w:pPr>
            <w:r w:rsidRPr="282B746D">
              <w:rPr>
                <w:rFonts w:ascii="Aptos" w:eastAsia="Aptos" w:hAnsi="Aptos" w:cs="Aptos"/>
                <w:sz w:val="24"/>
                <w:szCs w:val="24"/>
              </w:rPr>
              <w:t xml:space="preserve">The purpose of this training video is to give a brief overview about the </w:t>
            </w:r>
            <w:r w:rsidRPr="282B746D">
              <w:rPr>
                <w:rFonts w:ascii="Aptos" w:eastAsia="Aptos" w:hAnsi="Aptos" w:cs="Aptos"/>
                <w:b/>
                <w:bCs/>
                <w:sz w:val="24"/>
                <w:szCs w:val="24"/>
              </w:rPr>
              <w:t xml:space="preserve">Plankton </w:t>
            </w:r>
            <w:r w:rsidRPr="282B746D">
              <w:rPr>
                <w:rFonts w:ascii="Aptos" w:eastAsia="Aptos" w:hAnsi="Aptos" w:cs="Aptos"/>
                <w:sz w:val="24"/>
                <w:szCs w:val="24"/>
              </w:rPr>
              <w:t>platform, the available resources, and how it is being used within the EMM authoring process</w:t>
            </w:r>
            <w:ins w:id="24" w:author="Denise Mills" w:date="2024-08-02T21:48:00Z">
              <w:r w:rsidRPr="282B746D">
                <w:rPr>
                  <w:rFonts w:ascii="Aptos" w:eastAsia="Aptos" w:hAnsi="Aptos" w:cs="Aptos"/>
                  <w:sz w:val="24"/>
                  <w:szCs w:val="24"/>
                </w:rPr>
                <w:t>.</w:t>
              </w:r>
            </w:ins>
            <w:del w:id="25" w:author="Denise Mills" w:date="2024-08-02T21:48:00Z">
              <w:r w:rsidR="32B90847" w:rsidRPr="282B746D" w:rsidDel="282B746D">
                <w:rPr>
                  <w:rFonts w:ascii="Aptos" w:eastAsia="Aptos" w:hAnsi="Aptos" w:cs="Aptos"/>
                  <w:sz w:val="24"/>
                  <w:szCs w:val="24"/>
                </w:rPr>
                <w:delText>, with information regarding some key differences from Habitat for those working across grade bands</w:delText>
              </w:r>
            </w:del>
            <w:r w:rsidRPr="282B746D">
              <w:rPr>
                <w:rFonts w:ascii="Aptos" w:eastAsia="Aptos" w:hAnsi="Aptos" w:cs="Aptos"/>
                <w:sz w:val="24"/>
                <w:szCs w:val="24"/>
              </w:rPr>
              <w:t>.</w:t>
            </w:r>
          </w:p>
        </w:tc>
        <w:tc>
          <w:tcPr>
            <w:tcW w:w="3105" w:type="dxa"/>
            <w:tcBorders>
              <w:top w:val="single" w:sz="8" w:space="0" w:color="auto"/>
              <w:left w:val="single" w:sz="8" w:space="0" w:color="auto"/>
              <w:bottom w:val="single" w:sz="8" w:space="0" w:color="auto"/>
              <w:right w:val="single" w:sz="8" w:space="0" w:color="auto"/>
            </w:tcBorders>
            <w:tcMar>
              <w:left w:w="108" w:type="dxa"/>
              <w:right w:w="108" w:type="dxa"/>
            </w:tcMar>
          </w:tcPr>
          <w:p w14:paraId="08B65957" w14:textId="23F88EC1" w:rsidR="32B90847" w:rsidRDefault="32B90847" w:rsidP="32B90847">
            <w:pPr>
              <w:rPr>
                <w:rFonts w:ascii="Aptos" w:eastAsia="Aptos" w:hAnsi="Aptos" w:cs="Aptos"/>
                <w:sz w:val="24"/>
                <w:szCs w:val="24"/>
              </w:rPr>
            </w:pPr>
            <w:r w:rsidRPr="32B90847">
              <w:rPr>
                <w:rFonts w:ascii="Aptos" w:eastAsia="Aptos" w:hAnsi="Aptos" w:cs="Aptos"/>
                <w:sz w:val="24"/>
                <w:szCs w:val="24"/>
              </w:rPr>
              <w:t xml:space="preserve">Before beginning </w:t>
            </w:r>
            <w:r w:rsidRPr="32B90847">
              <w:rPr>
                <w:rFonts w:ascii="Aptos" w:eastAsia="Aptos" w:hAnsi="Aptos" w:cs="Aptos"/>
                <w:i/>
                <w:iCs/>
                <w:sz w:val="24"/>
                <w:szCs w:val="24"/>
              </w:rPr>
              <w:t>(or while)</w:t>
            </w:r>
            <w:r w:rsidRPr="32B90847">
              <w:rPr>
                <w:rFonts w:ascii="Aptos" w:eastAsia="Aptos" w:hAnsi="Aptos" w:cs="Aptos"/>
                <w:sz w:val="24"/>
                <w:szCs w:val="24"/>
              </w:rPr>
              <w:t xml:space="preserve"> authoring:</w:t>
            </w:r>
          </w:p>
          <w:p w14:paraId="41489B98" w14:textId="3F3E73EB" w:rsidR="32B90847" w:rsidRDefault="32B90847" w:rsidP="32B90847">
            <w:pPr>
              <w:pStyle w:val="ListParagraph"/>
              <w:numPr>
                <w:ilvl w:val="0"/>
                <w:numId w:val="63"/>
              </w:numPr>
              <w:rPr>
                <w:rFonts w:ascii="Aptos" w:eastAsia="Aptos" w:hAnsi="Aptos" w:cs="Aptos"/>
                <w:sz w:val="24"/>
                <w:szCs w:val="24"/>
              </w:rPr>
            </w:pPr>
            <w:r w:rsidRPr="32B90847">
              <w:rPr>
                <w:rFonts w:ascii="Aptos" w:eastAsia="Aptos" w:hAnsi="Aptos" w:cs="Aptos"/>
                <w:sz w:val="24"/>
                <w:szCs w:val="24"/>
              </w:rPr>
              <w:t>Spark Your Learning</w:t>
            </w:r>
          </w:p>
          <w:p w14:paraId="09A95A75" w14:textId="5158B78B" w:rsidR="32B90847" w:rsidRDefault="32B90847" w:rsidP="32B90847">
            <w:pPr>
              <w:pStyle w:val="ListParagraph"/>
              <w:numPr>
                <w:ilvl w:val="0"/>
                <w:numId w:val="63"/>
              </w:numPr>
              <w:rPr>
                <w:rFonts w:ascii="Aptos" w:eastAsia="Aptos" w:hAnsi="Aptos" w:cs="Aptos"/>
                <w:sz w:val="24"/>
                <w:szCs w:val="24"/>
              </w:rPr>
            </w:pPr>
            <w:r w:rsidRPr="32B90847">
              <w:rPr>
                <w:rFonts w:ascii="Aptos" w:eastAsia="Aptos" w:hAnsi="Aptos" w:cs="Aptos"/>
                <w:sz w:val="24"/>
                <w:szCs w:val="24"/>
              </w:rPr>
              <w:t>Instructional Tasks</w:t>
            </w:r>
          </w:p>
          <w:p w14:paraId="5CDF3AE1" w14:textId="3E7BA760" w:rsidR="32B90847" w:rsidRDefault="32B90847" w:rsidP="32B90847">
            <w:pPr>
              <w:rPr>
                <w:rFonts w:ascii="Aptos" w:eastAsia="Aptos" w:hAnsi="Aptos" w:cs="Aptos"/>
                <w:sz w:val="24"/>
                <w:szCs w:val="24"/>
              </w:rPr>
            </w:pPr>
          </w:p>
        </w:tc>
      </w:tr>
      <w:tr w:rsidR="5638EFC7" w14:paraId="4891AAA6" w14:textId="77777777" w:rsidTr="282B746D">
        <w:trPr>
          <w:trHeight w:val="1050"/>
        </w:trPr>
        <w:tc>
          <w:tcPr>
            <w:tcW w:w="15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3204A2" w14:textId="3873D092" w:rsidR="5638EFC7" w:rsidRDefault="00000000" w:rsidP="5638EFC7">
            <w:pPr>
              <w:jc w:val="center"/>
              <w:rPr>
                <w:sz w:val="24"/>
                <w:szCs w:val="24"/>
              </w:rPr>
            </w:pPr>
            <w:hyperlink r:id="rId62">
              <w:r w:rsidR="5638EFC7" w:rsidRPr="5638EFC7">
                <w:rPr>
                  <w:rStyle w:val="Hyperlink"/>
                  <w:rFonts w:ascii="Aptos" w:eastAsia="Aptos" w:hAnsi="Aptos" w:cs="Aptos"/>
                  <w:color w:val="467886"/>
                  <w:sz w:val="24"/>
                  <w:szCs w:val="24"/>
                </w:rPr>
                <w:t>Learnosity</w:t>
              </w:r>
            </w:hyperlink>
          </w:p>
        </w:tc>
        <w:tc>
          <w:tcPr>
            <w:tcW w:w="4710" w:type="dxa"/>
            <w:tcBorders>
              <w:top w:val="single" w:sz="8" w:space="0" w:color="auto"/>
              <w:left w:val="single" w:sz="8" w:space="0" w:color="auto"/>
              <w:bottom w:val="single" w:sz="8" w:space="0" w:color="auto"/>
              <w:right w:val="single" w:sz="8" w:space="0" w:color="auto"/>
            </w:tcBorders>
            <w:tcMar>
              <w:left w:w="108" w:type="dxa"/>
              <w:right w:w="108" w:type="dxa"/>
            </w:tcMar>
          </w:tcPr>
          <w:p w14:paraId="35E7EF07" w14:textId="2FA5350D" w:rsidR="5638EFC7" w:rsidRDefault="5638EFC7" w:rsidP="5638EFC7">
            <w:pPr>
              <w:rPr>
                <w:rFonts w:ascii="Aptos" w:eastAsia="Aptos" w:hAnsi="Aptos" w:cs="Aptos"/>
                <w:sz w:val="24"/>
                <w:szCs w:val="24"/>
              </w:rPr>
            </w:pPr>
            <w:r w:rsidRPr="5638EFC7">
              <w:rPr>
                <w:rFonts w:ascii="Aptos" w:eastAsia="Aptos" w:hAnsi="Aptos" w:cs="Aptos"/>
                <w:sz w:val="24"/>
                <w:szCs w:val="24"/>
              </w:rPr>
              <w:t xml:space="preserve">The purpose of this training video is to give a brief overview about the </w:t>
            </w:r>
            <w:r w:rsidRPr="5638EFC7">
              <w:rPr>
                <w:rFonts w:ascii="Aptos" w:eastAsia="Aptos" w:hAnsi="Aptos" w:cs="Aptos"/>
                <w:b/>
                <w:bCs/>
                <w:sz w:val="24"/>
                <w:szCs w:val="24"/>
              </w:rPr>
              <w:t xml:space="preserve">Learnosity </w:t>
            </w:r>
            <w:r w:rsidRPr="5638EFC7">
              <w:rPr>
                <w:rFonts w:ascii="Aptos" w:eastAsia="Aptos" w:hAnsi="Aptos" w:cs="Aptos"/>
                <w:sz w:val="24"/>
                <w:szCs w:val="24"/>
              </w:rPr>
              <w:t xml:space="preserve">platform, the available resources, and how it is being used within the EMM authoring process. </w:t>
            </w:r>
          </w:p>
        </w:tc>
        <w:tc>
          <w:tcPr>
            <w:tcW w:w="3105" w:type="dxa"/>
            <w:tcBorders>
              <w:top w:val="single" w:sz="8" w:space="0" w:color="auto"/>
              <w:left w:val="single" w:sz="8" w:space="0" w:color="auto"/>
              <w:bottom w:val="single" w:sz="8" w:space="0" w:color="auto"/>
              <w:right w:val="single" w:sz="8" w:space="0" w:color="auto"/>
            </w:tcBorders>
            <w:tcMar>
              <w:left w:w="108" w:type="dxa"/>
              <w:right w:w="108" w:type="dxa"/>
            </w:tcMar>
          </w:tcPr>
          <w:p w14:paraId="1601D1C5" w14:textId="389F376B" w:rsidR="5638EFC7" w:rsidRDefault="5638EFC7" w:rsidP="5638EFC7">
            <w:pPr>
              <w:rPr>
                <w:rFonts w:ascii="Aptos" w:eastAsia="Aptos" w:hAnsi="Aptos" w:cs="Aptos"/>
                <w:sz w:val="24"/>
                <w:szCs w:val="24"/>
              </w:rPr>
            </w:pPr>
            <w:r w:rsidRPr="5638EFC7">
              <w:rPr>
                <w:rFonts w:ascii="Aptos" w:eastAsia="Aptos" w:hAnsi="Aptos" w:cs="Aptos"/>
                <w:sz w:val="24"/>
                <w:szCs w:val="24"/>
              </w:rPr>
              <w:t xml:space="preserve">Before beginning </w:t>
            </w:r>
            <w:r w:rsidRPr="5638EFC7">
              <w:rPr>
                <w:rFonts w:ascii="Aptos" w:eastAsia="Aptos" w:hAnsi="Aptos" w:cs="Aptos"/>
                <w:i/>
                <w:iCs/>
                <w:sz w:val="24"/>
                <w:szCs w:val="24"/>
              </w:rPr>
              <w:t>(or while)</w:t>
            </w:r>
            <w:r w:rsidRPr="5638EFC7">
              <w:rPr>
                <w:rFonts w:ascii="Aptos" w:eastAsia="Aptos" w:hAnsi="Aptos" w:cs="Aptos"/>
                <w:sz w:val="24"/>
                <w:szCs w:val="24"/>
              </w:rPr>
              <w:t xml:space="preserve"> authoring:</w:t>
            </w:r>
          </w:p>
          <w:p w14:paraId="39EACF1C" w14:textId="6BCF7718" w:rsidR="5638EFC7" w:rsidRDefault="32B90847" w:rsidP="5638EFC7">
            <w:pPr>
              <w:pStyle w:val="ListParagraph"/>
              <w:numPr>
                <w:ilvl w:val="0"/>
                <w:numId w:val="63"/>
              </w:numPr>
              <w:rPr>
                <w:rFonts w:ascii="Aptos" w:eastAsia="Aptos" w:hAnsi="Aptos" w:cs="Aptos"/>
                <w:sz w:val="24"/>
                <w:szCs w:val="24"/>
              </w:rPr>
            </w:pPr>
            <w:r w:rsidRPr="32B90847">
              <w:rPr>
                <w:rFonts w:ascii="Aptos" w:eastAsia="Aptos" w:hAnsi="Aptos" w:cs="Aptos"/>
                <w:sz w:val="24"/>
                <w:szCs w:val="24"/>
              </w:rPr>
              <w:t>Quick Check</w:t>
            </w:r>
          </w:p>
          <w:p w14:paraId="1875AE6A" w14:textId="39E5BA25" w:rsidR="5638EFC7" w:rsidRDefault="32B90847" w:rsidP="5638EFC7">
            <w:pPr>
              <w:pStyle w:val="ListParagraph"/>
              <w:numPr>
                <w:ilvl w:val="0"/>
                <w:numId w:val="63"/>
              </w:numPr>
              <w:rPr>
                <w:rFonts w:ascii="Aptos" w:eastAsia="Aptos" w:hAnsi="Aptos" w:cs="Aptos"/>
                <w:sz w:val="24"/>
                <w:szCs w:val="24"/>
              </w:rPr>
            </w:pPr>
            <w:r w:rsidRPr="32B90847">
              <w:rPr>
                <w:rFonts w:ascii="Aptos" w:eastAsia="Aptos" w:hAnsi="Aptos" w:cs="Aptos"/>
                <w:sz w:val="24"/>
                <w:szCs w:val="24"/>
              </w:rPr>
              <w:t>Practice On Your Own</w:t>
            </w:r>
          </w:p>
        </w:tc>
      </w:tr>
      <w:tr w:rsidR="5638EFC7" w14:paraId="37397AD9" w14:textId="77777777" w:rsidTr="282B746D">
        <w:trPr>
          <w:trHeight w:val="1245"/>
        </w:trPr>
        <w:tc>
          <w:tcPr>
            <w:tcW w:w="15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D2DC4A" w14:textId="58253618" w:rsidR="5638EFC7" w:rsidRDefault="00000000" w:rsidP="5638EFC7">
            <w:pPr>
              <w:jc w:val="center"/>
              <w:rPr>
                <w:sz w:val="24"/>
                <w:szCs w:val="24"/>
              </w:rPr>
            </w:pPr>
            <w:hyperlink r:id="rId63">
              <w:r w:rsidR="5638EFC7" w:rsidRPr="5638EFC7">
                <w:rPr>
                  <w:rStyle w:val="Hyperlink"/>
                  <w:rFonts w:ascii="Aptos" w:eastAsia="Aptos" w:hAnsi="Aptos" w:cs="Aptos"/>
                  <w:color w:val="467886"/>
                  <w:sz w:val="24"/>
                  <w:szCs w:val="24"/>
                </w:rPr>
                <w:t>Multilingual &amp; Universal Design Learning Supports</w:t>
              </w:r>
            </w:hyperlink>
          </w:p>
          <w:p w14:paraId="07C13E6C" w14:textId="15C13F3D" w:rsidR="5638EFC7" w:rsidRDefault="00000000" w:rsidP="5638EFC7">
            <w:pPr>
              <w:jc w:val="center"/>
              <w:rPr>
                <w:sz w:val="24"/>
                <w:szCs w:val="24"/>
              </w:rPr>
            </w:pPr>
            <w:hyperlink r:id="rId64">
              <w:r w:rsidR="5638EFC7" w:rsidRPr="5638EFC7">
                <w:rPr>
                  <w:rStyle w:val="Hyperlink"/>
                  <w:rFonts w:ascii="Aptos" w:eastAsia="Aptos" w:hAnsi="Aptos" w:cs="Aptos"/>
                  <w:color w:val="467886"/>
                  <w:sz w:val="24"/>
                  <w:szCs w:val="24"/>
                </w:rPr>
                <w:t>(ML/UDL)</w:t>
              </w:r>
            </w:hyperlink>
          </w:p>
        </w:tc>
        <w:tc>
          <w:tcPr>
            <w:tcW w:w="4710" w:type="dxa"/>
            <w:tcBorders>
              <w:top w:val="single" w:sz="8" w:space="0" w:color="auto"/>
              <w:left w:val="single" w:sz="8" w:space="0" w:color="auto"/>
              <w:bottom w:val="single" w:sz="8" w:space="0" w:color="auto"/>
              <w:right w:val="single" w:sz="8" w:space="0" w:color="auto"/>
            </w:tcBorders>
            <w:tcMar>
              <w:left w:w="108" w:type="dxa"/>
              <w:right w:w="108" w:type="dxa"/>
            </w:tcMar>
          </w:tcPr>
          <w:p w14:paraId="5E5BA4C3" w14:textId="3805AEC8" w:rsidR="5638EFC7" w:rsidRDefault="5638EFC7" w:rsidP="5638EFC7">
            <w:pPr>
              <w:rPr>
                <w:rFonts w:ascii="Aptos" w:eastAsia="Aptos" w:hAnsi="Aptos" w:cs="Aptos"/>
                <w:sz w:val="24"/>
                <w:szCs w:val="24"/>
              </w:rPr>
            </w:pPr>
            <w:r w:rsidRPr="5638EFC7">
              <w:rPr>
                <w:rFonts w:ascii="Aptos" w:eastAsia="Aptos" w:hAnsi="Aptos" w:cs="Aptos"/>
                <w:sz w:val="24"/>
                <w:szCs w:val="24"/>
              </w:rPr>
              <w:t xml:space="preserve">The purpose of this training video is to give a brief overview about the </w:t>
            </w:r>
            <w:r w:rsidRPr="5638EFC7">
              <w:rPr>
                <w:rFonts w:ascii="Aptos" w:eastAsia="Aptos" w:hAnsi="Aptos" w:cs="Aptos"/>
                <w:b/>
                <w:bCs/>
                <w:sz w:val="24"/>
                <w:szCs w:val="24"/>
              </w:rPr>
              <w:t>Multilingual &amp; Universal Design Learning Supports</w:t>
            </w:r>
            <w:r w:rsidRPr="5638EFC7">
              <w:rPr>
                <w:rFonts w:ascii="Aptos" w:eastAsia="Aptos" w:hAnsi="Aptos" w:cs="Aptos"/>
                <w:sz w:val="24"/>
                <w:szCs w:val="24"/>
              </w:rPr>
              <w:t xml:space="preserve"> (ML/UDL), the available resources, and how they are being used within the EMM authoring process.</w:t>
            </w:r>
          </w:p>
        </w:tc>
        <w:tc>
          <w:tcPr>
            <w:tcW w:w="3105" w:type="dxa"/>
            <w:tcBorders>
              <w:top w:val="single" w:sz="8" w:space="0" w:color="auto"/>
              <w:left w:val="single" w:sz="8" w:space="0" w:color="auto"/>
              <w:bottom w:val="single" w:sz="8" w:space="0" w:color="auto"/>
              <w:right w:val="single" w:sz="8" w:space="0" w:color="auto"/>
            </w:tcBorders>
            <w:tcMar>
              <w:left w:w="108" w:type="dxa"/>
              <w:right w:w="108" w:type="dxa"/>
            </w:tcMar>
          </w:tcPr>
          <w:p w14:paraId="3BA488DC" w14:textId="498D1AAE" w:rsidR="5638EFC7" w:rsidRDefault="5638EFC7" w:rsidP="5638EFC7">
            <w:pPr>
              <w:rPr>
                <w:rFonts w:ascii="Aptos" w:eastAsia="Aptos" w:hAnsi="Aptos" w:cs="Aptos"/>
                <w:sz w:val="24"/>
                <w:szCs w:val="24"/>
              </w:rPr>
            </w:pPr>
            <w:r w:rsidRPr="5638EFC7">
              <w:rPr>
                <w:rFonts w:ascii="Aptos" w:eastAsia="Aptos" w:hAnsi="Aptos" w:cs="Aptos"/>
                <w:sz w:val="24"/>
                <w:szCs w:val="24"/>
              </w:rPr>
              <w:t xml:space="preserve">Before beginning </w:t>
            </w:r>
            <w:r w:rsidRPr="5638EFC7">
              <w:rPr>
                <w:rFonts w:ascii="Aptos" w:eastAsia="Aptos" w:hAnsi="Aptos" w:cs="Aptos"/>
                <w:i/>
                <w:iCs/>
                <w:sz w:val="24"/>
                <w:szCs w:val="24"/>
              </w:rPr>
              <w:t>(or while)</w:t>
            </w:r>
            <w:r w:rsidRPr="5638EFC7">
              <w:rPr>
                <w:rFonts w:ascii="Aptos" w:eastAsia="Aptos" w:hAnsi="Aptos" w:cs="Aptos"/>
                <w:sz w:val="24"/>
                <w:szCs w:val="24"/>
              </w:rPr>
              <w:t xml:space="preserve"> authoring:</w:t>
            </w:r>
          </w:p>
          <w:p w14:paraId="10393BCD" w14:textId="15C193D5" w:rsidR="5638EFC7" w:rsidRDefault="32B90847" w:rsidP="5638EFC7">
            <w:pPr>
              <w:pStyle w:val="ListParagraph"/>
              <w:numPr>
                <w:ilvl w:val="0"/>
                <w:numId w:val="63"/>
              </w:numPr>
              <w:rPr>
                <w:rFonts w:ascii="Aptos" w:eastAsia="Aptos" w:hAnsi="Aptos" w:cs="Aptos"/>
                <w:sz w:val="24"/>
                <w:szCs w:val="24"/>
              </w:rPr>
            </w:pPr>
            <w:r w:rsidRPr="32B90847">
              <w:rPr>
                <w:rFonts w:ascii="Aptos" w:eastAsia="Aptos" w:hAnsi="Aptos" w:cs="Aptos"/>
                <w:sz w:val="24"/>
                <w:szCs w:val="24"/>
              </w:rPr>
              <w:t>Spark Your Learning</w:t>
            </w:r>
          </w:p>
          <w:p w14:paraId="6AB70AAB" w14:textId="6BCD6F4C" w:rsidR="5638EFC7" w:rsidRDefault="32B90847" w:rsidP="5638EFC7">
            <w:pPr>
              <w:pStyle w:val="ListParagraph"/>
              <w:numPr>
                <w:ilvl w:val="0"/>
                <w:numId w:val="63"/>
              </w:numPr>
              <w:rPr>
                <w:rFonts w:ascii="Aptos" w:eastAsia="Aptos" w:hAnsi="Aptos" w:cs="Aptos"/>
                <w:sz w:val="24"/>
                <w:szCs w:val="24"/>
              </w:rPr>
            </w:pPr>
            <w:r w:rsidRPr="32B90847">
              <w:rPr>
                <w:rFonts w:ascii="Aptos" w:eastAsia="Aptos" w:hAnsi="Aptos" w:cs="Aptos"/>
                <w:sz w:val="24"/>
                <w:szCs w:val="24"/>
              </w:rPr>
              <w:t>Instructional Tasks</w:t>
            </w:r>
          </w:p>
          <w:p w14:paraId="7F56B488" w14:textId="1AF27724" w:rsidR="5638EFC7" w:rsidRDefault="32B90847" w:rsidP="5638EFC7">
            <w:pPr>
              <w:pStyle w:val="ListParagraph"/>
              <w:numPr>
                <w:ilvl w:val="0"/>
                <w:numId w:val="63"/>
              </w:numPr>
              <w:rPr>
                <w:rFonts w:ascii="Aptos" w:eastAsia="Aptos" w:hAnsi="Aptos" w:cs="Aptos"/>
                <w:sz w:val="24"/>
                <w:szCs w:val="24"/>
              </w:rPr>
            </w:pPr>
            <w:r w:rsidRPr="32B90847">
              <w:rPr>
                <w:rFonts w:ascii="Aptos" w:eastAsia="Aptos" w:hAnsi="Aptos" w:cs="Aptos"/>
                <w:sz w:val="24"/>
                <w:szCs w:val="24"/>
              </w:rPr>
              <w:t>Quick Check</w:t>
            </w:r>
          </w:p>
        </w:tc>
      </w:tr>
      <w:tr w:rsidR="5638EFC7" w14:paraId="0DB8BAE5" w14:textId="77777777" w:rsidTr="282B746D">
        <w:trPr>
          <w:trHeight w:val="1020"/>
        </w:trPr>
        <w:tc>
          <w:tcPr>
            <w:tcW w:w="15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9A33A2" w14:textId="6EBADFF9" w:rsidR="5638EFC7" w:rsidRDefault="00000000" w:rsidP="5638EFC7">
            <w:pPr>
              <w:jc w:val="center"/>
              <w:rPr>
                <w:sz w:val="24"/>
                <w:szCs w:val="24"/>
              </w:rPr>
            </w:pPr>
            <w:hyperlink r:id="rId65">
              <w:r w:rsidR="5638EFC7" w:rsidRPr="5638EFC7">
                <w:rPr>
                  <w:rStyle w:val="Hyperlink"/>
                  <w:rFonts w:ascii="Aptos" w:eastAsia="Aptos" w:hAnsi="Aptos" w:cs="Aptos"/>
                  <w:color w:val="467886"/>
                  <w:sz w:val="24"/>
                  <w:szCs w:val="24"/>
                </w:rPr>
                <w:t>Mathematical Language Routines</w:t>
              </w:r>
            </w:hyperlink>
          </w:p>
          <w:p w14:paraId="0A0D901D" w14:textId="1BC09013" w:rsidR="5638EFC7" w:rsidRDefault="00000000" w:rsidP="5638EFC7">
            <w:pPr>
              <w:jc w:val="center"/>
              <w:rPr>
                <w:sz w:val="24"/>
                <w:szCs w:val="24"/>
              </w:rPr>
            </w:pPr>
            <w:hyperlink r:id="rId66">
              <w:r w:rsidR="5638EFC7" w:rsidRPr="5638EFC7">
                <w:rPr>
                  <w:rStyle w:val="Hyperlink"/>
                  <w:rFonts w:ascii="Aptos" w:eastAsia="Aptos" w:hAnsi="Aptos" w:cs="Aptos"/>
                  <w:color w:val="467886"/>
                  <w:sz w:val="24"/>
                  <w:szCs w:val="24"/>
                </w:rPr>
                <w:t>(MLRs)</w:t>
              </w:r>
            </w:hyperlink>
          </w:p>
        </w:tc>
        <w:tc>
          <w:tcPr>
            <w:tcW w:w="4710" w:type="dxa"/>
            <w:tcBorders>
              <w:top w:val="single" w:sz="8" w:space="0" w:color="auto"/>
              <w:left w:val="single" w:sz="8" w:space="0" w:color="auto"/>
              <w:bottom w:val="single" w:sz="8" w:space="0" w:color="auto"/>
              <w:right w:val="single" w:sz="8" w:space="0" w:color="auto"/>
            </w:tcBorders>
            <w:tcMar>
              <w:left w:w="108" w:type="dxa"/>
              <w:right w:w="108" w:type="dxa"/>
            </w:tcMar>
          </w:tcPr>
          <w:p w14:paraId="28C3F069" w14:textId="1268356A" w:rsidR="5638EFC7" w:rsidRDefault="5638EFC7" w:rsidP="5638EFC7">
            <w:pPr>
              <w:rPr>
                <w:rFonts w:ascii="Aptos" w:eastAsia="Aptos" w:hAnsi="Aptos" w:cs="Aptos"/>
                <w:sz w:val="24"/>
                <w:szCs w:val="24"/>
              </w:rPr>
            </w:pPr>
            <w:r w:rsidRPr="5638EFC7">
              <w:rPr>
                <w:rFonts w:ascii="Aptos" w:eastAsia="Aptos" w:hAnsi="Aptos" w:cs="Aptos"/>
                <w:sz w:val="24"/>
                <w:szCs w:val="24"/>
              </w:rPr>
              <w:t xml:space="preserve">The purpose of this training video is to give a brief overview about the </w:t>
            </w:r>
            <w:r w:rsidRPr="5638EFC7">
              <w:rPr>
                <w:rFonts w:ascii="Aptos" w:eastAsia="Aptos" w:hAnsi="Aptos" w:cs="Aptos"/>
                <w:b/>
                <w:bCs/>
                <w:sz w:val="24"/>
                <w:szCs w:val="24"/>
              </w:rPr>
              <w:t>Mathematical Language Routines</w:t>
            </w:r>
            <w:r w:rsidRPr="5638EFC7">
              <w:rPr>
                <w:rFonts w:ascii="Aptos" w:eastAsia="Aptos" w:hAnsi="Aptos" w:cs="Aptos"/>
                <w:sz w:val="24"/>
                <w:szCs w:val="24"/>
              </w:rPr>
              <w:t xml:space="preserve"> (MLRs), the available resources, and how they are being used within the EMM authoring process.</w:t>
            </w:r>
          </w:p>
        </w:tc>
        <w:tc>
          <w:tcPr>
            <w:tcW w:w="3105" w:type="dxa"/>
            <w:tcBorders>
              <w:top w:val="single" w:sz="8" w:space="0" w:color="auto"/>
              <w:left w:val="single" w:sz="8" w:space="0" w:color="auto"/>
              <w:bottom w:val="single" w:sz="8" w:space="0" w:color="auto"/>
              <w:right w:val="single" w:sz="8" w:space="0" w:color="auto"/>
            </w:tcBorders>
            <w:tcMar>
              <w:left w:w="108" w:type="dxa"/>
              <w:right w:w="108" w:type="dxa"/>
            </w:tcMar>
          </w:tcPr>
          <w:p w14:paraId="17735262" w14:textId="2AA60860" w:rsidR="5638EFC7" w:rsidRDefault="5638EFC7" w:rsidP="5638EFC7">
            <w:pPr>
              <w:rPr>
                <w:rFonts w:ascii="Aptos" w:eastAsia="Aptos" w:hAnsi="Aptos" w:cs="Aptos"/>
                <w:sz w:val="24"/>
                <w:szCs w:val="24"/>
              </w:rPr>
            </w:pPr>
            <w:r w:rsidRPr="5638EFC7">
              <w:rPr>
                <w:rFonts w:ascii="Aptos" w:eastAsia="Aptos" w:hAnsi="Aptos" w:cs="Aptos"/>
                <w:sz w:val="24"/>
                <w:szCs w:val="24"/>
              </w:rPr>
              <w:t xml:space="preserve">Before beginning </w:t>
            </w:r>
            <w:r w:rsidRPr="5638EFC7">
              <w:rPr>
                <w:rFonts w:ascii="Aptos" w:eastAsia="Aptos" w:hAnsi="Aptos" w:cs="Aptos"/>
                <w:i/>
                <w:iCs/>
                <w:sz w:val="24"/>
                <w:szCs w:val="24"/>
              </w:rPr>
              <w:t>(or while)</w:t>
            </w:r>
            <w:r w:rsidRPr="5638EFC7">
              <w:rPr>
                <w:rFonts w:ascii="Aptos" w:eastAsia="Aptos" w:hAnsi="Aptos" w:cs="Aptos"/>
                <w:sz w:val="24"/>
                <w:szCs w:val="24"/>
              </w:rPr>
              <w:t xml:space="preserve"> authoring:</w:t>
            </w:r>
          </w:p>
          <w:p w14:paraId="3D5823A8" w14:textId="198176EC" w:rsidR="5638EFC7" w:rsidRDefault="32B90847" w:rsidP="5638EFC7">
            <w:pPr>
              <w:pStyle w:val="ListParagraph"/>
              <w:numPr>
                <w:ilvl w:val="0"/>
                <w:numId w:val="63"/>
              </w:numPr>
              <w:rPr>
                <w:rFonts w:ascii="Aptos" w:eastAsia="Aptos" w:hAnsi="Aptos" w:cs="Aptos"/>
                <w:sz w:val="24"/>
                <w:szCs w:val="24"/>
              </w:rPr>
            </w:pPr>
            <w:r w:rsidRPr="32B90847">
              <w:rPr>
                <w:rFonts w:ascii="Aptos" w:eastAsia="Aptos" w:hAnsi="Aptos" w:cs="Aptos"/>
                <w:sz w:val="24"/>
                <w:szCs w:val="24"/>
              </w:rPr>
              <w:t>Spark Your Learning</w:t>
            </w:r>
          </w:p>
          <w:p w14:paraId="758F6E62" w14:textId="65A9DE8A" w:rsidR="5638EFC7" w:rsidRDefault="32B90847" w:rsidP="5638EFC7">
            <w:pPr>
              <w:pStyle w:val="ListParagraph"/>
              <w:numPr>
                <w:ilvl w:val="0"/>
                <w:numId w:val="63"/>
              </w:numPr>
              <w:rPr>
                <w:rFonts w:ascii="Aptos" w:eastAsia="Aptos" w:hAnsi="Aptos" w:cs="Aptos"/>
                <w:sz w:val="24"/>
                <w:szCs w:val="24"/>
              </w:rPr>
            </w:pPr>
            <w:r w:rsidRPr="32B90847">
              <w:rPr>
                <w:rFonts w:ascii="Aptos" w:eastAsia="Aptos" w:hAnsi="Aptos" w:cs="Aptos"/>
                <w:sz w:val="24"/>
                <w:szCs w:val="24"/>
              </w:rPr>
              <w:t>Instructional Tasks</w:t>
            </w:r>
          </w:p>
        </w:tc>
      </w:tr>
      <w:tr w:rsidR="5638EFC7" w14:paraId="4B26A5E3" w14:textId="77777777" w:rsidTr="282B746D">
        <w:trPr>
          <w:trHeight w:val="945"/>
        </w:trPr>
        <w:tc>
          <w:tcPr>
            <w:tcW w:w="15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EFD296" w14:textId="47051EC2" w:rsidR="5638EFC7" w:rsidRDefault="00000000" w:rsidP="5638EFC7">
            <w:pPr>
              <w:jc w:val="center"/>
              <w:rPr>
                <w:sz w:val="24"/>
                <w:szCs w:val="24"/>
              </w:rPr>
            </w:pPr>
            <w:hyperlink r:id="rId67">
              <w:r w:rsidR="5638EFC7" w:rsidRPr="5638EFC7">
                <w:rPr>
                  <w:rStyle w:val="Hyperlink"/>
                  <w:rFonts w:ascii="Aptos" w:eastAsia="Aptos" w:hAnsi="Aptos" w:cs="Aptos"/>
                  <w:color w:val="467886"/>
                  <w:sz w:val="24"/>
                  <w:szCs w:val="24"/>
                </w:rPr>
                <w:t>Common Error Supports</w:t>
              </w:r>
            </w:hyperlink>
          </w:p>
        </w:tc>
        <w:tc>
          <w:tcPr>
            <w:tcW w:w="4710" w:type="dxa"/>
            <w:tcBorders>
              <w:top w:val="single" w:sz="8" w:space="0" w:color="auto"/>
              <w:left w:val="single" w:sz="8" w:space="0" w:color="auto"/>
              <w:bottom w:val="single" w:sz="8" w:space="0" w:color="auto"/>
              <w:right w:val="single" w:sz="8" w:space="0" w:color="auto"/>
            </w:tcBorders>
            <w:tcMar>
              <w:left w:w="108" w:type="dxa"/>
              <w:right w:w="108" w:type="dxa"/>
            </w:tcMar>
          </w:tcPr>
          <w:p w14:paraId="3815977B" w14:textId="1EE057B3" w:rsidR="5638EFC7" w:rsidRDefault="5638EFC7" w:rsidP="5638EFC7">
            <w:pPr>
              <w:rPr>
                <w:rFonts w:ascii="Aptos" w:eastAsia="Aptos" w:hAnsi="Aptos" w:cs="Aptos"/>
                <w:sz w:val="24"/>
                <w:szCs w:val="24"/>
              </w:rPr>
            </w:pPr>
            <w:r w:rsidRPr="5638EFC7">
              <w:rPr>
                <w:rFonts w:ascii="Aptos" w:eastAsia="Aptos" w:hAnsi="Aptos" w:cs="Aptos"/>
                <w:sz w:val="24"/>
                <w:szCs w:val="24"/>
              </w:rPr>
              <w:t xml:space="preserve">The purpose of this training video is to give a brief overview about the </w:t>
            </w:r>
            <w:r w:rsidRPr="5638EFC7">
              <w:rPr>
                <w:rFonts w:ascii="Aptos" w:eastAsia="Aptos" w:hAnsi="Aptos" w:cs="Aptos"/>
                <w:b/>
                <w:bCs/>
                <w:sz w:val="24"/>
                <w:szCs w:val="24"/>
              </w:rPr>
              <w:t>Common Error Supports</w:t>
            </w:r>
            <w:r w:rsidRPr="5638EFC7">
              <w:rPr>
                <w:rFonts w:ascii="Aptos" w:eastAsia="Aptos" w:hAnsi="Aptos" w:cs="Aptos"/>
                <w:sz w:val="24"/>
                <w:szCs w:val="24"/>
              </w:rPr>
              <w:t>, the available resources, and how they are being used within the EMM authoring process.</w:t>
            </w:r>
          </w:p>
        </w:tc>
        <w:tc>
          <w:tcPr>
            <w:tcW w:w="3105" w:type="dxa"/>
            <w:tcBorders>
              <w:top w:val="single" w:sz="8" w:space="0" w:color="auto"/>
              <w:left w:val="single" w:sz="8" w:space="0" w:color="auto"/>
              <w:bottom w:val="single" w:sz="8" w:space="0" w:color="auto"/>
              <w:right w:val="single" w:sz="8" w:space="0" w:color="auto"/>
            </w:tcBorders>
            <w:tcMar>
              <w:left w:w="108" w:type="dxa"/>
              <w:right w:w="108" w:type="dxa"/>
            </w:tcMar>
          </w:tcPr>
          <w:p w14:paraId="08377138" w14:textId="5568A113" w:rsidR="5638EFC7" w:rsidRDefault="5638EFC7" w:rsidP="5638EFC7">
            <w:pPr>
              <w:rPr>
                <w:rFonts w:ascii="Aptos" w:eastAsia="Aptos" w:hAnsi="Aptos" w:cs="Aptos"/>
                <w:sz w:val="24"/>
                <w:szCs w:val="24"/>
              </w:rPr>
            </w:pPr>
            <w:r w:rsidRPr="5638EFC7">
              <w:rPr>
                <w:rFonts w:ascii="Aptos" w:eastAsia="Aptos" w:hAnsi="Aptos" w:cs="Aptos"/>
                <w:sz w:val="24"/>
                <w:szCs w:val="24"/>
              </w:rPr>
              <w:t xml:space="preserve">Before beginning </w:t>
            </w:r>
            <w:r w:rsidRPr="5638EFC7">
              <w:rPr>
                <w:rFonts w:ascii="Aptos" w:eastAsia="Aptos" w:hAnsi="Aptos" w:cs="Aptos"/>
                <w:i/>
                <w:iCs/>
                <w:sz w:val="24"/>
                <w:szCs w:val="24"/>
              </w:rPr>
              <w:t>(or while)</w:t>
            </w:r>
            <w:r w:rsidRPr="5638EFC7">
              <w:rPr>
                <w:rFonts w:ascii="Aptos" w:eastAsia="Aptos" w:hAnsi="Aptos" w:cs="Aptos"/>
                <w:sz w:val="24"/>
                <w:szCs w:val="24"/>
              </w:rPr>
              <w:t xml:space="preserve"> authoring:</w:t>
            </w:r>
          </w:p>
          <w:p w14:paraId="1F1611EB" w14:textId="6854D24B" w:rsidR="5638EFC7" w:rsidRDefault="32B90847" w:rsidP="5638EFC7">
            <w:pPr>
              <w:pStyle w:val="ListParagraph"/>
              <w:numPr>
                <w:ilvl w:val="0"/>
                <w:numId w:val="63"/>
              </w:numPr>
              <w:rPr>
                <w:rFonts w:ascii="Aptos" w:eastAsia="Aptos" w:hAnsi="Aptos" w:cs="Aptos"/>
                <w:sz w:val="24"/>
                <w:szCs w:val="24"/>
              </w:rPr>
            </w:pPr>
            <w:r w:rsidRPr="32B90847">
              <w:rPr>
                <w:rFonts w:ascii="Aptos" w:eastAsia="Aptos" w:hAnsi="Aptos" w:cs="Aptos"/>
                <w:sz w:val="24"/>
                <w:szCs w:val="24"/>
              </w:rPr>
              <w:t>Spark Your Learning</w:t>
            </w:r>
          </w:p>
          <w:p w14:paraId="21EF90EC" w14:textId="7EF5663A" w:rsidR="5638EFC7" w:rsidRDefault="32B90847" w:rsidP="5638EFC7">
            <w:pPr>
              <w:pStyle w:val="ListParagraph"/>
              <w:numPr>
                <w:ilvl w:val="0"/>
                <w:numId w:val="63"/>
              </w:numPr>
              <w:rPr>
                <w:rFonts w:ascii="Aptos" w:eastAsia="Aptos" w:hAnsi="Aptos" w:cs="Aptos"/>
                <w:sz w:val="24"/>
                <w:szCs w:val="24"/>
              </w:rPr>
            </w:pPr>
            <w:r w:rsidRPr="32B90847">
              <w:rPr>
                <w:rFonts w:ascii="Aptos" w:eastAsia="Aptos" w:hAnsi="Aptos" w:cs="Aptos"/>
                <w:sz w:val="24"/>
                <w:szCs w:val="24"/>
              </w:rPr>
              <w:t>Instructional Tasks</w:t>
            </w:r>
          </w:p>
        </w:tc>
      </w:tr>
      <w:tr w:rsidR="5638EFC7" w14:paraId="0D529398" w14:textId="77777777" w:rsidTr="282B746D">
        <w:trPr>
          <w:trHeight w:val="945"/>
        </w:trPr>
        <w:tc>
          <w:tcPr>
            <w:tcW w:w="15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8ECC73" w14:textId="5DCD09A7" w:rsidR="5638EFC7" w:rsidRDefault="00000000" w:rsidP="5638EFC7">
            <w:pPr>
              <w:jc w:val="center"/>
              <w:rPr>
                <w:sz w:val="24"/>
                <w:szCs w:val="24"/>
              </w:rPr>
            </w:pPr>
            <w:hyperlink r:id="rId68">
              <w:r w:rsidR="5638EFC7" w:rsidRPr="5638EFC7">
                <w:rPr>
                  <w:rStyle w:val="Hyperlink"/>
                  <w:rFonts w:ascii="Aptos" w:eastAsia="Aptos" w:hAnsi="Aptos" w:cs="Aptos"/>
                  <w:color w:val="467886"/>
                  <w:sz w:val="24"/>
                  <w:szCs w:val="24"/>
                </w:rPr>
                <w:t>Standards for Mathematical Practices</w:t>
              </w:r>
            </w:hyperlink>
          </w:p>
          <w:p w14:paraId="4703887B" w14:textId="34CDFF5B" w:rsidR="5638EFC7" w:rsidRDefault="00000000" w:rsidP="5638EFC7">
            <w:pPr>
              <w:jc w:val="center"/>
              <w:rPr>
                <w:sz w:val="24"/>
                <w:szCs w:val="24"/>
              </w:rPr>
            </w:pPr>
            <w:hyperlink r:id="rId69">
              <w:r w:rsidR="5638EFC7" w:rsidRPr="5638EFC7">
                <w:rPr>
                  <w:rStyle w:val="Hyperlink"/>
                  <w:rFonts w:ascii="Aptos" w:eastAsia="Aptos" w:hAnsi="Aptos" w:cs="Aptos"/>
                  <w:color w:val="467886"/>
                  <w:sz w:val="24"/>
                  <w:szCs w:val="24"/>
                </w:rPr>
                <w:t>(SMPs)</w:t>
              </w:r>
            </w:hyperlink>
          </w:p>
        </w:tc>
        <w:tc>
          <w:tcPr>
            <w:tcW w:w="4710" w:type="dxa"/>
            <w:tcBorders>
              <w:top w:val="single" w:sz="8" w:space="0" w:color="auto"/>
              <w:left w:val="single" w:sz="8" w:space="0" w:color="auto"/>
              <w:bottom w:val="single" w:sz="8" w:space="0" w:color="auto"/>
              <w:right w:val="single" w:sz="8" w:space="0" w:color="auto"/>
            </w:tcBorders>
            <w:tcMar>
              <w:left w:w="108" w:type="dxa"/>
              <w:right w:w="108" w:type="dxa"/>
            </w:tcMar>
          </w:tcPr>
          <w:p w14:paraId="70838158" w14:textId="45A2D015" w:rsidR="5638EFC7" w:rsidRDefault="5638EFC7" w:rsidP="5638EFC7">
            <w:pPr>
              <w:rPr>
                <w:rFonts w:ascii="Aptos" w:eastAsia="Aptos" w:hAnsi="Aptos" w:cs="Aptos"/>
                <w:sz w:val="24"/>
                <w:szCs w:val="24"/>
              </w:rPr>
            </w:pPr>
            <w:r w:rsidRPr="5638EFC7">
              <w:rPr>
                <w:rFonts w:ascii="Aptos" w:eastAsia="Aptos" w:hAnsi="Aptos" w:cs="Aptos"/>
                <w:sz w:val="24"/>
                <w:szCs w:val="24"/>
              </w:rPr>
              <w:t xml:space="preserve">The purpose of this training video is to give a brief overview about the </w:t>
            </w:r>
            <w:r w:rsidRPr="5638EFC7">
              <w:rPr>
                <w:rFonts w:ascii="Aptos" w:eastAsia="Aptos" w:hAnsi="Aptos" w:cs="Aptos"/>
                <w:b/>
                <w:bCs/>
                <w:sz w:val="24"/>
                <w:szCs w:val="24"/>
              </w:rPr>
              <w:t>Standards for Mathematical Practices</w:t>
            </w:r>
            <w:r w:rsidRPr="5638EFC7">
              <w:rPr>
                <w:rFonts w:ascii="Aptos" w:eastAsia="Aptos" w:hAnsi="Aptos" w:cs="Aptos"/>
                <w:sz w:val="24"/>
                <w:szCs w:val="24"/>
              </w:rPr>
              <w:t xml:space="preserve"> (SMPs), the available resources, and how they are being used within the EMM authoring process.</w:t>
            </w:r>
          </w:p>
        </w:tc>
        <w:tc>
          <w:tcPr>
            <w:tcW w:w="3105" w:type="dxa"/>
            <w:tcBorders>
              <w:top w:val="single" w:sz="8" w:space="0" w:color="auto"/>
              <w:left w:val="single" w:sz="8" w:space="0" w:color="auto"/>
              <w:bottom w:val="single" w:sz="8" w:space="0" w:color="auto"/>
              <w:right w:val="single" w:sz="8" w:space="0" w:color="auto"/>
            </w:tcBorders>
            <w:tcMar>
              <w:left w:w="108" w:type="dxa"/>
              <w:right w:w="108" w:type="dxa"/>
            </w:tcMar>
          </w:tcPr>
          <w:p w14:paraId="7DD37CE1" w14:textId="17A4CBC7" w:rsidR="5638EFC7" w:rsidRDefault="5638EFC7" w:rsidP="5638EFC7">
            <w:pPr>
              <w:rPr>
                <w:rFonts w:ascii="Aptos" w:eastAsia="Aptos" w:hAnsi="Aptos" w:cs="Aptos"/>
                <w:sz w:val="24"/>
                <w:szCs w:val="24"/>
              </w:rPr>
            </w:pPr>
            <w:r w:rsidRPr="5638EFC7">
              <w:rPr>
                <w:rFonts w:ascii="Aptos" w:eastAsia="Aptos" w:hAnsi="Aptos" w:cs="Aptos"/>
                <w:sz w:val="24"/>
                <w:szCs w:val="24"/>
              </w:rPr>
              <w:t xml:space="preserve">Before beginning </w:t>
            </w:r>
            <w:r w:rsidRPr="5638EFC7">
              <w:rPr>
                <w:rFonts w:ascii="Aptos" w:eastAsia="Aptos" w:hAnsi="Aptos" w:cs="Aptos"/>
                <w:i/>
                <w:iCs/>
                <w:sz w:val="24"/>
                <w:szCs w:val="24"/>
              </w:rPr>
              <w:t>(or while)</w:t>
            </w:r>
            <w:r w:rsidRPr="5638EFC7">
              <w:rPr>
                <w:rFonts w:ascii="Aptos" w:eastAsia="Aptos" w:hAnsi="Aptos" w:cs="Aptos"/>
                <w:sz w:val="24"/>
                <w:szCs w:val="24"/>
              </w:rPr>
              <w:t xml:space="preserve"> authoring:</w:t>
            </w:r>
          </w:p>
          <w:p w14:paraId="1DE97B25" w14:textId="51238257" w:rsidR="5638EFC7" w:rsidRDefault="32B90847" w:rsidP="5638EFC7">
            <w:pPr>
              <w:pStyle w:val="ListParagraph"/>
              <w:numPr>
                <w:ilvl w:val="0"/>
                <w:numId w:val="63"/>
              </w:numPr>
              <w:rPr>
                <w:rFonts w:ascii="Aptos" w:eastAsia="Aptos" w:hAnsi="Aptos" w:cs="Aptos"/>
                <w:sz w:val="24"/>
                <w:szCs w:val="24"/>
              </w:rPr>
            </w:pPr>
            <w:r w:rsidRPr="32B90847">
              <w:rPr>
                <w:rFonts w:ascii="Aptos" w:eastAsia="Aptos" w:hAnsi="Aptos" w:cs="Aptos"/>
                <w:sz w:val="24"/>
                <w:szCs w:val="24"/>
              </w:rPr>
              <w:t>Instructional Tasks</w:t>
            </w:r>
          </w:p>
          <w:p w14:paraId="541F0ADB" w14:textId="2BD1B73C" w:rsidR="5638EFC7" w:rsidRDefault="32B90847" w:rsidP="5638EFC7">
            <w:pPr>
              <w:pStyle w:val="ListParagraph"/>
              <w:numPr>
                <w:ilvl w:val="0"/>
                <w:numId w:val="63"/>
              </w:numPr>
              <w:rPr>
                <w:rFonts w:ascii="Aptos" w:eastAsia="Aptos" w:hAnsi="Aptos" w:cs="Aptos"/>
                <w:sz w:val="24"/>
                <w:szCs w:val="24"/>
              </w:rPr>
            </w:pPr>
            <w:r w:rsidRPr="32B90847">
              <w:rPr>
                <w:rFonts w:ascii="Aptos" w:eastAsia="Aptos" w:hAnsi="Aptos" w:cs="Aptos"/>
                <w:sz w:val="24"/>
                <w:szCs w:val="24"/>
              </w:rPr>
              <w:t>Practice On Your Own</w:t>
            </w:r>
          </w:p>
        </w:tc>
      </w:tr>
      <w:tr w:rsidR="5638EFC7" w14:paraId="40B9230E" w14:textId="77777777" w:rsidTr="282B746D">
        <w:trPr>
          <w:trHeight w:val="945"/>
        </w:trPr>
        <w:tc>
          <w:tcPr>
            <w:tcW w:w="15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DD889A" w14:textId="0C0131B6" w:rsidR="5638EFC7" w:rsidRDefault="00000000" w:rsidP="5638EFC7">
            <w:pPr>
              <w:jc w:val="center"/>
              <w:rPr>
                <w:sz w:val="24"/>
                <w:szCs w:val="24"/>
              </w:rPr>
            </w:pPr>
            <w:hyperlink r:id="rId70">
              <w:r w:rsidR="5638EFC7" w:rsidRPr="5638EFC7">
                <w:rPr>
                  <w:rStyle w:val="Hyperlink"/>
                  <w:rFonts w:ascii="Aptos" w:eastAsia="Aptos" w:hAnsi="Aptos" w:cs="Aptos"/>
                  <w:color w:val="467886"/>
                  <w:sz w:val="24"/>
                  <w:szCs w:val="24"/>
                </w:rPr>
                <w:t>Diversity, Equity, and Inclusion</w:t>
              </w:r>
            </w:hyperlink>
          </w:p>
          <w:p w14:paraId="0A737F43" w14:textId="6328AEB0" w:rsidR="5638EFC7" w:rsidRDefault="00000000" w:rsidP="5638EFC7">
            <w:pPr>
              <w:jc w:val="center"/>
              <w:rPr>
                <w:sz w:val="24"/>
                <w:szCs w:val="24"/>
              </w:rPr>
            </w:pPr>
            <w:hyperlink r:id="rId71">
              <w:r w:rsidR="5638EFC7" w:rsidRPr="5638EFC7">
                <w:rPr>
                  <w:rStyle w:val="Hyperlink"/>
                  <w:rFonts w:ascii="Aptos" w:eastAsia="Aptos" w:hAnsi="Aptos" w:cs="Aptos"/>
                  <w:color w:val="467886"/>
                  <w:sz w:val="24"/>
                  <w:szCs w:val="24"/>
                </w:rPr>
                <w:t>(DEI)</w:t>
              </w:r>
            </w:hyperlink>
          </w:p>
        </w:tc>
        <w:tc>
          <w:tcPr>
            <w:tcW w:w="4710" w:type="dxa"/>
            <w:tcBorders>
              <w:top w:val="single" w:sz="8" w:space="0" w:color="auto"/>
              <w:left w:val="single" w:sz="8" w:space="0" w:color="auto"/>
              <w:bottom w:val="single" w:sz="8" w:space="0" w:color="auto"/>
              <w:right w:val="single" w:sz="8" w:space="0" w:color="auto"/>
            </w:tcBorders>
            <w:tcMar>
              <w:left w:w="108" w:type="dxa"/>
              <w:right w:w="108" w:type="dxa"/>
            </w:tcMar>
          </w:tcPr>
          <w:p w14:paraId="1E89BA3A" w14:textId="50F01648" w:rsidR="5638EFC7" w:rsidRDefault="5638EFC7" w:rsidP="5638EFC7">
            <w:pPr>
              <w:rPr>
                <w:rFonts w:ascii="Aptos" w:eastAsia="Aptos" w:hAnsi="Aptos" w:cs="Aptos"/>
                <w:sz w:val="24"/>
                <w:szCs w:val="24"/>
              </w:rPr>
            </w:pPr>
            <w:r w:rsidRPr="5638EFC7">
              <w:rPr>
                <w:rFonts w:ascii="Aptos" w:eastAsia="Aptos" w:hAnsi="Aptos" w:cs="Aptos"/>
                <w:sz w:val="24"/>
                <w:szCs w:val="24"/>
              </w:rPr>
              <w:t xml:space="preserve">The purpose of this training video is to give a brief overview about the </w:t>
            </w:r>
            <w:r w:rsidRPr="5638EFC7">
              <w:rPr>
                <w:rFonts w:ascii="Aptos" w:eastAsia="Aptos" w:hAnsi="Aptos" w:cs="Aptos"/>
                <w:b/>
                <w:bCs/>
                <w:sz w:val="24"/>
                <w:szCs w:val="24"/>
              </w:rPr>
              <w:t>Diversity, Equity, and Inclusion Guidelines</w:t>
            </w:r>
            <w:r w:rsidRPr="5638EFC7">
              <w:rPr>
                <w:rFonts w:ascii="Aptos" w:eastAsia="Aptos" w:hAnsi="Aptos" w:cs="Aptos"/>
                <w:sz w:val="24"/>
                <w:szCs w:val="24"/>
              </w:rPr>
              <w:t xml:space="preserve"> (DEI), the available resources, and how they are being used within the EMM authoring process.</w:t>
            </w:r>
          </w:p>
        </w:tc>
        <w:tc>
          <w:tcPr>
            <w:tcW w:w="31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DC88B9" w14:textId="3934938E" w:rsidR="5638EFC7" w:rsidRDefault="5638EFC7" w:rsidP="5638EFC7">
            <w:pPr>
              <w:jc w:val="center"/>
              <w:rPr>
                <w:rFonts w:ascii="Aptos" w:eastAsia="Aptos" w:hAnsi="Aptos" w:cs="Aptos"/>
                <w:sz w:val="24"/>
                <w:szCs w:val="24"/>
              </w:rPr>
            </w:pPr>
            <w:r w:rsidRPr="5638EFC7">
              <w:rPr>
                <w:rFonts w:ascii="Aptos" w:eastAsia="Aptos" w:hAnsi="Aptos" w:cs="Aptos"/>
                <w:sz w:val="24"/>
                <w:szCs w:val="24"/>
              </w:rPr>
              <w:t>Throughout the Entire Lesson</w:t>
            </w:r>
          </w:p>
        </w:tc>
      </w:tr>
      <w:tr w:rsidR="5638EFC7" w14:paraId="7890346B" w14:textId="77777777" w:rsidTr="282B746D">
        <w:trPr>
          <w:trHeight w:val="1020"/>
        </w:trPr>
        <w:tc>
          <w:tcPr>
            <w:tcW w:w="15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2A2035" w14:textId="6EC106FA" w:rsidR="5638EFC7" w:rsidRDefault="00000000" w:rsidP="5638EFC7">
            <w:pPr>
              <w:jc w:val="center"/>
              <w:rPr>
                <w:sz w:val="24"/>
                <w:szCs w:val="24"/>
              </w:rPr>
            </w:pPr>
            <w:hyperlink r:id="rId72">
              <w:r w:rsidR="5638EFC7" w:rsidRPr="5638EFC7">
                <w:rPr>
                  <w:rStyle w:val="Hyperlink"/>
                  <w:rFonts w:ascii="Aptos" w:eastAsia="Aptos" w:hAnsi="Aptos" w:cs="Aptos"/>
                  <w:color w:val="467886"/>
                  <w:sz w:val="24"/>
                  <w:szCs w:val="24"/>
                </w:rPr>
                <w:t>Before You Teach</w:t>
              </w:r>
            </w:hyperlink>
          </w:p>
        </w:tc>
        <w:tc>
          <w:tcPr>
            <w:tcW w:w="4710" w:type="dxa"/>
            <w:tcBorders>
              <w:top w:val="single" w:sz="8" w:space="0" w:color="auto"/>
              <w:left w:val="single" w:sz="8" w:space="0" w:color="auto"/>
              <w:bottom w:val="single" w:sz="8" w:space="0" w:color="auto"/>
              <w:right w:val="single" w:sz="8" w:space="0" w:color="auto"/>
            </w:tcBorders>
            <w:tcMar>
              <w:left w:w="108" w:type="dxa"/>
              <w:right w:w="108" w:type="dxa"/>
            </w:tcMar>
          </w:tcPr>
          <w:p w14:paraId="69D39206" w14:textId="7F2C6309" w:rsidR="5638EFC7" w:rsidRDefault="5638EFC7" w:rsidP="5638EFC7">
            <w:pPr>
              <w:rPr>
                <w:rFonts w:ascii="Aptos" w:eastAsia="Aptos" w:hAnsi="Aptos" w:cs="Aptos"/>
                <w:sz w:val="24"/>
                <w:szCs w:val="24"/>
              </w:rPr>
            </w:pPr>
            <w:r w:rsidRPr="5638EFC7">
              <w:rPr>
                <w:rFonts w:ascii="Aptos" w:eastAsia="Aptos" w:hAnsi="Aptos" w:cs="Aptos"/>
                <w:sz w:val="24"/>
                <w:szCs w:val="24"/>
              </w:rPr>
              <w:t xml:space="preserve">The purpose of this training video is to provide support on how to begin the authoring process for </w:t>
            </w:r>
            <w:r w:rsidRPr="5638EFC7">
              <w:rPr>
                <w:rFonts w:ascii="Aptos" w:eastAsia="Aptos" w:hAnsi="Aptos" w:cs="Aptos"/>
                <w:b/>
                <w:bCs/>
                <w:sz w:val="24"/>
                <w:szCs w:val="24"/>
              </w:rPr>
              <w:t>Before You Teach</w:t>
            </w:r>
            <w:r w:rsidRPr="5638EFC7">
              <w:rPr>
                <w:rFonts w:ascii="Aptos" w:eastAsia="Aptos" w:hAnsi="Aptos" w:cs="Aptos"/>
                <w:sz w:val="24"/>
                <w:szCs w:val="24"/>
              </w:rPr>
              <w:t xml:space="preserve"> within the EMM. It will highlight the needed resources as well as provide examples of how to enter content within this section of the EMM.</w:t>
            </w:r>
          </w:p>
        </w:tc>
        <w:tc>
          <w:tcPr>
            <w:tcW w:w="3105" w:type="dxa"/>
            <w:tcBorders>
              <w:top w:val="single" w:sz="8" w:space="0" w:color="auto"/>
              <w:left w:val="single" w:sz="8" w:space="0" w:color="auto"/>
              <w:bottom w:val="single" w:sz="8" w:space="0" w:color="auto"/>
              <w:right w:val="single" w:sz="8" w:space="0" w:color="auto"/>
            </w:tcBorders>
            <w:tcMar>
              <w:left w:w="108" w:type="dxa"/>
              <w:right w:w="108" w:type="dxa"/>
            </w:tcMar>
          </w:tcPr>
          <w:p w14:paraId="35336EE6" w14:textId="5AF87E72" w:rsidR="5638EFC7" w:rsidRDefault="5638EFC7" w:rsidP="5638EFC7">
            <w:pPr>
              <w:rPr>
                <w:rFonts w:ascii="Aptos" w:eastAsia="Aptos" w:hAnsi="Aptos" w:cs="Aptos"/>
                <w:sz w:val="24"/>
                <w:szCs w:val="24"/>
              </w:rPr>
            </w:pPr>
            <w:r w:rsidRPr="5638EFC7">
              <w:rPr>
                <w:rFonts w:ascii="Aptos" w:eastAsia="Aptos" w:hAnsi="Aptos" w:cs="Aptos"/>
                <w:sz w:val="24"/>
                <w:szCs w:val="24"/>
              </w:rPr>
              <w:t xml:space="preserve">Before beginning </w:t>
            </w:r>
            <w:r w:rsidRPr="5638EFC7">
              <w:rPr>
                <w:rFonts w:ascii="Aptos" w:eastAsia="Aptos" w:hAnsi="Aptos" w:cs="Aptos"/>
                <w:i/>
                <w:iCs/>
                <w:sz w:val="24"/>
                <w:szCs w:val="24"/>
              </w:rPr>
              <w:t>(or while)</w:t>
            </w:r>
            <w:r w:rsidRPr="5638EFC7">
              <w:rPr>
                <w:rFonts w:ascii="Aptos" w:eastAsia="Aptos" w:hAnsi="Aptos" w:cs="Aptos"/>
                <w:sz w:val="24"/>
                <w:szCs w:val="24"/>
              </w:rPr>
              <w:t xml:space="preserve"> authoring:</w:t>
            </w:r>
          </w:p>
          <w:p w14:paraId="45CF974F" w14:textId="6CE3F597" w:rsidR="5638EFC7" w:rsidRDefault="5638EFC7" w:rsidP="5638EFC7">
            <w:pPr>
              <w:pStyle w:val="ListParagraph"/>
              <w:numPr>
                <w:ilvl w:val="0"/>
                <w:numId w:val="50"/>
              </w:numPr>
              <w:rPr>
                <w:rFonts w:ascii="Aptos" w:eastAsia="Aptos" w:hAnsi="Aptos" w:cs="Aptos"/>
                <w:sz w:val="24"/>
                <w:szCs w:val="24"/>
              </w:rPr>
            </w:pPr>
            <w:r w:rsidRPr="5638EFC7">
              <w:rPr>
                <w:rFonts w:ascii="Aptos" w:eastAsia="Aptos" w:hAnsi="Aptos" w:cs="Aptos"/>
                <w:sz w:val="24"/>
                <w:szCs w:val="24"/>
              </w:rPr>
              <w:t>Before You Teach</w:t>
            </w:r>
          </w:p>
        </w:tc>
      </w:tr>
      <w:tr w:rsidR="5638EFC7" w14:paraId="5B7322C6" w14:textId="77777777" w:rsidTr="282B746D">
        <w:trPr>
          <w:trHeight w:val="945"/>
        </w:trPr>
        <w:tc>
          <w:tcPr>
            <w:tcW w:w="15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E07873" w14:textId="72E41558" w:rsidR="5638EFC7" w:rsidRDefault="00000000" w:rsidP="5638EFC7">
            <w:pPr>
              <w:jc w:val="center"/>
              <w:rPr>
                <w:sz w:val="24"/>
                <w:szCs w:val="24"/>
              </w:rPr>
            </w:pPr>
            <w:hyperlink r:id="rId73">
              <w:r w:rsidR="5638EFC7" w:rsidRPr="5638EFC7">
                <w:rPr>
                  <w:rStyle w:val="Hyperlink"/>
                  <w:rFonts w:ascii="Aptos" w:eastAsia="Aptos" w:hAnsi="Aptos" w:cs="Aptos"/>
                  <w:color w:val="467886"/>
                  <w:sz w:val="24"/>
                  <w:szCs w:val="24"/>
                </w:rPr>
                <w:t>Spark Your Learning</w:t>
              </w:r>
            </w:hyperlink>
          </w:p>
          <w:p w14:paraId="6BA17568" w14:textId="122D0C24" w:rsidR="5638EFC7" w:rsidRDefault="00000000" w:rsidP="5638EFC7">
            <w:pPr>
              <w:jc w:val="center"/>
              <w:rPr>
                <w:sz w:val="24"/>
                <w:szCs w:val="24"/>
              </w:rPr>
            </w:pPr>
            <w:hyperlink r:id="rId74">
              <w:r w:rsidR="5638EFC7" w:rsidRPr="5638EFC7">
                <w:rPr>
                  <w:rStyle w:val="Hyperlink"/>
                  <w:rFonts w:ascii="Aptos" w:eastAsia="Aptos" w:hAnsi="Aptos" w:cs="Aptos"/>
                  <w:color w:val="467886"/>
                  <w:sz w:val="24"/>
                  <w:szCs w:val="24"/>
                </w:rPr>
                <w:t>(SYL)</w:t>
              </w:r>
            </w:hyperlink>
          </w:p>
        </w:tc>
        <w:tc>
          <w:tcPr>
            <w:tcW w:w="4710" w:type="dxa"/>
            <w:tcBorders>
              <w:top w:val="single" w:sz="8" w:space="0" w:color="auto"/>
              <w:left w:val="single" w:sz="8" w:space="0" w:color="auto"/>
              <w:bottom w:val="single" w:sz="8" w:space="0" w:color="auto"/>
              <w:right w:val="single" w:sz="8" w:space="0" w:color="auto"/>
            </w:tcBorders>
            <w:tcMar>
              <w:left w:w="108" w:type="dxa"/>
              <w:right w:w="108" w:type="dxa"/>
            </w:tcMar>
          </w:tcPr>
          <w:p w14:paraId="4378B025" w14:textId="77CB98E7" w:rsidR="5638EFC7" w:rsidRDefault="5638EFC7" w:rsidP="5638EFC7">
            <w:pPr>
              <w:rPr>
                <w:rFonts w:ascii="Aptos" w:eastAsia="Aptos" w:hAnsi="Aptos" w:cs="Aptos"/>
                <w:sz w:val="24"/>
                <w:szCs w:val="24"/>
              </w:rPr>
            </w:pPr>
            <w:r w:rsidRPr="5638EFC7">
              <w:rPr>
                <w:rFonts w:ascii="Aptos" w:eastAsia="Aptos" w:hAnsi="Aptos" w:cs="Aptos"/>
                <w:sz w:val="24"/>
                <w:szCs w:val="24"/>
              </w:rPr>
              <w:t xml:space="preserve">The purpose of this training video is to provide support on how to begin the authoring process for </w:t>
            </w:r>
            <w:r w:rsidRPr="5638EFC7">
              <w:rPr>
                <w:rFonts w:ascii="Aptos" w:eastAsia="Aptos" w:hAnsi="Aptos" w:cs="Aptos"/>
                <w:b/>
                <w:bCs/>
                <w:sz w:val="24"/>
                <w:szCs w:val="24"/>
              </w:rPr>
              <w:t xml:space="preserve">Spark Your Learning </w:t>
            </w:r>
            <w:r w:rsidRPr="5638EFC7">
              <w:rPr>
                <w:rFonts w:ascii="Aptos" w:eastAsia="Aptos" w:hAnsi="Aptos" w:cs="Aptos"/>
                <w:sz w:val="24"/>
                <w:szCs w:val="24"/>
              </w:rPr>
              <w:t>(SYL) within the EMM. It will highlight the needed resources as well as provide examples of how to enter content within this section of the EMM.</w:t>
            </w:r>
          </w:p>
        </w:tc>
        <w:tc>
          <w:tcPr>
            <w:tcW w:w="3105" w:type="dxa"/>
            <w:tcBorders>
              <w:top w:val="single" w:sz="8" w:space="0" w:color="auto"/>
              <w:left w:val="single" w:sz="8" w:space="0" w:color="auto"/>
              <w:bottom w:val="single" w:sz="8" w:space="0" w:color="auto"/>
              <w:right w:val="single" w:sz="8" w:space="0" w:color="auto"/>
            </w:tcBorders>
            <w:tcMar>
              <w:left w:w="108" w:type="dxa"/>
              <w:right w:w="108" w:type="dxa"/>
            </w:tcMar>
          </w:tcPr>
          <w:p w14:paraId="1B419251" w14:textId="0A73DA66" w:rsidR="5638EFC7" w:rsidRDefault="5638EFC7" w:rsidP="5638EFC7">
            <w:pPr>
              <w:rPr>
                <w:rFonts w:ascii="Aptos" w:eastAsia="Aptos" w:hAnsi="Aptos" w:cs="Aptos"/>
                <w:sz w:val="24"/>
                <w:szCs w:val="24"/>
              </w:rPr>
            </w:pPr>
            <w:r w:rsidRPr="5638EFC7">
              <w:rPr>
                <w:rFonts w:ascii="Aptos" w:eastAsia="Aptos" w:hAnsi="Aptos" w:cs="Aptos"/>
                <w:sz w:val="24"/>
                <w:szCs w:val="24"/>
              </w:rPr>
              <w:t xml:space="preserve">Before beginning </w:t>
            </w:r>
            <w:r w:rsidRPr="5638EFC7">
              <w:rPr>
                <w:rFonts w:ascii="Aptos" w:eastAsia="Aptos" w:hAnsi="Aptos" w:cs="Aptos"/>
                <w:i/>
                <w:iCs/>
                <w:sz w:val="24"/>
                <w:szCs w:val="24"/>
              </w:rPr>
              <w:t>(or while)</w:t>
            </w:r>
            <w:r w:rsidRPr="5638EFC7">
              <w:rPr>
                <w:rFonts w:ascii="Aptos" w:eastAsia="Aptos" w:hAnsi="Aptos" w:cs="Aptos"/>
                <w:sz w:val="24"/>
                <w:szCs w:val="24"/>
              </w:rPr>
              <w:t xml:space="preserve"> authoring:</w:t>
            </w:r>
          </w:p>
          <w:p w14:paraId="20711803" w14:textId="39910A0B" w:rsidR="5638EFC7" w:rsidRDefault="32B90847" w:rsidP="5638EFC7">
            <w:pPr>
              <w:pStyle w:val="ListParagraph"/>
              <w:numPr>
                <w:ilvl w:val="0"/>
                <w:numId w:val="63"/>
              </w:numPr>
              <w:rPr>
                <w:rFonts w:ascii="Aptos" w:eastAsia="Aptos" w:hAnsi="Aptos" w:cs="Aptos"/>
                <w:sz w:val="24"/>
                <w:szCs w:val="24"/>
              </w:rPr>
            </w:pPr>
            <w:r w:rsidRPr="32B90847">
              <w:rPr>
                <w:rFonts w:ascii="Aptos" w:eastAsia="Aptos" w:hAnsi="Aptos" w:cs="Aptos"/>
                <w:sz w:val="24"/>
                <w:szCs w:val="24"/>
              </w:rPr>
              <w:t>Spark Your Learning</w:t>
            </w:r>
          </w:p>
        </w:tc>
      </w:tr>
      <w:tr w:rsidR="5638EFC7" w14:paraId="16BDDA6B" w14:textId="77777777" w:rsidTr="282B746D">
        <w:trPr>
          <w:trHeight w:val="615"/>
        </w:trPr>
        <w:tc>
          <w:tcPr>
            <w:tcW w:w="15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838B96" w14:textId="0509004B" w:rsidR="5638EFC7" w:rsidRDefault="00000000" w:rsidP="5638EFC7">
            <w:pPr>
              <w:jc w:val="center"/>
              <w:rPr>
                <w:sz w:val="24"/>
                <w:szCs w:val="24"/>
              </w:rPr>
            </w:pPr>
            <w:hyperlink r:id="rId75">
              <w:r w:rsidR="5638EFC7" w:rsidRPr="5638EFC7">
                <w:rPr>
                  <w:rStyle w:val="Hyperlink"/>
                  <w:rFonts w:ascii="Aptos" w:eastAsia="Aptos" w:hAnsi="Aptos" w:cs="Aptos"/>
                  <w:color w:val="467886"/>
                  <w:sz w:val="24"/>
                  <w:szCs w:val="24"/>
                </w:rPr>
                <w:t>Tasks</w:t>
              </w:r>
            </w:hyperlink>
          </w:p>
        </w:tc>
        <w:tc>
          <w:tcPr>
            <w:tcW w:w="4710" w:type="dxa"/>
            <w:tcBorders>
              <w:top w:val="single" w:sz="8" w:space="0" w:color="auto"/>
              <w:left w:val="single" w:sz="8" w:space="0" w:color="auto"/>
              <w:bottom w:val="single" w:sz="8" w:space="0" w:color="auto"/>
              <w:right w:val="single" w:sz="8" w:space="0" w:color="auto"/>
            </w:tcBorders>
            <w:tcMar>
              <w:left w:w="108" w:type="dxa"/>
              <w:right w:w="108" w:type="dxa"/>
            </w:tcMar>
          </w:tcPr>
          <w:p w14:paraId="77B79D85" w14:textId="76E4E4A5" w:rsidR="5638EFC7" w:rsidRDefault="5638EFC7" w:rsidP="5638EFC7">
            <w:pPr>
              <w:rPr>
                <w:rFonts w:ascii="Aptos" w:eastAsia="Aptos" w:hAnsi="Aptos" w:cs="Aptos"/>
                <w:sz w:val="24"/>
                <w:szCs w:val="24"/>
              </w:rPr>
            </w:pPr>
            <w:r w:rsidRPr="5638EFC7">
              <w:rPr>
                <w:rFonts w:ascii="Aptos" w:eastAsia="Aptos" w:hAnsi="Aptos" w:cs="Aptos"/>
                <w:sz w:val="24"/>
                <w:szCs w:val="24"/>
              </w:rPr>
              <w:t xml:space="preserve">The purpose of this training video is to provide support on how to begin the authoring process for the </w:t>
            </w:r>
            <w:r w:rsidRPr="5638EFC7">
              <w:rPr>
                <w:rFonts w:ascii="Aptos" w:eastAsia="Aptos" w:hAnsi="Aptos" w:cs="Aptos"/>
                <w:b/>
                <w:bCs/>
                <w:sz w:val="24"/>
                <w:szCs w:val="24"/>
              </w:rPr>
              <w:t>Instructional Tasks</w:t>
            </w:r>
            <w:r w:rsidRPr="5638EFC7">
              <w:rPr>
                <w:rFonts w:ascii="Aptos" w:eastAsia="Aptos" w:hAnsi="Aptos" w:cs="Aptos"/>
                <w:sz w:val="24"/>
                <w:szCs w:val="24"/>
              </w:rPr>
              <w:t xml:space="preserve"> within the EMM. It will highlight the needed resources as well as provide examples of how to enter content within this section of the EMM.</w:t>
            </w:r>
          </w:p>
        </w:tc>
        <w:tc>
          <w:tcPr>
            <w:tcW w:w="3105" w:type="dxa"/>
            <w:tcBorders>
              <w:top w:val="single" w:sz="8" w:space="0" w:color="auto"/>
              <w:left w:val="single" w:sz="8" w:space="0" w:color="auto"/>
              <w:bottom w:val="single" w:sz="8" w:space="0" w:color="auto"/>
              <w:right w:val="single" w:sz="8" w:space="0" w:color="auto"/>
            </w:tcBorders>
            <w:tcMar>
              <w:left w:w="108" w:type="dxa"/>
              <w:right w:w="108" w:type="dxa"/>
            </w:tcMar>
          </w:tcPr>
          <w:p w14:paraId="6038BA5D" w14:textId="585FC491" w:rsidR="5638EFC7" w:rsidRDefault="5638EFC7" w:rsidP="5638EFC7">
            <w:pPr>
              <w:rPr>
                <w:rFonts w:ascii="Aptos" w:eastAsia="Aptos" w:hAnsi="Aptos" w:cs="Aptos"/>
                <w:sz w:val="24"/>
                <w:szCs w:val="24"/>
              </w:rPr>
            </w:pPr>
            <w:r w:rsidRPr="5638EFC7">
              <w:rPr>
                <w:rFonts w:ascii="Aptos" w:eastAsia="Aptos" w:hAnsi="Aptos" w:cs="Aptos"/>
                <w:sz w:val="24"/>
                <w:szCs w:val="24"/>
              </w:rPr>
              <w:t xml:space="preserve">Before beginning </w:t>
            </w:r>
            <w:r w:rsidRPr="5638EFC7">
              <w:rPr>
                <w:rFonts w:ascii="Aptos" w:eastAsia="Aptos" w:hAnsi="Aptos" w:cs="Aptos"/>
                <w:i/>
                <w:iCs/>
                <w:sz w:val="24"/>
                <w:szCs w:val="24"/>
              </w:rPr>
              <w:t>(or while)</w:t>
            </w:r>
            <w:r w:rsidRPr="5638EFC7">
              <w:rPr>
                <w:rFonts w:ascii="Aptos" w:eastAsia="Aptos" w:hAnsi="Aptos" w:cs="Aptos"/>
                <w:sz w:val="24"/>
                <w:szCs w:val="24"/>
              </w:rPr>
              <w:t xml:space="preserve"> authoring:</w:t>
            </w:r>
          </w:p>
          <w:p w14:paraId="7F62248F" w14:textId="2FAF652B" w:rsidR="5638EFC7" w:rsidRDefault="32B90847" w:rsidP="5638EFC7">
            <w:pPr>
              <w:pStyle w:val="ListParagraph"/>
              <w:numPr>
                <w:ilvl w:val="0"/>
                <w:numId w:val="63"/>
              </w:numPr>
              <w:rPr>
                <w:rFonts w:ascii="Aptos" w:eastAsia="Aptos" w:hAnsi="Aptos" w:cs="Aptos"/>
                <w:sz w:val="24"/>
                <w:szCs w:val="24"/>
              </w:rPr>
            </w:pPr>
            <w:r w:rsidRPr="32B90847">
              <w:rPr>
                <w:rFonts w:ascii="Aptos" w:eastAsia="Aptos" w:hAnsi="Aptos" w:cs="Aptos"/>
                <w:sz w:val="24"/>
                <w:szCs w:val="24"/>
              </w:rPr>
              <w:t>Instructional Tasks</w:t>
            </w:r>
          </w:p>
        </w:tc>
      </w:tr>
      <w:tr w:rsidR="5638EFC7" w14:paraId="505A423B" w14:textId="77777777" w:rsidTr="282B746D">
        <w:trPr>
          <w:trHeight w:val="1020"/>
        </w:trPr>
        <w:tc>
          <w:tcPr>
            <w:tcW w:w="15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F669DE" w14:textId="410A0E2C" w:rsidR="5638EFC7" w:rsidRDefault="00000000" w:rsidP="5638EFC7">
            <w:pPr>
              <w:jc w:val="center"/>
              <w:rPr>
                <w:sz w:val="24"/>
                <w:szCs w:val="24"/>
              </w:rPr>
            </w:pPr>
            <w:hyperlink r:id="rId76">
              <w:r w:rsidR="5638EFC7" w:rsidRPr="5638EFC7">
                <w:rPr>
                  <w:rStyle w:val="Hyperlink"/>
                  <w:rFonts w:ascii="Aptos" w:eastAsia="Aptos" w:hAnsi="Aptos" w:cs="Aptos"/>
                  <w:color w:val="467886"/>
                  <w:sz w:val="24"/>
                  <w:szCs w:val="24"/>
                </w:rPr>
                <w:t>Quick Check and Practice On Your Own</w:t>
              </w:r>
            </w:hyperlink>
          </w:p>
        </w:tc>
        <w:tc>
          <w:tcPr>
            <w:tcW w:w="4710" w:type="dxa"/>
            <w:tcBorders>
              <w:top w:val="single" w:sz="8" w:space="0" w:color="auto"/>
              <w:left w:val="single" w:sz="8" w:space="0" w:color="auto"/>
              <w:bottom w:val="single" w:sz="8" w:space="0" w:color="auto"/>
              <w:right w:val="single" w:sz="8" w:space="0" w:color="auto"/>
            </w:tcBorders>
            <w:tcMar>
              <w:left w:w="108" w:type="dxa"/>
              <w:right w:w="108" w:type="dxa"/>
            </w:tcMar>
          </w:tcPr>
          <w:p w14:paraId="1CF4D2C3" w14:textId="2F3034D7" w:rsidR="5638EFC7" w:rsidRDefault="5638EFC7" w:rsidP="5638EFC7">
            <w:pPr>
              <w:rPr>
                <w:rFonts w:ascii="Aptos" w:eastAsia="Aptos" w:hAnsi="Aptos" w:cs="Aptos"/>
                <w:sz w:val="24"/>
                <w:szCs w:val="24"/>
              </w:rPr>
            </w:pPr>
            <w:r w:rsidRPr="5638EFC7">
              <w:rPr>
                <w:rFonts w:ascii="Aptos" w:eastAsia="Aptos" w:hAnsi="Aptos" w:cs="Aptos"/>
                <w:sz w:val="24"/>
                <w:szCs w:val="24"/>
              </w:rPr>
              <w:t xml:space="preserve">The purpose of this training video is to provide support on how to begin the authoring process for the </w:t>
            </w:r>
            <w:r w:rsidRPr="5638EFC7">
              <w:rPr>
                <w:rFonts w:ascii="Aptos" w:eastAsia="Aptos" w:hAnsi="Aptos" w:cs="Aptos"/>
                <w:b/>
                <w:bCs/>
                <w:sz w:val="24"/>
                <w:szCs w:val="24"/>
              </w:rPr>
              <w:t>Quick Check and Practice On Your Own</w:t>
            </w:r>
            <w:r w:rsidRPr="5638EFC7">
              <w:rPr>
                <w:rFonts w:ascii="Aptos" w:eastAsia="Aptos" w:hAnsi="Aptos" w:cs="Aptos"/>
                <w:sz w:val="24"/>
                <w:szCs w:val="24"/>
              </w:rPr>
              <w:t xml:space="preserve"> within the EMM. It will highlight the needed resources as well as provide examples of how to enter content within these sections of the EMM.</w:t>
            </w:r>
          </w:p>
        </w:tc>
        <w:tc>
          <w:tcPr>
            <w:tcW w:w="3105" w:type="dxa"/>
            <w:tcBorders>
              <w:top w:val="single" w:sz="8" w:space="0" w:color="auto"/>
              <w:left w:val="single" w:sz="8" w:space="0" w:color="auto"/>
              <w:bottom w:val="single" w:sz="8" w:space="0" w:color="auto"/>
              <w:right w:val="single" w:sz="8" w:space="0" w:color="auto"/>
            </w:tcBorders>
            <w:tcMar>
              <w:left w:w="108" w:type="dxa"/>
              <w:right w:w="108" w:type="dxa"/>
            </w:tcMar>
          </w:tcPr>
          <w:p w14:paraId="3B50F6DA" w14:textId="7257A2D6" w:rsidR="5638EFC7" w:rsidRDefault="5638EFC7" w:rsidP="5638EFC7">
            <w:pPr>
              <w:rPr>
                <w:rFonts w:ascii="Aptos" w:eastAsia="Aptos" w:hAnsi="Aptos" w:cs="Aptos"/>
                <w:sz w:val="24"/>
                <w:szCs w:val="24"/>
              </w:rPr>
            </w:pPr>
            <w:r w:rsidRPr="5638EFC7">
              <w:rPr>
                <w:rFonts w:ascii="Aptos" w:eastAsia="Aptos" w:hAnsi="Aptos" w:cs="Aptos"/>
                <w:sz w:val="24"/>
                <w:szCs w:val="24"/>
              </w:rPr>
              <w:t xml:space="preserve">Before beginning </w:t>
            </w:r>
            <w:r w:rsidRPr="5638EFC7">
              <w:rPr>
                <w:rFonts w:ascii="Aptos" w:eastAsia="Aptos" w:hAnsi="Aptos" w:cs="Aptos"/>
                <w:i/>
                <w:iCs/>
                <w:sz w:val="24"/>
                <w:szCs w:val="24"/>
              </w:rPr>
              <w:t>(or while)</w:t>
            </w:r>
            <w:r w:rsidRPr="5638EFC7">
              <w:rPr>
                <w:rFonts w:ascii="Aptos" w:eastAsia="Aptos" w:hAnsi="Aptos" w:cs="Aptos"/>
                <w:sz w:val="24"/>
                <w:szCs w:val="24"/>
              </w:rPr>
              <w:t xml:space="preserve"> authoring:</w:t>
            </w:r>
          </w:p>
          <w:p w14:paraId="3B72D7FD" w14:textId="15A47DE0" w:rsidR="5638EFC7" w:rsidRDefault="32B90847" w:rsidP="5638EFC7">
            <w:pPr>
              <w:pStyle w:val="ListParagraph"/>
              <w:numPr>
                <w:ilvl w:val="0"/>
                <w:numId w:val="63"/>
              </w:numPr>
              <w:rPr>
                <w:rFonts w:ascii="Aptos" w:eastAsia="Aptos" w:hAnsi="Aptos" w:cs="Aptos"/>
                <w:sz w:val="24"/>
                <w:szCs w:val="24"/>
              </w:rPr>
            </w:pPr>
            <w:r w:rsidRPr="32B90847">
              <w:rPr>
                <w:rFonts w:ascii="Aptos" w:eastAsia="Aptos" w:hAnsi="Aptos" w:cs="Aptos"/>
                <w:sz w:val="24"/>
                <w:szCs w:val="24"/>
              </w:rPr>
              <w:t>Quick Check</w:t>
            </w:r>
          </w:p>
          <w:p w14:paraId="0BE077ED" w14:textId="50875766" w:rsidR="5638EFC7" w:rsidRDefault="32B90847" w:rsidP="5638EFC7">
            <w:pPr>
              <w:pStyle w:val="ListParagraph"/>
              <w:numPr>
                <w:ilvl w:val="0"/>
                <w:numId w:val="63"/>
              </w:numPr>
              <w:rPr>
                <w:rFonts w:ascii="Aptos" w:eastAsia="Aptos" w:hAnsi="Aptos" w:cs="Aptos"/>
                <w:sz w:val="24"/>
                <w:szCs w:val="24"/>
              </w:rPr>
            </w:pPr>
            <w:r w:rsidRPr="32B90847">
              <w:rPr>
                <w:rFonts w:ascii="Aptos" w:eastAsia="Aptos" w:hAnsi="Aptos" w:cs="Aptos"/>
                <w:sz w:val="24"/>
                <w:szCs w:val="24"/>
              </w:rPr>
              <w:t>Practice On Your Own</w:t>
            </w:r>
          </w:p>
          <w:p w14:paraId="265F05C1" w14:textId="05D9AD05" w:rsidR="5638EFC7" w:rsidRDefault="5638EFC7" w:rsidP="5638EFC7">
            <w:pPr>
              <w:rPr>
                <w:rFonts w:ascii="Aptos" w:eastAsia="Aptos" w:hAnsi="Aptos" w:cs="Aptos"/>
                <w:sz w:val="24"/>
                <w:szCs w:val="24"/>
              </w:rPr>
            </w:pPr>
          </w:p>
        </w:tc>
      </w:tr>
    </w:tbl>
    <w:p w14:paraId="4A77A623" w14:textId="407F9E91" w:rsidR="2C4A6497" w:rsidRDefault="2C4A6497" w:rsidP="5638EFC7">
      <w:pPr>
        <w:jc w:val="both"/>
        <w:rPr>
          <w:rFonts w:ascii="Aptos" w:eastAsia="Aptos" w:hAnsi="Aptos" w:cs="Aptos"/>
          <w:color w:val="000000" w:themeColor="text1"/>
        </w:rPr>
      </w:pPr>
    </w:p>
    <w:p w14:paraId="35BE6340" w14:textId="6F073DDA" w:rsidR="2C4A6497" w:rsidRDefault="2C4A6497" w:rsidP="2C4A6497"/>
    <w:p w14:paraId="50DBEB96" w14:textId="21B4434C" w:rsidR="2C4A6497" w:rsidRDefault="2C4A6497">
      <w:r>
        <w:br w:type="page"/>
      </w:r>
    </w:p>
    <w:p w14:paraId="00F7FB50" w14:textId="77777777" w:rsidR="00164817" w:rsidRPr="004A461A" w:rsidRDefault="282B746D" w:rsidP="00C028D5">
      <w:pPr>
        <w:pStyle w:val="Heading1"/>
      </w:pPr>
      <w:bookmarkStart w:id="26" w:name="_Toc164191841"/>
      <w:bookmarkStart w:id="27" w:name="_Toc166768172"/>
      <w:bookmarkStart w:id="28" w:name="_Toc1897451385"/>
      <w:r>
        <w:lastRenderedPageBreak/>
        <w:t>Lesson Level Guidelines</w:t>
      </w:r>
      <w:bookmarkEnd w:id="26"/>
      <w:bookmarkEnd w:id="27"/>
      <w:bookmarkEnd w:id="28"/>
      <w:r>
        <w:t xml:space="preserve"> </w:t>
      </w:r>
    </w:p>
    <w:p w14:paraId="4470DBDE" w14:textId="77777777" w:rsidR="00164817" w:rsidRDefault="00164817" w:rsidP="00C028D5">
      <w:pPr>
        <w:pStyle w:val="Heading4"/>
        <w:rPr>
          <w:i w:val="0"/>
          <w:iCs w:val="0"/>
        </w:rPr>
      </w:pPr>
    </w:p>
    <w:p w14:paraId="45F8B90C" w14:textId="5ED3A4E6" w:rsidR="00164817" w:rsidRPr="00FB4C8E" w:rsidRDefault="282B746D" w:rsidP="282B746D">
      <w:pPr>
        <w:pStyle w:val="Heading2"/>
        <w:rPr>
          <w:i/>
          <w:iCs/>
        </w:rPr>
      </w:pPr>
      <w:bookmarkStart w:id="29" w:name="_Toc166768173"/>
      <w:bookmarkStart w:id="30" w:name="_Toc102795824"/>
      <w:r>
        <w:t>Page 1 and Before You Teach</w:t>
      </w:r>
      <w:bookmarkEnd w:id="29"/>
      <w:bookmarkEnd w:id="30"/>
    </w:p>
    <w:p w14:paraId="71DFDB92" w14:textId="77777777" w:rsidR="00164817" w:rsidRDefault="00164817" w:rsidP="00C028D5">
      <w:pPr>
        <w:rPr>
          <w:color w:val="7F7F7F" w:themeColor="text1" w:themeTint="80"/>
        </w:rPr>
      </w:pPr>
    </w:p>
    <w:p w14:paraId="36BC3751" w14:textId="727016B8" w:rsidR="00087A5F" w:rsidRPr="00FE0DAF" w:rsidRDefault="282B746D" w:rsidP="00C028D5">
      <w:pPr>
        <w:pStyle w:val="Heading3"/>
      </w:pPr>
      <w:bookmarkStart w:id="31" w:name="_Toc508872049"/>
      <w:r>
        <w:t>Page 1</w:t>
      </w:r>
      <w:bookmarkEnd w:id="31"/>
    </w:p>
    <w:p w14:paraId="781CF2B3" w14:textId="77777777" w:rsidR="00164817" w:rsidRPr="00A4776C" w:rsidRDefault="00164817" w:rsidP="00CF150A">
      <w:pPr>
        <w:pStyle w:val="ListParagraph"/>
        <w:numPr>
          <w:ilvl w:val="0"/>
          <w:numId w:val="596"/>
        </w:numPr>
        <w:ind w:left="360"/>
        <w:rPr>
          <w:color w:val="000000" w:themeColor="text1"/>
          <w:u w:val="single"/>
        </w:rPr>
      </w:pPr>
      <w:r w:rsidRPr="00A4776C">
        <w:rPr>
          <w:color w:val="000000" w:themeColor="text1"/>
          <w:u w:val="single"/>
        </w:rPr>
        <w:t xml:space="preserve">Introduction </w:t>
      </w:r>
    </w:p>
    <w:p w14:paraId="0997C507" w14:textId="77777777" w:rsidR="00164817" w:rsidRPr="00652001" w:rsidRDefault="2733BE28" w:rsidP="00CF150A">
      <w:pPr>
        <w:pStyle w:val="ListParagraph"/>
        <w:numPr>
          <w:ilvl w:val="1"/>
          <w:numId w:val="440"/>
        </w:numPr>
        <w:ind w:left="1080"/>
        <w:rPr>
          <w:color w:val="000000" w:themeColor="text1"/>
        </w:rPr>
      </w:pPr>
      <w:r w:rsidRPr="2733BE28">
        <w:rPr>
          <w:color w:val="000000" w:themeColor="text1"/>
        </w:rPr>
        <w:t>This is the recording keeping page that is for internal use only. Every lesson will include this table.</w:t>
      </w:r>
    </w:p>
    <w:p w14:paraId="1E6E44BC" w14:textId="77777777" w:rsidR="00164817" w:rsidRPr="00652001" w:rsidRDefault="2733BE28" w:rsidP="00CF150A">
      <w:pPr>
        <w:pStyle w:val="ListParagraph"/>
        <w:numPr>
          <w:ilvl w:val="1"/>
          <w:numId w:val="440"/>
        </w:numPr>
        <w:ind w:left="1080"/>
        <w:rPr>
          <w:color w:val="000000" w:themeColor="text1"/>
        </w:rPr>
      </w:pPr>
      <w:r w:rsidRPr="2733BE28">
        <w:rPr>
          <w:color w:val="000000" w:themeColor="text1"/>
        </w:rPr>
        <w:t xml:space="preserve">This page that ensures that the new content name/code marries up correctly with the source material. It also holds the metadata details for the lesson. </w:t>
      </w:r>
    </w:p>
    <w:p w14:paraId="074F93B4" w14:textId="77777777" w:rsidR="00164817" w:rsidRPr="00652001" w:rsidRDefault="2733BE28" w:rsidP="00CF150A">
      <w:pPr>
        <w:pStyle w:val="ListParagraph"/>
        <w:numPr>
          <w:ilvl w:val="1"/>
          <w:numId w:val="440"/>
        </w:numPr>
        <w:ind w:left="1080"/>
        <w:rPr>
          <w:color w:val="000000" w:themeColor="text1"/>
        </w:rPr>
      </w:pPr>
      <w:r w:rsidRPr="2733BE28">
        <w:rPr>
          <w:color w:val="000000" w:themeColor="text1"/>
        </w:rPr>
        <w:t>The first column is boilerplate.</w:t>
      </w:r>
    </w:p>
    <w:p w14:paraId="12E204BC" w14:textId="77777777" w:rsidR="00164817" w:rsidRPr="00652001" w:rsidRDefault="2733BE28" w:rsidP="00CF150A">
      <w:pPr>
        <w:pStyle w:val="ListParagraph"/>
        <w:numPr>
          <w:ilvl w:val="1"/>
          <w:numId w:val="440"/>
        </w:numPr>
        <w:ind w:left="1080"/>
        <w:rPr>
          <w:color w:val="000000" w:themeColor="text1"/>
        </w:rPr>
      </w:pPr>
      <w:r w:rsidRPr="2733BE28">
        <w:rPr>
          <w:color w:val="000000" w:themeColor="text1"/>
        </w:rPr>
        <w:t>The links to the V1 PDFs will be referenced throughout the rest of the guidelines, for all sections.</w:t>
      </w:r>
    </w:p>
    <w:p w14:paraId="1093BCC3" w14:textId="77777777" w:rsidR="00087A5F" w:rsidRPr="00087A5F" w:rsidRDefault="00087A5F" w:rsidP="00087A5F">
      <w:pPr>
        <w:rPr>
          <w:color w:val="000000" w:themeColor="text1"/>
        </w:rPr>
      </w:pPr>
    </w:p>
    <w:p w14:paraId="5CCA1011" w14:textId="3291C626" w:rsidR="00F83C55" w:rsidRPr="00F74D00" w:rsidRDefault="2733BE28" w:rsidP="00CF150A">
      <w:pPr>
        <w:pStyle w:val="ListParagraph"/>
        <w:numPr>
          <w:ilvl w:val="0"/>
          <w:numId w:val="596"/>
        </w:numPr>
        <w:ind w:left="360"/>
        <w:rPr>
          <w:color w:val="000000" w:themeColor="text1"/>
          <w:u w:val="single"/>
        </w:rPr>
      </w:pPr>
      <w:r w:rsidRPr="2733BE28">
        <w:rPr>
          <w:color w:val="000000" w:themeColor="text1"/>
          <w:u w:val="single"/>
        </w:rPr>
        <w:t>Determine if content can be reused with edits or new content needs to be written.</w:t>
      </w:r>
    </w:p>
    <w:p w14:paraId="55B00F88" w14:textId="0BD1D8FB" w:rsidR="00164817" w:rsidRDefault="2733BE28" w:rsidP="00CF150A">
      <w:pPr>
        <w:pStyle w:val="ListParagraph"/>
        <w:numPr>
          <w:ilvl w:val="0"/>
          <w:numId w:val="604"/>
        </w:numPr>
        <w:ind w:left="1080"/>
      </w:pPr>
      <w:r>
        <w:t xml:space="preserve">In “Grade” row, insert the correct grade number (or title for Algebra 1) </w:t>
      </w:r>
    </w:p>
    <w:p w14:paraId="5E50C76B" w14:textId="0F36D0B1" w:rsidR="00164817" w:rsidRDefault="2733BE28" w:rsidP="00CF150A">
      <w:pPr>
        <w:pStyle w:val="ListParagraph"/>
        <w:numPr>
          <w:ilvl w:val="0"/>
          <w:numId w:val="604"/>
        </w:numPr>
        <w:ind w:left="1080"/>
      </w:pPr>
      <w:r>
        <w:t xml:space="preserve">In “Lesson” row, insert the correct lesson number in the format “#.#” such as 12.1. </w:t>
      </w:r>
    </w:p>
    <w:p w14:paraId="6C3DDA99" w14:textId="34EFF722" w:rsidR="00164817" w:rsidRDefault="2733BE28" w:rsidP="00CF150A">
      <w:pPr>
        <w:pStyle w:val="ListParagraph"/>
        <w:numPr>
          <w:ilvl w:val="0"/>
          <w:numId w:val="607"/>
        </w:numPr>
        <w:ind w:left="1890" w:hanging="450"/>
      </w:pPr>
      <w:r>
        <w:t>This can be found in the grade level ToC, column A “Mod/Lesson” in the</w:t>
      </w:r>
      <w:hyperlink r:id="rId77">
        <w:r w:rsidRPr="2733BE28">
          <w:rPr>
            <w:rStyle w:val="Hyperlink"/>
          </w:rPr>
          <w:t xml:space="preserve"> TOC &amp; LXDV Notes Box Folder.</w:t>
        </w:r>
      </w:hyperlink>
      <w:r>
        <w:t xml:space="preserve"> </w:t>
      </w:r>
    </w:p>
    <w:p w14:paraId="1BF81EF6" w14:textId="77777777" w:rsidR="00164817" w:rsidRDefault="00164817" w:rsidP="00CF150A">
      <w:pPr>
        <w:pStyle w:val="ListParagraph"/>
        <w:numPr>
          <w:ilvl w:val="0"/>
          <w:numId w:val="606"/>
        </w:numPr>
        <w:ind w:left="1080"/>
      </w:pPr>
      <w:r>
        <w:t>In “Lesson Title” row, insert the lesson title.</w:t>
      </w:r>
    </w:p>
    <w:p w14:paraId="18C8951E" w14:textId="34619CAA" w:rsidR="00164817" w:rsidRDefault="2733BE28" w:rsidP="00CF150A">
      <w:pPr>
        <w:pStyle w:val="ListParagraph"/>
        <w:numPr>
          <w:ilvl w:val="3"/>
          <w:numId w:val="598"/>
        </w:numPr>
        <w:ind w:left="2520"/>
      </w:pPr>
      <w:r>
        <w:t>This can be found in the grade level ToC, column B “Title” in the</w:t>
      </w:r>
      <w:hyperlink r:id="rId78">
        <w:r w:rsidRPr="2733BE28">
          <w:rPr>
            <w:rStyle w:val="Hyperlink"/>
          </w:rPr>
          <w:t xml:space="preserve"> TOC &amp; LXDV Notes Box Folder.</w:t>
        </w:r>
      </w:hyperlink>
      <w:r>
        <w:t xml:space="preserve">  </w:t>
      </w:r>
    </w:p>
    <w:p w14:paraId="353E704C" w14:textId="5B434018" w:rsidR="00164817" w:rsidRDefault="2733BE28" w:rsidP="00CF150A">
      <w:pPr>
        <w:pStyle w:val="ListParagraph"/>
        <w:numPr>
          <w:ilvl w:val="4"/>
          <w:numId w:val="598"/>
        </w:numPr>
        <w:ind w:left="3240"/>
      </w:pPr>
      <w:r>
        <w:t>Be sure to not use the titles in rows labeled “Module #”. We want lesson level titles here</w:t>
      </w:r>
      <w:r w:rsidR="00CF150A">
        <w:t>.</w:t>
      </w:r>
    </w:p>
    <w:p w14:paraId="3766DFBD" w14:textId="5EA8E39F" w:rsidR="00164817" w:rsidRDefault="2733BE28" w:rsidP="00CF150A">
      <w:pPr>
        <w:pStyle w:val="ListParagraph"/>
        <w:numPr>
          <w:ilvl w:val="2"/>
          <w:numId w:val="598"/>
        </w:numPr>
        <w:ind w:left="1800"/>
      </w:pPr>
      <w:r>
        <w:t xml:space="preserve">In “V1 Source Lesson(s) row, insert the correct lesson number in the format “#.#” such as 12.1. </w:t>
      </w:r>
    </w:p>
    <w:p w14:paraId="666A312C" w14:textId="1057295E" w:rsidR="00164817" w:rsidRPr="00F74D00" w:rsidRDefault="2733BE28" w:rsidP="00CF150A">
      <w:pPr>
        <w:pStyle w:val="ListParagraph"/>
        <w:numPr>
          <w:ilvl w:val="3"/>
          <w:numId w:val="598"/>
        </w:numPr>
        <w:ind w:left="2520"/>
      </w:pPr>
      <w:r>
        <w:t>This can be found in the grade level ToC, column C “Source” in the</w:t>
      </w:r>
      <w:hyperlink r:id="rId79">
        <w:r w:rsidRPr="2733BE28">
          <w:rPr>
            <w:rStyle w:val="Hyperlink"/>
          </w:rPr>
          <w:t xml:space="preserve"> TOC &amp; LXDV Notes Box Folder.</w:t>
        </w:r>
      </w:hyperlink>
      <w:r>
        <w:t>. It is not necessary to include the NL designation.</w:t>
      </w:r>
    </w:p>
    <w:p w14:paraId="2046BCFA" w14:textId="76C438EB" w:rsidR="00F83C55" w:rsidRPr="00EE2E9A" w:rsidRDefault="2733BE28" w:rsidP="00CF150A">
      <w:pPr>
        <w:pStyle w:val="ListParagraph"/>
        <w:numPr>
          <w:ilvl w:val="0"/>
          <w:numId w:val="608"/>
        </w:numPr>
        <w:ind w:left="1080"/>
      </w:pPr>
      <w:r>
        <w:t>In “V1 TE PDF Lesson(s) Link” row, insert a hyperlink to the NL PDFs used as the base for this lesson.</w:t>
      </w:r>
    </w:p>
    <w:p w14:paraId="72AF53AE" w14:textId="635D0422" w:rsidR="00F83C55" w:rsidRPr="00EE2E9A" w:rsidRDefault="0B91D0AB" w:rsidP="00CF150A">
      <w:pPr>
        <w:pStyle w:val="ListParagraph"/>
        <w:numPr>
          <w:ilvl w:val="1"/>
          <w:numId w:val="608"/>
        </w:numPr>
        <w:ind w:left="1800"/>
      </w:pPr>
      <w:r>
        <w:t xml:space="preserve">PDFs for NL V1 are posted here:  </w:t>
      </w:r>
      <w:hyperlink r:id="rId80">
        <w:r w:rsidRPr="0B91D0AB">
          <w:rPr>
            <w:rStyle w:val="Hyperlink"/>
          </w:rPr>
          <w:t>https://hmhco.box.com/s/qpknzvk75o7vmc6lbqx8p1tgcyg0ikzq</w:t>
        </w:r>
      </w:hyperlink>
    </w:p>
    <w:p w14:paraId="09160005" w14:textId="432D5D2F" w:rsidR="0B91D0AB" w:rsidRDefault="0B91D0AB" w:rsidP="0B91D0AB">
      <w:pPr>
        <w:pStyle w:val="ListParagraph"/>
        <w:numPr>
          <w:ilvl w:val="0"/>
          <w:numId w:val="444"/>
        </w:numPr>
        <w:spacing w:line="259" w:lineRule="auto"/>
        <w:ind w:left="1080"/>
        <w:rPr>
          <w:color w:val="000000" w:themeColor="text1"/>
          <w:highlight w:val="yellow"/>
        </w:rPr>
      </w:pPr>
      <w:r w:rsidRPr="0B91D0AB">
        <w:rPr>
          <w:color w:val="000000" w:themeColor="text1"/>
          <w:highlight w:val="yellow"/>
        </w:rPr>
        <w:t>Lesson Meaningful Description and Lesson Keywords need to be created and recorded in the MegaTracker.</w:t>
      </w:r>
    </w:p>
    <w:p w14:paraId="2DA56B1E" w14:textId="0A75D470" w:rsidR="00F83C55" w:rsidRPr="00535445" w:rsidRDefault="0B91D0AB" w:rsidP="0B91D0AB">
      <w:pPr>
        <w:pStyle w:val="ListParagraph"/>
        <w:numPr>
          <w:ilvl w:val="1"/>
          <w:numId w:val="444"/>
        </w:numPr>
        <w:spacing w:line="259" w:lineRule="auto"/>
        <w:rPr>
          <w:color w:val="000000" w:themeColor="text1"/>
        </w:rPr>
      </w:pPr>
      <w:r w:rsidRPr="0B91D0AB">
        <w:rPr>
          <w:color w:val="000000" w:themeColor="text1"/>
        </w:rPr>
        <w:t xml:space="preserve">In “Metadata: Lesson Meaningful Description” look at </w:t>
      </w:r>
      <w:hyperlink r:id="rId81">
        <w:r w:rsidRPr="0B91D0AB">
          <w:rPr>
            <w:rStyle w:val="Hyperlink"/>
          </w:rPr>
          <w:t>Descriptions and Keywords Guidelines</w:t>
        </w:r>
      </w:hyperlink>
      <w:r w:rsidRPr="0B91D0AB">
        <w:rPr>
          <w:color w:val="000000" w:themeColor="text1"/>
        </w:rPr>
        <w:t>.</w:t>
      </w:r>
    </w:p>
    <w:p w14:paraId="44057419" w14:textId="43897B8B" w:rsidR="00164817" w:rsidRDefault="0B91D0AB" w:rsidP="0B91D0AB">
      <w:pPr>
        <w:pStyle w:val="ListParagraph"/>
        <w:numPr>
          <w:ilvl w:val="1"/>
          <w:numId w:val="444"/>
        </w:numPr>
        <w:rPr>
          <w:color w:val="000000" w:themeColor="text1"/>
        </w:rPr>
      </w:pPr>
      <w:r w:rsidRPr="0B91D0AB">
        <w:rPr>
          <w:color w:val="000000" w:themeColor="text1"/>
        </w:rPr>
        <w:t xml:space="preserve">In “Metadata: Lesson Keywords” look at </w:t>
      </w:r>
      <w:hyperlink r:id="rId82">
        <w:r w:rsidRPr="0B91D0AB">
          <w:rPr>
            <w:rStyle w:val="Hyperlink"/>
          </w:rPr>
          <w:t>Descriptions and Keywords Guidelines</w:t>
        </w:r>
      </w:hyperlink>
      <w:r w:rsidRPr="0B91D0AB">
        <w:rPr>
          <w:color w:val="000000" w:themeColor="text1"/>
        </w:rPr>
        <w:t>.</w:t>
      </w:r>
    </w:p>
    <w:p w14:paraId="0A98AFD4" w14:textId="3A64ED4D" w:rsidR="00FD11B1" w:rsidRDefault="0B91D0AB" w:rsidP="0B91D0AB">
      <w:pPr>
        <w:pStyle w:val="ListParagraph"/>
        <w:numPr>
          <w:ilvl w:val="1"/>
          <w:numId w:val="444"/>
        </w:numPr>
        <w:rPr>
          <w:color w:val="000000" w:themeColor="text1"/>
          <w:highlight w:val="yellow"/>
        </w:rPr>
      </w:pPr>
      <w:r w:rsidRPr="0B91D0AB">
        <w:rPr>
          <w:color w:val="000000" w:themeColor="text1"/>
          <w:highlight w:val="yellow"/>
        </w:rPr>
        <w:t>Links to MegaTracker to insert Meaningful Descriptions and Keywords for each lesson/module:</w:t>
      </w:r>
    </w:p>
    <w:p w14:paraId="34806D94" w14:textId="2ECF2CA9" w:rsidR="0B91D0AB" w:rsidRDefault="0B91D0AB" w:rsidP="0B91D0AB">
      <w:pPr>
        <w:pStyle w:val="ListParagraph"/>
        <w:numPr>
          <w:ilvl w:val="2"/>
          <w:numId w:val="444"/>
        </w:numPr>
        <w:rPr>
          <w:rFonts w:ascii="Aptos" w:eastAsia="Aptos" w:hAnsi="Aptos" w:cs="Aptos"/>
          <w:color w:val="000000" w:themeColor="text1"/>
          <w:highlight w:val="yellow"/>
        </w:rPr>
      </w:pPr>
      <w:r w:rsidRPr="0B91D0AB">
        <w:rPr>
          <w:rFonts w:ascii="Aptos" w:eastAsia="Aptos" w:hAnsi="Aptos" w:cs="Aptos"/>
          <w:color w:val="000000" w:themeColor="text1"/>
          <w:highlight w:val="yellow"/>
        </w:rPr>
        <w:t>Grades K-5 Megatrackers</w:t>
      </w:r>
    </w:p>
    <w:p w14:paraId="6D56894E" w14:textId="6CC082DD" w:rsidR="0B91D0AB" w:rsidRDefault="00000000" w:rsidP="0B91D0AB">
      <w:pPr>
        <w:pStyle w:val="ListParagraph"/>
        <w:numPr>
          <w:ilvl w:val="3"/>
          <w:numId w:val="444"/>
        </w:numPr>
        <w:jc w:val="both"/>
        <w:rPr>
          <w:rFonts w:cs="Helvetica Neue"/>
          <w:color w:val="000000" w:themeColor="text1"/>
          <w:highlight w:val="yellow"/>
        </w:rPr>
      </w:pPr>
      <w:hyperlink r:id="rId83">
        <w:r w:rsidR="0B91D0AB" w:rsidRPr="0B91D0AB">
          <w:rPr>
            <w:rStyle w:val="Hyperlink"/>
            <w:rFonts w:cs="Helvetica Neue"/>
            <w:highlight w:val="yellow"/>
          </w:rPr>
          <w:t>Mod/Lesson Level</w:t>
        </w:r>
      </w:hyperlink>
    </w:p>
    <w:p w14:paraId="2EA84B1B" w14:textId="20807551" w:rsidR="0B91D0AB" w:rsidRDefault="00000000" w:rsidP="0B91D0AB">
      <w:pPr>
        <w:pStyle w:val="ListParagraph"/>
        <w:numPr>
          <w:ilvl w:val="3"/>
          <w:numId w:val="444"/>
        </w:numPr>
        <w:jc w:val="both"/>
        <w:rPr>
          <w:rFonts w:cs="Helvetica Neue"/>
          <w:color w:val="000000" w:themeColor="text1"/>
          <w:highlight w:val="yellow"/>
        </w:rPr>
      </w:pPr>
      <w:hyperlink r:id="rId84">
        <w:r w:rsidR="0B91D0AB" w:rsidRPr="0B91D0AB">
          <w:rPr>
            <w:rStyle w:val="Hyperlink"/>
            <w:rFonts w:cs="Helvetica Neue"/>
            <w:highlight w:val="yellow"/>
          </w:rPr>
          <w:t>Item/Task Level</w:t>
        </w:r>
      </w:hyperlink>
    </w:p>
    <w:p w14:paraId="1B84DB33" w14:textId="31454F42" w:rsidR="0B91D0AB" w:rsidRDefault="0B91D0AB" w:rsidP="0B91D0AB">
      <w:pPr>
        <w:pStyle w:val="ListParagraph"/>
        <w:numPr>
          <w:ilvl w:val="2"/>
          <w:numId w:val="444"/>
        </w:numPr>
        <w:jc w:val="both"/>
        <w:rPr>
          <w:rFonts w:ascii="Aptos" w:eastAsia="Aptos" w:hAnsi="Aptos" w:cs="Aptos"/>
          <w:color w:val="000000" w:themeColor="text1"/>
          <w:highlight w:val="yellow"/>
        </w:rPr>
      </w:pPr>
      <w:r w:rsidRPr="0B91D0AB">
        <w:rPr>
          <w:rFonts w:ascii="Aptos" w:eastAsia="Aptos" w:hAnsi="Aptos" w:cs="Aptos"/>
          <w:color w:val="000000" w:themeColor="text1"/>
          <w:highlight w:val="yellow"/>
        </w:rPr>
        <w:t>Grades 6-A1 Megatrackers</w:t>
      </w:r>
    </w:p>
    <w:p w14:paraId="6814474C" w14:textId="7BD1111A" w:rsidR="0B91D0AB" w:rsidRDefault="00000000" w:rsidP="0B91D0AB">
      <w:pPr>
        <w:pStyle w:val="ListParagraph"/>
        <w:numPr>
          <w:ilvl w:val="3"/>
          <w:numId w:val="444"/>
        </w:numPr>
        <w:jc w:val="both"/>
        <w:rPr>
          <w:rFonts w:ascii="Aptos" w:eastAsia="Aptos" w:hAnsi="Aptos" w:cs="Aptos"/>
          <w:color w:val="000000" w:themeColor="text1"/>
          <w:highlight w:val="yellow"/>
        </w:rPr>
      </w:pPr>
      <w:hyperlink r:id="rId85">
        <w:r w:rsidR="0B91D0AB" w:rsidRPr="0B91D0AB">
          <w:rPr>
            <w:rStyle w:val="Hyperlink"/>
            <w:rFonts w:ascii="Aptos" w:eastAsia="Aptos" w:hAnsi="Aptos" w:cs="Aptos"/>
            <w:highlight w:val="yellow"/>
          </w:rPr>
          <w:t>Mod/Lesson Level</w:t>
        </w:r>
      </w:hyperlink>
    </w:p>
    <w:p w14:paraId="76E4285C" w14:textId="7384735C" w:rsidR="0B91D0AB" w:rsidRDefault="00000000" w:rsidP="0B91D0AB">
      <w:pPr>
        <w:pStyle w:val="ListParagraph"/>
        <w:numPr>
          <w:ilvl w:val="3"/>
          <w:numId w:val="444"/>
        </w:numPr>
        <w:jc w:val="both"/>
        <w:rPr>
          <w:rFonts w:ascii="Aptos" w:eastAsia="Aptos" w:hAnsi="Aptos" w:cs="Aptos"/>
          <w:color w:val="000000" w:themeColor="text1"/>
          <w:highlight w:val="yellow"/>
        </w:rPr>
      </w:pPr>
      <w:hyperlink r:id="rId86">
        <w:r w:rsidR="0B91D0AB" w:rsidRPr="0B91D0AB">
          <w:rPr>
            <w:rStyle w:val="Hyperlink"/>
            <w:rFonts w:ascii="Aptos" w:eastAsia="Aptos" w:hAnsi="Aptos" w:cs="Aptos"/>
            <w:highlight w:val="yellow"/>
          </w:rPr>
          <w:t>Item/Task Level</w:t>
        </w:r>
      </w:hyperlink>
    </w:p>
    <w:p w14:paraId="4D070204" w14:textId="77777777" w:rsidR="00FD11B1" w:rsidRPr="00FD11B1" w:rsidRDefault="00FD11B1" w:rsidP="00FD11B1">
      <w:pPr>
        <w:rPr>
          <w:color w:val="000000" w:themeColor="text1"/>
        </w:rPr>
      </w:pPr>
    </w:p>
    <w:p w14:paraId="16AB6B6D" w14:textId="77777777" w:rsidR="00FD11B1" w:rsidRDefault="2733BE28" w:rsidP="00FD11B1">
      <w:pPr>
        <w:rPr>
          <w:color w:val="000000" w:themeColor="text1"/>
        </w:rPr>
      </w:pPr>
      <w:r w:rsidRPr="00FD11B1">
        <w:rPr>
          <w:color w:val="000000" w:themeColor="text1"/>
        </w:rPr>
        <w:t>As you work through the EMM, update the page numbers in the table of contents section on page 1.</w:t>
      </w:r>
    </w:p>
    <w:p w14:paraId="60CD85C0" w14:textId="69D11F52" w:rsidR="00164817" w:rsidRPr="00FD11B1" w:rsidRDefault="2733BE28" w:rsidP="00FD11B1">
      <w:pPr>
        <w:pStyle w:val="ListParagraph"/>
        <w:numPr>
          <w:ilvl w:val="0"/>
          <w:numId w:val="674"/>
        </w:numPr>
        <w:rPr>
          <w:color w:val="000000" w:themeColor="text1"/>
        </w:rPr>
      </w:pPr>
      <w:r w:rsidRPr="00FD11B1">
        <w:rPr>
          <w:color w:val="000000" w:themeColor="text1"/>
        </w:rPr>
        <w:t>Right click or control click on the chart.</w:t>
      </w:r>
    </w:p>
    <w:p w14:paraId="685884CE" w14:textId="698531BD" w:rsidR="00F83C55" w:rsidRDefault="2733BE28" w:rsidP="00FD11B1">
      <w:pPr>
        <w:pStyle w:val="ListParagraph"/>
        <w:numPr>
          <w:ilvl w:val="1"/>
          <w:numId w:val="598"/>
        </w:numPr>
        <w:ind w:left="720"/>
        <w:rPr>
          <w:color w:val="000000" w:themeColor="text1"/>
        </w:rPr>
      </w:pPr>
      <w:r w:rsidRPr="2733BE28">
        <w:rPr>
          <w:color w:val="000000" w:themeColor="text1"/>
        </w:rPr>
        <w:t>Select “Update Field” (Desktop version) or “Update Table of Contents” (Online Version).</w:t>
      </w:r>
    </w:p>
    <w:p w14:paraId="1927B90B" w14:textId="66FB001A" w:rsidR="00F83C55" w:rsidRPr="00D82E07" w:rsidRDefault="2733BE28" w:rsidP="00FD11B1">
      <w:pPr>
        <w:pStyle w:val="ListParagraph"/>
        <w:numPr>
          <w:ilvl w:val="1"/>
          <w:numId w:val="598"/>
        </w:numPr>
        <w:ind w:left="720"/>
        <w:rPr>
          <w:color w:val="000000" w:themeColor="text1"/>
        </w:rPr>
      </w:pPr>
      <w:r w:rsidRPr="2733BE28">
        <w:rPr>
          <w:color w:val="000000" w:themeColor="text1"/>
        </w:rPr>
        <w:t xml:space="preserve">Select “Update Page Numbers Only” (Desktop version) or “Update Table of Contents” (Online Version). </w:t>
      </w:r>
    </w:p>
    <w:p w14:paraId="59E131D9" w14:textId="77777777" w:rsidR="00164817" w:rsidRDefault="00164817" w:rsidP="00FD11B1">
      <w:pPr>
        <w:rPr>
          <w:b/>
          <w:bCs/>
          <w:color w:val="7F7F7F" w:themeColor="text1" w:themeTint="80"/>
        </w:rPr>
      </w:pPr>
    </w:p>
    <w:p w14:paraId="37E2E99A" w14:textId="77777777" w:rsidR="00164817" w:rsidRDefault="00164817" w:rsidP="00164817">
      <w:pPr>
        <w:rPr>
          <w:b/>
          <w:bCs/>
          <w:color w:val="7F7F7F" w:themeColor="text1" w:themeTint="80"/>
        </w:rPr>
      </w:pPr>
    </w:p>
    <w:p w14:paraId="594595ED" w14:textId="6961FF7D" w:rsidR="00FE7291" w:rsidRDefault="282B746D" w:rsidP="2733BE28">
      <w:pPr>
        <w:pStyle w:val="Heading3"/>
      </w:pPr>
      <w:bookmarkStart w:id="32" w:name="_Toc167170112"/>
      <w:r>
        <w:t>Before You Teach</w:t>
      </w:r>
      <w:bookmarkEnd w:id="32"/>
      <w:r>
        <w:t xml:space="preserve"> </w:t>
      </w:r>
    </w:p>
    <w:p w14:paraId="349FF4B3" w14:textId="77777777" w:rsidR="00C028D5" w:rsidRDefault="00C028D5" w:rsidP="00C028D5"/>
    <w:p w14:paraId="0FBC994C" w14:textId="30F4A663" w:rsidR="00164817" w:rsidRPr="00C028D5" w:rsidRDefault="00164817" w:rsidP="00C028D5">
      <w:pPr>
        <w:pStyle w:val="ListParagraph"/>
        <w:numPr>
          <w:ilvl w:val="0"/>
          <w:numId w:val="675"/>
        </w:numPr>
        <w:rPr>
          <w:color w:val="000000" w:themeColor="text1"/>
          <w:u w:val="single"/>
        </w:rPr>
      </w:pPr>
      <w:r w:rsidRPr="00C028D5">
        <w:rPr>
          <w:color w:val="000000" w:themeColor="text1"/>
          <w:u w:val="single"/>
        </w:rPr>
        <w:t xml:space="preserve">Introduction </w:t>
      </w:r>
    </w:p>
    <w:p w14:paraId="5151B0E1" w14:textId="77777777" w:rsidR="00164817" w:rsidRPr="00E22E71" w:rsidRDefault="2733BE28" w:rsidP="00C028D5">
      <w:pPr>
        <w:pStyle w:val="ListParagraph"/>
        <w:numPr>
          <w:ilvl w:val="1"/>
          <w:numId w:val="439"/>
        </w:numPr>
        <w:ind w:left="1080"/>
        <w:rPr>
          <w:color w:val="000000" w:themeColor="text1"/>
        </w:rPr>
      </w:pPr>
      <w:r w:rsidRPr="2733BE28">
        <w:rPr>
          <w:color w:val="000000" w:themeColor="text1"/>
        </w:rPr>
        <w:t xml:space="preserve">This is the teacher-facing planning page. </w:t>
      </w:r>
    </w:p>
    <w:p w14:paraId="45FB9163" w14:textId="77777777" w:rsidR="00164817" w:rsidRPr="00E22E71" w:rsidRDefault="2733BE28" w:rsidP="00C028D5">
      <w:pPr>
        <w:pStyle w:val="ListParagraph"/>
        <w:numPr>
          <w:ilvl w:val="1"/>
          <w:numId w:val="439"/>
        </w:numPr>
        <w:ind w:left="1080"/>
        <w:rPr>
          <w:color w:val="000000" w:themeColor="text1"/>
        </w:rPr>
      </w:pPr>
      <w:r w:rsidRPr="2733BE28">
        <w:rPr>
          <w:color w:val="000000" w:themeColor="text1"/>
        </w:rPr>
        <w:t xml:space="preserve">This page captures all the resources (standards, materials, etc.) that a teacher needs to gather or understand prior to teaching the lesson. </w:t>
      </w:r>
    </w:p>
    <w:p w14:paraId="5F056126" w14:textId="77777777" w:rsidR="00164817" w:rsidRDefault="2733BE28" w:rsidP="00C028D5">
      <w:pPr>
        <w:pStyle w:val="ListParagraph"/>
        <w:numPr>
          <w:ilvl w:val="1"/>
          <w:numId w:val="439"/>
        </w:numPr>
        <w:ind w:left="1080"/>
        <w:rPr>
          <w:color w:val="000000" w:themeColor="text1"/>
        </w:rPr>
      </w:pPr>
      <w:r w:rsidRPr="2733BE28">
        <w:rPr>
          <w:color w:val="000000" w:themeColor="text1"/>
        </w:rPr>
        <w:t>Boilerplate:</w:t>
      </w:r>
    </w:p>
    <w:p w14:paraId="6C6CD501" w14:textId="77777777" w:rsidR="00164817" w:rsidRDefault="2733BE28" w:rsidP="00C028D5">
      <w:pPr>
        <w:pStyle w:val="ListParagraph"/>
        <w:numPr>
          <w:ilvl w:val="1"/>
          <w:numId w:val="677"/>
        </w:numPr>
        <w:rPr>
          <w:color w:val="000000" w:themeColor="text1"/>
        </w:rPr>
      </w:pPr>
      <w:r w:rsidRPr="2733BE28">
        <w:rPr>
          <w:color w:val="000000" w:themeColor="text1"/>
        </w:rPr>
        <w:t>The heads of each section (denoted by the orange color).</w:t>
      </w:r>
    </w:p>
    <w:p w14:paraId="26347E47" w14:textId="77777777" w:rsidR="00164817" w:rsidRDefault="2733BE28" w:rsidP="00C028D5">
      <w:pPr>
        <w:pStyle w:val="ListParagraph"/>
        <w:numPr>
          <w:ilvl w:val="1"/>
          <w:numId w:val="677"/>
        </w:numPr>
        <w:rPr>
          <w:color w:val="000000" w:themeColor="text1"/>
        </w:rPr>
      </w:pPr>
      <w:r w:rsidRPr="2733BE28">
        <w:rPr>
          <w:color w:val="000000" w:themeColor="text1"/>
        </w:rPr>
        <w:t>“Digital Authoring Within:” under the Before You Teach head should always read “TBD.</w:t>
      </w:r>
    </w:p>
    <w:p w14:paraId="53A43F55" w14:textId="77777777" w:rsidR="00C028D5" w:rsidRDefault="2733BE28" w:rsidP="00C028D5">
      <w:pPr>
        <w:pStyle w:val="ListParagraph"/>
        <w:numPr>
          <w:ilvl w:val="1"/>
          <w:numId w:val="677"/>
        </w:numPr>
        <w:rPr>
          <w:color w:val="000000" w:themeColor="text1"/>
        </w:rPr>
      </w:pPr>
      <w:r w:rsidRPr="2733BE28">
        <w:rPr>
          <w:color w:val="000000" w:themeColor="text1"/>
        </w:rPr>
        <w:t>Additional examples of boilerplate are identified under each subsection</w:t>
      </w:r>
    </w:p>
    <w:p w14:paraId="7CEFBA2D" w14:textId="25D9D12D" w:rsidR="00164817" w:rsidRPr="00C028D5" w:rsidRDefault="2733BE28" w:rsidP="00C028D5">
      <w:pPr>
        <w:pStyle w:val="ListParagraph"/>
        <w:numPr>
          <w:ilvl w:val="0"/>
          <w:numId w:val="675"/>
        </w:numPr>
        <w:rPr>
          <w:color w:val="000000" w:themeColor="text1"/>
        </w:rPr>
      </w:pPr>
      <w:r w:rsidRPr="00C028D5">
        <w:rPr>
          <w:color w:val="000000" w:themeColor="text1"/>
          <w:u w:val="single"/>
        </w:rPr>
        <w:t>Determine if content can be reused with edits or new content needs to be written.</w:t>
      </w:r>
    </w:p>
    <w:p w14:paraId="13C65187" w14:textId="77777777" w:rsidR="00164817" w:rsidRPr="00C028D5" w:rsidRDefault="2733BE28" w:rsidP="00C028D5">
      <w:pPr>
        <w:pStyle w:val="ListParagraph"/>
        <w:numPr>
          <w:ilvl w:val="0"/>
          <w:numId w:val="676"/>
        </w:numPr>
        <w:rPr>
          <w:color w:val="000000" w:themeColor="text1"/>
        </w:rPr>
      </w:pPr>
      <w:r w:rsidRPr="00C028D5">
        <w:rPr>
          <w:color w:val="000000" w:themeColor="text1"/>
        </w:rPr>
        <w:t>For lessons that are revised (minor and major), much of this content will be reusable as is.</w:t>
      </w:r>
    </w:p>
    <w:p w14:paraId="76611093" w14:textId="2DB625E7" w:rsidR="00164817" w:rsidRPr="006C146B" w:rsidRDefault="2733BE28" w:rsidP="00C028D5">
      <w:pPr>
        <w:pStyle w:val="ListParagraph"/>
        <w:numPr>
          <w:ilvl w:val="0"/>
          <w:numId w:val="676"/>
        </w:numPr>
      </w:pPr>
      <w:r w:rsidRPr="00C028D5">
        <w:rPr>
          <w:color w:val="000000" w:themeColor="text1"/>
        </w:rPr>
        <w:t>For lessons that are new, this content will be new.</w:t>
      </w:r>
    </w:p>
    <w:p w14:paraId="470C0388" w14:textId="375D0658" w:rsidR="00164817" w:rsidRPr="006C146B" w:rsidRDefault="00164817" w:rsidP="2733BE28"/>
    <w:p w14:paraId="0A842D75" w14:textId="6E1FFBB2" w:rsidR="00FE0DAF" w:rsidRDefault="00FE0DAF" w:rsidP="00FE0DAF">
      <w:pPr>
        <w:rPr>
          <w:rStyle w:val="Heading3Char"/>
          <w:sz w:val="24"/>
          <w:szCs w:val="24"/>
        </w:rPr>
      </w:pPr>
      <w:r>
        <w:rPr>
          <w:b/>
          <w:bCs/>
          <w:color w:val="0F4761" w:themeColor="accent1" w:themeShade="BF"/>
        </w:rPr>
        <w:t>“</w:t>
      </w:r>
      <w:r w:rsidRPr="2733BE28">
        <w:rPr>
          <w:b/>
          <w:bCs/>
          <w:color w:val="0F4761" w:themeColor="accent1" w:themeShade="BF"/>
        </w:rPr>
        <w:t xml:space="preserve">What </w:t>
      </w:r>
      <w:r>
        <w:rPr>
          <w:b/>
          <w:bCs/>
          <w:color w:val="0F4761" w:themeColor="accent1" w:themeShade="BF"/>
        </w:rPr>
        <w:t>should I understand about the math</w:t>
      </w:r>
      <w:r w:rsidRPr="2733BE28">
        <w:rPr>
          <w:b/>
          <w:bCs/>
          <w:color w:val="0F4761" w:themeColor="accent1" w:themeShade="BF"/>
        </w:rPr>
        <w:t>?</w:t>
      </w:r>
      <w:r>
        <w:rPr>
          <w:b/>
          <w:bCs/>
          <w:color w:val="0F4761" w:themeColor="accent1" w:themeShade="BF"/>
        </w:rPr>
        <w:t>”</w:t>
      </w:r>
    </w:p>
    <w:p w14:paraId="37F60646" w14:textId="77777777" w:rsidR="00B03333" w:rsidRPr="006C146B" w:rsidRDefault="00B03333" w:rsidP="00FE0DAF"/>
    <w:p w14:paraId="75EFBC9B" w14:textId="77777777" w:rsidR="00164817" w:rsidRPr="009363A0" w:rsidRDefault="00164817" w:rsidP="00164817">
      <w:pPr>
        <w:pStyle w:val="ListParagraph"/>
        <w:numPr>
          <w:ilvl w:val="0"/>
          <w:numId w:val="599"/>
        </w:numPr>
        <w:rPr>
          <w:color w:val="7F7F7F" w:themeColor="text1" w:themeTint="80"/>
          <w:u w:val="single"/>
        </w:rPr>
      </w:pPr>
      <w:r w:rsidRPr="009363A0">
        <w:rPr>
          <w:u w:val="single"/>
        </w:rPr>
        <w:t xml:space="preserve">Introduction </w:t>
      </w:r>
    </w:p>
    <w:p w14:paraId="09237954" w14:textId="77777777" w:rsidR="00164817" w:rsidRPr="009363A0" w:rsidRDefault="00164817" w:rsidP="00C028D5">
      <w:pPr>
        <w:pStyle w:val="ListParagraph"/>
        <w:numPr>
          <w:ilvl w:val="1"/>
          <w:numId w:val="599"/>
        </w:numPr>
        <w:ind w:left="1080"/>
        <w:rPr>
          <w:color w:val="000000" w:themeColor="text1"/>
        </w:rPr>
      </w:pPr>
      <w:r w:rsidRPr="009363A0">
        <w:rPr>
          <w:color w:val="000000" w:themeColor="text1"/>
        </w:rPr>
        <w:t>This is the teacher-facing lesson summary</w:t>
      </w:r>
      <w:r>
        <w:rPr>
          <w:color w:val="000000" w:themeColor="text1"/>
        </w:rPr>
        <w:t>.</w:t>
      </w:r>
    </w:p>
    <w:p w14:paraId="30F23819" w14:textId="77777777" w:rsidR="00164817" w:rsidRPr="009363A0" w:rsidRDefault="00164817" w:rsidP="00C028D5">
      <w:pPr>
        <w:pStyle w:val="ListParagraph"/>
        <w:numPr>
          <w:ilvl w:val="1"/>
          <w:numId w:val="599"/>
        </w:numPr>
        <w:ind w:left="1080"/>
        <w:rPr>
          <w:color w:val="000000" w:themeColor="text1"/>
        </w:rPr>
      </w:pPr>
      <w:r>
        <w:rPr>
          <w:color w:val="000000" w:themeColor="text1"/>
        </w:rPr>
        <w:t xml:space="preserve">It explains what is covered in the lesson, and lives right next to the standards so the teacher understands the correlation between the two. </w:t>
      </w:r>
    </w:p>
    <w:p w14:paraId="575EF3D8" w14:textId="77777777" w:rsidR="00164817" w:rsidRPr="009363A0" w:rsidRDefault="00164817" w:rsidP="00C028D5">
      <w:pPr>
        <w:pStyle w:val="ListParagraph"/>
        <w:ind w:left="1080"/>
        <w:rPr>
          <w:color w:val="747474" w:themeColor="background2" w:themeShade="80"/>
        </w:rPr>
      </w:pPr>
      <w:r w:rsidRPr="00D87C45">
        <w:rPr>
          <w:b/>
          <w:bCs/>
        </w:rPr>
        <w:t>What should I understand about the math?</w:t>
      </w:r>
      <w:r>
        <w:rPr>
          <w:b/>
          <w:bCs/>
        </w:rPr>
        <w:t xml:space="preserve"> </w:t>
      </w:r>
      <w:r w:rsidRPr="009363A0">
        <w:t>is boilerplate (and bold)</w:t>
      </w:r>
    </w:p>
    <w:p w14:paraId="70BD7A5C" w14:textId="77777777" w:rsidR="00164817" w:rsidRPr="00DC1A57" w:rsidRDefault="00164817" w:rsidP="00164817">
      <w:pPr>
        <w:pStyle w:val="ListParagraph"/>
        <w:numPr>
          <w:ilvl w:val="0"/>
          <w:numId w:val="599"/>
        </w:numPr>
        <w:rPr>
          <w:color w:val="000000" w:themeColor="text1"/>
          <w:u w:val="single"/>
        </w:rPr>
      </w:pPr>
      <w:r w:rsidRPr="00DC1A57">
        <w:rPr>
          <w:color w:val="000000" w:themeColor="text1"/>
          <w:u w:val="single"/>
        </w:rPr>
        <w:t>Determine if content can be reused with edits or new content needs to be written.</w:t>
      </w:r>
    </w:p>
    <w:p w14:paraId="300C13E8" w14:textId="77777777" w:rsidR="00164817" w:rsidRPr="00DC1A57" w:rsidRDefault="00164817" w:rsidP="00C028D5">
      <w:pPr>
        <w:pStyle w:val="ListParagraph"/>
        <w:numPr>
          <w:ilvl w:val="0"/>
          <w:numId w:val="679"/>
        </w:numPr>
        <w:rPr>
          <w:color w:val="000000" w:themeColor="text1"/>
        </w:rPr>
      </w:pPr>
      <w:r w:rsidRPr="00DC1A57">
        <w:rPr>
          <w:color w:val="000000" w:themeColor="text1"/>
        </w:rPr>
        <w:t>For pick up or lightly revised lessons, the lesson summary can be reused from V1.</w:t>
      </w:r>
    </w:p>
    <w:p w14:paraId="5A64881E" w14:textId="77777777" w:rsidR="00164817" w:rsidRPr="00DC1A57" w:rsidRDefault="00164817" w:rsidP="00C028D5">
      <w:pPr>
        <w:pStyle w:val="ListParagraph"/>
        <w:numPr>
          <w:ilvl w:val="0"/>
          <w:numId w:val="679"/>
        </w:numPr>
        <w:rPr>
          <w:color w:val="000000" w:themeColor="text1"/>
        </w:rPr>
      </w:pPr>
      <w:r w:rsidRPr="00DC1A57">
        <w:rPr>
          <w:color w:val="000000" w:themeColor="text1"/>
        </w:rPr>
        <w:t xml:space="preserve">For new lessons this content will be new. </w:t>
      </w:r>
    </w:p>
    <w:p w14:paraId="5DC6C2C2" w14:textId="77777777" w:rsidR="00164817" w:rsidRPr="00DC1A57" w:rsidRDefault="00164817" w:rsidP="00164817">
      <w:pPr>
        <w:pStyle w:val="ListParagraph"/>
        <w:numPr>
          <w:ilvl w:val="0"/>
          <w:numId w:val="599"/>
        </w:numPr>
        <w:rPr>
          <w:color w:val="000000" w:themeColor="text1"/>
          <w:u w:val="single"/>
        </w:rPr>
      </w:pPr>
      <w:r w:rsidRPr="00DC1A57">
        <w:rPr>
          <w:color w:val="000000" w:themeColor="text1"/>
          <w:u w:val="single"/>
        </w:rPr>
        <w:t>Steps for Reused Content</w:t>
      </w:r>
    </w:p>
    <w:p w14:paraId="2D2A80D7" w14:textId="5B285DCD" w:rsidR="00164817" w:rsidRDefault="00164817" w:rsidP="00C028D5">
      <w:pPr>
        <w:pStyle w:val="ListParagraph"/>
        <w:numPr>
          <w:ilvl w:val="0"/>
          <w:numId w:val="680"/>
        </w:numPr>
        <w:rPr>
          <w:color w:val="000000" w:themeColor="text1"/>
        </w:rPr>
      </w:pPr>
      <w:r>
        <w:rPr>
          <w:color w:val="000000" w:themeColor="text1"/>
        </w:rPr>
        <w:t xml:space="preserve">Access the planning “A” page of the NL V1 from the lesson </w:t>
      </w:r>
      <w:r w:rsidR="006B47EE">
        <w:rPr>
          <w:color w:val="000000" w:themeColor="text1"/>
        </w:rPr>
        <w:t xml:space="preserve">in the </w:t>
      </w:r>
      <w:hyperlink r:id="rId87" w:history="1">
        <w:r w:rsidR="006B47EE" w:rsidRPr="00FB4C8E">
          <w:rPr>
            <w:rStyle w:val="Hyperlink"/>
          </w:rPr>
          <w:t>V1 TE PDFs Box Folder.</w:t>
        </w:r>
      </w:hyperlink>
    </w:p>
    <w:p w14:paraId="529D9551" w14:textId="43BCDA14" w:rsidR="00164817" w:rsidRPr="00D45E75" w:rsidRDefault="2733BE28" w:rsidP="00C028D5">
      <w:pPr>
        <w:pStyle w:val="ListParagraph"/>
        <w:numPr>
          <w:ilvl w:val="0"/>
          <w:numId w:val="680"/>
        </w:numPr>
        <w:rPr>
          <w:color w:val="000000" w:themeColor="text1"/>
        </w:rPr>
      </w:pPr>
      <w:r w:rsidRPr="2733BE28">
        <w:rPr>
          <w:color w:val="000000" w:themeColor="text1"/>
        </w:rPr>
        <w:t xml:space="preserve">Find the “What It Means to You,” “Using Mathematical Practices and Processes” and/or “About the Math” paragraph(s) at the bottom of the page, under Mathematical Progressions. </w:t>
      </w:r>
    </w:p>
    <w:p w14:paraId="02761CC5" w14:textId="77777777" w:rsidR="00164817" w:rsidRDefault="00164817" w:rsidP="00C028D5">
      <w:pPr>
        <w:pStyle w:val="ListParagraph"/>
        <w:numPr>
          <w:ilvl w:val="0"/>
          <w:numId w:val="680"/>
        </w:numPr>
        <w:rPr>
          <w:color w:val="000000" w:themeColor="text1"/>
        </w:rPr>
      </w:pPr>
      <w:r>
        <w:rPr>
          <w:color w:val="000000" w:themeColor="text1"/>
        </w:rPr>
        <w:lastRenderedPageBreak/>
        <w:t>Edit down the paragraph(s) to 2-3 bullet points that mirror the content of the standards.</w:t>
      </w:r>
    </w:p>
    <w:p w14:paraId="083A6AF7" w14:textId="77777777" w:rsidR="00164817" w:rsidRDefault="2733BE28" w:rsidP="00C028D5">
      <w:pPr>
        <w:pStyle w:val="ListParagraph"/>
        <w:numPr>
          <w:ilvl w:val="0"/>
          <w:numId w:val="680"/>
        </w:numPr>
        <w:rPr>
          <w:color w:val="000000" w:themeColor="text1"/>
        </w:rPr>
      </w:pPr>
      <w:r w:rsidRPr="2733BE28">
        <w:rPr>
          <w:color w:val="000000" w:themeColor="text1"/>
        </w:rPr>
        <w:t>Remove “Students will,” “Students demonstrate,” or any other similar language.</w:t>
      </w:r>
    </w:p>
    <w:p w14:paraId="0A36C5DF" w14:textId="77777777" w:rsidR="00164817" w:rsidRPr="00DC1A57" w:rsidRDefault="00164817" w:rsidP="00164817">
      <w:pPr>
        <w:pStyle w:val="ListParagraph"/>
        <w:numPr>
          <w:ilvl w:val="0"/>
          <w:numId w:val="599"/>
        </w:numPr>
        <w:rPr>
          <w:color w:val="000000" w:themeColor="text1"/>
          <w:u w:val="single"/>
        </w:rPr>
      </w:pPr>
      <w:r w:rsidRPr="00DC1A57">
        <w:rPr>
          <w:color w:val="000000" w:themeColor="text1"/>
          <w:u w:val="single"/>
        </w:rPr>
        <w:t>Steps for Revised Content</w:t>
      </w:r>
    </w:p>
    <w:p w14:paraId="7251A91E" w14:textId="77777777" w:rsidR="00164817" w:rsidRPr="009363A0" w:rsidRDefault="00164817" w:rsidP="00164817">
      <w:pPr>
        <w:pStyle w:val="ListParagraph"/>
        <w:numPr>
          <w:ilvl w:val="1"/>
          <w:numId w:val="599"/>
        </w:numPr>
        <w:rPr>
          <w:color w:val="000000" w:themeColor="text1"/>
        </w:rPr>
      </w:pPr>
      <w:r w:rsidRPr="009363A0">
        <w:rPr>
          <w:color w:val="000000" w:themeColor="text1"/>
        </w:rPr>
        <w:t>See above, “Steps for Reused Content”.</w:t>
      </w:r>
    </w:p>
    <w:p w14:paraId="41D1CB13" w14:textId="77777777" w:rsidR="00164817" w:rsidRPr="00376919" w:rsidRDefault="00164817" w:rsidP="00164817">
      <w:pPr>
        <w:pStyle w:val="ListParagraph"/>
        <w:numPr>
          <w:ilvl w:val="0"/>
          <w:numId w:val="599"/>
        </w:numPr>
        <w:rPr>
          <w:color w:val="000000" w:themeColor="text1"/>
          <w:u w:val="single"/>
        </w:rPr>
      </w:pPr>
      <w:r w:rsidRPr="00376919">
        <w:rPr>
          <w:color w:val="000000" w:themeColor="text1"/>
          <w:u w:val="single"/>
        </w:rPr>
        <w:t>Steps for New Content</w:t>
      </w:r>
    </w:p>
    <w:p w14:paraId="28687664" w14:textId="296EFB1F" w:rsidR="00164817" w:rsidRPr="009363A0" w:rsidRDefault="00164817" w:rsidP="00C028D5">
      <w:pPr>
        <w:pStyle w:val="ListParagraph"/>
        <w:numPr>
          <w:ilvl w:val="0"/>
          <w:numId w:val="681"/>
        </w:numPr>
        <w:rPr>
          <w:rStyle w:val="Hyperlink"/>
          <w:color w:val="000000" w:themeColor="text1"/>
        </w:rPr>
      </w:pPr>
      <w:r>
        <w:rPr>
          <w:color w:val="000000" w:themeColor="text1"/>
        </w:rPr>
        <w:t xml:space="preserve">Open the New and Revised lessons </w:t>
      </w:r>
      <w:r w:rsidR="006B47EE">
        <w:rPr>
          <w:color w:val="000000" w:themeColor="text1"/>
        </w:rPr>
        <w:t xml:space="preserve">within the </w:t>
      </w:r>
      <w:hyperlink r:id="rId88" w:history="1">
        <w:r w:rsidR="006B47EE">
          <w:rPr>
            <w:rStyle w:val="Hyperlink"/>
          </w:rPr>
          <w:t>TOC &amp; LXDV Notes Folder</w:t>
        </w:r>
      </w:hyperlink>
      <w:r w:rsidR="006B47EE">
        <w:rPr>
          <w:color w:val="000000" w:themeColor="text1"/>
        </w:rPr>
        <w:t xml:space="preserve"> </w:t>
      </w:r>
      <w:r>
        <w:rPr>
          <w:color w:val="000000" w:themeColor="text1"/>
        </w:rPr>
        <w:t>to see the scope of the lesson.</w:t>
      </w:r>
    </w:p>
    <w:p w14:paraId="4A928FAD" w14:textId="7196701F" w:rsidR="00164817" w:rsidRPr="006B47EE" w:rsidRDefault="7159C782" w:rsidP="00C028D5">
      <w:pPr>
        <w:pStyle w:val="ListParagraph"/>
        <w:numPr>
          <w:ilvl w:val="0"/>
          <w:numId w:val="681"/>
        </w:numPr>
        <w:rPr>
          <w:rStyle w:val="Hyperlink"/>
          <w:color w:val="000000" w:themeColor="text1"/>
          <w:u w:val="none"/>
        </w:rPr>
      </w:pPr>
      <w:r w:rsidRPr="7159C782">
        <w:rPr>
          <w:rStyle w:val="Hyperlink"/>
          <w:color w:val="000000" w:themeColor="text1"/>
          <w:u w:val="none"/>
        </w:rPr>
        <w:t xml:space="preserve">Refer to the language of the standards </w:t>
      </w:r>
      <w:r w:rsidRPr="7159C782">
        <w:rPr>
          <w:rStyle w:val="Hyperlink"/>
          <w:color w:val="000000" w:themeColor="text1"/>
          <w:highlight w:val="yellow"/>
          <w:u w:val="none"/>
        </w:rPr>
        <w:t>documented in the Scope &amp; Sequence tab</w:t>
      </w:r>
      <w:r w:rsidRPr="7159C782">
        <w:rPr>
          <w:rStyle w:val="Hyperlink"/>
          <w:color w:val="000000" w:themeColor="text1"/>
          <w:u w:val="none"/>
        </w:rPr>
        <w:t xml:space="preserve"> of the ToC spreadsheets for guidance.</w:t>
      </w:r>
    </w:p>
    <w:p w14:paraId="4881C662" w14:textId="33ADDED6" w:rsidR="004418A2" w:rsidRDefault="2733BE28" w:rsidP="00C028D5">
      <w:pPr>
        <w:pStyle w:val="ListParagraph"/>
        <w:numPr>
          <w:ilvl w:val="0"/>
          <w:numId w:val="681"/>
        </w:numPr>
        <w:rPr>
          <w:rStyle w:val="Hyperlink"/>
          <w:color w:val="000000" w:themeColor="text1"/>
          <w:u w:val="none"/>
        </w:rPr>
      </w:pPr>
      <w:r w:rsidRPr="2733BE28">
        <w:rPr>
          <w:rStyle w:val="Hyperlink"/>
          <w:color w:val="000000" w:themeColor="text1"/>
          <w:u w:val="none"/>
        </w:rPr>
        <w:t>Write 2-3 bullets about the content of the lesson each beginning with a verb such as "Identify" or "Describe."</w:t>
      </w:r>
    </w:p>
    <w:p w14:paraId="2D2950E2" w14:textId="77777777" w:rsidR="00164817" w:rsidRDefault="2733BE28" w:rsidP="00C028D5">
      <w:pPr>
        <w:pStyle w:val="ListParagraph"/>
        <w:numPr>
          <w:ilvl w:val="1"/>
          <w:numId w:val="681"/>
        </w:numPr>
        <w:rPr>
          <w:color w:val="000000" w:themeColor="text1"/>
        </w:rPr>
      </w:pPr>
      <w:r w:rsidRPr="2733BE28">
        <w:rPr>
          <w:rStyle w:val="Hyperlink"/>
          <w:color w:val="000000" w:themeColor="text1"/>
        </w:rPr>
        <w:t xml:space="preserve">Bullets do not begin with </w:t>
      </w:r>
      <w:r w:rsidRPr="2733BE28">
        <w:rPr>
          <w:color w:val="000000" w:themeColor="text1"/>
        </w:rPr>
        <w:t>“Students will,” “Students demonstrate,” or any other similar language as in V1.</w:t>
      </w:r>
    </w:p>
    <w:p w14:paraId="4A4873AB" w14:textId="77777777" w:rsidR="004418A2" w:rsidRDefault="004418A2" w:rsidP="004418A2">
      <w:pPr>
        <w:rPr>
          <w:color w:val="000000" w:themeColor="text1"/>
        </w:rPr>
      </w:pPr>
    </w:p>
    <w:p w14:paraId="61558CD3" w14:textId="249861A7" w:rsidR="00FE7291" w:rsidRDefault="00B03333" w:rsidP="2733BE28">
      <w:pPr>
        <w:rPr>
          <w:rStyle w:val="Heading3Char"/>
          <w:sz w:val="24"/>
          <w:szCs w:val="24"/>
        </w:rPr>
      </w:pPr>
      <w:r>
        <w:rPr>
          <w:b/>
          <w:bCs/>
          <w:color w:val="0F4761" w:themeColor="accent1" w:themeShade="BF"/>
        </w:rPr>
        <w:t>“</w:t>
      </w:r>
      <w:r w:rsidR="2733BE28" w:rsidRPr="2733BE28">
        <w:rPr>
          <w:b/>
          <w:bCs/>
          <w:color w:val="0F4761" w:themeColor="accent1" w:themeShade="BF"/>
        </w:rPr>
        <w:t>What will students learn in this lesson?</w:t>
      </w:r>
      <w:r>
        <w:rPr>
          <w:b/>
          <w:bCs/>
          <w:color w:val="0F4761" w:themeColor="accent1" w:themeShade="BF"/>
        </w:rPr>
        <w:t>”</w:t>
      </w:r>
    </w:p>
    <w:p w14:paraId="546DF671" w14:textId="77777777" w:rsidR="00C028D5" w:rsidRDefault="00C028D5" w:rsidP="2733BE28">
      <w:pPr>
        <w:rPr>
          <w:b/>
          <w:bCs/>
          <w:color w:val="0E2841" w:themeColor="text2"/>
        </w:rPr>
      </w:pPr>
    </w:p>
    <w:p w14:paraId="3BEA3A7F" w14:textId="4DE7E5F6" w:rsidR="2733BE28" w:rsidRDefault="2733BE28" w:rsidP="2733BE28">
      <w:pPr>
        <w:rPr>
          <w:b/>
          <w:bCs/>
          <w:color w:val="0E2841" w:themeColor="text2"/>
        </w:rPr>
      </w:pPr>
      <w:r w:rsidRPr="00C028D5">
        <w:rPr>
          <w:b/>
          <w:bCs/>
          <w:color w:val="0E2841" w:themeColor="text2"/>
        </w:rPr>
        <w:t>Prior Learning</w:t>
      </w:r>
    </w:p>
    <w:p w14:paraId="20E16968" w14:textId="77777777" w:rsidR="00FE0DAF" w:rsidRPr="00C028D5" w:rsidRDefault="00FE0DAF" w:rsidP="2733BE28">
      <w:pPr>
        <w:rPr>
          <w:b/>
          <w:bCs/>
          <w:color w:val="0E2841" w:themeColor="text2"/>
        </w:rPr>
      </w:pPr>
    </w:p>
    <w:p w14:paraId="759D1053" w14:textId="071699AC" w:rsidR="00FE0DAF" w:rsidRPr="00FE0DAF" w:rsidRDefault="2733BE28" w:rsidP="00FE0DAF">
      <w:pPr>
        <w:pStyle w:val="ListParagraph"/>
        <w:numPr>
          <w:ilvl w:val="0"/>
          <w:numId w:val="704"/>
        </w:numPr>
      </w:pPr>
      <w:r w:rsidRPr="00FE0DAF">
        <w:t xml:space="preserve">This section comes from the A page of the </w:t>
      </w:r>
      <w:hyperlink r:id="rId89">
        <w:r w:rsidRPr="00FE0DAF">
          <w:rPr>
            <w:rStyle w:val="Hyperlink"/>
          </w:rPr>
          <w:t>NL V1</w:t>
        </w:r>
      </w:hyperlink>
      <w:r w:rsidRPr="00FE0DAF">
        <w:t xml:space="preserve"> from the lesson via Box.</w:t>
      </w:r>
    </w:p>
    <w:p w14:paraId="0C9EE692" w14:textId="15BC5888" w:rsidR="2733BE28" w:rsidRPr="00FE0DAF" w:rsidRDefault="2733BE28" w:rsidP="00FE0DAF">
      <w:pPr>
        <w:pStyle w:val="ListParagraph"/>
        <w:numPr>
          <w:ilvl w:val="0"/>
          <w:numId w:val="704"/>
        </w:numPr>
      </w:pPr>
      <w:r w:rsidRPr="00FE0DAF">
        <w:t>Information from the first column titled “Prior Learning” in the Mathematical Progressions chart can be reused in this section.</w:t>
      </w:r>
    </w:p>
    <w:p w14:paraId="7679A135" w14:textId="02883551" w:rsidR="2733BE28" w:rsidRPr="00FE0DAF" w:rsidRDefault="2733BE28" w:rsidP="00FE0DAF">
      <w:pPr>
        <w:pStyle w:val="ListParagraph"/>
        <w:numPr>
          <w:ilvl w:val="0"/>
          <w:numId w:val="704"/>
        </w:numPr>
      </w:pPr>
      <w:r w:rsidRPr="00FE0DAF">
        <w:t xml:space="preserve">Do not include the previous lesson references in parenthesis. </w:t>
      </w:r>
    </w:p>
    <w:p w14:paraId="73076B40" w14:textId="41CC3A2A" w:rsidR="2733BE28" w:rsidRPr="00FE0DAF" w:rsidRDefault="2733BE28" w:rsidP="00FE0DAF">
      <w:pPr>
        <w:pStyle w:val="ListParagraph"/>
        <w:numPr>
          <w:ilvl w:val="0"/>
          <w:numId w:val="704"/>
        </w:numPr>
      </w:pPr>
      <w:r w:rsidRPr="00FE0DAF">
        <w:t xml:space="preserve">For Prior Learning, refer to the Achieve the Core Progressions. </w:t>
      </w:r>
      <w:hyperlink r:id="rId90">
        <w:r w:rsidRPr="00FE0DAF">
          <w:rPr>
            <w:rStyle w:val="Hyperlink"/>
          </w:rPr>
          <w:t>https://achievethecore.org/page/1118/coherence-map</w:t>
        </w:r>
      </w:hyperlink>
    </w:p>
    <w:p w14:paraId="1FD65B92" w14:textId="20BF4A0C" w:rsidR="2733BE28" w:rsidRDefault="2733BE28" w:rsidP="2733BE28">
      <w:pPr>
        <w:rPr>
          <w:rStyle w:val="Heading3Char"/>
          <w:color w:val="auto"/>
          <w:sz w:val="24"/>
          <w:szCs w:val="24"/>
        </w:rPr>
      </w:pPr>
    </w:p>
    <w:p w14:paraId="20A73928" w14:textId="77777777" w:rsidR="004418A2" w:rsidRDefault="004418A2" w:rsidP="00164817"/>
    <w:p w14:paraId="66FFA5A1" w14:textId="2D631BF9" w:rsidR="00164817" w:rsidRDefault="2733BE28" w:rsidP="00164817">
      <w:pPr>
        <w:rPr>
          <w:rStyle w:val="Heading3Char"/>
          <w:b/>
          <w:bCs/>
          <w:color w:val="E97132" w:themeColor="accent2"/>
          <w:sz w:val="24"/>
          <w:szCs w:val="24"/>
        </w:rPr>
      </w:pPr>
      <w:r w:rsidRPr="2733BE28">
        <w:rPr>
          <w:b/>
          <w:bCs/>
          <w:color w:val="0F4761" w:themeColor="accent1" w:themeShade="BF"/>
        </w:rPr>
        <w:t>THIS LESSON–</w:t>
      </w:r>
      <w:r w:rsidRPr="2733BE28">
        <w:rPr>
          <w:b/>
          <w:bCs/>
        </w:rPr>
        <w:t xml:space="preserve"> </w:t>
      </w:r>
      <w:r w:rsidRPr="00C028D5">
        <w:rPr>
          <w:rStyle w:val="Heading3Char"/>
          <w:b/>
          <w:bCs/>
          <w:color w:val="E97132" w:themeColor="accent2"/>
          <w:sz w:val="24"/>
          <w:szCs w:val="24"/>
        </w:rPr>
        <w:t xml:space="preserve">National Layer </w:t>
      </w:r>
    </w:p>
    <w:p w14:paraId="4FBE3A88" w14:textId="77777777" w:rsidR="00B03333" w:rsidRPr="00A4776C" w:rsidRDefault="00B03333" w:rsidP="00164817">
      <w:pPr>
        <w:rPr>
          <w:b/>
          <w:bCs/>
        </w:rPr>
      </w:pPr>
    </w:p>
    <w:p w14:paraId="2B95C209" w14:textId="10D84D7A" w:rsidR="00C028D5" w:rsidRPr="00C028D5" w:rsidRDefault="00164817" w:rsidP="00C028D5">
      <w:pPr>
        <w:pStyle w:val="ListParagraph"/>
        <w:numPr>
          <w:ilvl w:val="0"/>
          <w:numId w:val="603"/>
        </w:numPr>
        <w:rPr>
          <w:u w:val="single"/>
        </w:rPr>
      </w:pPr>
      <w:r w:rsidRPr="00C028D5">
        <w:rPr>
          <w:u w:val="single"/>
        </w:rPr>
        <w:t xml:space="preserve">Introduction </w:t>
      </w:r>
    </w:p>
    <w:p w14:paraId="2C58B9BD" w14:textId="77777777" w:rsidR="00164817" w:rsidRPr="002C6764" w:rsidRDefault="2733BE28" w:rsidP="00C028D5">
      <w:pPr>
        <w:pStyle w:val="ListParagraph"/>
        <w:numPr>
          <w:ilvl w:val="1"/>
          <w:numId w:val="683"/>
        </w:numPr>
        <w:rPr>
          <w:color w:val="000000" w:themeColor="text1"/>
        </w:rPr>
      </w:pPr>
      <w:r w:rsidRPr="2733BE28">
        <w:rPr>
          <w:color w:val="000000" w:themeColor="text1"/>
        </w:rPr>
        <w:t>This is the Common Core standard(s) “hit” within the lesson.</w:t>
      </w:r>
    </w:p>
    <w:p w14:paraId="62DA5A9B" w14:textId="77777777" w:rsidR="00164817" w:rsidRPr="002C6764" w:rsidRDefault="2733BE28" w:rsidP="00C028D5">
      <w:pPr>
        <w:pStyle w:val="ListParagraph"/>
        <w:numPr>
          <w:ilvl w:val="1"/>
          <w:numId w:val="683"/>
        </w:numPr>
        <w:rPr>
          <w:color w:val="000000" w:themeColor="text1"/>
        </w:rPr>
      </w:pPr>
      <w:r w:rsidRPr="2733BE28">
        <w:rPr>
          <w:color w:val="000000" w:themeColor="text1"/>
        </w:rPr>
        <w:t xml:space="preserve">The purpose of this table is to document what standards are covered within the lesson, and ensure full coverage, </w:t>
      </w:r>
    </w:p>
    <w:p w14:paraId="6DD2C911" w14:textId="77777777" w:rsidR="00164817" w:rsidRDefault="2733BE28" w:rsidP="00C028D5">
      <w:pPr>
        <w:pStyle w:val="ListParagraph"/>
        <w:numPr>
          <w:ilvl w:val="1"/>
          <w:numId w:val="683"/>
        </w:numPr>
        <w:rPr>
          <w:color w:val="000000" w:themeColor="text1"/>
        </w:rPr>
      </w:pPr>
      <w:r w:rsidRPr="2733BE28">
        <w:rPr>
          <w:color w:val="000000" w:themeColor="text1"/>
        </w:rPr>
        <w:t>None of the content is boilerplate, however it is narrowly focused because it is derived from a specific set of information.</w:t>
      </w:r>
    </w:p>
    <w:p w14:paraId="0DB05086" w14:textId="33315F6C" w:rsidR="00164817" w:rsidRDefault="2733BE28" w:rsidP="00C028D5">
      <w:pPr>
        <w:pStyle w:val="ListParagraph"/>
        <w:numPr>
          <w:ilvl w:val="1"/>
          <w:numId w:val="683"/>
        </w:numPr>
        <w:rPr>
          <w:b/>
          <w:bCs/>
          <w:color w:val="000000" w:themeColor="text1"/>
        </w:rPr>
      </w:pPr>
      <w:r w:rsidRPr="2733BE28">
        <w:rPr>
          <w:b/>
          <w:bCs/>
          <w:color w:val="000000" w:themeColor="text1"/>
        </w:rPr>
        <w:t>In most cases the NL layer and California layer will be identical.</w:t>
      </w:r>
    </w:p>
    <w:p w14:paraId="400DE21F" w14:textId="0AC659A1" w:rsidR="00164817" w:rsidRPr="00C028D5" w:rsidRDefault="2733BE28" w:rsidP="00C028D5">
      <w:pPr>
        <w:pStyle w:val="ListParagraph"/>
        <w:numPr>
          <w:ilvl w:val="0"/>
          <w:numId w:val="603"/>
        </w:numPr>
        <w:rPr>
          <w:color w:val="7F7F7F" w:themeColor="text1" w:themeTint="80"/>
          <w:u w:val="single"/>
        </w:rPr>
      </w:pPr>
      <w:r w:rsidRPr="00C028D5">
        <w:rPr>
          <w:u w:val="single"/>
        </w:rPr>
        <w:t>Determine if content can be reused with edits or new content needs to be written.</w:t>
      </w:r>
    </w:p>
    <w:p w14:paraId="2F496BE9" w14:textId="4BFE6123" w:rsidR="66F9D658" w:rsidRDefault="66F9D658" w:rsidP="00B03333">
      <w:pPr>
        <w:pStyle w:val="ListParagraph"/>
        <w:numPr>
          <w:ilvl w:val="0"/>
          <w:numId w:val="684"/>
        </w:numPr>
        <w:spacing w:line="259" w:lineRule="auto"/>
        <w:rPr>
          <w:rStyle w:val="Hyperlink"/>
          <w:color w:val="000000" w:themeColor="text1"/>
        </w:rPr>
      </w:pPr>
      <w:r w:rsidRPr="66F9D658">
        <w:rPr>
          <w:color w:val="000000" w:themeColor="text1"/>
        </w:rPr>
        <w:t xml:space="preserve">If a lesson is being reused from v1, use the </w:t>
      </w:r>
      <w:hyperlink r:id="rId91">
        <w:r w:rsidRPr="66F9D658">
          <w:rPr>
            <w:rStyle w:val="Hyperlink"/>
          </w:rPr>
          <w:t>TOC</w:t>
        </w:r>
      </w:hyperlink>
      <w:r w:rsidRPr="66F9D658">
        <w:rPr>
          <w:color w:val="000000" w:themeColor="text1"/>
        </w:rPr>
        <w:t xml:space="preserve"> to ensure that the same standards apply. </w:t>
      </w:r>
      <w:r w:rsidRPr="66F9D658">
        <w:rPr>
          <w:color w:val="000000" w:themeColor="text1"/>
          <w:highlight w:val="yellow"/>
        </w:rPr>
        <w:t>Do NOT just take standards from V1 TE PDFs. Use the TOC as the source of truth.</w:t>
      </w:r>
    </w:p>
    <w:p w14:paraId="31B5CFBD" w14:textId="77777777" w:rsidR="00164817" w:rsidRDefault="00164817" w:rsidP="00B03333">
      <w:pPr>
        <w:pStyle w:val="ListParagraph"/>
        <w:numPr>
          <w:ilvl w:val="0"/>
          <w:numId w:val="684"/>
        </w:numPr>
        <w:rPr>
          <w:color w:val="000000" w:themeColor="text1"/>
        </w:rPr>
      </w:pPr>
      <w:r>
        <w:rPr>
          <w:color w:val="000000" w:themeColor="text1"/>
        </w:rPr>
        <w:t xml:space="preserve">The </w:t>
      </w:r>
      <w:r w:rsidRPr="00E61676">
        <w:rPr>
          <w:i/>
          <w:iCs/>
          <w:color w:val="000000" w:themeColor="text1"/>
        </w:rPr>
        <w:t>Learning Objective</w:t>
      </w:r>
      <w:r>
        <w:rPr>
          <w:color w:val="000000" w:themeColor="text1"/>
        </w:rPr>
        <w:t xml:space="preserve"> can often be reused and will match CA.</w:t>
      </w:r>
    </w:p>
    <w:p w14:paraId="1B52C532" w14:textId="5A62325B" w:rsidR="2733BE28" w:rsidRDefault="37BC62E9" w:rsidP="00B03333">
      <w:pPr>
        <w:pStyle w:val="ListParagraph"/>
        <w:numPr>
          <w:ilvl w:val="0"/>
          <w:numId w:val="684"/>
        </w:numPr>
        <w:spacing w:line="259" w:lineRule="auto"/>
        <w:rPr>
          <w:color w:val="000000" w:themeColor="text1"/>
        </w:rPr>
      </w:pPr>
      <w:r w:rsidRPr="37BC62E9">
        <w:rPr>
          <w:color w:val="000000" w:themeColor="text1"/>
        </w:rPr>
        <w:t xml:space="preserve">The </w:t>
      </w:r>
      <w:r w:rsidRPr="37BC62E9">
        <w:rPr>
          <w:i/>
          <w:iCs/>
          <w:color w:val="000000" w:themeColor="text1"/>
        </w:rPr>
        <w:t>Language Objective</w:t>
      </w:r>
      <w:r w:rsidRPr="37BC62E9">
        <w:rPr>
          <w:color w:val="000000" w:themeColor="text1"/>
        </w:rPr>
        <w:t xml:space="preserve"> steps/guidelines can be found </w:t>
      </w:r>
      <w:hyperlink r:id="rId92">
        <w:r w:rsidRPr="37BC62E9">
          <w:rPr>
            <w:rStyle w:val="Hyperlink"/>
          </w:rPr>
          <w:t>here</w:t>
        </w:r>
      </w:hyperlink>
      <w:r w:rsidRPr="37BC62E9">
        <w:rPr>
          <w:color w:val="000000" w:themeColor="text1"/>
        </w:rPr>
        <w:t xml:space="preserve"> for each lesson and will match CA. </w:t>
      </w:r>
    </w:p>
    <w:p w14:paraId="066C63F5" w14:textId="77777777" w:rsidR="00C028D5" w:rsidRDefault="2733BE28" w:rsidP="00B03333">
      <w:pPr>
        <w:pStyle w:val="ListParagraph"/>
        <w:numPr>
          <w:ilvl w:val="0"/>
          <w:numId w:val="684"/>
        </w:numPr>
        <w:rPr>
          <w:color w:val="000000" w:themeColor="text1"/>
        </w:rPr>
      </w:pPr>
      <w:r w:rsidRPr="2733BE28">
        <w:rPr>
          <w:i/>
          <w:iCs/>
          <w:color w:val="000000" w:themeColor="text1"/>
        </w:rPr>
        <w:t>Mathematical Practice</w:t>
      </w:r>
      <w:r w:rsidRPr="2733BE28">
        <w:rPr>
          <w:color w:val="000000" w:themeColor="text1"/>
        </w:rPr>
        <w:t xml:space="preserve"> can often be reused.</w:t>
      </w:r>
    </w:p>
    <w:p w14:paraId="3DD1AAEF" w14:textId="77777777" w:rsidR="00C028D5" w:rsidRPr="00C028D5" w:rsidRDefault="00C028D5" w:rsidP="00C028D5">
      <w:pPr>
        <w:pStyle w:val="ListParagraph"/>
        <w:ind w:left="1440"/>
        <w:rPr>
          <w:color w:val="000000" w:themeColor="text1"/>
        </w:rPr>
      </w:pPr>
    </w:p>
    <w:p w14:paraId="51F61919" w14:textId="0901C0D2" w:rsidR="00164817" w:rsidRPr="00C028D5" w:rsidRDefault="00164817" w:rsidP="00C028D5">
      <w:pPr>
        <w:pStyle w:val="ListParagraph"/>
        <w:numPr>
          <w:ilvl w:val="0"/>
          <w:numId w:val="603"/>
        </w:numPr>
        <w:rPr>
          <w:color w:val="000000" w:themeColor="text1"/>
        </w:rPr>
      </w:pPr>
      <w:r w:rsidRPr="00C028D5">
        <w:rPr>
          <w:u w:val="single"/>
        </w:rPr>
        <w:t>Steps for Reused Content</w:t>
      </w:r>
    </w:p>
    <w:p w14:paraId="692DC632" w14:textId="77777777" w:rsidR="00164817" w:rsidRPr="00B03333" w:rsidRDefault="2733BE28" w:rsidP="2733BE28">
      <w:pPr>
        <w:ind w:left="360" w:firstLine="360"/>
        <w:rPr>
          <w:b/>
          <w:bCs/>
          <w:color w:val="E97132" w:themeColor="accent2"/>
        </w:rPr>
      </w:pPr>
      <w:r w:rsidRPr="00B03333">
        <w:rPr>
          <w:b/>
          <w:bCs/>
          <w:color w:val="E97132" w:themeColor="accent2"/>
        </w:rPr>
        <w:t>Mathematical Standards</w:t>
      </w:r>
    </w:p>
    <w:p w14:paraId="7940928E" w14:textId="2843A76D" w:rsidR="006B47EE" w:rsidRPr="006B47EE" w:rsidRDefault="2733BE28" w:rsidP="00B03333">
      <w:pPr>
        <w:pStyle w:val="ListParagraph"/>
        <w:numPr>
          <w:ilvl w:val="0"/>
          <w:numId w:val="685"/>
        </w:numPr>
      </w:pPr>
      <w:r w:rsidRPr="2733BE28">
        <w:rPr>
          <w:color w:val="000000" w:themeColor="text1"/>
        </w:rPr>
        <w:lastRenderedPageBreak/>
        <w:t xml:space="preserve">Open the grade level TOC within the </w:t>
      </w:r>
      <w:hyperlink r:id="rId93">
        <w:r w:rsidRPr="2733BE28">
          <w:rPr>
            <w:rStyle w:val="Hyperlink"/>
          </w:rPr>
          <w:t>TOC &amp; LXDV Notes Folder</w:t>
        </w:r>
      </w:hyperlink>
      <w:r w:rsidRPr="2733BE28">
        <w:rPr>
          <w:color w:val="000000" w:themeColor="text1"/>
        </w:rPr>
        <w:t xml:space="preserve">. </w:t>
      </w:r>
    </w:p>
    <w:p w14:paraId="144B5BC0" w14:textId="7E540B40" w:rsidR="00164817" w:rsidRPr="006B47EE" w:rsidRDefault="00164817" w:rsidP="00B03333">
      <w:pPr>
        <w:pStyle w:val="ListParagraph"/>
        <w:numPr>
          <w:ilvl w:val="0"/>
          <w:numId w:val="685"/>
        </w:numPr>
        <w:rPr>
          <w:rFonts w:ascii="Aptos" w:eastAsia="Aptos" w:hAnsi="Aptos" w:cs="Aptos"/>
          <w:color w:val="000000" w:themeColor="text1"/>
        </w:rPr>
      </w:pPr>
      <w:r w:rsidRPr="006B47EE">
        <w:rPr>
          <w:rFonts w:ascii="Aptos" w:eastAsia="Aptos" w:hAnsi="Aptos" w:cs="Aptos"/>
          <w:color w:val="000000" w:themeColor="text1"/>
        </w:rPr>
        <w:t>Use the Table of Contents (TOC) to determine the standards for the lesson and which standards are Focus, Apply, and Introduce by using the columns labeled “Standards – Focus”, “Standards – Apply”, and “Standards – Introduce”.</w:t>
      </w:r>
    </w:p>
    <w:p w14:paraId="481B2175" w14:textId="77777777" w:rsidR="004418A2" w:rsidRPr="00E61676" w:rsidRDefault="004418A2" w:rsidP="00B03333">
      <w:pPr>
        <w:pStyle w:val="ListParagraph"/>
        <w:numPr>
          <w:ilvl w:val="0"/>
          <w:numId w:val="685"/>
        </w:numPr>
        <w:rPr>
          <w:color w:val="000000" w:themeColor="text1"/>
        </w:rPr>
      </w:pPr>
      <w:r w:rsidRPr="6FCCB0C4">
        <w:rPr>
          <w:rFonts w:ascii="Aptos" w:eastAsia="Aptos" w:hAnsi="Aptos" w:cs="Aptos"/>
          <w:color w:val="000000" w:themeColor="text1"/>
        </w:rPr>
        <w:t>In the EMM, s</w:t>
      </w:r>
      <w:r w:rsidRPr="00E61676">
        <w:rPr>
          <w:rFonts w:cs="Helvetica Neue"/>
          <w:color w:val="000000"/>
          <w:kern w:val="0"/>
        </w:rPr>
        <w:t xml:space="preserve">et in </w:t>
      </w:r>
      <w:r>
        <w:rPr>
          <w:rFonts w:cs="Helvetica Neue"/>
          <w:color w:val="000000"/>
          <w:kern w:val="0"/>
        </w:rPr>
        <w:t xml:space="preserve">rows in </w:t>
      </w:r>
      <w:r w:rsidRPr="00E61676">
        <w:rPr>
          <w:rFonts w:cs="Helvetica Neue"/>
          <w:color w:val="000000"/>
          <w:kern w:val="0"/>
        </w:rPr>
        <w:t xml:space="preserve">order of Focus, Apply, and Introduce. </w:t>
      </w:r>
    </w:p>
    <w:p w14:paraId="16A9D3ED" w14:textId="6F68F6A7" w:rsidR="00164817" w:rsidRPr="007A21A8" w:rsidRDefault="00164817" w:rsidP="00B03333">
      <w:pPr>
        <w:pStyle w:val="ListParagraph"/>
        <w:numPr>
          <w:ilvl w:val="0"/>
          <w:numId w:val="685"/>
        </w:numPr>
        <w:rPr>
          <w:color w:val="000000" w:themeColor="text1"/>
        </w:rPr>
      </w:pPr>
      <w:r w:rsidRPr="2733BE28">
        <w:rPr>
          <w:rFonts w:cs="Helvetica Neue"/>
          <w:b/>
          <w:bCs/>
          <w:color w:val="000000"/>
          <w:kern w:val="0"/>
        </w:rPr>
        <w:t xml:space="preserve">Focus- </w:t>
      </w:r>
      <w:r w:rsidRPr="00E61676">
        <w:rPr>
          <w:rFonts w:cs="Helvetica Neue"/>
          <w:color w:val="000000"/>
          <w:kern w:val="0"/>
        </w:rPr>
        <w:t>a permutation of the standard is used for the parts hit within the lesson.</w:t>
      </w:r>
      <w:r>
        <w:rPr>
          <w:rFonts w:cs="Helvetica Neue"/>
          <w:color w:val="000000"/>
          <w:kern w:val="0"/>
        </w:rPr>
        <w:t xml:space="preserve"> Remove any parts of the standard not covered in the lesson and replace missing sections with ellipses. </w:t>
      </w:r>
    </w:p>
    <w:p w14:paraId="78109B6F" w14:textId="77777777" w:rsidR="007A21A8" w:rsidRPr="007A21A8" w:rsidRDefault="007A21A8" w:rsidP="007A21A8">
      <w:pPr>
        <w:pStyle w:val="ListParagraph"/>
        <w:numPr>
          <w:ilvl w:val="0"/>
          <w:numId w:val="685"/>
        </w:numPr>
        <w:rPr>
          <w:rFonts w:eastAsiaTheme="minorEastAsia"/>
          <w:color w:val="000000" w:themeColor="text1"/>
          <w:highlight w:val="yellow"/>
        </w:rPr>
      </w:pPr>
      <w:r w:rsidRPr="007A21A8">
        <w:rPr>
          <w:rFonts w:eastAsiaTheme="minorEastAsia"/>
          <w:color w:val="000000" w:themeColor="text1"/>
          <w:highlight w:val="yellow"/>
        </w:rPr>
        <w:t>To avoid overset on Lesson Planning pages, Standards language should allow for ellipses.</w:t>
      </w:r>
    </w:p>
    <w:p w14:paraId="3027E9F6" w14:textId="77777777" w:rsidR="007A21A8" w:rsidRPr="007A21A8" w:rsidRDefault="007A21A8" w:rsidP="007A21A8">
      <w:pPr>
        <w:pStyle w:val="ListParagraph"/>
        <w:numPr>
          <w:ilvl w:val="0"/>
          <w:numId w:val="685"/>
        </w:numPr>
        <w:rPr>
          <w:rFonts w:eastAsiaTheme="minorEastAsia"/>
          <w:color w:val="000000" w:themeColor="text1"/>
          <w:highlight w:val="yellow"/>
        </w:rPr>
      </w:pPr>
      <w:r w:rsidRPr="007A21A8">
        <w:rPr>
          <w:rFonts w:eastAsiaTheme="minorEastAsia"/>
          <w:color w:val="000000" w:themeColor="text1"/>
          <w:highlight w:val="yellow"/>
        </w:rPr>
        <w:t xml:space="preserve">The Breakout Charts may be helpful when writing the abridged version of the Focus Standards and summarizing the Intro and Apply Standards. </w:t>
      </w:r>
    </w:p>
    <w:p w14:paraId="064746EE" w14:textId="77777777" w:rsidR="007A21A8" w:rsidRPr="007A21A8" w:rsidRDefault="007A21A8" w:rsidP="007A21A8">
      <w:pPr>
        <w:pStyle w:val="ListParagraph"/>
        <w:numPr>
          <w:ilvl w:val="0"/>
          <w:numId w:val="685"/>
        </w:numPr>
        <w:rPr>
          <w:rFonts w:eastAsiaTheme="minorEastAsia"/>
          <w:color w:val="000000" w:themeColor="text1"/>
          <w:highlight w:val="yellow"/>
        </w:rPr>
      </w:pPr>
      <w:r w:rsidRPr="007A21A8">
        <w:rPr>
          <w:rFonts w:eastAsiaTheme="minorEastAsia"/>
          <w:color w:val="000000" w:themeColor="text1"/>
          <w:highlight w:val="yellow"/>
        </w:rPr>
        <w:t>As of 12/12/2024, the K-A1 Breakout Charts are here on Box:</w:t>
      </w:r>
    </w:p>
    <w:p w14:paraId="7778D3A7" w14:textId="77777777" w:rsidR="007A21A8" w:rsidRPr="007A21A8" w:rsidRDefault="007A21A8" w:rsidP="007A21A8">
      <w:pPr>
        <w:pStyle w:val="ListParagraph"/>
        <w:numPr>
          <w:ilvl w:val="0"/>
          <w:numId w:val="685"/>
        </w:numPr>
        <w:rPr>
          <w:rFonts w:eastAsiaTheme="minorEastAsia"/>
          <w:color w:val="000000" w:themeColor="text1"/>
          <w:highlight w:val="yellow"/>
        </w:rPr>
      </w:pPr>
      <w:hyperlink r:id="rId94" w:history="1">
        <w:r w:rsidRPr="007A21A8">
          <w:rPr>
            <w:rStyle w:val="Hyperlink"/>
            <w:rFonts w:eastAsiaTheme="minorEastAsia"/>
            <w:highlight w:val="yellow"/>
          </w:rPr>
          <w:t>https://hmhco.box.com/s/x9it4w30jsp40zt13msya3h3zvdwz1t6</w:t>
        </w:r>
      </w:hyperlink>
    </w:p>
    <w:p w14:paraId="715C9A89" w14:textId="77777777" w:rsidR="007A21A8" w:rsidRPr="007A21A8" w:rsidRDefault="007A21A8" w:rsidP="007A21A8">
      <w:pPr>
        <w:pStyle w:val="ListParagraph"/>
        <w:numPr>
          <w:ilvl w:val="0"/>
          <w:numId w:val="685"/>
        </w:numPr>
        <w:rPr>
          <w:rFonts w:eastAsiaTheme="minorEastAsia"/>
          <w:color w:val="000000" w:themeColor="text1"/>
          <w:highlight w:val="yellow"/>
        </w:rPr>
      </w:pPr>
      <w:r w:rsidRPr="007A21A8">
        <w:rPr>
          <w:rFonts w:eastAsiaTheme="minorEastAsia"/>
          <w:color w:val="000000" w:themeColor="text1"/>
          <w:highlight w:val="yellow"/>
        </w:rPr>
        <w:t>01_Planning / 01_Program Experience (TOC, UX, Component) / 01_CA_NL V2 Table of Contents and Notes</w:t>
      </w:r>
    </w:p>
    <w:p w14:paraId="4FAFCB51" w14:textId="77173473" w:rsidR="007A21A8" w:rsidRPr="002E2690" w:rsidRDefault="007A21A8" w:rsidP="00B03333">
      <w:pPr>
        <w:pStyle w:val="ListParagraph"/>
        <w:numPr>
          <w:ilvl w:val="0"/>
          <w:numId w:val="685"/>
        </w:numPr>
        <w:rPr>
          <w:color w:val="000000" w:themeColor="text1"/>
        </w:rPr>
      </w:pPr>
    </w:p>
    <w:p w14:paraId="2E0F374D" w14:textId="2D5DCA4A" w:rsidR="2733BE28" w:rsidRDefault="2733BE28" w:rsidP="00B03333">
      <w:pPr>
        <w:pStyle w:val="ListParagraph"/>
        <w:numPr>
          <w:ilvl w:val="0"/>
          <w:numId w:val="685"/>
        </w:numPr>
        <w:rPr>
          <w:color w:val="000000" w:themeColor="text1"/>
        </w:rPr>
      </w:pPr>
      <w:r w:rsidRPr="2733BE28">
        <w:rPr>
          <w:b/>
          <w:bCs/>
          <w:color w:val="000000" w:themeColor="text1"/>
        </w:rPr>
        <w:t xml:space="preserve">Apply </w:t>
      </w:r>
      <w:r w:rsidRPr="2733BE28">
        <w:rPr>
          <w:color w:val="000000" w:themeColor="text1"/>
        </w:rPr>
        <w:t xml:space="preserve">and </w:t>
      </w:r>
      <w:r w:rsidRPr="2733BE28">
        <w:rPr>
          <w:b/>
          <w:bCs/>
          <w:color w:val="000000" w:themeColor="text1"/>
        </w:rPr>
        <w:t>Introduce</w:t>
      </w:r>
      <w:r w:rsidRPr="2733BE28">
        <w:rPr>
          <w:color w:val="000000" w:themeColor="text1"/>
        </w:rPr>
        <w:t xml:space="preserve"> standards need to be paraphrased. </w:t>
      </w:r>
    </w:p>
    <w:p w14:paraId="442FE1B5" w14:textId="27B296CC" w:rsidR="2733BE28" w:rsidRDefault="33A46200" w:rsidP="00B03333">
      <w:pPr>
        <w:pStyle w:val="ListParagraph"/>
        <w:numPr>
          <w:ilvl w:val="1"/>
          <w:numId w:val="685"/>
        </w:numPr>
        <w:rPr>
          <w:color w:val="000000" w:themeColor="text1"/>
        </w:rPr>
      </w:pPr>
      <w:r w:rsidRPr="33A46200">
        <w:rPr>
          <w:color w:val="000000" w:themeColor="text1"/>
        </w:rPr>
        <w:t xml:space="preserve">If there are lessons that require the same Apply or Introduce standard paraphrasing, be sure that the language is consistent for each lesson. </w:t>
      </w:r>
    </w:p>
    <w:p w14:paraId="304A0496" w14:textId="57014B09" w:rsidR="3D390D8F" w:rsidRDefault="114DA2BF" w:rsidP="114DA2BF">
      <w:pPr>
        <w:pStyle w:val="ListParagraph"/>
        <w:numPr>
          <w:ilvl w:val="0"/>
          <w:numId w:val="685"/>
        </w:numPr>
      </w:pPr>
      <w:r w:rsidRPr="114DA2BF">
        <w:rPr>
          <w:color w:val="000000" w:themeColor="text1"/>
          <w:highlight w:val="yellow"/>
        </w:rPr>
        <w:t xml:space="preserve">Some standards include “For example...” this clarifying language (and other italicized clarifying language like it) will be needed at the </w:t>
      </w:r>
      <w:r w:rsidRPr="114DA2BF">
        <w:rPr>
          <w:b/>
          <w:bCs/>
          <w:color w:val="000000" w:themeColor="text1"/>
          <w:highlight w:val="yellow"/>
        </w:rPr>
        <w:t>module</w:t>
      </w:r>
      <w:r w:rsidRPr="114DA2BF">
        <w:rPr>
          <w:color w:val="000000" w:themeColor="text1"/>
          <w:highlight w:val="yellow"/>
        </w:rPr>
        <w:t xml:space="preserve"> level but not at the </w:t>
      </w:r>
      <w:r w:rsidRPr="114DA2BF">
        <w:rPr>
          <w:b/>
          <w:bCs/>
          <w:color w:val="000000" w:themeColor="text1"/>
          <w:highlight w:val="yellow"/>
        </w:rPr>
        <w:t>lesson</w:t>
      </w:r>
      <w:r w:rsidRPr="114DA2BF">
        <w:rPr>
          <w:color w:val="000000" w:themeColor="text1"/>
          <w:highlight w:val="yellow"/>
        </w:rPr>
        <w:t xml:space="preserve"> level. </w:t>
      </w:r>
      <w:r w:rsidRPr="114DA2BF">
        <w:t xml:space="preserve">                            </w:t>
      </w:r>
    </w:p>
    <w:p w14:paraId="238C640C" w14:textId="77777777" w:rsidR="00B03333" w:rsidRPr="00B03333" w:rsidRDefault="00B03333" w:rsidP="00B03333">
      <w:pPr>
        <w:ind w:left="720"/>
        <w:rPr>
          <w:b/>
          <w:bCs/>
          <w:color w:val="E97700"/>
        </w:rPr>
      </w:pPr>
      <w:r w:rsidRPr="00B03333">
        <w:rPr>
          <w:b/>
          <w:bCs/>
          <w:color w:val="E97700"/>
        </w:rPr>
        <w:t>Mathematical Practice</w:t>
      </w:r>
    </w:p>
    <w:p w14:paraId="4C8D36CD" w14:textId="5801DF76" w:rsidR="2733BE28" w:rsidRPr="00B03333" w:rsidRDefault="2733BE28" w:rsidP="00B03333">
      <w:pPr>
        <w:pStyle w:val="ListParagraph"/>
        <w:numPr>
          <w:ilvl w:val="0"/>
          <w:numId w:val="686"/>
        </w:numPr>
        <w:rPr>
          <w:color w:val="000000" w:themeColor="text1"/>
        </w:rPr>
      </w:pPr>
      <w:r w:rsidRPr="00B03333">
        <w:rPr>
          <w:color w:val="000000" w:themeColor="text1"/>
        </w:rPr>
        <w:t xml:space="preserve">Access the “A” planning page from the NL V1 lesson in the </w:t>
      </w:r>
      <w:hyperlink r:id="rId95">
        <w:r w:rsidRPr="2733BE28">
          <w:rPr>
            <w:rStyle w:val="Hyperlink"/>
          </w:rPr>
          <w:t>V1 TE PDFs Box Folder.</w:t>
        </w:r>
      </w:hyperlink>
    </w:p>
    <w:p w14:paraId="324D7CC4" w14:textId="7B709F9D" w:rsidR="2733BE28" w:rsidRPr="00B03333" w:rsidRDefault="2733BE28" w:rsidP="00B03333">
      <w:pPr>
        <w:pStyle w:val="ListParagraph"/>
        <w:numPr>
          <w:ilvl w:val="0"/>
          <w:numId w:val="686"/>
        </w:numPr>
        <w:rPr>
          <w:color w:val="FF0000"/>
        </w:rPr>
      </w:pPr>
      <w:r w:rsidRPr="00B03333">
        <w:rPr>
          <w:color w:val="000000" w:themeColor="text1"/>
        </w:rPr>
        <w:t xml:space="preserve">The </w:t>
      </w:r>
      <w:r w:rsidRPr="00B03333">
        <w:rPr>
          <w:i/>
          <w:iCs/>
          <w:color w:val="000000" w:themeColor="text1"/>
        </w:rPr>
        <w:t>Mathematical Practice</w:t>
      </w:r>
      <w:r w:rsidRPr="00B03333">
        <w:rPr>
          <w:color w:val="000000" w:themeColor="text1"/>
        </w:rPr>
        <w:t xml:space="preserve"> needs to be reviewed and revised. Many of the seven options will still apply. Consult the </w:t>
      </w:r>
      <w:hyperlink r:id="rId96">
        <w:r w:rsidRPr="2733BE28">
          <w:rPr>
            <w:rStyle w:val="Hyperlink"/>
          </w:rPr>
          <w:t>SMP guidelines</w:t>
        </w:r>
      </w:hyperlink>
      <w:r w:rsidRPr="00B03333">
        <w:rPr>
          <w:color w:val="000000" w:themeColor="text1"/>
        </w:rPr>
        <w:t xml:space="preserve"> to verify.</w:t>
      </w:r>
    </w:p>
    <w:p w14:paraId="50ECE562" w14:textId="57E8DB44" w:rsidR="2733BE28" w:rsidRDefault="2733BE28" w:rsidP="00C028D5">
      <w:pPr>
        <w:pStyle w:val="ListParagraph"/>
        <w:numPr>
          <w:ilvl w:val="0"/>
          <w:numId w:val="603"/>
        </w:numPr>
        <w:rPr>
          <w:color w:val="000000" w:themeColor="text1"/>
          <w:u w:val="single"/>
        </w:rPr>
      </w:pPr>
      <w:r w:rsidRPr="2733BE28">
        <w:rPr>
          <w:color w:val="000000" w:themeColor="text1"/>
          <w:u w:val="single"/>
        </w:rPr>
        <w:t>Steps for Revised Content</w:t>
      </w:r>
      <w:r w:rsidR="00B03333">
        <w:rPr>
          <w:color w:val="000000" w:themeColor="text1"/>
          <w:u w:val="single"/>
        </w:rPr>
        <w:t xml:space="preserve"> &amp; New Content</w:t>
      </w:r>
    </w:p>
    <w:p w14:paraId="3A0A397C" w14:textId="6F49A10F" w:rsidR="00B03333" w:rsidRPr="00B03333" w:rsidRDefault="00B03333" w:rsidP="00B03333">
      <w:pPr>
        <w:ind w:left="720"/>
        <w:rPr>
          <w:b/>
          <w:bCs/>
          <w:color w:val="E97700"/>
        </w:rPr>
      </w:pPr>
      <w:r w:rsidRPr="00B03333">
        <w:rPr>
          <w:b/>
          <w:bCs/>
          <w:color w:val="E97700"/>
        </w:rPr>
        <w:t xml:space="preserve">Mathematical </w:t>
      </w:r>
      <w:r>
        <w:rPr>
          <w:b/>
          <w:bCs/>
          <w:color w:val="E97700"/>
        </w:rPr>
        <w:t>Standards</w:t>
      </w:r>
    </w:p>
    <w:p w14:paraId="3CF643FD" w14:textId="643F64E7" w:rsidR="2733BE28" w:rsidRDefault="2733BE28" w:rsidP="2733BE28">
      <w:pPr>
        <w:pStyle w:val="ListParagraph"/>
        <w:numPr>
          <w:ilvl w:val="1"/>
          <w:numId w:val="612"/>
        </w:numPr>
        <w:spacing w:line="259" w:lineRule="auto"/>
        <w:rPr>
          <w:color w:val="000000" w:themeColor="text1"/>
        </w:rPr>
      </w:pPr>
      <w:r w:rsidRPr="2733BE28">
        <w:rPr>
          <w:color w:val="000000" w:themeColor="text1"/>
        </w:rPr>
        <w:t>Follow same process as above.</w:t>
      </w:r>
    </w:p>
    <w:p w14:paraId="122B84DD" w14:textId="77C51965" w:rsidR="2733BE28" w:rsidRPr="00B03333" w:rsidRDefault="2733BE28" w:rsidP="00B03333">
      <w:pPr>
        <w:ind w:left="720"/>
        <w:rPr>
          <w:b/>
          <w:bCs/>
          <w:color w:val="E97700"/>
        </w:rPr>
      </w:pPr>
      <w:r w:rsidRPr="00B03333">
        <w:rPr>
          <w:b/>
          <w:bCs/>
          <w:color w:val="E97700"/>
        </w:rPr>
        <w:t>Mathematical Practice</w:t>
      </w:r>
    </w:p>
    <w:p w14:paraId="7F84C5DD" w14:textId="4ABFB8C3" w:rsidR="2733BE28" w:rsidRPr="00B03333" w:rsidRDefault="2733BE28" w:rsidP="2733BE28">
      <w:pPr>
        <w:pStyle w:val="ListParagraph"/>
        <w:numPr>
          <w:ilvl w:val="1"/>
          <w:numId w:val="612"/>
        </w:numPr>
        <w:spacing w:line="259" w:lineRule="auto"/>
        <w:rPr>
          <w:color w:val="000000" w:themeColor="text1"/>
        </w:rPr>
      </w:pPr>
      <w:r w:rsidRPr="2733BE28">
        <w:rPr>
          <w:color w:val="000000" w:themeColor="text1"/>
        </w:rPr>
        <w:t>Follow same process as above.</w:t>
      </w:r>
    </w:p>
    <w:p w14:paraId="0D25CBBF" w14:textId="4542FCFC" w:rsidR="2733BE28" w:rsidRDefault="2733BE28" w:rsidP="2733BE28">
      <w:pPr>
        <w:spacing w:line="259" w:lineRule="auto"/>
        <w:rPr>
          <w:color w:val="000000" w:themeColor="text1"/>
        </w:rPr>
      </w:pPr>
    </w:p>
    <w:p w14:paraId="15CBFEAF" w14:textId="55F646BD" w:rsidR="00B03333" w:rsidRPr="00B03333" w:rsidRDefault="2733BE28" w:rsidP="00B03333">
      <w:pPr>
        <w:rPr>
          <w:b/>
          <w:bCs/>
          <w:color w:val="FFCD00"/>
        </w:rPr>
      </w:pPr>
      <w:r w:rsidRPr="00B03333">
        <w:rPr>
          <w:b/>
          <w:bCs/>
          <w:color w:val="0F4761" w:themeColor="accent1" w:themeShade="BF"/>
        </w:rPr>
        <w:t>THIS LESSON–</w:t>
      </w:r>
      <w:r w:rsidRPr="00B03333">
        <w:rPr>
          <w:b/>
          <w:bCs/>
        </w:rPr>
        <w:t xml:space="preserve"> </w:t>
      </w:r>
      <w:r w:rsidR="00B03333">
        <w:rPr>
          <w:b/>
          <w:bCs/>
          <w:color w:val="FFCD00"/>
        </w:rPr>
        <w:t>California Layer</w:t>
      </w:r>
    </w:p>
    <w:p w14:paraId="259E3BAF" w14:textId="4DF64E06" w:rsidR="2733BE28" w:rsidRDefault="2733BE28" w:rsidP="2733BE28">
      <w:pPr>
        <w:rPr>
          <w:b/>
          <w:bCs/>
          <w:color w:val="FBE300"/>
        </w:rPr>
      </w:pPr>
    </w:p>
    <w:p w14:paraId="03249EB8" w14:textId="77777777" w:rsidR="2733BE28" w:rsidRPr="00B03333" w:rsidRDefault="2733BE28" w:rsidP="00B03333">
      <w:pPr>
        <w:pStyle w:val="ListParagraph"/>
        <w:numPr>
          <w:ilvl w:val="0"/>
          <w:numId w:val="690"/>
        </w:numPr>
        <w:rPr>
          <w:u w:val="single"/>
        </w:rPr>
      </w:pPr>
      <w:r w:rsidRPr="00B03333">
        <w:rPr>
          <w:u w:val="single"/>
        </w:rPr>
        <w:t xml:space="preserve">Introduction </w:t>
      </w:r>
    </w:p>
    <w:p w14:paraId="43AA2439" w14:textId="79077B96" w:rsidR="2733BE28" w:rsidRDefault="2733BE28" w:rsidP="00B03333">
      <w:pPr>
        <w:pStyle w:val="ListParagraph"/>
        <w:numPr>
          <w:ilvl w:val="1"/>
          <w:numId w:val="603"/>
        </w:numPr>
        <w:rPr>
          <w:color w:val="000000" w:themeColor="text1"/>
        </w:rPr>
      </w:pPr>
      <w:r w:rsidRPr="2733BE28">
        <w:rPr>
          <w:color w:val="000000" w:themeColor="text1"/>
        </w:rPr>
        <w:t>This is the California Math standard(s) “hit” within the lesson.</w:t>
      </w:r>
    </w:p>
    <w:p w14:paraId="394E3F08" w14:textId="547D0503" w:rsidR="2733BE28" w:rsidRPr="00B03333" w:rsidRDefault="2733BE28" w:rsidP="00B03333">
      <w:pPr>
        <w:pStyle w:val="ListParagraph"/>
        <w:numPr>
          <w:ilvl w:val="0"/>
          <w:numId w:val="690"/>
        </w:numPr>
        <w:rPr>
          <w:color w:val="7F7F7F" w:themeColor="text1" w:themeTint="80"/>
          <w:u w:val="single"/>
        </w:rPr>
      </w:pPr>
      <w:r w:rsidRPr="00B03333">
        <w:rPr>
          <w:u w:val="single"/>
        </w:rPr>
        <w:t>Steps for Reused Content</w:t>
      </w:r>
    </w:p>
    <w:p w14:paraId="0DA14A74" w14:textId="7D0EA308" w:rsidR="00B03333" w:rsidRPr="00B03333" w:rsidRDefault="00B03333" w:rsidP="00B03333">
      <w:pPr>
        <w:pStyle w:val="ListParagraph"/>
        <w:rPr>
          <w:b/>
          <w:bCs/>
          <w:color w:val="FFCD00"/>
        </w:rPr>
      </w:pPr>
      <w:r w:rsidRPr="00B03333">
        <w:rPr>
          <w:b/>
          <w:bCs/>
          <w:color w:val="FFCD00"/>
        </w:rPr>
        <w:t xml:space="preserve">CA Mathematical </w:t>
      </w:r>
      <w:r>
        <w:rPr>
          <w:b/>
          <w:bCs/>
          <w:color w:val="FFCD00"/>
        </w:rPr>
        <w:t>Standards</w:t>
      </w:r>
    </w:p>
    <w:p w14:paraId="27DC3B8C" w14:textId="77777777" w:rsidR="00B03333" w:rsidRPr="00B03333" w:rsidRDefault="2733BE28" w:rsidP="00B03333">
      <w:pPr>
        <w:pStyle w:val="ListParagraph"/>
        <w:numPr>
          <w:ilvl w:val="0"/>
          <w:numId w:val="688"/>
        </w:numPr>
        <w:rPr>
          <w:rStyle w:val="Hyperlink"/>
          <w:b/>
          <w:bCs/>
          <w:color w:val="000000" w:themeColor="text1"/>
          <w:u w:val="none"/>
        </w:rPr>
      </w:pPr>
      <w:r>
        <w:t xml:space="preserve">Follow steps above to find the standards for the lesson using </w:t>
      </w:r>
      <w:r w:rsidRPr="00B03333">
        <w:rPr>
          <w:color w:val="000000" w:themeColor="text1"/>
        </w:rPr>
        <w:t xml:space="preserve">the </w:t>
      </w:r>
      <w:hyperlink r:id="rId97">
        <w:r w:rsidRPr="2733BE28">
          <w:rPr>
            <w:rStyle w:val="Hyperlink"/>
          </w:rPr>
          <w:t>TOC &amp; LXDV Notes Folder.</w:t>
        </w:r>
      </w:hyperlink>
    </w:p>
    <w:p w14:paraId="077F7BAC" w14:textId="77777777" w:rsidR="00B03333" w:rsidRPr="00B03333" w:rsidRDefault="2733BE28" w:rsidP="00B03333">
      <w:pPr>
        <w:pStyle w:val="ListParagraph"/>
        <w:numPr>
          <w:ilvl w:val="0"/>
          <w:numId w:val="688"/>
        </w:numPr>
        <w:rPr>
          <w:b/>
          <w:bCs/>
          <w:color w:val="000000" w:themeColor="text1"/>
        </w:rPr>
      </w:pPr>
      <w:r w:rsidRPr="00B03333">
        <w:rPr>
          <w:color w:val="000000" w:themeColor="text1"/>
        </w:rPr>
        <w:t xml:space="preserve">Open the grade level TOC within the </w:t>
      </w:r>
      <w:hyperlink r:id="rId98">
        <w:r w:rsidRPr="2733BE28">
          <w:rPr>
            <w:rStyle w:val="Hyperlink"/>
          </w:rPr>
          <w:t>TOC &amp; LXDV Notes Folder.</w:t>
        </w:r>
      </w:hyperlink>
      <w:r w:rsidRPr="00B03333">
        <w:rPr>
          <w:color w:val="000000" w:themeColor="text1"/>
        </w:rPr>
        <w:t xml:space="preserve"> </w:t>
      </w:r>
    </w:p>
    <w:p w14:paraId="12A19DCF" w14:textId="77777777" w:rsidR="00B03333" w:rsidRPr="00B03333" w:rsidRDefault="2733BE28" w:rsidP="00B03333">
      <w:pPr>
        <w:pStyle w:val="ListParagraph"/>
        <w:numPr>
          <w:ilvl w:val="0"/>
          <w:numId w:val="688"/>
        </w:numPr>
        <w:rPr>
          <w:b/>
          <w:bCs/>
          <w:color w:val="000000" w:themeColor="text1"/>
        </w:rPr>
      </w:pPr>
      <w:r w:rsidRPr="00B03333">
        <w:rPr>
          <w:rFonts w:cs="Helvetica Neue"/>
          <w:color w:val="000000" w:themeColor="text1"/>
        </w:rPr>
        <w:t>Add the CA Standards code in bold.</w:t>
      </w:r>
    </w:p>
    <w:p w14:paraId="7D3C89A8" w14:textId="4A1E975D" w:rsidR="2733BE28" w:rsidRPr="00B03333" w:rsidRDefault="2733BE28" w:rsidP="00B03333">
      <w:pPr>
        <w:pStyle w:val="ListParagraph"/>
        <w:numPr>
          <w:ilvl w:val="0"/>
          <w:numId w:val="688"/>
        </w:numPr>
        <w:rPr>
          <w:b/>
          <w:bCs/>
          <w:color w:val="000000" w:themeColor="text1"/>
        </w:rPr>
      </w:pPr>
      <w:r w:rsidRPr="00B03333">
        <w:rPr>
          <w:rFonts w:cs="Helvetica Neue"/>
          <w:color w:val="000000" w:themeColor="text1"/>
        </w:rPr>
        <w:t xml:space="preserve">If the standard is </w:t>
      </w:r>
      <w:r w:rsidRPr="00B03333">
        <w:rPr>
          <w:rFonts w:cs="Helvetica Neue"/>
          <w:b/>
          <w:bCs/>
          <w:color w:val="000000" w:themeColor="text1"/>
        </w:rPr>
        <w:t>Apply</w:t>
      </w:r>
      <w:r w:rsidRPr="00B03333">
        <w:rPr>
          <w:rFonts w:cs="Helvetica Neue"/>
          <w:color w:val="000000" w:themeColor="text1"/>
        </w:rPr>
        <w:t xml:space="preserve"> or </w:t>
      </w:r>
      <w:r w:rsidRPr="00B03333">
        <w:rPr>
          <w:rFonts w:cs="Helvetica Neue"/>
          <w:b/>
          <w:bCs/>
          <w:color w:val="000000" w:themeColor="text1"/>
        </w:rPr>
        <w:t>Introduce</w:t>
      </w:r>
      <w:r w:rsidRPr="00B03333">
        <w:rPr>
          <w:rFonts w:cs="Helvetica Neue"/>
          <w:color w:val="000000" w:themeColor="text1"/>
        </w:rPr>
        <w:t>, use gray for the code and the paraphrased standards language.</w:t>
      </w:r>
    </w:p>
    <w:p w14:paraId="44E431B4" w14:textId="77777777" w:rsidR="2733BE28" w:rsidRPr="00B03333" w:rsidRDefault="2733BE28" w:rsidP="2733BE28">
      <w:pPr>
        <w:ind w:left="360" w:firstLine="360"/>
        <w:rPr>
          <w:b/>
          <w:bCs/>
          <w:color w:val="FFCD00"/>
        </w:rPr>
      </w:pPr>
      <w:r w:rsidRPr="00B03333">
        <w:rPr>
          <w:b/>
          <w:bCs/>
          <w:color w:val="FFCD00"/>
        </w:rPr>
        <w:t>CA Mathematical Framework</w:t>
      </w:r>
    </w:p>
    <w:p w14:paraId="34D9D403" w14:textId="3E6E9E8E" w:rsidR="2733BE28" w:rsidRDefault="2733BE28" w:rsidP="00B03333">
      <w:pPr>
        <w:pStyle w:val="ListParagraph"/>
        <w:numPr>
          <w:ilvl w:val="0"/>
          <w:numId w:val="689"/>
        </w:numPr>
        <w:rPr>
          <w:rStyle w:val="Hyperlink"/>
          <w:color w:val="000000" w:themeColor="text1"/>
        </w:rPr>
      </w:pPr>
      <w:r w:rsidRPr="2733BE28">
        <w:rPr>
          <w:color w:val="000000" w:themeColor="text1"/>
        </w:rPr>
        <w:lastRenderedPageBreak/>
        <w:t xml:space="preserve">Refer to the New and Revised lessons within the </w:t>
      </w:r>
      <w:hyperlink r:id="rId99">
        <w:r w:rsidRPr="2733BE28">
          <w:rPr>
            <w:rStyle w:val="Hyperlink"/>
          </w:rPr>
          <w:t>TOC &amp; LXDV Notes Folder</w:t>
        </w:r>
      </w:hyperlink>
      <w:r w:rsidRPr="2733BE28">
        <w:rPr>
          <w:color w:val="000000" w:themeColor="text1"/>
        </w:rPr>
        <w:t xml:space="preserve"> to see how the three parts of the </w:t>
      </w:r>
      <w:r w:rsidRPr="2733BE28">
        <w:rPr>
          <w:i/>
          <w:iCs/>
          <w:color w:val="000000" w:themeColor="text1"/>
        </w:rPr>
        <w:t>CA Mathematics Framework</w:t>
      </w:r>
      <w:r w:rsidRPr="2733BE28">
        <w:rPr>
          <w:color w:val="000000" w:themeColor="text1"/>
        </w:rPr>
        <w:t xml:space="preserve"> needs to be constructed. </w:t>
      </w:r>
    </w:p>
    <w:p w14:paraId="02D41FE7" w14:textId="77777777" w:rsidR="2733BE28" w:rsidRDefault="2733BE28" w:rsidP="00B03333">
      <w:pPr>
        <w:pStyle w:val="ListParagraph"/>
        <w:numPr>
          <w:ilvl w:val="0"/>
          <w:numId w:val="689"/>
        </w:numPr>
        <w:rPr>
          <w:rStyle w:val="Hyperlink"/>
          <w:color w:val="000000" w:themeColor="text1"/>
        </w:rPr>
      </w:pPr>
      <w:r w:rsidRPr="2733BE28">
        <w:rPr>
          <w:rFonts w:cs="Helvetica Neue"/>
          <w:color w:val="000000" w:themeColor="text1"/>
        </w:rPr>
        <w:t>This framework creates a sentence, so please mirror the punctuation of a comma after the Drivers of Investigation and last Standard of Mathematical Practice. Put a period after the Content Connections.</w:t>
      </w:r>
    </w:p>
    <w:p w14:paraId="48C3B8BD" w14:textId="77777777" w:rsidR="2733BE28" w:rsidRDefault="2733BE28" w:rsidP="00B03333">
      <w:pPr>
        <w:pStyle w:val="ListParagraph"/>
        <w:numPr>
          <w:ilvl w:val="1"/>
          <w:numId w:val="689"/>
        </w:numPr>
        <w:rPr>
          <w:color w:val="000000" w:themeColor="text1"/>
        </w:rPr>
      </w:pPr>
      <w:r w:rsidRPr="2733BE28">
        <w:rPr>
          <w:color w:val="000000" w:themeColor="text1"/>
        </w:rPr>
        <w:t xml:space="preserve">The CA </w:t>
      </w:r>
      <w:r w:rsidRPr="2733BE28">
        <w:rPr>
          <w:i/>
          <w:iCs/>
          <w:color w:val="000000" w:themeColor="text1"/>
        </w:rPr>
        <w:t xml:space="preserve">Mathematics Framework </w:t>
      </w:r>
      <w:r w:rsidRPr="2733BE28">
        <w:rPr>
          <w:color w:val="000000" w:themeColor="text1"/>
        </w:rPr>
        <w:t xml:space="preserve">needs to be reviewed and revised. </w:t>
      </w:r>
    </w:p>
    <w:p w14:paraId="773FE6E0" w14:textId="0C10DED0" w:rsidR="2733BE28" w:rsidRDefault="2733BE28" w:rsidP="00B03333">
      <w:pPr>
        <w:pStyle w:val="ListParagraph"/>
        <w:numPr>
          <w:ilvl w:val="1"/>
          <w:numId w:val="689"/>
        </w:numPr>
        <w:rPr>
          <w:color w:val="000000" w:themeColor="text1"/>
        </w:rPr>
      </w:pPr>
      <w:r w:rsidRPr="2733BE28">
        <w:rPr>
          <w:color w:val="000000" w:themeColor="text1"/>
        </w:rPr>
        <w:t xml:space="preserve">Drivers of Investigation, consult the </w:t>
      </w:r>
      <w:hyperlink r:id="rId100">
        <w:r w:rsidRPr="2733BE28">
          <w:rPr>
            <w:rStyle w:val="Hyperlink"/>
          </w:rPr>
          <w:t>CA Framework Guidelines</w:t>
        </w:r>
      </w:hyperlink>
      <w:r w:rsidRPr="2733BE28">
        <w:rPr>
          <w:color w:val="000000" w:themeColor="text1"/>
        </w:rPr>
        <w:t xml:space="preserve">. </w:t>
      </w:r>
    </w:p>
    <w:p w14:paraId="69739178" w14:textId="2862FD14" w:rsidR="2733BE28" w:rsidRDefault="2733BE28" w:rsidP="00B03333">
      <w:pPr>
        <w:pStyle w:val="ListParagraph"/>
        <w:numPr>
          <w:ilvl w:val="1"/>
          <w:numId w:val="689"/>
        </w:numPr>
        <w:rPr>
          <w:color w:val="000000" w:themeColor="text1"/>
        </w:rPr>
      </w:pPr>
      <w:r w:rsidRPr="2733BE28">
        <w:rPr>
          <w:color w:val="000000" w:themeColor="text1"/>
        </w:rPr>
        <w:t xml:space="preserve">Standards of Mathematical Practice, </w:t>
      </w:r>
      <w:r w:rsidRPr="2733BE28">
        <w:rPr>
          <w:rFonts w:ascii="Aptos" w:eastAsia="Aptos" w:hAnsi="Aptos" w:cs="Aptos"/>
          <w:color w:val="000000" w:themeColor="text1"/>
        </w:rPr>
        <w:t xml:space="preserve">consult the </w:t>
      </w:r>
      <w:hyperlink r:id="rId101">
        <w:r w:rsidRPr="2733BE28">
          <w:rPr>
            <w:rStyle w:val="Hyperlink"/>
          </w:rPr>
          <w:t>CA Framework Guidelines</w:t>
        </w:r>
      </w:hyperlink>
      <w:r w:rsidRPr="2733BE28">
        <w:rPr>
          <w:color w:val="000000" w:themeColor="text1"/>
        </w:rPr>
        <w:t>.</w:t>
      </w:r>
    </w:p>
    <w:p w14:paraId="288DCFBE" w14:textId="53688712" w:rsidR="2733BE28" w:rsidRDefault="2733BE28" w:rsidP="00B03333">
      <w:pPr>
        <w:pStyle w:val="ListParagraph"/>
        <w:numPr>
          <w:ilvl w:val="1"/>
          <w:numId w:val="689"/>
        </w:numPr>
        <w:rPr>
          <w:color w:val="000000" w:themeColor="text1"/>
        </w:rPr>
      </w:pPr>
      <w:r w:rsidRPr="2733BE28">
        <w:rPr>
          <w:color w:val="000000" w:themeColor="text1"/>
        </w:rPr>
        <w:t xml:space="preserve">Content Connections, </w:t>
      </w:r>
      <w:r w:rsidRPr="2733BE28">
        <w:rPr>
          <w:rFonts w:ascii="Aptos" w:eastAsia="Aptos" w:hAnsi="Aptos" w:cs="Aptos"/>
          <w:color w:val="000000" w:themeColor="text1"/>
        </w:rPr>
        <w:t xml:space="preserve">consult the </w:t>
      </w:r>
      <w:hyperlink r:id="rId102">
        <w:r w:rsidRPr="2733BE28">
          <w:rPr>
            <w:rStyle w:val="Hyperlink"/>
          </w:rPr>
          <w:t>CA Framework Guidelines</w:t>
        </w:r>
      </w:hyperlink>
      <w:r w:rsidRPr="2733BE28">
        <w:rPr>
          <w:color w:val="000000" w:themeColor="text1"/>
        </w:rPr>
        <w:t>.</w:t>
      </w:r>
    </w:p>
    <w:p w14:paraId="05AB7212" w14:textId="47B105E2" w:rsidR="2733BE28" w:rsidRPr="00B03333" w:rsidRDefault="2733BE28" w:rsidP="00B03333">
      <w:pPr>
        <w:pStyle w:val="ListParagraph"/>
        <w:numPr>
          <w:ilvl w:val="0"/>
          <w:numId w:val="690"/>
        </w:numPr>
        <w:rPr>
          <w:color w:val="000000" w:themeColor="text1"/>
          <w:u w:val="single"/>
        </w:rPr>
      </w:pPr>
      <w:r w:rsidRPr="00B03333">
        <w:rPr>
          <w:color w:val="000000" w:themeColor="text1"/>
          <w:u w:val="single"/>
        </w:rPr>
        <w:t xml:space="preserve">Steps for Revised </w:t>
      </w:r>
      <w:r w:rsidR="00B03333" w:rsidRPr="00B03333">
        <w:rPr>
          <w:color w:val="000000" w:themeColor="text1"/>
          <w:u w:val="single"/>
        </w:rPr>
        <w:t xml:space="preserve">&amp; New </w:t>
      </w:r>
      <w:r w:rsidRPr="00B03333">
        <w:rPr>
          <w:color w:val="000000" w:themeColor="text1"/>
          <w:u w:val="single"/>
        </w:rPr>
        <w:t>Content</w:t>
      </w:r>
    </w:p>
    <w:p w14:paraId="6ABDDA10" w14:textId="39F66B13" w:rsidR="2733BE28" w:rsidRDefault="2733BE28" w:rsidP="2733BE28">
      <w:pPr>
        <w:ind w:left="720"/>
        <w:rPr>
          <w:b/>
          <w:bCs/>
          <w:color w:val="FBE300"/>
        </w:rPr>
      </w:pPr>
      <w:r w:rsidRPr="2733BE28">
        <w:rPr>
          <w:b/>
          <w:bCs/>
          <w:color w:val="FBE300"/>
        </w:rPr>
        <w:t>Mathematical Standards</w:t>
      </w:r>
    </w:p>
    <w:p w14:paraId="12E8C23F" w14:textId="2D85A743" w:rsidR="2733BE28" w:rsidRDefault="2733BE28" w:rsidP="2733BE28">
      <w:pPr>
        <w:pStyle w:val="ListParagraph"/>
        <w:numPr>
          <w:ilvl w:val="2"/>
          <w:numId w:val="614"/>
        </w:numPr>
        <w:rPr>
          <w:color w:val="000000" w:themeColor="text1"/>
        </w:rPr>
      </w:pPr>
      <w:r w:rsidRPr="2733BE28">
        <w:rPr>
          <w:color w:val="000000" w:themeColor="text1"/>
        </w:rPr>
        <w:t>See above, “Steps for Reused Content”.</w:t>
      </w:r>
    </w:p>
    <w:p w14:paraId="6CE79D2A" w14:textId="77777777" w:rsidR="2733BE28" w:rsidRDefault="2733BE28" w:rsidP="2733BE28">
      <w:pPr>
        <w:ind w:firstLine="720"/>
        <w:rPr>
          <w:b/>
          <w:bCs/>
          <w:color w:val="FBE300"/>
        </w:rPr>
      </w:pPr>
      <w:r w:rsidRPr="2733BE28">
        <w:rPr>
          <w:b/>
          <w:bCs/>
          <w:color w:val="FBE300"/>
        </w:rPr>
        <w:t>CA Mathematical Framework</w:t>
      </w:r>
    </w:p>
    <w:p w14:paraId="3D3CC388" w14:textId="3A0821EF" w:rsidR="2733BE28" w:rsidRDefault="2733BE28" w:rsidP="2733BE28">
      <w:pPr>
        <w:pStyle w:val="ListParagraph"/>
        <w:numPr>
          <w:ilvl w:val="2"/>
          <w:numId w:val="614"/>
        </w:numPr>
        <w:rPr>
          <w:color w:val="000000" w:themeColor="text1"/>
        </w:rPr>
      </w:pPr>
      <w:r w:rsidRPr="2733BE28">
        <w:rPr>
          <w:color w:val="000000" w:themeColor="text1"/>
        </w:rPr>
        <w:t>See above, “Steps for Reused Content”.</w:t>
      </w:r>
    </w:p>
    <w:p w14:paraId="1096ED00" w14:textId="77777777" w:rsidR="00B03333" w:rsidRDefault="00B03333" w:rsidP="00B03333">
      <w:pPr>
        <w:spacing w:line="259" w:lineRule="auto"/>
        <w:rPr>
          <w:b/>
          <w:bCs/>
          <w:color w:val="0F4761" w:themeColor="accent1" w:themeShade="BF"/>
        </w:rPr>
      </w:pPr>
    </w:p>
    <w:p w14:paraId="27B8F950" w14:textId="27AF7136" w:rsidR="2733BE28" w:rsidRDefault="2733BE28" w:rsidP="00B03333">
      <w:pPr>
        <w:spacing w:line="259" w:lineRule="auto"/>
        <w:rPr>
          <w:b/>
          <w:bCs/>
          <w:color w:val="0F4761" w:themeColor="accent1" w:themeShade="BF"/>
        </w:rPr>
      </w:pPr>
      <w:r w:rsidRPr="2733BE28">
        <w:rPr>
          <w:b/>
          <w:bCs/>
          <w:color w:val="0F4761" w:themeColor="accent1" w:themeShade="BF"/>
        </w:rPr>
        <w:t>Learning Objective</w:t>
      </w:r>
    </w:p>
    <w:p w14:paraId="7EC690CF" w14:textId="77777777" w:rsidR="00B03333" w:rsidRDefault="00B03333" w:rsidP="00B03333">
      <w:pPr>
        <w:spacing w:line="259" w:lineRule="auto"/>
      </w:pPr>
    </w:p>
    <w:p w14:paraId="00D6E48F" w14:textId="13AC16D0" w:rsidR="2733BE28" w:rsidRDefault="2733BE28" w:rsidP="2733BE28">
      <w:pPr>
        <w:pStyle w:val="ListParagraph"/>
        <w:numPr>
          <w:ilvl w:val="0"/>
          <w:numId w:val="615"/>
        </w:numPr>
        <w:rPr>
          <w:color w:val="000000" w:themeColor="text1"/>
          <w:u w:val="single"/>
        </w:rPr>
      </w:pPr>
      <w:r w:rsidRPr="2733BE28">
        <w:rPr>
          <w:color w:val="000000" w:themeColor="text1"/>
          <w:u w:val="single"/>
        </w:rPr>
        <w:t>Steps for Reused Content</w:t>
      </w:r>
    </w:p>
    <w:p w14:paraId="3A4FEF8C" w14:textId="1420800A" w:rsidR="004418A2" w:rsidRDefault="2733BE28" w:rsidP="00B03333">
      <w:pPr>
        <w:pStyle w:val="ListParagraph"/>
        <w:numPr>
          <w:ilvl w:val="0"/>
          <w:numId w:val="692"/>
        </w:numPr>
        <w:rPr>
          <w:color w:val="000000" w:themeColor="text1"/>
        </w:rPr>
      </w:pPr>
      <w:r w:rsidRPr="2733BE28">
        <w:rPr>
          <w:color w:val="000000" w:themeColor="text1"/>
        </w:rPr>
        <w:t xml:space="preserve">Access the “A” planning page from the NL V1 lesson within the </w:t>
      </w:r>
      <w:hyperlink r:id="rId103">
        <w:r w:rsidRPr="2733BE28">
          <w:rPr>
            <w:rStyle w:val="Hyperlink"/>
          </w:rPr>
          <w:t>TOC &amp; LXDV Notes Folder</w:t>
        </w:r>
      </w:hyperlink>
    </w:p>
    <w:p w14:paraId="01713D72" w14:textId="4292812C" w:rsidR="2733BE28" w:rsidRDefault="2733BE28" w:rsidP="00B03333">
      <w:pPr>
        <w:pStyle w:val="ListParagraph"/>
        <w:numPr>
          <w:ilvl w:val="0"/>
          <w:numId w:val="692"/>
        </w:numPr>
        <w:rPr>
          <w:color w:val="000000" w:themeColor="text1"/>
          <w:u w:val="single"/>
        </w:rPr>
      </w:pPr>
      <w:r w:rsidRPr="2733BE28">
        <w:rPr>
          <w:color w:val="000000" w:themeColor="text1"/>
        </w:rPr>
        <w:t xml:space="preserve">The </w:t>
      </w:r>
      <w:r w:rsidRPr="2733BE28">
        <w:rPr>
          <w:i/>
          <w:iCs/>
          <w:color w:val="000000" w:themeColor="text1"/>
        </w:rPr>
        <w:t>Learning Objective</w:t>
      </w:r>
      <w:r w:rsidRPr="2733BE28">
        <w:rPr>
          <w:color w:val="000000" w:themeColor="text1"/>
        </w:rPr>
        <w:t xml:space="preserve"> remains the </w:t>
      </w:r>
      <w:r w:rsidRPr="2733BE28">
        <w:rPr>
          <w:i/>
          <w:iCs/>
          <w:color w:val="000000" w:themeColor="text1"/>
        </w:rPr>
        <w:t xml:space="preserve">Learning Objective </w:t>
      </w:r>
      <w:r w:rsidRPr="2733BE28">
        <w:rPr>
          <w:color w:val="000000" w:themeColor="text1"/>
        </w:rPr>
        <w:t>in pick up lessons.</w:t>
      </w:r>
    </w:p>
    <w:p w14:paraId="056062E4" w14:textId="6EF903BB" w:rsidR="2733BE28" w:rsidRDefault="2733BE28" w:rsidP="2733BE28">
      <w:pPr>
        <w:pStyle w:val="ListParagraph"/>
        <w:numPr>
          <w:ilvl w:val="0"/>
          <w:numId w:val="615"/>
        </w:numPr>
        <w:rPr>
          <w:color w:val="000000" w:themeColor="text1"/>
          <w:u w:val="single"/>
        </w:rPr>
      </w:pPr>
      <w:r w:rsidRPr="2733BE28">
        <w:rPr>
          <w:color w:val="000000" w:themeColor="text1"/>
          <w:u w:val="single"/>
        </w:rPr>
        <w:t>Steps for Revised Content</w:t>
      </w:r>
    </w:p>
    <w:p w14:paraId="36F0A77E" w14:textId="46004DF7" w:rsidR="2733BE28" w:rsidRPr="00B03333" w:rsidRDefault="2733BE28" w:rsidP="00B03333">
      <w:pPr>
        <w:pStyle w:val="ListParagraph"/>
        <w:numPr>
          <w:ilvl w:val="0"/>
          <w:numId w:val="693"/>
        </w:numPr>
        <w:rPr>
          <w:color w:val="000000" w:themeColor="text1"/>
        </w:rPr>
      </w:pPr>
      <w:r w:rsidRPr="00B03333">
        <w:rPr>
          <w:color w:val="000000" w:themeColor="text1"/>
        </w:rPr>
        <w:t>See above, “Steps for Reused Content”</w:t>
      </w:r>
    </w:p>
    <w:p w14:paraId="5B4D2E2A" w14:textId="77777777" w:rsidR="00B03333" w:rsidRDefault="2733BE28" w:rsidP="00B03333">
      <w:pPr>
        <w:pStyle w:val="ListParagraph"/>
        <w:numPr>
          <w:ilvl w:val="0"/>
          <w:numId w:val="615"/>
        </w:numPr>
        <w:rPr>
          <w:color w:val="000000" w:themeColor="text1"/>
          <w:u w:val="single"/>
        </w:rPr>
      </w:pPr>
      <w:r w:rsidRPr="2733BE28">
        <w:rPr>
          <w:color w:val="000000" w:themeColor="text1"/>
          <w:u w:val="single"/>
        </w:rPr>
        <w:t>Steps for New Content</w:t>
      </w:r>
    </w:p>
    <w:p w14:paraId="12154F7E" w14:textId="1784C383" w:rsidR="2733BE28" w:rsidRPr="00B03333" w:rsidRDefault="2733BE28" w:rsidP="00B03333">
      <w:pPr>
        <w:pStyle w:val="ListParagraph"/>
        <w:numPr>
          <w:ilvl w:val="1"/>
          <w:numId w:val="615"/>
        </w:numPr>
        <w:rPr>
          <w:color w:val="000000" w:themeColor="text1"/>
          <w:u w:val="single"/>
        </w:rPr>
      </w:pPr>
      <w:r w:rsidRPr="00B03333">
        <w:rPr>
          <w:color w:val="000000" w:themeColor="text1"/>
        </w:rPr>
        <w:t xml:space="preserve">Review the standards and skills students are expected to practice in this lesson using the </w:t>
      </w:r>
      <w:hyperlink r:id="rId104">
        <w:r w:rsidRPr="2733BE28">
          <w:rPr>
            <w:rStyle w:val="Hyperlink"/>
          </w:rPr>
          <w:t>TOC &amp; LXDV Notes Folder.</w:t>
        </w:r>
      </w:hyperlink>
      <w:r>
        <w:t xml:space="preserve"> Some new lessons already have the Learning Objective written for you in the respective grades’ LXDV notes. </w:t>
      </w:r>
    </w:p>
    <w:p w14:paraId="23216E56" w14:textId="17376603" w:rsidR="2733BE28" w:rsidRDefault="2733BE28" w:rsidP="00B03333">
      <w:pPr>
        <w:rPr>
          <w:color w:val="000000" w:themeColor="text1"/>
        </w:rPr>
      </w:pPr>
    </w:p>
    <w:p w14:paraId="66DA7A1A" w14:textId="16207AA5" w:rsidR="2733BE28" w:rsidRDefault="2733BE28" w:rsidP="00B03333">
      <w:pPr>
        <w:rPr>
          <w:color w:val="000000" w:themeColor="text1"/>
        </w:rPr>
      </w:pPr>
      <w:r w:rsidRPr="2733BE28">
        <w:rPr>
          <w:b/>
          <w:bCs/>
          <w:color w:val="0F4761" w:themeColor="accent1" w:themeShade="BF"/>
        </w:rPr>
        <w:t>Language Objective</w:t>
      </w:r>
    </w:p>
    <w:p w14:paraId="3EF1FF0B" w14:textId="5A77F349" w:rsidR="004418A2" w:rsidRDefault="37BC62E9" w:rsidP="00B03333">
      <w:pPr>
        <w:pStyle w:val="ListParagraph"/>
        <w:numPr>
          <w:ilvl w:val="0"/>
          <w:numId w:val="612"/>
        </w:numPr>
      </w:pPr>
      <w:r w:rsidRPr="37BC62E9">
        <w:rPr>
          <w:color w:val="000000" w:themeColor="text1"/>
        </w:rPr>
        <w:t xml:space="preserve">Access the steps/guidelines for the language objective for reused, revised, and new lessons </w:t>
      </w:r>
      <w:hyperlink r:id="rId105">
        <w:r w:rsidRPr="37BC62E9">
          <w:rPr>
            <w:rStyle w:val="Hyperlink"/>
          </w:rPr>
          <w:t>here.</w:t>
        </w:r>
      </w:hyperlink>
    </w:p>
    <w:p w14:paraId="59911A9F" w14:textId="60394204" w:rsidR="004418A2" w:rsidRDefault="004418A2" w:rsidP="2733BE28"/>
    <w:p w14:paraId="7287C11B" w14:textId="708C3AE7" w:rsidR="00FF176D" w:rsidRDefault="2733BE28" w:rsidP="00FF176D">
      <w:pPr>
        <w:spacing w:line="259" w:lineRule="auto"/>
      </w:pPr>
      <w:r w:rsidRPr="2733BE28">
        <w:rPr>
          <w:b/>
          <w:bCs/>
          <w:color w:val="0F4761" w:themeColor="accent1" w:themeShade="BF"/>
        </w:rPr>
        <w:t>Future Connections</w:t>
      </w:r>
    </w:p>
    <w:p w14:paraId="37DFE575" w14:textId="77777777" w:rsidR="00FF176D" w:rsidRDefault="00FF176D" w:rsidP="00FF176D">
      <w:pPr>
        <w:spacing w:line="259" w:lineRule="auto"/>
      </w:pPr>
    </w:p>
    <w:p w14:paraId="5DC70CF3" w14:textId="424ED696" w:rsidR="004418A2" w:rsidRPr="00FF176D" w:rsidRDefault="2733BE28" w:rsidP="00FF176D">
      <w:pPr>
        <w:pStyle w:val="ListParagraph"/>
        <w:numPr>
          <w:ilvl w:val="0"/>
          <w:numId w:val="706"/>
        </w:numPr>
        <w:spacing w:line="259" w:lineRule="auto"/>
      </w:pPr>
      <w:r w:rsidRPr="00FF176D">
        <w:t>Steps for Reused Content</w:t>
      </w:r>
    </w:p>
    <w:p w14:paraId="72351DDA" w14:textId="6630A117" w:rsidR="004418A2" w:rsidRPr="00FF176D" w:rsidRDefault="2733BE28" w:rsidP="00FF176D">
      <w:pPr>
        <w:pStyle w:val="ListParagraph"/>
        <w:numPr>
          <w:ilvl w:val="0"/>
          <w:numId w:val="705"/>
        </w:numPr>
      </w:pPr>
      <w:r w:rsidRPr="00FF176D">
        <w:t xml:space="preserve">This section comes from the A page of the </w:t>
      </w:r>
      <w:hyperlink r:id="rId106">
        <w:r w:rsidRPr="00FF176D">
          <w:rPr>
            <w:rStyle w:val="Hyperlink"/>
          </w:rPr>
          <w:t>NL V1</w:t>
        </w:r>
      </w:hyperlink>
      <w:r w:rsidRPr="00FF176D">
        <w:t xml:space="preserve"> from the lesson via Box.</w:t>
      </w:r>
    </w:p>
    <w:p w14:paraId="3C4E8A8E" w14:textId="7A6E071B" w:rsidR="004418A2" w:rsidRPr="00FF176D" w:rsidRDefault="2733BE28" w:rsidP="00FF176D">
      <w:pPr>
        <w:pStyle w:val="ListParagraph"/>
        <w:numPr>
          <w:ilvl w:val="0"/>
          <w:numId w:val="705"/>
        </w:numPr>
      </w:pPr>
      <w:r w:rsidRPr="00FF176D">
        <w:t>Information from the third column titled “Future Connections” in the Mathematical Progressions chart can be reused in this section.</w:t>
      </w:r>
    </w:p>
    <w:p w14:paraId="3103C74E" w14:textId="0443C34E" w:rsidR="004418A2" w:rsidRPr="00FF176D" w:rsidRDefault="2733BE28" w:rsidP="00FF176D">
      <w:pPr>
        <w:pStyle w:val="ListParagraph"/>
        <w:numPr>
          <w:ilvl w:val="0"/>
          <w:numId w:val="705"/>
        </w:numPr>
      </w:pPr>
      <w:r w:rsidRPr="00FF176D">
        <w:t>Do not include the future lesson references in parenthesis.</w:t>
      </w:r>
    </w:p>
    <w:p w14:paraId="7901D0C0" w14:textId="62433EBE" w:rsidR="004418A2" w:rsidRPr="00FF176D" w:rsidRDefault="2733BE28" w:rsidP="00FF176D">
      <w:pPr>
        <w:pStyle w:val="ListParagraph"/>
        <w:numPr>
          <w:ilvl w:val="0"/>
          <w:numId w:val="706"/>
        </w:numPr>
      </w:pPr>
      <w:r w:rsidRPr="00FF176D">
        <w:t>Steps for Revised Content</w:t>
      </w:r>
    </w:p>
    <w:p w14:paraId="35FFBEBC" w14:textId="2B96DA95" w:rsidR="004418A2" w:rsidRPr="00FF176D" w:rsidRDefault="2733BE28" w:rsidP="00FF176D">
      <w:pPr>
        <w:pStyle w:val="ListParagraph"/>
        <w:numPr>
          <w:ilvl w:val="1"/>
          <w:numId w:val="706"/>
        </w:numPr>
      </w:pPr>
      <w:r w:rsidRPr="00FF176D">
        <w:t>See above, “Steps for Reused Content”</w:t>
      </w:r>
    </w:p>
    <w:p w14:paraId="2F44F163" w14:textId="25792F43" w:rsidR="004418A2" w:rsidRPr="00FF176D" w:rsidRDefault="2733BE28" w:rsidP="00FF176D">
      <w:pPr>
        <w:pStyle w:val="ListParagraph"/>
        <w:numPr>
          <w:ilvl w:val="0"/>
          <w:numId w:val="706"/>
        </w:numPr>
      </w:pPr>
      <w:r w:rsidRPr="00FF176D">
        <w:t>Steps for New Content</w:t>
      </w:r>
    </w:p>
    <w:p w14:paraId="02ED3A8F" w14:textId="0F4BBDC2" w:rsidR="004418A2" w:rsidRPr="00FF176D" w:rsidRDefault="004418A2" w:rsidP="00FF176D">
      <w:pPr>
        <w:pStyle w:val="ListParagraph"/>
        <w:numPr>
          <w:ilvl w:val="1"/>
          <w:numId w:val="706"/>
        </w:numPr>
      </w:pPr>
      <w:r w:rsidRPr="00FF176D">
        <w:t xml:space="preserve">New lessons will require content to be written. </w:t>
      </w:r>
    </w:p>
    <w:p w14:paraId="771B1A4F" w14:textId="320658F1" w:rsidR="004418A2" w:rsidRPr="00FF176D" w:rsidRDefault="004418A2" w:rsidP="00FF176D">
      <w:pPr>
        <w:pStyle w:val="ListParagraph"/>
        <w:numPr>
          <w:ilvl w:val="1"/>
          <w:numId w:val="706"/>
        </w:numPr>
      </w:pPr>
      <w:r w:rsidRPr="00FF176D">
        <w:t xml:space="preserve">For Future Connections, refer to the </w:t>
      </w:r>
      <w:hyperlink r:id="rId107">
        <w:r w:rsidR="2733BE28" w:rsidRPr="00FF176D">
          <w:rPr>
            <w:rStyle w:val="Hyperlink"/>
          </w:rPr>
          <w:t>Achieve the Core Progressions</w:t>
        </w:r>
      </w:hyperlink>
      <w:r w:rsidRPr="00FF176D">
        <w:t xml:space="preserve">. </w:t>
      </w:r>
    </w:p>
    <w:p w14:paraId="6DDB4653" w14:textId="3719A3F0" w:rsidR="2733BE28" w:rsidRDefault="2733BE28" w:rsidP="2733BE28">
      <w:pPr>
        <w:rPr>
          <w:b/>
          <w:bCs/>
        </w:rPr>
      </w:pPr>
    </w:p>
    <w:p w14:paraId="06EAD26D" w14:textId="4ACC6146" w:rsidR="2733BE28" w:rsidRDefault="2733BE28" w:rsidP="00B03333">
      <w:pPr>
        <w:spacing w:line="259" w:lineRule="auto"/>
      </w:pPr>
      <w:r w:rsidRPr="2733BE28">
        <w:rPr>
          <w:b/>
          <w:bCs/>
          <w:color w:val="0F4761" w:themeColor="accent1" w:themeShade="BF"/>
        </w:rPr>
        <w:lastRenderedPageBreak/>
        <w:t>What tools do I need?</w:t>
      </w:r>
    </w:p>
    <w:p w14:paraId="12F840B3" w14:textId="77777777" w:rsidR="00164817" w:rsidRPr="00BE3285" w:rsidRDefault="00164817" w:rsidP="00164817">
      <w:pPr>
        <w:pStyle w:val="ListParagraph"/>
        <w:numPr>
          <w:ilvl w:val="0"/>
          <w:numId w:val="619"/>
        </w:numPr>
        <w:rPr>
          <w:u w:val="single"/>
        </w:rPr>
      </w:pPr>
      <w:r w:rsidRPr="00BE3285">
        <w:rPr>
          <w:u w:val="single"/>
        </w:rPr>
        <w:t xml:space="preserve">Introduction </w:t>
      </w:r>
    </w:p>
    <w:p w14:paraId="58D6DC02" w14:textId="77777777" w:rsidR="00164817" w:rsidRPr="00BE3285" w:rsidRDefault="00164817" w:rsidP="00B03333">
      <w:pPr>
        <w:pStyle w:val="ListParagraph"/>
        <w:numPr>
          <w:ilvl w:val="1"/>
          <w:numId w:val="697"/>
        </w:numPr>
        <w:rPr>
          <w:color w:val="000000" w:themeColor="text1"/>
        </w:rPr>
      </w:pPr>
      <w:r w:rsidRPr="00BE3285">
        <w:rPr>
          <w:color w:val="000000" w:themeColor="text1"/>
        </w:rPr>
        <w:t xml:space="preserve">This shows the </w:t>
      </w:r>
      <w:r>
        <w:rPr>
          <w:color w:val="000000" w:themeColor="text1"/>
        </w:rPr>
        <w:t>materials needed throughout the lesson.</w:t>
      </w:r>
    </w:p>
    <w:p w14:paraId="67335BC7" w14:textId="1736B9D5" w:rsidR="00164817" w:rsidRPr="00BE3285" w:rsidRDefault="2733BE28" w:rsidP="00B03333">
      <w:pPr>
        <w:pStyle w:val="ListParagraph"/>
        <w:numPr>
          <w:ilvl w:val="1"/>
          <w:numId w:val="697"/>
        </w:numPr>
        <w:rPr>
          <w:color w:val="000000" w:themeColor="text1"/>
        </w:rPr>
      </w:pPr>
      <w:r w:rsidRPr="2733BE28">
        <w:rPr>
          <w:color w:val="000000" w:themeColor="text1"/>
        </w:rPr>
        <w:t xml:space="preserve">The heads within the table are boilerplate. </w:t>
      </w:r>
    </w:p>
    <w:p w14:paraId="3854CE50" w14:textId="77777777" w:rsidR="00164817" w:rsidRPr="00BE3285" w:rsidRDefault="00164817" w:rsidP="00164817">
      <w:pPr>
        <w:pStyle w:val="ListParagraph"/>
        <w:numPr>
          <w:ilvl w:val="0"/>
          <w:numId w:val="619"/>
        </w:numPr>
        <w:rPr>
          <w:color w:val="000000" w:themeColor="text1"/>
        </w:rPr>
      </w:pPr>
      <w:r w:rsidRPr="00BE3285">
        <w:rPr>
          <w:color w:val="000000" w:themeColor="text1"/>
          <w:u w:val="single"/>
        </w:rPr>
        <w:t>Determine if content can be reused with edits or new content needs to be written.</w:t>
      </w:r>
    </w:p>
    <w:p w14:paraId="4DAAE4A3" w14:textId="5C3166FC" w:rsidR="00164817" w:rsidRDefault="533F6976" w:rsidP="2733BE28">
      <w:pPr>
        <w:pStyle w:val="ListParagraph"/>
        <w:numPr>
          <w:ilvl w:val="1"/>
          <w:numId w:val="621"/>
        </w:numPr>
        <w:rPr>
          <w:color w:val="000000" w:themeColor="text1"/>
        </w:rPr>
      </w:pPr>
      <w:r w:rsidRPr="533F6976">
        <w:rPr>
          <w:color w:val="000000" w:themeColor="text1"/>
        </w:rPr>
        <w:t xml:space="preserve">For reused content, “Materials per student” can be reused and quantities added. </w:t>
      </w:r>
    </w:p>
    <w:p w14:paraId="16F753F1" w14:textId="768821A2" w:rsidR="591238D8" w:rsidRDefault="591238D8" w:rsidP="591238D8">
      <w:pPr>
        <w:pStyle w:val="ListParagraph"/>
        <w:numPr>
          <w:ilvl w:val="1"/>
          <w:numId w:val="621"/>
        </w:numPr>
        <w:rPr>
          <w:color w:val="000000" w:themeColor="text1"/>
          <w:highlight w:val="yellow"/>
        </w:rPr>
      </w:pPr>
      <w:r w:rsidRPr="591238D8">
        <w:rPr>
          <w:color w:val="000000" w:themeColor="text1"/>
          <w:highlight w:val="yellow"/>
        </w:rPr>
        <w:t>Document which manipulatives were used for the lesson in the appropriate grade band Lesson-Level Megatracker (</w:t>
      </w:r>
      <w:hyperlink r:id="rId108">
        <w:r w:rsidRPr="591238D8">
          <w:rPr>
            <w:rStyle w:val="Hyperlink"/>
            <w:highlight w:val="yellow"/>
          </w:rPr>
          <w:t>K-5</w:t>
        </w:r>
      </w:hyperlink>
      <w:r w:rsidRPr="591238D8">
        <w:rPr>
          <w:color w:val="000000" w:themeColor="text1"/>
          <w:highlight w:val="yellow"/>
        </w:rPr>
        <w:t xml:space="preserve"> or </w:t>
      </w:r>
      <w:hyperlink r:id="rId109">
        <w:r w:rsidRPr="591238D8">
          <w:rPr>
            <w:rStyle w:val="Hyperlink"/>
            <w:highlight w:val="yellow"/>
          </w:rPr>
          <w:t>6-A1</w:t>
        </w:r>
      </w:hyperlink>
      <w:r w:rsidRPr="591238D8">
        <w:rPr>
          <w:color w:val="000000" w:themeColor="text1"/>
          <w:highlight w:val="yellow"/>
        </w:rPr>
        <w:t xml:space="preserve">). List all materials selected using the dropdown in the </w:t>
      </w:r>
      <w:r w:rsidRPr="591238D8">
        <w:rPr>
          <w:color w:val="000000" w:themeColor="text1"/>
          <w:highlight w:val="yellow"/>
          <w:u w:val="single"/>
        </w:rPr>
        <w:t xml:space="preserve">Manipulatives </w:t>
      </w:r>
      <w:r w:rsidRPr="591238D8">
        <w:rPr>
          <w:color w:val="000000" w:themeColor="text1"/>
          <w:highlight w:val="yellow"/>
        </w:rPr>
        <w:t>column.</w:t>
      </w:r>
      <w:r w:rsidRPr="591238D8">
        <w:rPr>
          <w:color w:val="000000" w:themeColor="text1"/>
        </w:rPr>
        <w:t xml:space="preserve"> </w:t>
      </w:r>
    </w:p>
    <w:p w14:paraId="435DA72C" w14:textId="77777777" w:rsidR="00164817" w:rsidRPr="00BE3285" w:rsidRDefault="00164817" w:rsidP="00164817">
      <w:pPr>
        <w:pStyle w:val="ListParagraph"/>
        <w:numPr>
          <w:ilvl w:val="0"/>
          <w:numId w:val="619"/>
        </w:numPr>
        <w:rPr>
          <w:color w:val="000000" w:themeColor="text1"/>
        </w:rPr>
      </w:pPr>
      <w:r w:rsidRPr="00BE3285">
        <w:rPr>
          <w:color w:val="000000" w:themeColor="text1"/>
          <w:u w:val="single"/>
        </w:rPr>
        <w:t>Steps for Reused Content</w:t>
      </w:r>
    </w:p>
    <w:p w14:paraId="7AE321EA" w14:textId="08BCC4C7" w:rsidR="00164817" w:rsidRPr="00BE3285" w:rsidRDefault="00164817" w:rsidP="00B03333">
      <w:pPr>
        <w:pStyle w:val="ListParagraph"/>
        <w:numPr>
          <w:ilvl w:val="1"/>
          <w:numId w:val="698"/>
        </w:numPr>
        <w:rPr>
          <w:color w:val="000000" w:themeColor="text1"/>
        </w:rPr>
      </w:pPr>
      <w:r w:rsidRPr="00BE3285">
        <w:rPr>
          <w:color w:val="000000" w:themeColor="text1"/>
        </w:rPr>
        <w:t xml:space="preserve">Access the planning “A” page of the </w:t>
      </w:r>
      <w:r w:rsidR="008C7837">
        <w:rPr>
          <w:color w:val="000000" w:themeColor="text1"/>
        </w:rPr>
        <w:t xml:space="preserve">NL V1 lesson in the </w:t>
      </w:r>
      <w:hyperlink r:id="rId110" w:history="1">
        <w:r w:rsidR="008C7837" w:rsidRPr="00FB4C8E">
          <w:rPr>
            <w:rStyle w:val="Hyperlink"/>
          </w:rPr>
          <w:t>V1 TE PDFs Box Folder.</w:t>
        </w:r>
      </w:hyperlink>
    </w:p>
    <w:p w14:paraId="76991387" w14:textId="77777777" w:rsidR="00164817" w:rsidRPr="00BE3285" w:rsidRDefault="00164817" w:rsidP="00B03333">
      <w:pPr>
        <w:pStyle w:val="ListParagraph"/>
        <w:numPr>
          <w:ilvl w:val="1"/>
          <w:numId w:val="698"/>
        </w:numPr>
        <w:rPr>
          <w:color w:val="000000" w:themeColor="text1"/>
        </w:rPr>
      </w:pPr>
      <w:r w:rsidRPr="00BE3285">
        <w:rPr>
          <w:color w:val="000000" w:themeColor="text1"/>
        </w:rPr>
        <w:t xml:space="preserve">Find the </w:t>
      </w:r>
      <w:r w:rsidRPr="00BB46F4">
        <w:rPr>
          <w:i/>
          <w:iCs/>
          <w:color w:val="000000" w:themeColor="text1"/>
        </w:rPr>
        <w:t>Materials</w:t>
      </w:r>
      <w:r>
        <w:rPr>
          <w:color w:val="000000" w:themeColor="text1"/>
        </w:rPr>
        <w:t>.</w:t>
      </w:r>
      <w:r w:rsidRPr="00BE3285">
        <w:rPr>
          <w:color w:val="000000" w:themeColor="text1"/>
        </w:rPr>
        <w:t xml:space="preserve"> </w:t>
      </w:r>
    </w:p>
    <w:p w14:paraId="698F1641" w14:textId="77777777" w:rsidR="00164817" w:rsidRDefault="00164817" w:rsidP="00B03333">
      <w:pPr>
        <w:pStyle w:val="ListParagraph"/>
        <w:numPr>
          <w:ilvl w:val="1"/>
          <w:numId w:val="698"/>
        </w:numPr>
        <w:rPr>
          <w:color w:val="000000" w:themeColor="text1"/>
        </w:rPr>
      </w:pPr>
      <w:r>
        <w:rPr>
          <w:color w:val="000000" w:themeColor="text1"/>
        </w:rPr>
        <w:t>Review the content of the lesson to determine which materials are used individually and which are used in pairs</w:t>
      </w:r>
      <w:r w:rsidRPr="00BE3285">
        <w:rPr>
          <w:color w:val="000000" w:themeColor="text1"/>
        </w:rPr>
        <w:t>.</w:t>
      </w:r>
      <w:r>
        <w:rPr>
          <w:color w:val="000000" w:themeColor="text1"/>
        </w:rPr>
        <w:t xml:space="preserve"> Add the materials to the first or second column of the materials chart in EMM accordingly.</w:t>
      </w:r>
      <w:r w:rsidRPr="00BE3285">
        <w:rPr>
          <w:color w:val="000000" w:themeColor="text1"/>
        </w:rPr>
        <w:t xml:space="preserve"> </w:t>
      </w:r>
    </w:p>
    <w:p w14:paraId="3155B154" w14:textId="78E6018D" w:rsidR="00164817" w:rsidRPr="00410B26" w:rsidRDefault="00164817" w:rsidP="00B03333">
      <w:pPr>
        <w:pStyle w:val="ListParagraph"/>
        <w:numPr>
          <w:ilvl w:val="1"/>
          <w:numId w:val="698"/>
        </w:numPr>
        <w:rPr>
          <w:color w:val="000000" w:themeColor="text1"/>
        </w:rPr>
      </w:pPr>
      <w:r w:rsidRPr="00410B26">
        <w:rPr>
          <w:rFonts w:cs="Helvetica Neue"/>
          <w:color w:val="000000"/>
          <w:kern w:val="0"/>
        </w:rPr>
        <w:t xml:space="preserve">Use the Quantity per kit column of the </w:t>
      </w:r>
      <w:hyperlink r:id="rId111">
        <w:r w:rsidR="5712031D" w:rsidRPr="5712031D">
          <w:rPr>
            <w:rStyle w:val="Hyperlink"/>
            <w:rFonts w:cs="Helvetica Neue"/>
          </w:rPr>
          <w:t>Into Math Manipulatives List</w:t>
        </w:r>
      </w:hyperlink>
      <w:r w:rsidRPr="5712031D">
        <w:rPr>
          <w:rFonts w:cs="Helvetica Neue"/>
          <w:color w:val="000000" w:themeColor="text1"/>
          <w:kern w:val="0"/>
        </w:rPr>
        <w:t xml:space="preserve"> to determine the quantity of items and whether it is per student or per pair of students using a class of 25 students.</w:t>
      </w:r>
      <w:r>
        <w:rPr>
          <w:rFonts w:cs="Helvetica Neue"/>
          <w:color w:val="000000"/>
          <w:kern w:val="0"/>
        </w:rPr>
        <w:t xml:space="preserve"> </w:t>
      </w:r>
    </w:p>
    <w:p w14:paraId="46B8C131" w14:textId="2B7187B9" w:rsidR="00164817" w:rsidRPr="00410B26" w:rsidRDefault="00164817" w:rsidP="00B03333">
      <w:pPr>
        <w:pStyle w:val="ListParagraph"/>
        <w:numPr>
          <w:ilvl w:val="1"/>
          <w:numId w:val="699"/>
        </w:numPr>
        <w:rPr>
          <w:rFonts w:cs="Helvetica Neue"/>
          <w:color w:val="000000" w:themeColor="text1"/>
        </w:rPr>
      </w:pPr>
      <w:r w:rsidRPr="00410B26">
        <w:rPr>
          <w:rFonts w:cs="Helvetica Neue"/>
          <w:color w:val="000000"/>
          <w:kern w:val="0"/>
        </w:rPr>
        <w:t>Identify the amount needed by reviewing the numbers used in the problems.</w:t>
      </w:r>
    </w:p>
    <w:p w14:paraId="7B7E46EF" w14:textId="335BE8E2" w:rsidR="0D6F30EC" w:rsidRDefault="0D6F30EC" w:rsidP="0D6F30EC">
      <w:pPr>
        <w:pStyle w:val="ListParagraph"/>
        <w:numPr>
          <w:ilvl w:val="2"/>
          <w:numId w:val="699"/>
        </w:numPr>
        <w:rPr>
          <w:rFonts w:cs="Helvetica Neue"/>
          <w:color w:val="000000" w:themeColor="text1"/>
          <w:highlight w:val="yellow"/>
        </w:rPr>
      </w:pPr>
      <w:r w:rsidRPr="0D6F30EC">
        <w:rPr>
          <w:rFonts w:cs="Helvetica Neue"/>
          <w:color w:val="000000" w:themeColor="text1"/>
          <w:highlight w:val="yellow"/>
        </w:rPr>
        <w:t>List the items in alphabetical order.</w:t>
      </w:r>
      <w:r w:rsidRPr="0D6F30EC">
        <w:rPr>
          <w:rFonts w:cs="Helvetica Neue"/>
          <w:color w:val="000000" w:themeColor="text1"/>
        </w:rPr>
        <w:t xml:space="preserve"> </w:t>
      </w:r>
    </w:p>
    <w:p w14:paraId="453B6847" w14:textId="77777777" w:rsidR="00164817" w:rsidRPr="00410B26" w:rsidRDefault="00164817" w:rsidP="00B03333">
      <w:pPr>
        <w:pStyle w:val="ListParagraph"/>
        <w:numPr>
          <w:ilvl w:val="0"/>
          <w:numId w:val="622"/>
        </w:numPr>
        <w:rPr>
          <w:color w:val="000000" w:themeColor="text1"/>
        </w:rPr>
      </w:pPr>
      <w:r w:rsidRPr="00410B26">
        <w:rPr>
          <w:rFonts w:cs="Helvetica Neue"/>
          <w:color w:val="000000"/>
          <w:kern w:val="0"/>
        </w:rPr>
        <w:t>Round up the greatest number to the nearest 5. For instance, instead of 18 color tiles, use 20 color tiles in the list. Since the premium kit has 2,200 counters, a class of 25 students can each have 75 two-color counters, however, since the Premium Kit contains 900 base-ten units, 95 base-ten units would need to be shared among pairs of students.</w:t>
      </w:r>
    </w:p>
    <w:p w14:paraId="64823A6A" w14:textId="6EDFFF84" w:rsidR="533F6976" w:rsidRDefault="533F6976" w:rsidP="533F6976">
      <w:pPr>
        <w:pStyle w:val="ListParagraph"/>
        <w:numPr>
          <w:ilvl w:val="0"/>
          <w:numId w:val="622"/>
        </w:numPr>
        <w:rPr>
          <w:color w:val="000000" w:themeColor="text1"/>
        </w:rPr>
      </w:pPr>
      <w:r w:rsidRPr="533F6976">
        <w:rPr>
          <w:color w:val="000000" w:themeColor="text1"/>
          <w:highlight w:val="yellow"/>
        </w:rPr>
        <w:t>Document which manipulatives were used for the lesson in the appropriate grade band Lesson-Level Megatracker (</w:t>
      </w:r>
      <w:hyperlink r:id="rId112">
        <w:r w:rsidRPr="533F6976">
          <w:rPr>
            <w:rStyle w:val="Hyperlink"/>
            <w:highlight w:val="yellow"/>
          </w:rPr>
          <w:t>K-5</w:t>
        </w:r>
      </w:hyperlink>
      <w:r w:rsidRPr="533F6976">
        <w:rPr>
          <w:color w:val="000000" w:themeColor="text1"/>
          <w:highlight w:val="yellow"/>
        </w:rPr>
        <w:t xml:space="preserve"> or </w:t>
      </w:r>
      <w:hyperlink r:id="rId113">
        <w:r w:rsidRPr="533F6976">
          <w:rPr>
            <w:rStyle w:val="Hyperlink"/>
            <w:highlight w:val="yellow"/>
          </w:rPr>
          <w:t>6-A1</w:t>
        </w:r>
      </w:hyperlink>
      <w:r w:rsidRPr="533F6976">
        <w:rPr>
          <w:color w:val="000000" w:themeColor="text1"/>
          <w:highlight w:val="yellow"/>
        </w:rPr>
        <w:t xml:space="preserve">). List all materials selected using the dropdown in the </w:t>
      </w:r>
      <w:r w:rsidRPr="533F6976">
        <w:rPr>
          <w:color w:val="000000" w:themeColor="text1"/>
          <w:highlight w:val="yellow"/>
          <w:u w:val="single"/>
        </w:rPr>
        <w:t xml:space="preserve">Manipulatives </w:t>
      </w:r>
      <w:r w:rsidRPr="533F6976">
        <w:rPr>
          <w:color w:val="000000" w:themeColor="text1"/>
          <w:highlight w:val="yellow"/>
        </w:rPr>
        <w:t>column.</w:t>
      </w:r>
    </w:p>
    <w:p w14:paraId="408DF3AB" w14:textId="0C0BFDDD" w:rsidR="00164817" w:rsidRPr="00410B26" w:rsidRDefault="00164817" w:rsidP="00B03333">
      <w:pPr>
        <w:pStyle w:val="ListParagraph"/>
        <w:numPr>
          <w:ilvl w:val="0"/>
          <w:numId w:val="622"/>
        </w:numPr>
        <w:rPr>
          <w:color w:val="000000" w:themeColor="text1"/>
        </w:rPr>
      </w:pPr>
      <w:r w:rsidRPr="00410B26">
        <w:rPr>
          <w:rFonts w:cs="Helvetica Neue"/>
          <w:color w:val="000000"/>
          <w:kern w:val="0"/>
        </w:rPr>
        <w:t xml:space="preserve">Use </w:t>
      </w:r>
      <w:r w:rsidR="008C7837">
        <w:rPr>
          <w:rFonts w:cs="Helvetica Neue"/>
          <w:color w:val="000000"/>
          <w:kern w:val="0"/>
        </w:rPr>
        <w:t xml:space="preserve">correct </w:t>
      </w:r>
      <w:r w:rsidRPr="00410B26">
        <w:rPr>
          <w:rFonts w:cs="Helvetica Neue"/>
          <w:color w:val="000000"/>
          <w:kern w:val="0"/>
        </w:rPr>
        <w:t xml:space="preserve">IM v2 </w:t>
      </w:r>
      <w:r w:rsidR="008C7837">
        <w:rPr>
          <w:rFonts w:cs="Helvetica Neue"/>
          <w:color w:val="000000"/>
          <w:kern w:val="0"/>
        </w:rPr>
        <w:t>grade band</w:t>
      </w:r>
      <w:r w:rsidRPr="00410B26">
        <w:rPr>
          <w:rFonts w:cs="Helvetica Neue"/>
          <w:color w:val="000000"/>
          <w:kern w:val="0"/>
        </w:rPr>
        <w:t xml:space="preserve"> </w:t>
      </w:r>
      <w:r w:rsidRPr="3FC8194C">
        <w:rPr>
          <w:rFonts w:cs="Helvetica Neue"/>
          <w:b/>
          <w:bCs/>
          <w:color w:val="000000"/>
          <w:kern w:val="0"/>
        </w:rPr>
        <w:t>Digital Manipulatives List</w:t>
      </w:r>
      <w:r w:rsidR="008C7837" w:rsidRPr="3FC8194C">
        <w:rPr>
          <w:rFonts w:cs="Helvetica Neue"/>
          <w:b/>
          <w:bCs/>
          <w:color w:val="000000"/>
          <w:kern w:val="0"/>
        </w:rPr>
        <w:t xml:space="preserve"> </w:t>
      </w:r>
      <w:r w:rsidR="008C7837">
        <w:rPr>
          <w:rFonts w:cs="Helvetica Neue"/>
          <w:color w:val="000000"/>
          <w:kern w:val="0"/>
        </w:rPr>
        <w:t xml:space="preserve">within the </w:t>
      </w:r>
      <w:hyperlink r:id="rId114">
        <w:r w:rsidR="43402F91" w:rsidRPr="43402F91">
          <w:rPr>
            <w:rStyle w:val="Hyperlink"/>
            <w:rFonts w:cs="Helvetica Neue"/>
          </w:rPr>
          <w:t>Manipulatives and Supporting Documents Box Folder</w:t>
        </w:r>
      </w:hyperlink>
      <w:r w:rsidRPr="00410B26">
        <w:rPr>
          <w:rFonts w:cs="Helvetica Neue"/>
          <w:color w:val="000000"/>
          <w:kern w:val="0"/>
        </w:rPr>
        <w:t xml:space="preserve"> to determine which are listed in the lesson. </w:t>
      </w:r>
    </w:p>
    <w:p w14:paraId="20C9BA98" w14:textId="77777777" w:rsidR="00164817" w:rsidRDefault="00164817" w:rsidP="00164817">
      <w:pPr>
        <w:pStyle w:val="ListParagraph"/>
        <w:numPr>
          <w:ilvl w:val="0"/>
          <w:numId w:val="619"/>
        </w:numPr>
        <w:rPr>
          <w:color w:val="000000" w:themeColor="text1"/>
          <w:u w:val="single"/>
        </w:rPr>
      </w:pPr>
      <w:r w:rsidRPr="00BE3285">
        <w:rPr>
          <w:color w:val="000000" w:themeColor="text1"/>
          <w:u w:val="single"/>
        </w:rPr>
        <w:t>Steps for Revised Content</w:t>
      </w:r>
    </w:p>
    <w:p w14:paraId="2FDB8351" w14:textId="58433769" w:rsidR="00164817" w:rsidRPr="00BE3285" w:rsidRDefault="2733BE28" w:rsidP="2733BE28">
      <w:pPr>
        <w:pStyle w:val="ListParagraph"/>
        <w:numPr>
          <w:ilvl w:val="1"/>
          <w:numId w:val="623"/>
        </w:numPr>
        <w:rPr>
          <w:color w:val="000000" w:themeColor="text1"/>
        </w:rPr>
      </w:pPr>
      <w:r w:rsidRPr="2733BE28">
        <w:rPr>
          <w:color w:val="000000" w:themeColor="text1"/>
        </w:rPr>
        <w:t>See above, “Steps for Reused Content”.</w:t>
      </w:r>
    </w:p>
    <w:p w14:paraId="13498F2C" w14:textId="77777777" w:rsidR="00164817" w:rsidRPr="00C0297E" w:rsidRDefault="2733BE28" w:rsidP="00164817">
      <w:pPr>
        <w:pStyle w:val="ListParagraph"/>
        <w:numPr>
          <w:ilvl w:val="0"/>
          <w:numId w:val="619"/>
        </w:numPr>
        <w:rPr>
          <w:color w:val="000000" w:themeColor="text1"/>
          <w:u w:val="single"/>
        </w:rPr>
      </w:pPr>
      <w:r w:rsidRPr="2733BE28">
        <w:rPr>
          <w:color w:val="000000" w:themeColor="text1"/>
          <w:u w:val="single"/>
        </w:rPr>
        <w:t>Steps for New Content</w:t>
      </w:r>
    </w:p>
    <w:p w14:paraId="1A16B4FA" w14:textId="48CA992D" w:rsidR="00164817" w:rsidRPr="00C0297E" w:rsidRDefault="533F6976" w:rsidP="2733BE28">
      <w:pPr>
        <w:pStyle w:val="ListParagraph"/>
        <w:numPr>
          <w:ilvl w:val="1"/>
          <w:numId w:val="624"/>
        </w:numPr>
        <w:rPr>
          <w:color w:val="000000" w:themeColor="text1"/>
        </w:rPr>
      </w:pPr>
      <w:r w:rsidRPr="533F6976">
        <w:rPr>
          <w:color w:val="000000" w:themeColor="text1"/>
        </w:rPr>
        <w:t xml:space="preserve">Use the </w:t>
      </w:r>
      <w:hyperlink r:id="rId115">
        <w:r w:rsidRPr="533F6976">
          <w:rPr>
            <w:rStyle w:val="Hyperlink"/>
          </w:rPr>
          <w:t>TOC &amp; LXDV Notes Folder</w:t>
        </w:r>
      </w:hyperlink>
      <w:r w:rsidRPr="533F6976">
        <w:rPr>
          <w:color w:val="000000" w:themeColor="text1"/>
        </w:rPr>
        <w:t xml:space="preserve"> to determine the content of the lesson. Use the </w:t>
      </w:r>
      <w:hyperlink r:id="rId116">
        <w:r w:rsidRPr="533F6976">
          <w:rPr>
            <w:rStyle w:val="Hyperlink"/>
            <w:rFonts w:cs="Helvetica Neue"/>
          </w:rPr>
          <w:t>Into Math Manipulatives List</w:t>
        </w:r>
      </w:hyperlink>
      <w:r w:rsidRPr="533F6976">
        <w:rPr>
          <w:color w:val="000000" w:themeColor="text1"/>
        </w:rPr>
        <w:t xml:space="preserve"> to choose materials that could support students in learning the content. </w:t>
      </w:r>
    </w:p>
    <w:p w14:paraId="0B21D2A1" w14:textId="197B0A8A" w:rsidR="591238D8" w:rsidRDefault="591238D8" w:rsidP="591238D8">
      <w:pPr>
        <w:pStyle w:val="ListParagraph"/>
        <w:numPr>
          <w:ilvl w:val="1"/>
          <w:numId w:val="624"/>
        </w:numPr>
        <w:rPr>
          <w:color w:val="000000" w:themeColor="text1"/>
          <w:highlight w:val="yellow"/>
        </w:rPr>
      </w:pPr>
      <w:r w:rsidRPr="591238D8">
        <w:rPr>
          <w:color w:val="000000" w:themeColor="text1"/>
          <w:highlight w:val="yellow"/>
        </w:rPr>
        <w:t>Document which manipulatives were used for the lesson in the appropriate grade band Lesson-Level Megatracker (</w:t>
      </w:r>
      <w:hyperlink r:id="rId117">
        <w:r w:rsidRPr="591238D8">
          <w:rPr>
            <w:rStyle w:val="Hyperlink"/>
            <w:highlight w:val="yellow"/>
          </w:rPr>
          <w:t>K-5</w:t>
        </w:r>
      </w:hyperlink>
      <w:r w:rsidRPr="591238D8">
        <w:rPr>
          <w:color w:val="000000" w:themeColor="text1"/>
          <w:highlight w:val="yellow"/>
        </w:rPr>
        <w:t xml:space="preserve"> or </w:t>
      </w:r>
      <w:hyperlink r:id="rId118">
        <w:r w:rsidRPr="591238D8">
          <w:rPr>
            <w:rStyle w:val="Hyperlink"/>
            <w:highlight w:val="yellow"/>
          </w:rPr>
          <w:t>6-A1</w:t>
        </w:r>
      </w:hyperlink>
      <w:r w:rsidRPr="591238D8">
        <w:rPr>
          <w:color w:val="000000" w:themeColor="text1"/>
          <w:highlight w:val="yellow"/>
        </w:rPr>
        <w:t xml:space="preserve">). List all materials selected using the dropdown in the </w:t>
      </w:r>
      <w:r w:rsidRPr="591238D8">
        <w:rPr>
          <w:color w:val="000000" w:themeColor="text1"/>
          <w:highlight w:val="yellow"/>
          <w:u w:val="single"/>
        </w:rPr>
        <w:t xml:space="preserve">Manipulatives </w:t>
      </w:r>
      <w:r w:rsidRPr="591238D8">
        <w:rPr>
          <w:color w:val="000000" w:themeColor="text1"/>
          <w:highlight w:val="yellow"/>
        </w:rPr>
        <w:t>column.</w:t>
      </w:r>
    </w:p>
    <w:p w14:paraId="0AE2321A" w14:textId="392CB4B9" w:rsidR="591238D8" w:rsidRDefault="591238D8" w:rsidP="591238D8">
      <w:pPr>
        <w:pStyle w:val="ListParagraph"/>
        <w:numPr>
          <w:ilvl w:val="0"/>
          <w:numId w:val="619"/>
        </w:numPr>
        <w:rPr>
          <w:color w:val="000000" w:themeColor="text1"/>
          <w:highlight w:val="yellow"/>
          <w:u w:val="single"/>
        </w:rPr>
      </w:pPr>
      <w:r w:rsidRPr="591238D8">
        <w:rPr>
          <w:color w:val="000000" w:themeColor="text1"/>
          <w:highlight w:val="yellow"/>
          <w:u w:val="single"/>
        </w:rPr>
        <w:t>Printable Materials</w:t>
      </w:r>
    </w:p>
    <w:p w14:paraId="17F0C495" w14:textId="7C2A74FA" w:rsidR="591238D8" w:rsidRDefault="78C3DE91" w:rsidP="78C3DE91">
      <w:pPr>
        <w:pStyle w:val="ListParagraph"/>
        <w:numPr>
          <w:ilvl w:val="1"/>
          <w:numId w:val="619"/>
        </w:numPr>
        <w:rPr>
          <w:color w:val="000000" w:themeColor="text1"/>
          <w:highlight w:val="yellow"/>
        </w:rPr>
      </w:pPr>
      <w:r w:rsidRPr="78C3DE91">
        <w:rPr>
          <w:color w:val="000000" w:themeColor="text1"/>
          <w:highlight w:val="yellow"/>
        </w:rPr>
        <w:t>If the material is a printable, indicate in parenthesis, after the title of the printable</w:t>
      </w:r>
    </w:p>
    <w:p w14:paraId="16C64EF9" w14:textId="052456B6" w:rsidR="591238D8" w:rsidRDefault="78C3DE91" w:rsidP="78C3DE91">
      <w:pPr>
        <w:pStyle w:val="ListParagraph"/>
        <w:numPr>
          <w:ilvl w:val="2"/>
          <w:numId w:val="619"/>
        </w:numPr>
        <w:rPr>
          <w:color w:val="000000" w:themeColor="text1"/>
          <w:highlight w:val="yellow"/>
        </w:rPr>
      </w:pPr>
      <w:r w:rsidRPr="78C3DE91">
        <w:rPr>
          <w:color w:val="000000" w:themeColor="text1"/>
          <w:highlight w:val="yellow"/>
        </w:rPr>
        <w:t>ex. Coordinate Planes (Printable)</w:t>
      </w:r>
    </w:p>
    <w:p w14:paraId="783A2A4F" w14:textId="6773D80E" w:rsidR="591238D8" w:rsidRDefault="78C3DE91" w:rsidP="78C3DE91">
      <w:pPr>
        <w:pStyle w:val="ListParagraph"/>
        <w:numPr>
          <w:ilvl w:val="1"/>
          <w:numId w:val="619"/>
        </w:numPr>
        <w:rPr>
          <w:color w:val="000000" w:themeColor="text1"/>
          <w:highlight w:val="yellow"/>
        </w:rPr>
      </w:pPr>
      <w:r w:rsidRPr="78C3DE91">
        <w:rPr>
          <w:color w:val="000000" w:themeColor="text1"/>
          <w:highlight w:val="yellow"/>
        </w:rPr>
        <w:t xml:space="preserve">List of Printable Materials is found in the </w:t>
      </w:r>
      <w:hyperlink r:id="rId119">
        <w:r w:rsidRPr="78C3DE91">
          <w:rPr>
            <w:rStyle w:val="Hyperlink"/>
            <w:highlight w:val="yellow"/>
          </w:rPr>
          <w:t>Teacher Resource Masters</w:t>
        </w:r>
      </w:hyperlink>
    </w:p>
    <w:p w14:paraId="751809B2" w14:textId="77777777" w:rsidR="00164817" w:rsidRPr="008A7C84" w:rsidRDefault="00164817" w:rsidP="00164817">
      <w:pPr>
        <w:rPr>
          <w:b/>
          <w:bCs/>
        </w:rPr>
      </w:pPr>
    </w:p>
    <w:p w14:paraId="41D4811F" w14:textId="10C55E58" w:rsidR="00164817" w:rsidRDefault="2733BE28" w:rsidP="00B03333">
      <w:pPr>
        <w:spacing w:line="259" w:lineRule="auto"/>
        <w:rPr>
          <w:b/>
          <w:bCs/>
          <w:color w:val="0F4761" w:themeColor="accent1" w:themeShade="BF"/>
        </w:rPr>
      </w:pPr>
      <w:r w:rsidRPr="2733BE28">
        <w:rPr>
          <w:b/>
          <w:bCs/>
          <w:color w:val="0F4761" w:themeColor="accent1" w:themeShade="BF"/>
        </w:rPr>
        <w:t>Vocabulary</w:t>
      </w:r>
    </w:p>
    <w:p w14:paraId="7F2F7272" w14:textId="77777777" w:rsidR="00B03333" w:rsidRDefault="00B03333" w:rsidP="00B03333">
      <w:pPr>
        <w:spacing w:line="259" w:lineRule="auto"/>
      </w:pPr>
    </w:p>
    <w:p w14:paraId="106A6253" w14:textId="77777777" w:rsidR="00164817" w:rsidRPr="00BE3285" w:rsidRDefault="00164817" w:rsidP="00164817">
      <w:pPr>
        <w:pStyle w:val="ListParagraph"/>
        <w:numPr>
          <w:ilvl w:val="0"/>
          <w:numId w:val="625"/>
        </w:numPr>
        <w:rPr>
          <w:u w:val="single"/>
        </w:rPr>
      </w:pPr>
      <w:r w:rsidRPr="00BE3285">
        <w:rPr>
          <w:u w:val="single"/>
        </w:rPr>
        <w:t xml:space="preserve">Introduction </w:t>
      </w:r>
    </w:p>
    <w:p w14:paraId="3973A5FD" w14:textId="3E18B46E" w:rsidR="00044468" w:rsidRDefault="2733BE28" w:rsidP="00B03333">
      <w:pPr>
        <w:pStyle w:val="ListParagraph"/>
        <w:numPr>
          <w:ilvl w:val="1"/>
          <w:numId w:val="700"/>
        </w:numPr>
        <w:rPr>
          <w:color w:val="000000" w:themeColor="text1"/>
        </w:rPr>
      </w:pPr>
      <w:r w:rsidRPr="2733BE28">
        <w:rPr>
          <w:color w:val="000000" w:themeColor="text1"/>
        </w:rPr>
        <w:t xml:space="preserve">This shows the new or review vocabulary lesson </w:t>
      </w:r>
    </w:p>
    <w:p w14:paraId="39906437" w14:textId="77777777" w:rsidR="00164817" w:rsidRDefault="2733BE28" w:rsidP="00B03333">
      <w:pPr>
        <w:pStyle w:val="ListParagraph"/>
        <w:numPr>
          <w:ilvl w:val="1"/>
          <w:numId w:val="700"/>
        </w:numPr>
        <w:rPr>
          <w:color w:val="000000" w:themeColor="text1"/>
        </w:rPr>
      </w:pPr>
      <w:r w:rsidRPr="2733BE28">
        <w:rPr>
          <w:color w:val="000000" w:themeColor="text1"/>
        </w:rPr>
        <w:t xml:space="preserve">The heads within the table are boilerplate. </w:t>
      </w:r>
    </w:p>
    <w:p w14:paraId="789DC98C" w14:textId="5AC82A6D" w:rsidR="00164817" w:rsidRPr="00BE3285" w:rsidRDefault="46B4382E" w:rsidP="00B03333">
      <w:pPr>
        <w:pStyle w:val="ListParagraph"/>
        <w:numPr>
          <w:ilvl w:val="1"/>
          <w:numId w:val="700"/>
        </w:numPr>
        <w:spacing w:line="259" w:lineRule="auto"/>
      </w:pPr>
      <w:r w:rsidRPr="46B4382E">
        <w:rPr>
          <w:highlight w:val="yellow"/>
        </w:rPr>
        <w:t>If there are no new or review vocabulary terms, include N/A in the rows of the table</w:t>
      </w:r>
      <w:r>
        <w:t>.</w:t>
      </w:r>
    </w:p>
    <w:p w14:paraId="584A0275" w14:textId="77777777" w:rsidR="00164817" w:rsidRPr="00BE3285" w:rsidRDefault="00164817" w:rsidP="00164817">
      <w:pPr>
        <w:pStyle w:val="ListParagraph"/>
        <w:numPr>
          <w:ilvl w:val="0"/>
          <w:numId w:val="625"/>
        </w:numPr>
        <w:rPr>
          <w:color w:val="000000" w:themeColor="text1"/>
        </w:rPr>
      </w:pPr>
      <w:r w:rsidRPr="00BE3285">
        <w:rPr>
          <w:color w:val="000000" w:themeColor="text1"/>
          <w:u w:val="single"/>
        </w:rPr>
        <w:t>Determine if content can be reused with edits or new content needs to be written.</w:t>
      </w:r>
    </w:p>
    <w:p w14:paraId="6EBA85CE" w14:textId="696B2872" w:rsidR="00164817" w:rsidRDefault="2733BE28" w:rsidP="00B03333">
      <w:pPr>
        <w:pStyle w:val="ListParagraph"/>
        <w:numPr>
          <w:ilvl w:val="1"/>
          <w:numId w:val="701"/>
        </w:numPr>
        <w:rPr>
          <w:color w:val="000000" w:themeColor="text1"/>
        </w:rPr>
      </w:pPr>
      <w:r w:rsidRPr="2733BE28">
        <w:rPr>
          <w:color w:val="000000" w:themeColor="text1"/>
        </w:rPr>
        <w:t>In most cases, the vocab for CA will match the NL V1.</w:t>
      </w:r>
    </w:p>
    <w:p w14:paraId="04AC2C4C" w14:textId="77777777" w:rsidR="00164817" w:rsidRPr="00BE3285" w:rsidRDefault="00164817" w:rsidP="00164817">
      <w:pPr>
        <w:pStyle w:val="ListParagraph"/>
        <w:numPr>
          <w:ilvl w:val="0"/>
          <w:numId w:val="625"/>
        </w:numPr>
        <w:rPr>
          <w:color w:val="000000" w:themeColor="text1"/>
        </w:rPr>
      </w:pPr>
      <w:r w:rsidRPr="00BE3285">
        <w:rPr>
          <w:color w:val="000000" w:themeColor="text1"/>
          <w:u w:val="single"/>
        </w:rPr>
        <w:t>Steps for Reused Content</w:t>
      </w:r>
    </w:p>
    <w:p w14:paraId="5C2C07D8" w14:textId="2022441E" w:rsidR="00164817" w:rsidRPr="00BE3285" w:rsidRDefault="0EB6999F" w:rsidP="2733BE28">
      <w:pPr>
        <w:pStyle w:val="ListParagraph"/>
        <w:numPr>
          <w:ilvl w:val="1"/>
          <w:numId w:val="628"/>
        </w:numPr>
      </w:pPr>
      <w:r w:rsidRPr="0EB6999F">
        <w:rPr>
          <w:color w:val="000000" w:themeColor="text1"/>
        </w:rPr>
        <w:t xml:space="preserve">Access the </w:t>
      </w:r>
      <w:hyperlink r:id="rId120">
        <w:r w:rsidRPr="0EB6999F">
          <w:rPr>
            <w:rStyle w:val="Hyperlink"/>
          </w:rPr>
          <w:t>Vocabulary Tracker</w:t>
        </w:r>
      </w:hyperlink>
      <w:r w:rsidRPr="0EB6999F">
        <w:rPr>
          <w:color w:val="000000" w:themeColor="text1"/>
        </w:rPr>
        <w:t xml:space="preserve"> </w:t>
      </w:r>
    </w:p>
    <w:p w14:paraId="377F8C4F" w14:textId="304C4504" w:rsidR="00164817" w:rsidRDefault="2733BE28" w:rsidP="2733BE28">
      <w:pPr>
        <w:pStyle w:val="ListParagraph"/>
        <w:numPr>
          <w:ilvl w:val="1"/>
          <w:numId w:val="628"/>
        </w:numPr>
        <w:rPr>
          <w:color w:val="000000" w:themeColor="text1"/>
        </w:rPr>
      </w:pPr>
      <w:r w:rsidRPr="2733BE28">
        <w:rPr>
          <w:color w:val="000000" w:themeColor="text1"/>
        </w:rPr>
        <w:t>Insert the words for your lesson from the tracker.</w:t>
      </w:r>
    </w:p>
    <w:p w14:paraId="33369468" w14:textId="77777777" w:rsidR="00164817" w:rsidRDefault="00164817" w:rsidP="00164817">
      <w:pPr>
        <w:pStyle w:val="ListParagraph"/>
        <w:numPr>
          <w:ilvl w:val="0"/>
          <w:numId w:val="625"/>
        </w:numPr>
        <w:rPr>
          <w:color w:val="000000" w:themeColor="text1"/>
          <w:u w:val="single"/>
        </w:rPr>
      </w:pPr>
      <w:r w:rsidRPr="00BE3285">
        <w:rPr>
          <w:color w:val="000000" w:themeColor="text1"/>
          <w:u w:val="single"/>
        </w:rPr>
        <w:t>Steps for Revised Content</w:t>
      </w:r>
    </w:p>
    <w:p w14:paraId="194235BF" w14:textId="171C425A" w:rsidR="00164817" w:rsidRPr="00BE3285" w:rsidRDefault="2733BE28" w:rsidP="2733BE28">
      <w:pPr>
        <w:pStyle w:val="ListParagraph"/>
        <w:numPr>
          <w:ilvl w:val="1"/>
          <w:numId w:val="630"/>
        </w:numPr>
        <w:rPr>
          <w:color w:val="000000" w:themeColor="text1"/>
        </w:rPr>
      </w:pPr>
      <w:r w:rsidRPr="2733BE28">
        <w:rPr>
          <w:color w:val="000000" w:themeColor="text1"/>
        </w:rPr>
        <w:t>See above, “Steps for Reused Content”</w:t>
      </w:r>
    </w:p>
    <w:p w14:paraId="1C14AF97" w14:textId="77777777" w:rsidR="00164817" w:rsidRPr="00C0297E" w:rsidRDefault="2733BE28" w:rsidP="00164817">
      <w:pPr>
        <w:pStyle w:val="ListParagraph"/>
        <w:numPr>
          <w:ilvl w:val="0"/>
          <w:numId w:val="625"/>
        </w:numPr>
        <w:rPr>
          <w:color w:val="000000" w:themeColor="text1"/>
          <w:u w:val="single"/>
        </w:rPr>
      </w:pPr>
      <w:r w:rsidRPr="2733BE28">
        <w:rPr>
          <w:color w:val="000000" w:themeColor="text1"/>
          <w:u w:val="single"/>
        </w:rPr>
        <w:t>Steps for New Content</w:t>
      </w:r>
    </w:p>
    <w:p w14:paraId="4C59C257" w14:textId="1234D253" w:rsidR="2733BE28" w:rsidRDefault="2733BE28" w:rsidP="2733BE28">
      <w:pPr>
        <w:pStyle w:val="ListParagraph"/>
        <w:numPr>
          <w:ilvl w:val="1"/>
          <w:numId w:val="631"/>
        </w:numPr>
        <w:rPr>
          <w:color w:val="000000" w:themeColor="text1"/>
        </w:rPr>
      </w:pPr>
      <w:r w:rsidRPr="2733BE28">
        <w:rPr>
          <w:color w:val="000000" w:themeColor="text1"/>
        </w:rPr>
        <w:t>See above, “Steps for Reused Content</w:t>
      </w:r>
    </w:p>
    <w:p w14:paraId="5BE2D601" w14:textId="77777777" w:rsidR="00B03333" w:rsidRDefault="00B03333" w:rsidP="00B03333">
      <w:pPr>
        <w:spacing w:line="259" w:lineRule="auto"/>
        <w:rPr>
          <w:b/>
          <w:bCs/>
        </w:rPr>
      </w:pPr>
    </w:p>
    <w:p w14:paraId="5823ABE3" w14:textId="5A467427" w:rsidR="00164817" w:rsidRDefault="2733BE28" w:rsidP="00B03333">
      <w:pPr>
        <w:spacing w:line="259" w:lineRule="auto"/>
        <w:rPr>
          <w:b/>
          <w:bCs/>
          <w:color w:val="0F4761" w:themeColor="accent1" w:themeShade="BF"/>
        </w:rPr>
      </w:pPr>
      <w:r w:rsidRPr="2733BE28">
        <w:rPr>
          <w:b/>
          <w:bCs/>
          <w:color w:val="0F4761" w:themeColor="accent1" w:themeShade="BF"/>
        </w:rPr>
        <w:t>What is the flow of the Essential Session?</w:t>
      </w:r>
    </w:p>
    <w:p w14:paraId="3F31B959" w14:textId="77777777" w:rsidR="00B03333" w:rsidRDefault="00B03333" w:rsidP="00B03333">
      <w:pPr>
        <w:spacing w:line="259" w:lineRule="auto"/>
      </w:pPr>
    </w:p>
    <w:p w14:paraId="6B85FEBA" w14:textId="77777777" w:rsidR="00164817" w:rsidRPr="00BE3285" w:rsidRDefault="00164817" w:rsidP="00164817">
      <w:pPr>
        <w:pStyle w:val="ListParagraph"/>
        <w:numPr>
          <w:ilvl w:val="0"/>
          <w:numId w:val="629"/>
        </w:numPr>
        <w:rPr>
          <w:u w:val="single"/>
        </w:rPr>
      </w:pPr>
      <w:r w:rsidRPr="00BE3285">
        <w:rPr>
          <w:u w:val="single"/>
        </w:rPr>
        <w:t xml:space="preserve">Introduction </w:t>
      </w:r>
    </w:p>
    <w:p w14:paraId="0E8A088E" w14:textId="77777777" w:rsidR="00164817" w:rsidRDefault="00164817" w:rsidP="00164817">
      <w:pPr>
        <w:pStyle w:val="ListParagraph"/>
        <w:numPr>
          <w:ilvl w:val="1"/>
          <w:numId w:val="632"/>
        </w:numPr>
        <w:rPr>
          <w:color w:val="000000" w:themeColor="text1"/>
        </w:rPr>
      </w:pPr>
      <w:r w:rsidRPr="00BE3285">
        <w:rPr>
          <w:color w:val="000000" w:themeColor="text1"/>
        </w:rPr>
        <w:t xml:space="preserve">This shows </w:t>
      </w:r>
      <w:r>
        <w:rPr>
          <w:color w:val="000000" w:themeColor="text1"/>
        </w:rPr>
        <w:t xml:space="preserve">the progression of learning goals and routines throughout the lesson. </w:t>
      </w:r>
    </w:p>
    <w:p w14:paraId="6076E11D" w14:textId="77777777" w:rsidR="00164817" w:rsidRDefault="00164817" w:rsidP="00164817">
      <w:pPr>
        <w:pStyle w:val="ListParagraph"/>
        <w:numPr>
          <w:ilvl w:val="1"/>
          <w:numId w:val="632"/>
        </w:numPr>
        <w:rPr>
          <w:color w:val="000000" w:themeColor="text1"/>
        </w:rPr>
      </w:pPr>
      <w:r w:rsidRPr="00BE3285">
        <w:rPr>
          <w:color w:val="000000" w:themeColor="text1"/>
        </w:rPr>
        <w:t xml:space="preserve">The heads within the table are boilerplate. </w:t>
      </w:r>
    </w:p>
    <w:p w14:paraId="04A91F41" w14:textId="259D2AA1" w:rsidR="00164817" w:rsidRDefault="2733BE28" w:rsidP="2733BE28">
      <w:pPr>
        <w:pStyle w:val="ListParagraph"/>
        <w:numPr>
          <w:ilvl w:val="1"/>
          <w:numId w:val="632"/>
        </w:numPr>
        <w:rPr>
          <w:rFonts w:ascii="Aptos" w:hAnsi="Aptos" w:cs="Calibri"/>
        </w:rPr>
      </w:pPr>
      <w:r>
        <w:t>“Insights Available: Use your data insights and classroom observations to determine students' individualized next steps.” Is boilerplate.</w:t>
      </w:r>
    </w:p>
    <w:p w14:paraId="6720B0CA" w14:textId="5819050F" w:rsidR="00164817" w:rsidRPr="00BE3285" w:rsidRDefault="2733BE28" w:rsidP="00164817">
      <w:pPr>
        <w:pStyle w:val="ListParagraph"/>
        <w:numPr>
          <w:ilvl w:val="0"/>
          <w:numId w:val="629"/>
        </w:numPr>
        <w:rPr>
          <w:color w:val="000000" w:themeColor="text1"/>
        </w:rPr>
      </w:pPr>
      <w:r w:rsidRPr="2733BE28">
        <w:rPr>
          <w:color w:val="000000" w:themeColor="text1"/>
          <w:u w:val="single"/>
        </w:rPr>
        <w:t>Steps for Placing Content</w:t>
      </w:r>
    </w:p>
    <w:p w14:paraId="4304F09F" w14:textId="4A6184E6" w:rsidR="2733BE28" w:rsidRDefault="20C61E1C" w:rsidP="2733BE28">
      <w:pPr>
        <w:pStyle w:val="ListParagraph"/>
        <w:numPr>
          <w:ilvl w:val="1"/>
          <w:numId w:val="629"/>
        </w:numPr>
        <w:rPr>
          <w:color w:val="000000" w:themeColor="text1"/>
          <w:u w:val="single"/>
        </w:rPr>
      </w:pPr>
      <w:r w:rsidRPr="20C61E1C">
        <w:rPr>
          <w:color w:val="000000" w:themeColor="text1"/>
        </w:rPr>
        <w:t xml:space="preserve">Insert Learning Goal in the first row. </w:t>
      </w:r>
    </w:p>
    <w:p w14:paraId="24046FED" w14:textId="4F18DC20" w:rsidR="20C61E1C" w:rsidRDefault="20C61E1C" w:rsidP="20C61E1C">
      <w:pPr>
        <w:rPr>
          <w:color w:val="000000" w:themeColor="text1"/>
          <w:u w:val="single"/>
        </w:rPr>
      </w:pPr>
    </w:p>
    <w:p w14:paraId="6DA5EB53" w14:textId="2A338BE9" w:rsidR="00164817" w:rsidRPr="00154E6C" w:rsidRDefault="2733BE28" w:rsidP="2733BE28">
      <w:pPr>
        <w:pStyle w:val="ListParagraph"/>
        <w:numPr>
          <w:ilvl w:val="0"/>
          <w:numId w:val="438"/>
        </w:numPr>
        <w:rPr>
          <w:b/>
          <w:bCs/>
        </w:rPr>
      </w:pPr>
      <w:r w:rsidRPr="2733BE28">
        <w:rPr>
          <w:b/>
          <w:bCs/>
        </w:rPr>
        <w:t xml:space="preserve">Skip the Get Ready – Learn – Assess section </w:t>
      </w:r>
      <w:r>
        <w:t>until all tasks are authored.</w:t>
      </w:r>
    </w:p>
    <w:p w14:paraId="762FDA44" w14:textId="433D8851" w:rsidR="2733BE28" w:rsidRDefault="2733BE28" w:rsidP="2733BE28">
      <w:pPr>
        <w:pStyle w:val="ListParagraph"/>
        <w:numPr>
          <w:ilvl w:val="1"/>
          <w:numId w:val="438"/>
        </w:numPr>
        <w:rPr>
          <w:b/>
          <w:bCs/>
        </w:rPr>
      </w:pPr>
      <w:r>
        <w:t xml:space="preserve">Once all tasks are authored, insert the MLR routine(s) used in each task (including Spark Your Learning and Turn &amp; Talk) in the chart. </w:t>
      </w:r>
    </w:p>
    <w:p w14:paraId="4AD7A5DF" w14:textId="6F1EE850" w:rsidR="2733BE28" w:rsidRDefault="2733BE28" w:rsidP="2733BE28">
      <w:pPr>
        <w:pStyle w:val="ListParagraph"/>
        <w:numPr>
          <w:ilvl w:val="2"/>
          <w:numId w:val="438"/>
        </w:numPr>
        <w:rPr>
          <w:rFonts w:ascii="Aptos" w:eastAsia="Aptos" w:hAnsi="Aptos" w:cs="Aptos"/>
          <w:color w:val="000000" w:themeColor="text1"/>
        </w:rPr>
      </w:pPr>
      <w:r w:rsidRPr="2733BE28">
        <w:rPr>
          <w:rFonts w:ascii="Aptos" w:eastAsia="Aptos" w:hAnsi="Aptos" w:cs="Aptos"/>
          <w:color w:val="000000" w:themeColor="text1"/>
        </w:rPr>
        <w:t>When inserting the MLR routines for each task, continue to list out the tasks in the rows. If there are more rows than needed, place N/A in empty rows.</w:t>
      </w:r>
    </w:p>
    <w:p w14:paraId="18846A51" w14:textId="370A99A8" w:rsidR="2733BE28" w:rsidRDefault="2733BE28" w:rsidP="2733BE28">
      <w:pPr>
        <w:pStyle w:val="ListParagraph"/>
        <w:numPr>
          <w:ilvl w:val="2"/>
          <w:numId w:val="438"/>
        </w:numPr>
        <w:spacing w:line="257" w:lineRule="auto"/>
        <w:rPr>
          <w:rFonts w:ascii="Aptos" w:eastAsia="Aptos" w:hAnsi="Aptos" w:cs="Aptos"/>
          <w:color w:val="4E95D9"/>
        </w:rPr>
      </w:pPr>
      <w:r w:rsidRPr="2733BE28">
        <w:rPr>
          <w:rFonts w:ascii="Aptos" w:eastAsia="Aptos" w:hAnsi="Aptos" w:cs="Aptos"/>
        </w:rPr>
        <w:t>The word “routine” should remain lowercase. If there are multiple routines, include the</w:t>
      </w:r>
      <w:r w:rsidRPr="2733BE28">
        <w:rPr>
          <w:rFonts w:ascii="Aptos" w:eastAsia="Aptos" w:hAnsi="Aptos" w:cs="Aptos"/>
          <w:color w:val="000000" w:themeColor="text1"/>
        </w:rPr>
        <w:t xml:space="preserve"> word “and” between them and remove the parenthesis around the (s) at the end. Example: </w:t>
      </w:r>
      <w:r w:rsidRPr="2733BE28">
        <w:rPr>
          <w:rFonts w:ascii="Aptos" w:eastAsia="Aptos" w:hAnsi="Aptos" w:cs="Aptos"/>
          <w:color w:val="4E95D9"/>
        </w:rPr>
        <w:t>Three Reads and Compare and Connect routines</w:t>
      </w:r>
    </w:p>
    <w:p w14:paraId="3710CD78" w14:textId="37EC84B3" w:rsidR="00044468" w:rsidRDefault="20C61E1C" w:rsidP="20C61E1C">
      <w:pPr>
        <w:pStyle w:val="ListParagraph"/>
        <w:numPr>
          <w:ilvl w:val="1"/>
          <w:numId w:val="438"/>
        </w:numPr>
        <w:spacing w:line="257" w:lineRule="auto"/>
        <w:rPr>
          <w:rFonts w:ascii="Aptos" w:eastAsia="Aptos" w:hAnsi="Aptos" w:cs="Aptos"/>
        </w:rPr>
      </w:pPr>
      <w:r w:rsidRPr="20C61E1C">
        <w:rPr>
          <w:rFonts w:ascii="Aptos" w:eastAsia="Aptos" w:hAnsi="Aptos" w:cs="Aptos"/>
        </w:rPr>
        <w:t xml:space="preserve">Learning Goal routine (Get Ready &amp; Assess Column) and Quick Check (Assess Column) routine are boilerplate. </w:t>
      </w:r>
    </w:p>
    <w:tbl>
      <w:tblPr>
        <w:tblStyle w:val="TableGrid"/>
        <w:tblW w:w="0" w:type="auto"/>
        <w:tblInd w:w="810" w:type="dxa"/>
        <w:tblLook w:val="04A0" w:firstRow="1" w:lastRow="0" w:firstColumn="1" w:lastColumn="0" w:noHBand="0" w:noVBand="1"/>
      </w:tblPr>
      <w:tblGrid>
        <w:gridCol w:w="6881"/>
        <w:gridCol w:w="2369"/>
      </w:tblGrid>
      <w:tr w:rsidR="20C61E1C" w14:paraId="15EF6583" w14:textId="77777777" w:rsidTr="20C61E1C">
        <w:trPr>
          <w:trHeight w:val="495"/>
        </w:trPr>
        <w:tc>
          <w:tcPr>
            <w:tcW w:w="927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5C9EB" w:themeFill="text2" w:themeFillTint="40"/>
            <w:tcMar>
              <w:left w:w="108" w:type="dxa"/>
              <w:right w:w="108" w:type="dxa"/>
            </w:tcMar>
          </w:tcPr>
          <w:p w14:paraId="4F7D1588" w14:textId="17818072" w:rsidR="20C61E1C" w:rsidRDefault="20C61E1C" w:rsidP="20C61E1C">
            <w:pPr>
              <w:spacing w:after="160" w:line="257" w:lineRule="auto"/>
              <w:jc w:val="center"/>
            </w:pPr>
            <w:r>
              <w:t xml:space="preserve"> </w:t>
            </w:r>
            <w:r w:rsidRPr="20C61E1C">
              <w:rPr>
                <w:rFonts w:ascii="Aptos" w:eastAsia="Aptos" w:hAnsi="Aptos" w:cs="Aptos"/>
                <w:b/>
                <w:bCs/>
                <w:color w:val="000000" w:themeColor="text1"/>
                <w:sz w:val="24"/>
                <w:szCs w:val="24"/>
              </w:rPr>
              <w:t xml:space="preserve">6-8, A1 </w:t>
            </w:r>
            <w:r>
              <w:t>“</w:t>
            </w:r>
            <w:r w:rsidRPr="20C61E1C">
              <w:rPr>
                <w:b/>
                <w:bCs/>
              </w:rPr>
              <w:t xml:space="preserve">Learn” </w:t>
            </w:r>
            <w:r w:rsidRPr="20C61E1C">
              <w:rPr>
                <w:rFonts w:ascii="Aptos" w:eastAsia="Aptos" w:hAnsi="Aptos" w:cs="Aptos"/>
                <w:b/>
                <w:bCs/>
                <w:color w:val="000000" w:themeColor="text1"/>
                <w:sz w:val="24"/>
                <w:szCs w:val="24"/>
              </w:rPr>
              <w:t xml:space="preserve">45MIN Considerations </w:t>
            </w:r>
          </w:p>
        </w:tc>
      </w:tr>
      <w:tr w:rsidR="20C61E1C" w14:paraId="3A09F288" w14:textId="77777777" w:rsidTr="20C61E1C">
        <w:trPr>
          <w:trHeight w:val="1650"/>
        </w:trPr>
        <w:tc>
          <w:tcPr>
            <w:tcW w:w="6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D94B4D" w14:textId="262B2957" w:rsidR="20C61E1C" w:rsidRDefault="20C61E1C" w:rsidP="20C61E1C">
            <w:pPr>
              <w:spacing w:after="160" w:line="257" w:lineRule="auto"/>
              <w:rPr>
                <w:rFonts w:ascii="Aptos" w:eastAsia="Aptos" w:hAnsi="Aptos" w:cs="Aptos"/>
                <w:color w:val="000000" w:themeColor="text1"/>
              </w:rPr>
            </w:pPr>
            <w:r w:rsidRPr="20C61E1C">
              <w:rPr>
                <w:rFonts w:ascii="Aptos" w:eastAsia="Aptos" w:hAnsi="Aptos" w:cs="Aptos"/>
                <w:color w:val="000000" w:themeColor="text1"/>
              </w:rPr>
              <w:t xml:space="preserve">6-8 and A1 lessons are ~90min (or 2 days). </w:t>
            </w:r>
            <w:r>
              <w:br/>
            </w:r>
          </w:p>
          <w:p w14:paraId="74B639A5" w14:textId="1C5A3777" w:rsidR="20C61E1C" w:rsidRDefault="20C61E1C" w:rsidP="20C61E1C">
            <w:pPr>
              <w:spacing w:after="160" w:line="257" w:lineRule="auto"/>
              <w:rPr>
                <w:rFonts w:ascii="Aptos" w:eastAsia="Aptos" w:hAnsi="Aptos" w:cs="Aptos"/>
                <w:color w:val="000000" w:themeColor="text1"/>
              </w:rPr>
            </w:pPr>
            <w:r w:rsidRPr="20C61E1C">
              <w:rPr>
                <w:rFonts w:ascii="Aptos" w:eastAsia="Aptos" w:hAnsi="Aptos" w:cs="Aptos"/>
                <w:color w:val="000000" w:themeColor="text1"/>
              </w:rPr>
              <w:t>We will place a “</w:t>
            </w:r>
            <w:r w:rsidRPr="20C61E1C">
              <w:rPr>
                <w:rFonts w:ascii="Aptos" w:eastAsia="Aptos" w:hAnsi="Aptos" w:cs="Aptos"/>
                <w:b/>
                <w:bCs/>
                <w:color w:val="000000" w:themeColor="text1"/>
              </w:rPr>
              <w:t>45 MIN</w:t>
            </w:r>
            <w:r w:rsidRPr="20C61E1C">
              <w:rPr>
                <w:rFonts w:ascii="Aptos" w:eastAsia="Aptos" w:hAnsi="Aptos" w:cs="Aptos"/>
                <w:color w:val="000000" w:themeColor="text1"/>
              </w:rPr>
              <w:t>” label after a Task to provide a suggested pause on instruction so teachers have an idea of where to stop after one 45min class (or 1 day).</w:t>
            </w:r>
          </w:p>
          <w:p w14:paraId="3E35570A" w14:textId="12637670" w:rsidR="20C61E1C" w:rsidRDefault="20C61E1C" w:rsidP="20C61E1C">
            <w:pPr>
              <w:pStyle w:val="ListParagraph"/>
              <w:numPr>
                <w:ilvl w:val="0"/>
                <w:numId w:val="35"/>
              </w:numPr>
              <w:spacing w:after="160" w:line="257" w:lineRule="auto"/>
              <w:rPr>
                <w:rFonts w:ascii="Aptos" w:eastAsia="Aptos" w:hAnsi="Aptos" w:cs="Aptos"/>
                <w:color w:val="000000" w:themeColor="text1"/>
              </w:rPr>
            </w:pPr>
            <w:r w:rsidRPr="20C61E1C">
              <w:rPr>
                <w:rFonts w:ascii="Aptos" w:eastAsia="Aptos" w:hAnsi="Aptos" w:cs="Aptos"/>
                <w:color w:val="000000" w:themeColor="text1"/>
              </w:rPr>
              <w:lastRenderedPageBreak/>
              <w:t>Review the length of the SYL and Tasks. Determine after which Task to place the "45 MIN” suggestion.</w:t>
            </w:r>
          </w:p>
          <w:p w14:paraId="0F549D73" w14:textId="2D356F63" w:rsidR="20C61E1C" w:rsidRDefault="20C61E1C" w:rsidP="20C61E1C">
            <w:pPr>
              <w:pStyle w:val="ListParagraph"/>
              <w:numPr>
                <w:ilvl w:val="0"/>
                <w:numId w:val="35"/>
              </w:numPr>
              <w:spacing w:after="160" w:line="257" w:lineRule="auto"/>
              <w:rPr>
                <w:rFonts w:ascii="Aptos" w:eastAsia="Aptos" w:hAnsi="Aptos" w:cs="Aptos"/>
                <w:color w:val="000000" w:themeColor="text1"/>
              </w:rPr>
            </w:pPr>
            <w:r w:rsidRPr="20C61E1C">
              <w:rPr>
                <w:rFonts w:ascii="Aptos" w:eastAsia="Aptos" w:hAnsi="Aptos" w:cs="Aptos"/>
                <w:color w:val="000000" w:themeColor="text1"/>
              </w:rPr>
              <w:t>Place "</w:t>
            </w:r>
            <w:r w:rsidRPr="20C61E1C">
              <w:rPr>
                <w:rFonts w:ascii="Aptos" w:eastAsia="Aptos" w:hAnsi="Aptos" w:cs="Aptos"/>
                <w:b/>
                <w:bCs/>
                <w:color w:val="000000" w:themeColor="text1"/>
              </w:rPr>
              <w:t xml:space="preserve">45 MIN” </w:t>
            </w:r>
            <w:r w:rsidRPr="20C61E1C">
              <w:rPr>
                <w:rFonts w:ascii="Aptos" w:eastAsia="Aptos" w:hAnsi="Aptos" w:cs="Aptos"/>
                <w:color w:val="000000" w:themeColor="text1"/>
              </w:rPr>
              <w:t xml:space="preserve">in the row after this Task under the “Learn” column. </w:t>
            </w:r>
            <w:r w:rsidRPr="20C61E1C">
              <w:rPr>
                <w:rFonts w:ascii="Aptos" w:eastAsia="Aptos" w:hAnsi="Aptos" w:cs="Aptos"/>
                <w:color w:val="156082" w:themeColor="accent1"/>
              </w:rPr>
              <w:t xml:space="preserve">(In the EMM screenshot shown, the author decided the </w:t>
            </w:r>
            <w:r w:rsidRPr="20C61E1C">
              <w:rPr>
                <w:rFonts w:ascii="Aptos" w:eastAsia="Aptos" w:hAnsi="Aptos" w:cs="Aptos"/>
                <w:b/>
                <w:bCs/>
                <w:color w:val="156082" w:themeColor="accent1"/>
              </w:rPr>
              <w:t xml:space="preserve">45 MIN </w:t>
            </w:r>
            <w:r w:rsidRPr="20C61E1C">
              <w:rPr>
                <w:rFonts w:ascii="Aptos" w:eastAsia="Aptos" w:hAnsi="Aptos" w:cs="Aptos"/>
                <w:color w:val="156082" w:themeColor="accent1"/>
              </w:rPr>
              <w:t xml:space="preserve">suggested pause is most appropriate after Task 2, but </w:t>
            </w:r>
            <w:r w:rsidRPr="20C61E1C">
              <w:rPr>
                <w:rFonts w:ascii="Aptos" w:eastAsia="Aptos" w:hAnsi="Aptos" w:cs="Aptos"/>
                <w:i/>
                <w:iCs/>
                <w:color w:val="156082" w:themeColor="accent1"/>
              </w:rPr>
              <w:t>you</w:t>
            </w:r>
            <w:r w:rsidRPr="20C61E1C">
              <w:rPr>
                <w:rFonts w:ascii="Aptos" w:eastAsia="Aptos" w:hAnsi="Aptos" w:cs="Aptos"/>
                <w:color w:val="156082" w:themeColor="accent1"/>
              </w:rPr>
              <w:t xml:space="preserve"> decide where to place this suggested pause based on the length of SYL and Tasks.)</w:t>
            </w:r>
          </w:p>
        </w:tc>
        <w:tc>
          <w:tcPr>
            <w:tcW w:w="23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88FB5E" w14:textId="4E5628D4" w:rsidR="20C61E1C" w:rsidRDefault="20C61E1C" w:rsidP="20C61E1C">
            <w:pPr>
              <w:spacing w:line="257" w:lineRule="auto"/>
            </w:pPr>
            <w:r w:rsidRPr="20C61E1C">
              <w:rPr>
                <w:b/>
                <w:bCs/>
              </w:rPr>
              <w:lastRenderedPageBreak/>
              <w:t>Print Prototype Example:</w:t>
            </w:r>
          </w:p>
          <w:p w14:paraId="18251212" w14:textId="77D985C8" w:rsidR="20C61E1C" w:rsidRDefault="20C61E1C" w:rsidP="20C61E1C">
            <w:pPr>
              <w:spacing w:line="257" w:lineRule="auto"/>
            </w:pPr>
            <w:r>
              <w:rPr>
                <w:noProof/>
              </w:rPr>
              <w:lastRenderedPageBreak/>
              <w:drawing>
                <wp:inline distT="0" distB="0" distL="0" distR="0" wp14:anchorId="4641CCF8" wp14:editId="6E423623">
                  <wp:extent cx="1277938" cy="857250"/>
                  <wp:effectExtent l="0" t="0" r="0" b="0"/>
                  <wp:docPr id="1445289396" name="Picture 1445289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extLst>
                              <a:ext uri="{28A0092B-C50C-407E-A947-70E740481C1C}">
                                <a14:useLocalDpi xmlns:a14="http://schemas.microsoft.com/office/drawing/2010/main" val="0"/>
                              </a:ext>
                            </a:extLst>
                          </a:blip>
                          <a:stretch>
                            <a:fillRect/>
                          </a:stretch>
                        </pic:blipFill>
                        <pic:spPr>
                          <a:xfrm>
                            <a:off x="0" y="0"/>
                            <a:ext cx="1277938" cy="857250"/>
                          </a:xfrm>
                          <a:prstGeom prst="rect">
                            <a:avLst/>
                          </a:prstGeom>
                        </pic:spPr>
                      </pic:pic>
                    </a:graphicData>
                  </a:graphic>
                </wp:inline>
              </w:drawing>
            </w:r>
            <w:r w:rsidRPr="20C61E1C">
              <w:rPr>
                <w:b/>
                <w:bCs/>
              </w:rPr>
              <w:t>EMM Placement:</w:t>
            </w:r>
          </w:p>
          <w:p w14:paraId="70342636" w14:textId="12EF1093" w:rsidR="20C61E1C" w:rsidRDefault="20C61E1C" w:rsidP="20C61E1C">
            <w:pPr>
              <w:spacing w:line="257" w:lineRule="auto"/>
            </w:pPr>
            <w:r>
              <w:rPr>
                <w:noProof/>
              </w:rPr>
              <w:drawing>
                <wp:inline distT="0" distB="0" distL="0" distR="0" wp14:anchorId="72D9D7AA" wp14:editId="7DA95436">
                  <wp:extent cx="1285875" cy="952500"/>
                  <wp:effectExtent l="0" t="0" r="0" b="0"/>
                  <wp:docPr id="1640011232" name="Picture 164001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2">
                            <a:extLst>
                              <a:ext uri="{28A0092B-C50C-407E-A947-70E740481C1C}">
                                <a14:useLocalDpi xmlns:a14="http://schemas.microsoft.com/office/drawing/2010/main" val="0"/>
                              </a:ext>
                            </a:extLst>
                          </a:blip>
                          <a:stretch>
                            <a:fillRect/>
                          </a:stretch>
                        </pic:blipFill>
                        <pic:spPr>
                          <a:xfrm>
                            <a:off x="0" y="0"/>
                            <a:ext cx="1285875" cy="952500"/>
                          </a:xfrm>
                          <a:prstGeom prst="rect">
                            <a:avLst/>
                          </a:prstGeom>
                        </pic:spPr>
                      </pic:pic>
                    </a:graphicData>
                  </a:graphic>
                </wp:inline>
              </w:drawing>
            </w:r>
          </w:p>
        </w:tc>
      </w:tr>
    </w:tbl>
    <w:p w14:paraId="161A5E95" w14:textId="1A3AF3AC" w:rsidR="00044468" w:rsidRDefault="00044468" w:rsidP="20C61E1C"/>
    <w:p w14:paraId="17D5592E" w14:textId="66FCEF7B" w:rsidR="00164817" w:rsidRDefault="2733BE28" w:rsidP="2733BE28">
      <w:pPr>
        <w:spacing w:line="259" w:lineRule="auto"/>
        <w:ind w:firstLine="720"/>
      </w:pPr>
      <w:r w:rsidRPr="2733BE28">
        <w:rPr>
          <w:b/>
          <w:bCs/>
          <w:color w:val="0F4761" w:themeColor="accent1" w:themeShade="BF"/>
        </w:rPr>
        <w:t>How do I provide data-driven individualized support?</w:t>
      </w:r>
    </w:p>
    <w:p w14:paraId="0C986F6E" w14:textId="165A48B0" w:rsidR="00044468" w:rsidRDefault="2733BE28" w:rsidP="2733BE28">
      <w:pPr>
        <w:pStyle w:val="ListParagraph"/>
        <w:numPr>
          <w:ilvl w:val="0"/>
          <w:numId w:val="437"/>
        </w:numPr>
        <w:rPr>
          <w:u w:val="single"/>
        </w:rPr>
      </w:pPr>
      <w:r w:rsidRPr="2733BE28">
        <w:rPr>
          <w:u w:val="single"/>
        </w:rPr>
        <w:t xml:space="preserve">Introduction </w:t>
      </w:r>
    </w:p>
    <w:p w14:paraId="6E4845CD" w14:textId="3DA0D6B2" w:rsidR="00164817" w:rsidRDefault="2733BE28" w:rsidP="2733BE28">
      <w:pPr>
        <w:pStyle w:val="ListParagraph"/>
        <w:numPr>
          <w:ilvl w:val="1"/>
          <w:numId w:val="629"/>
        </w:numPr>
        <w:rPr>
          <w:color w:val="000000" w:themeColor="text1"/>
          <w:u w:val="single"/>
        </w:rPr>
      </w:pPr>
      <w:r w:rsidRPr="2733BE28">
        <w:t>This section provides teachers with differentiated instruction and practice opportunities to support their students.</w:t>
      </w:r>
    </w:p>
    <w:p w14:paraId="77B58D13" w14:textId="4A31FC50" w:rsidR="2733BE28" w:rsidRDefault="2733BE28" w:rsidP="2733BE28">
      <w:pPr>
        <w:pStyle w:val="ListParagraph"/>
        <w:numPr>
          <w:ilvl w:val="1"/>
          <w:numId w:val="629"/>
        </w:numPr>
      </w:pPr>
      <w:r w:rsidRPr="2733BE28">
        <w:t xml:space="preserve">This section is almost entirely boilerplate except for the end of the sentence in brackets. </w:t>
      </w:r>
    </w:p>
    <w:p w14:paraId="65AAC999" w14:textId="60F5E093" w:rsidR="00164817" w:rsidRPr="00BE3285" w:rsidRDefault="2733BE28" w:rsidP="2733BE28">
      <w:pPr>
        <w:pStyle w:val="ListParagraph"/>
        <w:numPr>
          <w:ilvl w:val="0"/>
          <w:numId w:val="437"/>
        </w:numPr>
        <w:rPr>
          <w:color w:val="000000" w:themeColor="text1"/>
        </w:rPr>
      </w:pPr>
      <w:r w:rsidRPr="2733BE28">
        <w:rPr>
          <w:color w:val="000000" w:themeColor="text1"/>
          <w:u w:val="single"/>
        </w:rPr>
        <w:t>Steps for Placing Content</w:t>
      </w:r>
    </w:p>
    <w:p w14:paraId="334605C9" w14:textId="176D7199" w:rsidR="2733BE28" w:rsidRDefault="2733BE28" w:rsidP="2733BE28">
      <w:pPr>
        <w:pStyle w:val="ListParagraph"/>
        <w:numPr>
          <w:ilvl w:val="1"/>
          <w:numId w:val="437"/>
        </w:numPr>
        <w:rPr>
          <w:color w:val="000000" w:themeColor="text1"/>
        </w:rPr>
      </w:pPr>
      <w:r w:rsidRPr="2733BE28">
        <w:rPr>
          <w:color w:val="000000" w:themeColor="text1"/>
        </w:rPr>
        <w:t xml:space="preserve">Use the language from the Learning Goal (I Can statement) to complete the sentences under </w:t>
      </w:r>
      <w:r w:rsidRPr="2733BE28">
        <w:rPr>
          <w:b/>
          <w:bCs/>
          <w:color w:val="000000" w:themeColor="text1"/>
        </w:rPr>
        <w:t>Differentiated Instruction</w:t>
      </w:r>
      <w:r w:rsidRPr="2733BE28">
        <w:rPr>
          <w:color w:val="000000" w:themeColor="text1"/>
        </w:rPr>
        <w:t xml:space="preserve"> and </w:t>
      </w:r>
      <w:r w:rsidRPr="2733BE28">
        <w:rPr>
          <w:b/>
          <w:bCs/>
          <w:color w:val="000000" w:themeColor="text1"/>
        </w:rPr>
        <w:t>Practice Opportunities</w:t>
      </w:r>
      <w:r w:rsidRPr="2733BE28">
        <w:rPr>
          <w:color w:val="000000" w:themeColor="text1"/>
        </w:rPr>
        <w:t>.</w:t>
      </w:r>
    </w:p>
    <w:p w14:paraId="7484A206" w14:textId="75A6516F" w:rsidR="2733BE28" w:rsidRDefault="2733BE28" w:rsidP="2733BE28">
      <w:pPr>
        <w:pStyle w:val="ListParagraph"/>
        <w:numPr>
          <w:ilvl w:val="2"/>
          <w:numId w:val="437"/>
        </w:numPr>
        <w:rPr>
          <w:color w:val="000000" w:themeColor="text1"/>
        </w:rPr>
      </w:pPr>
      <w:r w:rsidRPr="2733BE28">
        <w:rPr>
          <w:color w:val="000000" w:themeColor="text1"/>
        </w:rPr>
        <w:t xml:space="preserve">Do not include “I can” from the statement. Use the action from the statement to complete the sentence. </w:t>
      </w:r>
    </w:p>
    <w:p w14:paraId="375B79BD" w14:textId="50CD4734" w:rsidR="00164817" w:rsidRDefault="00164817" w:rsidP="2733BE28">
      <w:pPr>
        <w:pStyle w:val="Heading4"/>
        <w:rPr>
          <w:color w:val="7F7F7F" w:themeColor="text1" w:themeTint="80"/>
        </w:rPr>
      </w:pPr>
    </w:p>
    <w:p w14:paraId="5967B2E4" w14:textId="7628DCF4" w:rsidR="007716B7" w:rsidRPr="008B63B3" w:rsidRDefault="282B746D" w:rsidP="282B746D">
      <w:pPr>
        <w:pStyle w:val="Heading2"/>
        <w:rPr>
          <w:i/>
          <w:iCs/>
        </w:rPr>
      </w:pPr>
      <w:bookmarkStart w:id="33" w:name="_Toc1894313387"/>
      <w:r>
        <w:t>Learning Goal (Beginning and End)</w:t>
      </w:r>
      <w:bookmarkEnd w:id="2"/>
      <w:bookmarkEnd w:id="33"/>
      <w:r>
        <w:t xml:space="preserve"> </w:t>
      </w:r>
    </w:p>
    <w:p w14:paraId="7A46B230" w14:textId="77777777" w:rsidR="007716B7" w:rsidRDefault="007716B7" w:rsidP="007716B7">
      <w:pPr>
        <w:ind w:left="360"/>
        <w:rPr>
          <w:color w:val="7F7F7F" w:themeColor="text1" w:themeTint="80"/>
        </w:rPr>
      </w:pPr>
    </w:p>
    <w:p w14:paraId="052ED8B9" w14:textId="77777777" w:rsidR="007716B7" w:rsidRPr="00145BEC" w:rsidRDefault="007716B7" w:rsidP="007716B7">
      <w:pPr>
        <w:pStyle w:val="ListParagraph"/>
        <w:numPr>
          <w:ilvl w:val="0"/>
          <w:numId w:val="580"/>
        </w:numPr>
        <w:rPr>
          <w:color w:val="7F7F7F" w:themeColor="text1" w:themeTint="80"/>
        </w:rPr>
      </w:pPr>
      <w:r w:rsidRPr="00145BEC">
        <w:t xml:space="preserve">Introduction </w:t>
      </w:r>
    </w:p>
    <w:p w14:paraId="713CD94A" w14:textId="5744ABA0" w:rsidR="007716B7" w:rsidRPr="00145BEC" w:rsidRDefault="2733BE28" w:rsidP="007716B7">
      <w:pPr>
        <w:pStyle w:val="ListParagraph"/>
        <w:numPr>
          <w:ilvl w:val="0"/>
          <w:numId w:val="581"/>
        </w:numPr>
      </w:pPr>
      <w:r>
        <w:t xml:space="preserve">The Learning Goal is set in place so that both teachers and students have a clear understanding of the content to be learned in an upcoming lesson. </w:t>
      </w:r>
    </w:p>
    <w:p w14:paraId="4668F2E7" w14:textId="267899DD" w:rsidR="007716B7" w:rsidRPr="00145BEC" w:rsidRDefault="23D95DF5" w:rsidP="007716B7">
      <w:pPr>
        <w:pStyle w:val="ListParagraph"/>
        <w:numPr>
          <w:ilvl w:val="0"/>
          <w:numId w:val="581"/>
        </w:numPr>
      </w:pPr>
      <w:r>
        <w:t xml:space="preserve">The Learning </w:t>
      </w:r>
      <w:r w:rsidRPr="23D95DF5">
        <w:rPr>
          <w:i/>
          <w:iCs/>
        </w:rPr>
        <w:t>Goal</w:t>
      </w:r>
      <w:r>
        <w:t xml:space="preserve"> is the “I can” statement which appears in several sections throughout the lesson level pages: </w:t>
      </w:r>
      <w:r w:rsidRPr="23D95DF5">
        <w:rPr>
          <w:b/>
          <w:bCs/>
        </w:rPr>
        <w:t>Before You Teach</w:t>
      </w:r>
      <w:r>
        <w:t xml:space="preserve">, </w:t>
      </w:r>
      <w:r w:rsidRPr="23D95DF5">
        <w:rPr>
          <w:b/>
          <w:bCs/>
        </w:rPr>
        <w:t>Get Ready</w:t>
      </w:r>
      <w:r>
        <w:t xml:space="preserve"> (Set Learning Goals), and </w:t>
      </w:r>
      <w:r w:rsidRPr="23D95DF5">
        <w:rPr>
          <w:b/>
          <w:bCs/>
        </w:rPr>
        <w:t>Assess</w:t>
      </w:r>
      <w:r>
        <w:t xml:space="preserve"> (Learning Goal).</w:t>
      </w:r>
    </w:p>
    <w:p w14:paraId="433B6E0C" w14:textId="77777777" w:rsidR="007716B7" w:rsidRPr="00145BEC" w:rsidRDefault="007716B7" w:rsidP="007716B7">
      <w:pPr>
        <w:pStyle w:val="ListParagraph"/>
        <w:numPr>
          <w:ilvl w:val="2"/>
          <w:numId w:val="581"/>
        </w:numPr>
      </w:pPr>
      <w:r w:rsidRPr="00145BEC">
        <w:t>The Learning Goal is a student facing goal for the lesson and must be written in student friendly verbiage. Before pasting the Learning Goal into the template, review the verbiage to determine if it is written in a student-friendly manner. Revise the Learning Goal, if needed, to ensure it includes words that are appropriate for the grade-level audience.</w:t>
      </w:r>
    </w:p>
    <w:p w14:paraId="59F98BF0" w14:textId="4A4D6D43" w:rsidR="007716B7" w:rsidRPr="00145BEC" w:rsidRDefault="2733BE28" w:rsidP="007716B7">
      <w:pPr>
        <w:pStyle w:val="ListParagraph"/>
        <w:numPr>
          <w:ilvl w:val="0"/>
          <w:numId w:val="581"/>
        </w:numPr>
      </w:pPr>
      <w:r>
        <w:t xml:space="preserve">The Learning Goal will need to be placed within the respective sections of the Lesson-Level EMM. </w:t>
      </w:r>
    </w:p>
    <w:p w14:paraId="557A5E43" w14:textId="77777777" w:rsidR="007716B7" w:rsidRPr="00145BEC" w:rsidRDefault="007716B7" w:rsidP="007716B7">
      <w:pPr>
        <w:pStyle w:val="ListParagraph"/>
        <w:numPr>
          <w:ilvl w:val="0"/>
          <w:numId w:val="580"/>
        </w:numPr>
        <w:rPr>
          <w:rFonts w:ascii="Aptos" w:eastAsia="Aptos" w:hAnsi="Aptos" w:cs="Aptos"/>
        </w:rPr>
      </w:pPr>
      <w:r w:rsidRPr="00145BEC">
        <w:rPr>
          <w:rFonts w:ascii="Aptos" w:eastAsia="Aptos" w:hAnsi="Aptos" w:cs="Aptos"/>
        </w:rPr>
        <w:t>Determine if content can be reused from V1 (Reused Content), reused from V1 with edits (Revised Content) or new content that needs to be written from Scratch (New Content).</w:t>
      </w:r>
    </w:p>
    <w:p w14:paraId="527F15A4" w14:textId="5B4D334C" w:rsidR="007716B7" w:rsidRPr="00145BEC" w:rsidRDefault="2733BE28" w:rsidP="007716B7">
      <w:pPr>
        <w:pStyle w:val="ListParagraph"/>
        <w:numPr>
          <w:ilvl w:val="0"/>
          <w:numId w:val="582"/>
        </w:numPr>
      </w:pPr>
      <w:r>
        <w:t xml:space="preserve">The Learning Goal will remain the same each time it is referenced throughout a lesson. Each lesson will have its own Learning Goal. </w:t>
      </w:r>
    </w:p>
    <w:p w14:paraId="64CEB44D" w14:textId="73D26957" w:rsidR="007716B7" w:rsidRPr="00145BEC" w:rsidRDefault="007716B7" w:rsidP="007716B7">
      <w:pPr>
        <w:pStyle w:val="ListParagraph"/>
        <w:numPr>
          <w:ilvl w:val="0"/>
          <w:numId w:val="582"/>
        </w:numPr>
        <w:rPr>
          <w:color w:val="747474" w:themeColor="background2" w:themeShade="80"/>
        </w:rPr>
      </w:pPr>
      <w:r w:rsidRPr="00145BEC">
        <w:rPr>
          <w:color w:val="000000" w:themeColor="text1"/>
        </w:rPr>
        <w:lastRenderedPageBreak/>
        <w:t xml:space="preserve">The Learning Goal will either be reused from a source lesson in NLv1, or in cases where the lesson has been revised or is entirely new, you will need to reference the </w:t>
      </w:r>
      <w:r w:rsidR="00E818F9">
        <w:rPr>
          <w:rStyle w:val="normaltextrun"/>
          <w:rFonts w:ascii="Aptos" w:hAnsi="Aptos"/>
          <w:color w:val="002060"/>
          <w:shd w:val="clear" w:color="auto" w:fill="FFFFFF"/>
        </w:rPr>
        <w:t>correct grade level New &amp; Revised Lesson Notes</w:t>
      </w:r>
      <w:r w:rsidRPr="00145BEC">
        <w:rPr>
          <w:color w:val="002060"/>
        </w:rPr>
        <w:t xml:space="preserve"> </w:t>
      </w:r>
      <w:r w:rsidR="00E818F9">
        <w:rPr>
          <w:color w:val="002060"/>
        </w:rPr>
        <w:t xml:space="preserve">in the </w:t>
      </w:r>
      <w:hyperlink r:id="rId123" w:history="1">
        <w:r w:rsidR="00E818F9" w:rsidRPr="00E818F9">
          <w:rPr>
            <w:rStyle w:val="Hyperlink"/>
          </w:rPr>
          <w:t>TOC Box Folder.</w:t>
        </w:r>
      </w:hyperlink>
      <w:r w:rsidR="00E818F9">
        <w:rPr>
          <w:color w:val="002060"/>
        </w:rPr>
        <w:t xml:space="preserve"> </w:t>
      </w:r>
    </w:p>
    <w:p w14:paraId="74279BD1" w14:textId="08832F91" w:rsidR="007716B7" w:rsidRPr="00623A37" w:rsidRDefault="2733BE28" w:rsidP="2733BE28">
      <w:pPr>
        <w:pStyle w:val="ListParagraph"/>
        <w:numPr>
          <w:ilvl w:val="0"/>
          <w:numId w:val="582"/>
        </w:numPr>
        <w:rPr>
          <w:color w:val="747474" w:themeColor="background2" w:themeShade="80"/>
        </w:rPr>
      </w:pPr>
      <w:r w:rsidRPr="2733BE28">
        <w:t>To determine whether or not the L</w:t>
      </w:r>
      <w:r>
        <w:t xml:space="preserve">earning Goal is coming from a source lesson in NLV1 or the LXDV notes, refer to the specific grade level Table of Contents (Excel Sheet) within the </w:t>
      </w:r>
      <w:hyperlink r:id="rId124">
        <w:r w:rsidRPr="2733BE28">
          <w:rPr>
            <w:rStyle w:val="Hyperlink"/>
          </w:rPr>
          <w:t>TOC Box Folder</w:t>
        </w:r>
      </w:hyperlink>
      <w:r w:rsidRPr="2733BE28">
        <w:rPr>
          <w:color w:val="747474" w:themeColor="background2" w:themeShade="80"/>
        </w:rPr>
        <w:t xml:space="preserve">. </w:t>
      </w:r>
    </w:p>
    <w:p w14:paraId="3906637C" w14:textId="6221BB2C" w:rsidR="007716B7" w:rsidRPr="004E79E2" w:rsidRDefault="007716B7" w:rsidP="004E79E2">
      <w:pPr>
        <w:pStyle w:val="ListParagraph"/>
        <w:numPr>
          <w:ilvl w:val="0"/>
          <w:numId w:val="580"/>
        </w:numPr>
        <w:rPr>
          <w:rFonts w:ascii="Aptos" w:eastAsia="Aptos" w:hAnsi="Aptos" w:cs="Aptos"/>
        </w:rPr>
      </w:pPr>
      <w:r w:rsidRPr="004E79E2">
        <w:rPr>
          <w:rFonts w:ascii="Aptos" w:eastAsia="Aptos" w:hAnsi="Aptos" w:cs="Aptos"/>
        </w:rPr>
        <w:t>Steps for Reused Content</w:t>
      </w:r>
    </w:p>
    <w:p w14:paraId="45236583" w14:textId="3D98D76B" w:rsidR="007716B7" w:rsidRPr="00145BEC" w:rsidRDefault="2733BE28" w:rsidP="007716B7">
      <w:pPr>
        <w:pStyle w:val="ListParagraph"/>
        <w:numPr>
          <w:ilvl w:val="1"/>
          <w:numId w:val="580"/>
        </w:numPr>
        <w:rPr>
          <w:color w:val="747474" w:themeColor="background2" w:themeShade="80"/>
        </w:rPr>
      </w:pPr>
      <w:r>
        <w:t xml:space="preserve">Refer to the specific grade level </w:t>
      </w:r>
      <w:r w:rsidRPr="2733BE28">
        <w:rPr>
          <w:color w:val="002060"/>
        </w:rPr>
        <w:t xml:space="preserve">Table of Contents </w:t>
      </w:r>
      <w:r>
        <w:t xml:space="preserve">within the </w:t>
      </w:r>
      <w:hyperlink r:id="rId125">
        <w:r w:rsidRPr="2733BE28">
          <w:rPr>
            <w:rStyle w:val="Hyperlink"/>
          </w:rPr>
          <w:t>TOC Box Folder</w:t>
        </w:r>
      </w:hyperlink>
      <w:r>
        <w:t xml:space="preserve"> and find Column D. If a lesson is marked as PU, it is considered a “pick-up,” and the  Learning Goal can be found directly in the source lesson of the NLV1 Teacher Edition:</w:t>
      </w:r>
    </w:p>
    <w:p w14:paraId="79FA27C8" w14:textId="77777777" w:rsidR="007716B7" w:rsidRPr="00145BEC" w:rsidRDefault="007716B7" w:rsidP="007716B7">
      <w:pPr>
        <w:pStyle w:val="ListParagraph"/>
        <w:numPr>
          <w:ilvl w:val="2"/>
          <w:numId w:val="580"/>
        </w:numPr>
        <w:rPr>
          <w:color w:val="747474" w:themeColor="background2" w:themeShade="80"/>
        </w:rPr>
      </w:pPr>
      <w:r w:rsidRPr="00145BEC">
        <w:t>Open the corresponding source lesson in the Teacher Edition.</w:t>
      </w:r>
    </w:p>
    <w:p w14:paraId="0CD511A8" w14:textId="77777777" w:rsidR="007716B7" w:rsidRPr="00145BEC" w:rsidRDefault="007716B7" w:rsidP="007716B7">
      <w:pPr>
        <w:pStyle w:val="ListParagraph"/>
        <w:numPr>
          <w:ilvl w:val="2"/>
          <w:numId w:val="580"/>
        </w:numPr>
      </w:pPr>
      <w:r w:rsidRPr="00145BEC">
        <w:t>Locate the Lesson Opener page (A page)</w:t>
      </w:r>
    </w:p>
    <w:p w14:paraId="65130005" w14:textId="77777777" w:rsidR="007716B7" w:rsidRPr="00145BEC" w:rsidRDefault="2733BE28" w:rsidP="007716B7">
      <w:pPr>
        <w:pStyle w:val="ListParagraph"/>
        <w:numPr>
          <w:ilvl w:val="2"/>
          <w:numId w:val="580"/>
        </w:numPr>
      </w:pPr>
      <w:r>
        <w:t xml:space="preserve">Locate and copy the content from under </w:t>
      </w:r>
      <w:r w:rsidRPr="2733BE28">
        <w:rPr>
          <w:b/>
          <w:bCs/>
        </w:rPr>
        <w:t>Lesson Focus and Coherence</w:t>
      </w:r>
    </w:p>
    <w:p w14:paraId="1E4ACC46" w14:textId="77777777" w:rsidR="007716B7" w:rsidRPr="00B31087" w:rsidRDefault="2733BE28" w:rsidP="007716B7">
      <w:pPr>
        <w:pStyle w:val="ListParagraph"/>
        <w:numPr>
          <w:ilvl w:val="0"/>
          <w:numId w:val="583"/>
        </w:numPr>
        <w:rPr>
          <w:u w:val="single"/>
        </w:rPr>
      </w:pPr>
      <w:r w:rsidRPr="2733BE28">
        <w:rPr>
          <w:b/>
          <w:bCs/>
          <w:u w:val="single"/>
        </w:rPr>
        <w:t>Finding and Placing the Learning Goal:</w:t>
      </w:r>
    </w:p>
    <w:p w14:paraId="368B5D2A" w14:textId="2025AC1A" w:rsidR="007716B7" w:rsidRDefault="2733BE28" w:rsidP="007716B7">
      <w:pPr>
        <w:pStyle w:val="ListParagraph"/>
        <w:numPr>
          <w:ilvl w:val="0"/>
          <w:numId w:val="584"/>
        </w:numPr>
      </w:pPr>
      <w:r>
        <w:t xml:space="preserve"> In the </w:t>
      </w:r>
      <w:r w:rsidRPr="2733BE28">
        <w:rPr>
          <w:b/>
          <w:bCs/>
        </w:rPr>
        <w:t>Lesson Focus and Coherence</w:t>
      </w:r>
      <w:r>
        <w:t xml:space="preserve"> section of the source lesson’s A page, copy the I Can Objective. Determine if the language in the I Can objective is appropriate for the grade level. If so, copy it. If not, revise it so that the language is student-friendly.</w:t>
      </w:r>
    </w:p>
    <w:p w14:paraId="1B81F5E4" w14:textId="6A687CFB" w:rsidR="007716B7" w:rsidRDefault="2733BE28" w:rsidP="007716B7">
      <w:pPr>
        <w:pStyle w:val="ListParagraph"/>
        <w:numPr>
          <w:ilvl w:val="0"/>
          <w:numId w:val="584"/>
        </w:numPr>
      </w:pPr>
      <w:r>
        <w:t xml:space="preserve">Once copied, go back to the EMM and scroll down near the bottom of the </w:t>
      </w:r>
      <w:r w:rsidRPr="2733BE28">
        <w:rPr>
          <w:b/>
          <w:bCs/>
        </w:rPr>
        <w:t xml:space="preserve">Before You Teach </w:t>
      </w:r>
      <w:r>
        <w:t xml:space="preserve">section and paste the I Can Objective from the source lesson into the Learning Goal box on the EMM. </w:t>
      </w:r>
    </w:p>
    <w:p w14:paraId="49E2F822" w14:textId="5714AF74" w:rsidR="007716B7" w:rsidRDefault="23D95DF5" w:rsidP="007716B7">
      <w:pPr>
        <w:pStyle w:val="ListParagraph"/>
        <w:numPr>
          <w:ilvl w:val="0"/>
          <w:numId w:val="584"/>
        </w:numPr>
        <w:spacing w:line="259" w:lineRule="auto"/>
      </w:pPr>
      <w:r>
        <w:t xml:space="preserve">Scroll down to the first blue </w:t>
      </w:r>
      <w:r w:rsidRPr="23D95DF5">
        <w:rPr>
          <w:b/>
          <w:bCs/>
        </w:rPr>
        <w:t>Get Ready (Set Learning Goals)</w:t>
      </w:r>
      <w:r>
        <w:t xml:space="preserve"> section of the EMM. This section consists of both digital and print Student Content, as well as TE Teacher Notes for both Classcraft and Print.</w:t>
      </w:r>
    </w:p>
    <w:p w14:paraId="6B543E56" w14:textId="772CAA36" w:rsidR="23D95DF5" w:rsidRDefault="20C61E1C" w:rsidP="23D95DF5">
      <w:pPr>
        <w:pStyle w:val="ListParagraph"/>
        <w:numPr>
          <w:ilvl w:val="0"/>
          <w:numId w:val="584"/>
        </w:numPr>
        <w:spacing w:line="259" w:lineRule="auto"/>
      </w:pPr>
      <w:r>
        <w:t>Separate platforms are being used depending on grade band to author the digital content:</w:t>
      </w:r>
    </w:p>
    <w:tbl>
      <w:tblPr>
        <w:tblStyle w:val="TableGrid"/>
        <w:tblW w:w="9270" w:type="dxa"/>
        <w:tblInd w:w="810" w:type="dxa"/>
        <w:tblLook w:val="04A0" w:firstRow="1" w:lastRow="0" w:firstColumn="1" w:lastColumn="0" w:noHBand="0" w:noVBand="1"/>
      </w:tblPr>
      <w:tblGrid>
        <w:gridCol w:w="9270"/>
      </w:tblGrid>
      <w:tr w:rsidR="23D95DF5" w14:paraId="7D925A53" w14:textId="77777777" w:rsidTr="282B746D">
        <w:trPr>
          <w:trHeight w:val="300"/>
        </w:trPr>
        <w:tc>
          <w:tcPr>
            <w:tcW w:w="9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5C9EB" w:themeFill="text2" w:themeFillTint="40"/>
            <w:tcMar>
              <w:left w:w="108" w:type="dxa"/>
              <w:right w:w="108" w:type="dxa"/>
            </w:tcMar>
          </w:tcPr>
          <w:p w14:paraId="0E735D17" w14:textId="5CCEE3C3" w:rsidR="23D95DF5" w:rsidRDefault="20C61E1C" w:rsidP="23D95DF5">
            <w:pPr>
              <w:spacing w:after="160" w:line="257" w:lineRule="auto"/>
              <w:jc w:val="center"/>
            </w:pPr>
            <w:r w:rsidRPr="20C61E1C">
              <w:rPr>
                <w:rFonts w:ascii="Aptos" w:eastAsia="Aptos" w:hAnsi="Aptos" w:cs="Aptos"/>
                <w:b/>
                <w:bCs/>
                <w:color w:val="000000" w:themeColor="text1"/>
                <w:sz w:val="24"/>
                <w:szCs w:val="24"/>
              </w:rPr>
              <w:t>Grade Level Considerations</w:t>
            </w:r>
          </w:p>
        </w:tc>
      </w:tr>
      <w:tr w:rsidR="23D95DF5" w14:paraId="2A6D9608" w14:textId="77777777" w:rsidTr="282B746D">
        <w:trPr>
          <w:trHeight w:val="315"/>
        </w:trPr>
        <w:tc>
          <w:tcPr>
            <w:tcW w:w="9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9F7" w:themeFill="text2" w:themeFillTint="1A"/>
            <w:tcMar>
              <w:left w:w="108" w:type="dxa"/>
              <w:right w:w="108" w:type="dxa"/>
            </w:tcMar>
          </w:tcPr>
          <w:p w14:paraId="6B1A54E3" w14:textId="0E43AFC0" w:rsidR="23D95DF5" w:rsidRDefault="282B746D" w:rsidP="23D95DF5">
            <w:pPr>
              <w:spacing w:after="160" w:line="257" w:lineRule="auto"/>
              <w:jc w:val="center"/>
            </w:pPr>
            <w:r w:rsidRPr="282B746D">
              <w:rPr>
                <w:rFonts w:ascii="Aptos" w:eastAsia="Aptos" w:hAnsi="Aptos" w:cs="Aptos"/>
                <w:b/>
                <w:bCs/>
                <w:color w:val="000000" w:themeColor="text1"/>
              </w:rPr>
              <w:t>GK-A1</w:t>
            </w:r>
          </w:p>
        </w:tc>
      </w:tr>
      <w:tr w:rsidR="23D95DF5" w14:paraId="730AAF16" w14:textId="77777777" w:rsidTr="282B746D">
        <w:trPr>
          <w:trHeight w:val="1650"/>
        </w:trPr>
        <w:tc>
          <w:tcPr>
            <w:tcW w:w="91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6DC842" w14:textId="6391F102" w:rsidR="23D95DF5" w:rsidRDefault="23D95DF5" w:rsidP="23D95DF5">
            <w:pPr>
              <w:spacing w:after="160" w:line="257" w:lineRule="auto"/>
            </w:pPr>
            <w:r w:rsidRPr="23D95DF5">
              <w:rPr>
                <w:rFonts w:ascii="Aptos" w:eastAsia="Aptos" w:hAnsi="Aptos" w:cs="Aptos"/>
                <w:color w:val="000000" w:themeColor="text1"/>
              </w:rPr>
              <w:t xml:space="preserve">Digital student content is authored using the Plankton platform. </w:t>
            </w:r>
          </w:p>
          <w:p w14:paraId="55147985" w14:textId="0D07E719" w:rsidR="23D95DF5" w:rsidRDefault="23D95DF5" w:rsidP="23D95DF5">
            <w:pPr>
              <w:spacing w:after="160" w:line="257" w:lineRule="auto"/>
              <w:rPr>
                <w:rFonts w:ascii="Aptos" w:eastAsia="Aptos" w:hAnsi="Aptos" w:cs="Aptos"/>
                <w:color w:val="000000" w:themeColor="text1"/>
              </w:rPr>
            </w:pPr>
          </w:p>
          <w:p w14:paraId="72B5AFE7" w14:textId="48902122" w:rsidR="23D95DF5" w:rsidRDefault="282B746D" w:rsidP="23D95DF5">
            <w:pPr>
              <w:spacing w:after="160" w:line="257" w:lineRule="auto"/>
              <w:rPr>
                <w:rFonts w:ascii="Aptos" w:eastAsia="Aptos" w:hAnsi="Aptos" w:cs="Aptos"/>
                <w:color w:val="000000" w:themeColor="text1"/>
              </w:rPr>
            </w:pPr>
            <w:r w:rsidRPr="282B746D">
              <w:rPr>
                <w:rFonts w:ascii="Aptos" w:eastAsia="Aptos" w:hAnsi="Aptos" w:cs="Aptos"/>
                <w:color w:val="000000" w:themeColor="text1"/>
              </w:rPr>
              <w:t xml:space="preserve">All static and interactive content is referred to as </w:t>
            </w:r>
            <w:r w:rsidRPr="282B746D">
              <w:rPr>
                <w:rFonts w:ascii="Aptos" w:eastAsia="Aptos" w:hAnsi="Aptos" w:cs="Aptos"/>
                <w:b/>
                <w:bCs/>
                <w:color w:val="000000" w:themeColor="text1"/>
              </w:rPr>
              <w:t>block types</w:t>
            </w:r>
            <w:ins w:id="34" w:author="Denise Mills" w:date="2024-08-02T21:55:00Z">
              <w:r w:rsidRPr="282B746D">
                <w:rPr>
                  <w:rFonts w:ascii="Aptos" w:eastAsia="Aptos" w:hAnsi="Aptos" w:cs="Aptos"/>
                  <w:b/>
                  <w:bCs/>
                  <w:color w:val="000000" w:themeColor="text1"/>
                </w:rPr>
                <w:t>/patterns</w:t>
              </w:r>
            </w:ins>
            <w:r w:rsidRPr="282B746D">
              <w:rPr>
                <w:rFonts w:ascii="Aptos" w:eastAsia="Aptos" w:hAnsi="Aptos" w:cs="Aptos"/>
                <w:b/>
                <w:bCs/>
                <w:color w:val="000000" w:themeColor="text1"/>
              </w:rPr>
              <w:t>.</w:t>
            </w:r>
          </w:p>
        </w:tc>
      </w:tr>
    </w:tbl>
    <w:p w14:paraId="78B1CFAD" w14:textId="5A5A42BE" w:rsidR="23D95DF5" w:rsidRDefault="23D95DF5" w:rsidP="23D95DF5">
      <w:pPr>
        <w:spacing w:line="259" w:lineRule="auto"/>
      </w:pPr>
    </w:p>
    <w:p w14:paraId="64651C37" w14:textId="77777777" w:rsidR="004E79E2" w:rsidRDefault="004E79E2" w:rsidP="004E79E2">
      <w:pPr>
        <w:pStyle w:val="ListParagraph"/>
        <w:numPr>
          <w:ilvl w:val="1"/>
          <w:numId w:val="584"/>
        </w:numPr>
        <w:spacing w:line="259" w:lineRule="auto"/>
        <w:rPr>
          <w:b/>
          <w:bCs/>
        </w:rPr>
      </w:pPr>
      <w:r w:rsidRPr="0C807E85">
        <w:rPr>
          <w:b/>
          <w:bCs/>
        </w:rPr>
        <w:t>Student Content Row 1:</w:t>
      </w:r>
    </w:p>
    <w:p w14:paraId="15F8489E" w14:textId="7298C5CF" w:rsidR="004E79E2" w:rsidRDefault="282B746D" w:rsidP="004E79E2">
      <w:pPr>
        <w:pStyle w:val="ListParagraph"/>
        <w:numPr>
          <w:ilvl w:val="2"/>
          <w:numId w:val="584"/>
        </w:numPr>
        <w:spacing w:line="259" w:lineRule="auto"/>
      </w:pPr>
      <w:r>
        <w:t>For digital authoring: The Plankton Block Type (Grades K–</w:t>
      </w:r>
      <w:r w:rsidRPr="282B746D">
        <w:rPr>
          <w:highlight w:val="yellow"/>
        </w:rPr>
        <w:t>A1</w:t>
      </w:r>
      <w:r>
        <w:t xml:space="preserve">) for the first row of the table will always be Text/Paragraph. You can paste the Learning Goal under Student Content in the top row. </w:t>
      </w:r>
    </w:p>
    <w:p w14:paraId="710698AE" w14:textId="77777777" w:rsidR="004E79E2" w:rsidRDefault="004E79E2" w:rsidP="004E79E2">
      <w:pPr>
        <w:pStyle w:val="ListParagraph"/>
        <w:numPr>
          <w:ilvl w:val="2"/>
          <w:numId w:val="584"/>
        </w:numPr>
        <w:spacing w:line="259" w:lineRule="auto"/>
      </w:pPr>
      <w:r>
        <w:t>For print authoring: any black text will be student facing and will need to be placed in print.</w:t>
      </w:r>
    </w:p>
    <w:p w14:paraId="251C4FC3" w14:textId="77777777" w:rsidR="004E79E2" w:rsidRDefault="004E79E2" w:rsidP="004E79E2">
      <w:pPr>
        <w:pStyle w:val="ListParagraph"/>
        <w:numPr>
          <w:ilvl w:val="1"/>
          <w:numId w:val="584"/>
        </w:numPr>
        <w:spacing w:line="259" w:lineRule="auto"/>
        <w:rPr>
          <w:b/>
          <w:bCs/>
        </w:rPr>
      </w:pPr>
      <w:r w:rsidRPr="0C807E85">
        <w:rPr>
          <w:b/>
          <w:bCs/>
        </w:rPr>
        <w:t>Student Content Row 2:</w:t>
      </w:r>
    </w:p>
    <w:p w14:paraId="689E66B7" w14:textId="47970EEB" w:rsidR="004E79E2" w:rsidRDefault="20C61E1C" w:rsidP="004E79E2">
      <w:pPr>
        <w:pStyle w:val="ListParagraph"/>
        <w:numPr>
          <w:ilvl w:val="2"/>
          <w:numId w:val="584"/>
        </w:numPr>
        <w:spacing w:line="259" w:lineRule="auto"/>
      </w:pPr>
      <w:r>
        <w:t>For digital authoring: The Plankton Block Type (Grades K-2) for the second row will be Multiple Choice.</w:t>
      </w:r>
    </w:p>
    <w:p w14:paraId="79162774" w14:textId="5F59E582" w:rsidR="004E79E2" w:rsidRDefault="282B746D" w:rsidP="004E79E2">
      <w:pPr>
        <w:pStyle w:val="ListParagraph"/>
        <w:numPr>
          <w:ilvl w:val="2"/>
          <w:numId w:val="584"/>
        </w:numPr>
        <w:spacing w:line="259" w:lineRule="auto"/>
      </w:pPr>
      <w:r>
        <w:lastRenderedPageBreak/>
        <w:t>The pattern (</w:t>
      </w:r>
      <w:r w:rsidRPr="282B746D">
        <w:rPr>
          <w:highlight w:val="yellow"/>
        </w:rPr>
        <w:t>Grades 3-A1</w:t>
      </w:r>
      <w:r>
        <w:t xml:space="preserve">) for the second row will always be Drawing Interaction with a global image set as the background for students to use to assess themselves. </w:t>
      </w:r>
    </w:p>
    <w:p w14:paraId="4A2CABC1" w14:textId="13BB7D84" w:rsidR="004E79E2" w:rsidRDefault="282B746D" w:rsidP="004E79E2">
      <w:pPr>
        <w:pStyle w:val="ListParagraph"/>
        <w:numPr>
          <w:ilvl w:val="2"/>
          <w:numId w:val="584"/>
        </w:numPr>
        <w:spacing w:line="259" w:lineRule="auto"/>
      </w:pPr>
      <w:r>
        <w:t>The text in gray pertains to the Plankton patterns and is boilerplate for the Learning Goal section.</w:t>
      </w:r>
    </w:p>
    <w:p w14:paraId="4D1F6241" w14:textId="3CB96281" w:rsidR="2733BE28" w:rsidRDefault="53F2177B" w:rsidP="2733BE28">
      <w:pPr>
        <w:pStyle w:val="ListParagraph"/>
        <w:numPr>
          <w:ilvl w:val="2"/>
          <w:numId w:val="584"/>
        </w:numPr>
        <w:spacing w:line="259" w:lineRule="auto"/>
      </w:pPr>
      <w:r>
        <w:t xml:space="preserve">The text in black is student facing in both print and digital. The “I can” statement will change from lesson to lesson. The direction line will be boilerplate and varies between grade bands: </w:t>
      </w:r>
    </w:p>
    <w:p w14:paraId="102E4815" w14:textId="4F3051C3" w:rsidR="2733BE28" w:rsidRDefault="2733BE28" w:rsidP="23D95DF5">
      <w:pPr>
        <w:spacing w:line="259" w:lineRule="auto"/>
      </w:pPr>
    </w:p>
    <w:tbl>
      <w:tblPr>
        <w:tblStyle w:val="TableGrid"/>
        <w:tblW w:w="0" w:type="auto"/>
        <w:tblInd w:w="810" w:type="dxa"/>
        <w:tblLook w:val="04A0" w:firstRow="1" w:lastRow="0" w:firstColumn="1" w:lastColumn="0" w:noHBand="0" w:noVBand="1"/>
      </w:tblPr>
      <w:tblGrid>
        <w:gridCol w:w="4593"/>
        <w:gridCol w:w="4657"/>
      </w:tblGrid>
      <w:tr w:rsidR="23D95DF5" w14:paraId="715869F9" w14:textId="77777777" w:rsidTr="282B746D">
        <w:trPr>
          <w:trHeight w:val="300"/>
        </w:trPr>
        <w:tc>
          <w:tcPr>
            <w:tcW w:w="938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5C9EB" w:themeFill="text2" w:themeFillTint="40"/>
            <w:tcMar>
              <w:left w:w="108" w:type="dxa"/>
              <w:right w:w="108" w:type="dxa"/>
            </w:tcMar>
          </w:tcPr>
          <w:p w14:paraId="7A969872" w14:textId="6BD4D4A8" w:rsidR="23D95DF5" w:rsidRDefault="20C61E1C" w:rsidP="23D95DF5">
            <w:pPr>
              <w:spacing w:after="160" w:line="257" w:lineRule="auto"/>
              <w:jc w:val="center"/>
            </w:pPr>
            <w:r w:rsidRPr="20C61E1C">
              <w:rPr>
                <w:rFonts w:ascii="Aptos" w:eastAsia="Aptos" w:hAnsi="Aptos" w:cs="Aptos"/>
                <w:b/>
                <w:bCs/>
                <w:color w:val="000000" w:themeColor="text1"/>
                <w:sz w:val="24"/>
                <w:szCs w:val="24"/>
              </w:rPr>
              <w:t>Grade Level Considerations</w:t>
            </w:r>
          </w:p>
        </w:tc>
      </w:tr>
      <w:tr w:rsidR="23D95DF5" w14:paraId="646F5772" w14:textId="77777777" w:rsidTr="282B746D">
        <w:trPr>
          <w:trHeight w:val="315"/>
        </w:trPr>
        <w:tc>
          <w:tcPr>
            <w:tcW w:w="46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9F7" w:themeFill="text2" w:themeFillTint="1A"/>
            <w:tcMar>
              <w:left w:w="108" w:type="dxa"/>
              <w:right w:w="108" w:type="dxa"/>
            </w:tcMar>
          </w:tcPr>
          <w:p w14:paraId="370105E7" w14:textId="1C95CF97" w:rsidR="23D95DF5" w:rsidRDefault="23D95DF5" w:rsidP="23D95DF5">
            <w:pPr>
              <w:spacing w:after="160" w:line="257" w:lineRule="auto"/>
              <w:jc w:val="center"/>
            </w:pPr>
            <w:r w:rsidRPr="23D95DF5">
              <w:rPr>
                <w:rFonts w:ascii="Aptos" w:eastAsia="Aptos" w:hAnsi="Aptos" w:cs="Aptos"/>
                <w:b/>
                <w:bCs/>
                <w:color w:val="000000" w:themeColor="text1"/>
              </w:rPr>
              <w:t>GK-2</w:t>
            </w:r>
          </w:p>
        </w:tc>
        <w:tc>
          <w:tcPr>
            <w:tcW w:w="4722" w:type="dxa"/>
            <w:tcBorders>
              <w:top w:val="nil"/>
              <w:left w:val="single" w:sz="8" w:space="0" w:color="000000" w:themeColor="text1"/>
              <w:bottom w:val="single" w:sz="8" w:space="0" w:color="000000" w:themeColor="text1"/>
              <w:right w:val="single" w:sz="8" w:space="0" w:color="000000" w:themeColor="text1"/>
            </w:tcBorders>
            <w:shd w:val="clear" w:color="auto" w:fill="DAE9F7" w:themeFill="text2" w:themeFillTint="1A"/>
            <w:tcMar>
              <w:left w:w="108" w:type="dxa"/>
              <w:right w:w="108" w:type="dxa"/>
            </w:tcMar>
          </w:tcPr>
          <w:p w14:paraId="69ED4B38" w14:textId="246BF6F7" w:rsidR="23D95DF5" w:rsidRDefault="23D95DF5" w:rsidP="23D95DF5">
            <w:pPr>
              <w:spacing w:after="160" w:line="257" w:lineRule="auto"/>
              <w:jc w:val="center"/>
            </w:pPr>
            <w:r w:rsidRPr="23D95DF5">
              <w:rPr>
                <w:rFonts w:ascii="Aptos" w:eastAsia="Aptos" w:hAnsi="Aptos" w:cs="Aptos"/>
                <w:b/>
                <w:bCs/>
                <w:color w:val="000000" w:themeColor="text1"/>
              </w:rPr>
              <w:t>G3-A1</w:t>
            </w:r>
          </w:p>
        </w:tc>
      </w:tr>
      <w:tr w:rsidR="23D95DF5" w14:paraId="57108DEB" w14:textId="77777777" w:rsidTr="282B746D">
        <w:trPr>
          <w:trHeight w:val="630"/>
        </w:trPr>
        <w:tc>
          <w:tcPr>
            <w:tcW w:w="46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7656AEB" w14:textId="566D8C4F" w:rsidR="23D95DF5" w:rsidRDefault="23D95DF5">
            <w:r>
              <w:t>Choose how well you understand this learning goal:</w:t>
            </w:r>
          </w:p>
        </w:tc>
        <w:tc>
          <w:tcPr>
            <w:tcW w:w="47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B33B29" w14:textId="73E6CBB6" w:rsidR="23D95DF5" w:rsidRDefault="23D95DF5">
            <w:r>
              <w:t>Rate yourself on this learning goal:</w:t>
            </w:r>
          </w:p>
          <w:p w14:paraId="15ACE5AF" w14:textId="076F89B6" w:rsidR="23D95DF5" w:rsidRDefault="23D95DF5" w:rsidP="23D95DF5">
            <w:pPr>
              <w:spacing w:after="160" w:line="257" w:lineRule="auto"/>
              <w:rPr>
                <w:rFonts w:ascii="Aptos" w:eastAsia="Aptos" w:hAnsi="Aptos" w:cs="Aptos"/>
                <w:b/>
                <w:bCs/>
                <w:color w:val="000000" w:themeColor="text1"/>
              </w:rPr>
            </w:pPr>
          </w:p>
          <w:p w14:paraId="31E897E3" w14:textId="30AB4FA7" w:rsidR="23D95DF5" w:rsidRDefault="23D95DF5" w:rsidP="23D95DF5">
            <w:pPr>
              <w:spacing w:line="257" w:lineRule="auto"/>
              <w:rPr>
                <w:rFonts w:ascii="Aptos" w:eastAsia="Aptos" w:hAnsi="Aptos" w:cs="Aptos"/>
                <w:color w:val="000000" w:themeColor="text1"/>
              </w:rPr>
            </w:pPr>
          </w:p>
        </w:tc>
      </w:tr>
      <w:tr w:rsidR="23D95DF5" w14:paraId="617FC2B8" w14:textId="77777777" w:rsidTr="282B746D">
        <w:trPr>
          <w:trHeight w:val="1650"/>
        </w:trPr>
        <w:tc>
          <w:tcPr>
            <w:tcW w:w="46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2D39A9E" w14:textId="6918A1E8" w:rsidR="23D95DF5" w:rsidRDefault="282B746D" w:rsidP="23D95DF5">
            <w:r>
              <w:t xml:space="preserve">Students will use </w:t>
            </w:r>
            <w:r w:rsidRPr="282B746D">
              <w:rPr>
                <w:b/>
                <w:bCs/>
              </w:rPr>
              <w:t xml:space="preserve">multiple choice </w:t>
            </w:r>
            <w:r>
              <w:t>to select the image that represents how well they understand the learning goal.</w:t>
            </w:r>
          </w:p>
        </w:tc>
        <w:tc>
          <w:tcPr>
            <w:tcW w:w="47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CA9752" w14:textId="2D6CFB1F" w:rsidR="23D95DF5" w:rsidRDefault="282B746D" w:rsidP="23D95DF5">
            <w:r>
              <w:t xml:space="preserve">Students are given text set in the background of a </w:t>
            </w:r>
            <w:r w:rsidRPr="282B746D">
              <w:rPr>
                <w:b/>
                <w:bCs/>
              </w:rPr>
              <w:t>drawing interaction</w:t>
            </w:r>
            <w:r>
              <w:t xml:space="preserve"> and they are expected to fill in a circle to choose the statement that represents their understanding.</w:t>
            </w:r>
          </w:p>
        </w:tc>
      </w:tr>
    </w:tbl>
    <w:p w14:paraId="5CA377E8" w14:textId="218E430C" w:rsidR="53F2177B" w:rsidRDefault="53F2177B" w:rsidP="53F2177B">
      <w:pPr>
        <w:pStyle w:val="ListParagraph"/>
        <w:numPr>
          <w:ilvl w:val="2"/>
          <w:numId w:val="584"/>
        </w:numPr>
        <w:spacing w:line="259" w:lineRule="auto"/>
        <w:rPr>
          <w:highlight w:val="yellow"/>
        </w:rPr>
      </w:pPr>
      <w:r w:rsidRPr="53F2177B">
        <w:rPr>
          <w:highlight w:val="yellow"/>
        </w:rPr>
        <w:t xml:space="preserve">The format for how the content should appear in print will also appear in the first column on the left. For the learning goal, the </w:t>
      </w:r>
      <w:r w:rsidRPr="53F2177B">
        <w:rPr>
          <w:b/>
          <w:bCs/>
          <w:highlight w:val="yellow"/>
        </w:rPr>
        <w:t>digital</w:t>
      </w:r>
      <w:r w:rsidRPr="53F2177B">
        <w:rPr>
          <w:highlight w:val="yellow"/>
        </w:rPr>
        <w:t xml:space="preserve"> pattern will vary between the grade bands, but the way the content will appear in </w:t>
      </w:r>
      <w:r w:rsidRPr="53F2177B">
        <w:rPr>
          <w:b/>
          <w:bCs/>
          <w:highlight w:val="yellow"/>
        </w:rPr>
        <w:t>print</w:t>
      </w:r>
      <w:r w:rsidRPr="53F2177B">
        <w:rPr>
          <w:highlight w:val="yellow"/>
        </w:rPr>
        <w:t xml:space="preserve"> will be the same: </w:t>
      </w:r>
      <w:r w:rsidRPr="53F2177B">
        <w:rPr>
          <w:b/>
          <w:bCs/>
          <w:highlight w:val="yellow"/>
        </w:rPr>
        <w:t>multiple choice.</w:t>
      </w:r>
    </w:p>
    <w:p w14:paraId="439BC265" w14:textId="1E3A7F5E" w:rsidR="53F2177B" w:rsidRDefault="282B746D" w:rsidP="53F2177B">
      <w:pPr>
        <w:spacing w:line="259" w:lineRule="auto"/>
      </w:pPr>
      <w:r>
        <w:t xml:space="preserve">                      </w:t>
      </w:r>
      <w:r w:rsidR="53F2177B">
        <w:rPr>
          <w:noProof/>
        </w:rPr>
        <w:drawing>
          <wp:inline distT="0" distB="0" distL="0" distR="0" wp14:anchorId="1699C5E3" wp14:editId="60D14816">
            <wp:extent cx="5354814" cy="1936339"/>
            <wp:effectExtent l="0" t="0" r="0" b="0"/>
            <wp:docPr id="493414212" name="Picture 493414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6">
                      <a:extLst>
                        <a:ext uri="{28A0092B-C50C-407E-A947-70E740481C1C}">
                          <a14:useLocalDpi xmlns:a14="http://schemas.microsoft.com/office/drawing/2010/main" val="0"/>
                        </a:ext>
                      </a:extLst>
                    </a:blip>
                    <a:stretch>
                      <a:fillRect/>
                    </a:stretch>
                  </pic:blipFill>
                  <pic:spPr>
                    <a:xfrm>
                      <a:off x="0" y="0"/>
                      <a:ext cx="5354814" cy="1936339"/>
                    </a:xfrm>
                    <a:prstGeom prst="rect">
                      <a:avLst/>
                    </a:prstGeom>
                  </pic:spPr>
                </pic:pic>
              </a:graphicData>
            </a:graphic>
          </wp:inline>
        </w:drawing>
      </w:r>
    </w:p>
    <w:p w14:paraId="1E7CD92B" w14:textId="76655139" w:rsidR="004E79E2" w:rsidRPr="00AD0ABC" w:rsidRDefault="53F2177B" w:rsidP="53F2177B">
      <w:pPr>
        <w:pStyle w:val="ListParagraph"/>
        <w:numPr>
          <w:ilvl w:val="1"/>
          <w:numId w:val="584"/>
        </w:numPr>
        <w:spacing w:line="259" w:lineRule="auto"/>
        <w:rPr>
          <w:b/>
          <w:bCs/>
        </w:rPr>
      </w:pPr>
      <w:r w:rsidRPr="53F2177B">
        <w:rPr>
          <w:b/>
          <w:bCs/>
        </w:rPr>
        <w:t xml:space="preserve">Teacher Notes: </w:t>
      </w:r>
    </w:p>
    <w:p w14:paraId="36A402CA" w14:textId="44792F6F" w:rsidR="004E79E2" w:rsidRPr="00AD0ABC" w:rsidRDefault="2733BE28" w:rsidP="004E79E2">
      <w:pPr>
        <w:pStyle w:val="ListParagraph"/>
        <w:numPr>
          <w:ilvl w:val="2"/>
          <w:numId w:val="584"/>
        </w:numPr>
        <w:spacing w:line="259" w:lineRule="auto"/>
      </w:pPr>
      <w:r>
        <w:t>Text here should be boilerplate and is already placed in the EMM except for the #2:</w:t>
      </w:r>
    </w:p>
    <w:p w14:paraId="44D16F51" w14:textId="7A72BC41" w:rsidR="2733BE28" w:rsidRDefault="2733BE28" w:rsidP="2733BE28">
      <w:pPr>
        <w:pStyle w:val="ListParagraph"/>
        <w:numPr>
          <w:ilvl w:val="2"/>
          <w:numId w:val="584"/>
        </w:numPr>
        <w:spacing w:line="259" w:lineRule="auto"/>
      </w:pPr>
      <w:r>
        <w:t>To author #2, insert text that supports all learners with the language within the I Can statement</w:t>
      </w:r>
    </w:p>
    <w:p w14:paraId="5F496B79" w14:textId="127D3ADB" w:rsidR="2733BE28" w:rsidRDefault="2733BE28" w:rsidP="2733BE28">
      <w:pPr>
        <w:pStyle w:val="ListParagraph"/>
        <w:numPr>
          <w:ilvl w:val="3"/>
          <w:numId w:val="584"/>
        </w:numPr>
        <w:spacing w:line="259" w:lineRule="auto"/>
      </w:pPr>
      <w:r w:rsidRPr="2733BE28">
        <w:rPr>
          <w:b/>
          <w:bCs/>
        </w:rPr>
        <w:t>Example:</w:t>
      </w:r>
      <w:r>
        <w:t xml:space="preserve"> Clarify the meaning of </w:t>
      </w:r>
      <w:r w:rsidRPr="2733BE28">
        <w:rPr>
          <w:i/>
          <w:iCs/>
        </w:rPr>
        <w:t>[text]</w:t>
      </w:r>
      <w:r>
        <w:t xml:space="preserve"> and </w:t>
      </w:r>
      <w:r w:rsidRPr="2733BE28">
        <w:rPr>
          <w:i/>
          <w:iCs/>
        </w:rPr>
        <w:t>[text]</w:t>
      </w:r>
      <w:r>
        <w:t xml:space="preserve"> to help with student understanding.</w:t>
      </w:r>
    </w:p>
    <w:p w14:paraId="42D75F89" w14:textId="0744A5C7" w:rsidR="2733BE28" w:rsidRDefault="2733BE28" w:rsidP="2733BE28">
      <w:pPr>
        <w:pStyle w:val="ListParagraph"/>
        <w:numPr>
          <w:ilvl w:val="3"/>
          <w:numId w:val="584"/>
        </w:numPr>
        <w:spacing w:line="259" w:lineRule="auto"/>
      </w:pPr>
      <w:r w:rsidRPr="2733BE28">
        <w:lastRenderedPageBreak/>
        <w:t xml:space="preserve">In the brackets, include words from the I Can statement that students may need clarified before understanding what the I Can statement is expecting them to do. </w:t>
      </w:r>
    </w:p>
    <w:p w14:paraId="2D5DFE1C" w14:textId="7B20EF86" w:rsidR="004E79E2" w:rsidRDefault="23D95DF5" w:rsidP="004E79E2">
      <w:pPr>
        <w:pStyle w:val="ListParagraph"/>
        <w:numPr>
          <w:ilvl w:val="0"/>
          <w:numId w:val="584"/>
        </w:numPr>
        <w:spacing w:line="259" w:lineRule="auto"/>
      </w:pPr>
      <w:r>
        <w:t xml:space="preserve">Scroll down to the second blue </w:t>
      </w:r>
      <w:r w:rsidRPr="23D95DF5">
        <w:rPr>
          <w:b/>
          <w:bCs/>
        </w:rPr>
        <w:t>Assess (Learning Goal)</w:t>
      </w:r>
      <w:r>
        <w:t xml:space="preserve"> section of the EMM. This section is set up the same way as the </w:t>
      </w:r>
      <w:r w:rsidRPr="23D95DF5">
        <w:rPr>
          <w:b/>
          <w:bCs/>
        </w:rPr>
        <w:t>Get Ready</w:t>
      </w:r>
      <w:r>
        <w:t xml:space="preserve"> section above.</w:t>
      </w:r>
    </w:p>
    <w:p w14:paraId="09EA4979" w14:textId="77777777" w:rsidR="004E79E2" w:rsidRDefault="004E79E2" w:rsidP="004E79E2">
      <w:pPr>
        <w:pStyle w:val="ListParagraph"/>
        <w:numPr>
          <w:ilvl w:val="1"/>
          <w:numId w:val="584"/>
        </w:numPr>
        <w:rPr>
          <w:b/>
          <w:bCs/>
        </w:rPr>
      </w:pPr>
      <w:r w:rsidRPr="0C807E85">
        <w:rPr>
          <w:b/>
          <w:bCs/>
        </w:rPr>
        <w:t>Student Content Row 1:</w:t>
      </w:r>
    </w:p>
    <w:p w14:paraId="7C115D80" w14:textId="0B854FBD" w:rsidR="004E79E2" w:rsidRDefault="282B746D" w:rsidP="004E79E2">
      <w:pPr>
        <w:pStyle w:val="ListParagraph"/>
        <w:numPr>
          <w:ilvl w:val="2"/>
          <w:numId w:val="584"/>
        </w:numPr>
        <w:spacing w:line="259" w:lineRule="auto"/>
      </w:pPr>
      <w:r>
        <w:t xml:space="preserve">For digital authoring: the Plankton Block Type for the first row of the table will always be Text or Paragraph. You can paste the Learning Goal under Student Content in the top row. </w:t>
      </w:r>
    </w:p>
    <w:p w14:paraId="413D00B2" w14:textId="77777777" w:rsidR="004E79E2" w:rsidRDefault="004E79E2" w:rsidP="004E79E2">
      <w:pPr>
        <w:pStyle w:val="ListParagraph"/>
        <w:numPr>
          <w:ilvl w:val="2"/>
          <w:numId w:val="584"/>
        </w:numPr>
        <w:spacing w:line="259" w:lineRule="auto"/>
      </w:pPr>
      <w:r>
        <w:t>For print authoring: any black text will be student facing and will need to be placed in print.</w:t>
      </w:r>
    </w:p>
    <w:p w14:paraId="1E594EBB" w14:textId="77777777" w:rsidR="004E79E2" w:rsidRPr="004E79E2" w:rsidRDefault="23D95DF5" w:rsidP="004E79E2">
      <w:pPr>
        <w:pStyle w:val="ListParagraph"/>
        <w:numPr>
          <w:ilvl w:val="1"/>
          <w:numId w:val="584"/>
        </w:numPr>
        <w:spacing w:line="259" w:lineRule="auto"/>
        <w:rPr>
          <w:b/>
          <w:bCs/>
        </w:rPr>
      </w:pPr>
      <w:r w:rsidRPr="23D95DF5">
        <w:rPr>
          <w:b/>
          <w:bCs/>
        </w:rPr>
        <w:t>Student Content Row 2:</w:t>
      </w:r>
    </w:p>
    <w:p w14:paraId="175F075B" w14:textId="091E4951" w:rsidR="004E79E2" w:rsidRPr="004E79E2" w:rsidRDefault="20C61E1C" w:rsidP="23D95DF5">
      <w:pPr>
        <w:pStyle w:val="ListParagraph"/>
        <w:numPr>
          <w:ilvl w:val="2"/>
          <w:numId w:val="584"/>
        </w:numPr>
        <w:spacing w:line="259" w:lineRule="auto"/>
      </w:pPr>
      <w:r>
        <w:t>For digital authoring: The Plankton Block Type (Grades K-2) for the second row will be Multiple Choice.</w:t>
      </w:r>
    </w:p>
    <w:p w14:paraId="574DFD46" w14:textId="390EC681" w:rsidR="004E79E2" w:rsidRPr="004E79E2" w:rsidRDefault="282B746D" w:rsidP="23D95DF5">
      <w:pPr>
        <w:pStyle w:val="ListParagraph"/>
        <w:numPr>
          <w:ilvl w:val="2"/>
          <w:numId w:val="584"/>
        </w:numPr>
        <w:spacing w:line="259" w:lineRule="auto"/>
      </w:pPr>
      <w:r>
        <w:t>The pattern (Grades 3-A1) for the second row will always be Drawing Interaction with a global image set as the background for students to use to assess themselves. The text in gray pertains to the Plankton and is boilerplate for the Learning Goal section.</w:t>
      </w:r>
    </w:p>
    <w:p w14:paraId="7B5F464D" w14:textId="06A388E8" w:rsidR="004E79E2" w:rsidRPr="004E79E2" w:rsidRDefault="2733BE28" w:rsidP="004E79E2">
      <w:pPr>
        <w:pStyle w:val="ListParagraph"/>
        <w:numPr>
          <w:ilvl w:val="2"/>
          <w:numId w:val="584"/>
        </w:numPr>
        <w:spacing w:line="259" w:lineRule="auto"/>
      </w:pPr>
      <w:r>
        <w:t>For print authoring: any black text will be student facing and will need to be placed in print.</w:t>
      </w:r>
    </w:p>
    <w:p w14:paraId="447D00FA" w14:textId="77777777" w:rsidR="004E79E2" w:rsidRDefault="004E79E2" w:rsidP="004E79E2">
      <w:pPr>
        <w:pStyle w:val="ListParagraph"/>
        <w:numPr>
          <w:ilvl w:val="1"/>
          <w:numId w:val="584"/>
        </w:numPr>
        <w:spacing w:line="259" w:lineRule="auto"/>
      </w:pPr>
      <w:r w:rsidRPr="0C807E85">
        <w:rPr>
          <w:b/>
          <w:bCs/>
        </w:rPr>
        <w:t xml:space="preserve">Teacher Notes: </w:t>
      </w:r>
    </w:p>
    <w:p w14:paraId="0A9B5E3A" w14:textId="1F7CA763" w:rsidR="004E79E2" w:rsidRDefault="2733BE28" w:rsidP="004E79E2">
      <w:pPr>
        <w:pStyle w:val="ListParagraph"/>
        <w:numPr>
          <w:ilvl w:val="0"/>
          <w:numId w:val="585"/>
        </w:numPr>
        <w:spacing w:line="259" w:lineRule="auto"/>
      </w:pPr>
      <w:r>
        <w:t>Text here should be boilerplate and is already placed in the EMM. No changes are needed.</w:t>
      </w:r>
    </w:p>
    <w:p w14:paraId="057A7DAA" w14:textId="4BDC2211" w:rsidR="004E79E2" w:rsidRDefault="23D95DF5" w:rsidP="004E79E2">
      <w:pPr>
        <w:pStyle w:val="ListParagraph"/>
        <w:numPr>
          <w:ilvl w:val="0"/>
          <w:numId w:val="584"/>
        </w:numPr>
      </w:pPr>
      <w:r>
        <w:t xml:space="preserve">Refer to screenshots for where the content should be picked up from and placed by viewing the </w:t>
      </w:r>
      <w:hyperlink r:id="rId127">
        <w:r w:rsidRPr="23D95DF5">
          <w:rPr>
            <w:rStyle w:val="Hyperlink"/>
          </w:rPr>
          <w:t>POC Full v1 to v2 Side-by-Side Chart</w:t>
        </w:r>
      </w:hyperlink>
      <w:r>
        <w:t xml:space="preserve"> or </w:t>
      </w:r>
      <w:hyperlink r:id="rId128">
        <w:r w:rsidRPr="23D95DF5">
          <w:rPr>
            <w:rStyle w:val="Hyperlink"/>
          </w:rPr>
          <w:t xml:space="preserve">G4 12.1 v1 to EMM Side-by-Side Chart. </w:t>
        </w:r>
      </w:hyperlink>
      <w:r>
        <w:t xml:space="preserve"> </w:t>
      </w:r>
    </w:p>
    <w:p w14:paraId="78F211AD" w14:textId="07B74CEE" w:rsidR="004E79E2" w:rsidRPr="004E79E2" w:rsidRDefault="004E79E2" w:rsidP="004E79E2">
      <w:pPr>
        <w:pStyle w:val="ListParagraph"/>
        <w:numPr>
          <w:ilvl w:val="0"/>
          <w:numId w:val="580"/>
        </w:numPr>
        <w:rPr>
          <w:i/>
          <w:iCs/>
        </w:rPr>
      </w:pPr>
      <w:r w:rsidRPr="004E79E2">
        <w:rPr>
          <w:rFonts w:ascii="Aptos" w:eastAsia="Aptos" w:hAnsi="Aptos" w:cs="Aptos"/>
        </w:rPr>
        <w:t>Steps for Revised Content</w:t>
      </w:r>
      <w:r w:rsidRPr="004E79E2">
        <w:rPr>
          <w:i/>
          <w:iCs/>
        </w:rPr>
        <w:t xml:space="preserve"> </w:t>
      </w:r>
    </w:p>
    <w:p w14:paraId="799D0151" w14:textId="23DD12F6" w:rsidR="004E79E2" w:rsidRDefault="2733BE28" w:rsidP="004E79E2">
      <w:pPr>
        <w:pStyle w:val="ListParagraph"/>
        <w:numPr>
          <w:ilvl w:val="0"/>
          <w:numId w:val="588"/>
        </w:numPr>
        <w:rPr>
          <w:u w:val="single"/>
        </w:rPr>
      </w:pPr>
      <w:r w:rsidRPr="2733BE28">
        <w:rPr>
          <w:b/>
          <w:bCs/>
          <w:u w:val="single"/>
        </w:rPr>
        <w:t>Revising the Learning Goal:</w:t>
      </w:r>
      <w:r>
        <w:t xml:space="preserve"> </w:t>
      </w:r>
    </w:p>
    <w:p w14:paraId="174869DA" w14:textId="3D951072" w:rsidR="004E79E2" w:rsidRDefault="23D95DF5" w:rsidP="004E79E2">
      <w:pPr>
        <w:pStyle w:val="ListParagraph"/>
        <w:numPr>
          <w:ilvl w:val="0"/>
          <w:numId w:val="587"/>
        </w:numPr>
      </w:pPr>
      <w:r>
        <w:t xml:space="preserve">The Learning Goal has already been created for revised/new lessons. You can copy it directly from the </w:t>
      </w:r>
      <w:hyperlink r:id="rId129">
        <w:r w:rsidRPr="23D95DF5">
          <w:rPr>
            <w:rStyle w:val="normaltextrun"/>
            <w:rFonts w:ascii="Aptos" w:hAnsi="Aptos"/>
            <w:color w:val="51808D"/>
          </w:rPr>
          <w:t>New &amp; Revised Lesson Notes</w:t>
        </w:r>
      </w:hyperlink>
      <w:r>
        <w:t xml:space="preserve"> (</w:t>
      </w:r>
      <w:r w:rsidRPr="23D95DF5">
        <w:rPr>
          <w:i/>
          <w:iCs/>
        </w:rPr>
        <w:t>note: the Learning Goal is labeled as the “I Can” statement within the LXDV notes)</w:t>
      </w:r>
      <w:r>
        <w:t xml:space="preserve">. </w:t>
      </w:r>
    </w:p>
    <w:p w14:paraId="5011998D" w14:textId="17D3E33F" w:rsidR="004E79E2" w:rsidRDefault="23D95DF5" w:rsidP="004E79E2">
      <w:pPr>
        <w:pStyle w:val="ListParagraph"/>
        <w:numPr>
          <w:ilvl w:val="0"/>
          <w:numId w:val="589"/>
        </w:numPr>
      </w:pPr>
      <w:r>
        <w:t xml:space="preserve">Paste the I Can Statement copied from the LXDV notes into the Learning Goal box at the bottom of the </w:t>
      </w:r>
      <w:r w:rsidRPr="23D95DF5">
        <w:rPr>
          <w:b/>
          <w:bCs/>
        </w:rPr>
        <w:t xml:space="preserve">Before You Teach </w:t>
      </w:r>
      <w:r>
        <w:t>section on the EMM.</w:t>
      </w:r>
    </w:p>
    <w:p w14:paraId="4E3C8964" w14:textId="77777777" w:rsidR="004E79E2" w:rsidRDefault="004E79E2" w:rsidP="004E79E2">
      <w:pPr>
        <w:pStyle w:val="ListParagraph"/>
        <w:numPr>
          <w:ilvl w:val="0"/>
          <w:numId w:val="589"/>
        </w:numPr>
      </w:pPr>
      <w:r>
        <w:t xml:space="preserve">Scroll through the EMM to paste the same Learning Goal in both the </w:t>
      </w:r>
      <w:r w:rsidRPr="0C807E85">
        <w:rPr>
          <w:b/>
          <w:bCs/>
        </w:rPr>
        <w:t>Get Ready</w:t>
      </w:r>
      <w:r>
        <w:t xml:space="preserve"> (Set Learning Goals) and </w:t>
      </w:r>
      <w:r w:rsidRPr="0C807E85">
        <w:rPr>
          <w:b/>
          <w:bCs/>
        </w:rPr>
        <w:t>Assess</w:t>
      </w:r>
      <w:r>
        <w:t xml:space="preserve"> (Learning Goal) sections. </w:t>
      </w:r>
    </w:p>
    <w:p w14:paraId="036FB300" w14:textId="59F8DA0F" w:rsidR="004E79E2" w:rsidRDefault="282B746D">
      <w:pPr>
        <w:pStyle w:val="ListParagraph"/>
        <w:numPr>
          <w:ilvl w:val="1"/>
          <w:numId w:val="589"/>
        </w:numPr>
        <w:spacing w:line="259" w:lineRule="auto"/>
        <w:pPrChange w:id="35" w:author="Denise Mills" w:date="2024-08-02T21:49:00Z">
          <w:pPr>
            <w:pStyle w:val="ListParagraph"/>
            <w:numPr>
              <w:ilvl w:val="1"/>
              <w:numId w:val="589"/>
            </w:numPr>
            <w:ind w:left="2160" w:hanging="360"/>
          </w:pPr>
        </w:pPrChange>
      </w:pPr>
      <w:r>
        <w:t>Refer to content in Step 3 for filling out the Plankton Block Type/</w:t>
      </w:r>
      <w:del w:id="36" w:author="Denise Mills" w:date="2024-08-02T21:51:00Z">
        <w:r w:rsidR="004E79E2" w:rsidDel="282B746D">
          <w:delText xml:space="preserve">Habitat </w:delText>
        </w:r>
      </w:del>
      <w:r>
        <w:t xml:space="preserve">Pattern, Student Content, and Teacher Notes section of the EMM. You will place the revised content in the same way you placed reused content above. </w:t>
      </w:r>
    </w:p>
    <w:p w14:paraId="6F32A92A" w14:textId="40D52BAE" w:rsidR="004E79E2" w:rsidRPr="004E79E2" w:rsidRDefault="2733BE28" w:rsidP="004E79E2">
      <w:pPr>
        <w:pStyle w:val="ListParagraph"/>
        <w:numPr>
          <w:ilvl w:val="0"/>
          <w:numId w:val="580"/>
        </w:numPr>
        <w:rPr>
          <w:i/>
          <w:iCs/>
        </w:rPr>
      </w:pPr>
      <w:r w:rsidRPr="2733BE28">
        <w:rPr>
          <w:rFonts w:ascii="Aptos" w:eastAsia="Aptos" w:hAnsi="Aptos" w:cs="Aptos"/>
        </w:rPr>
        <w:t>Steps for New Content</w:t>
      </w:r>
    </w:p>
    <w:p w14:paraId="2043DA48" w14:textId="77777777" w:rsidR="00145BEC" w:rsidRDefault="00145BEC" w:rsidP="00145BEC">
      <w:pPr>
        <w:pStyle w:val="ListParagraph"/>
        <w:numPr>
          <w:ilvl w:val="0"/>
          <w:numId w:val="592"/>
        </w:numPr>
        <w:rPr>
          <w:i/>
          <w:iCs/>
          <w:u w:val="single"/>
        </w:rPr>
      </w:pPr>
      <w:r w:rsidRPr="13C7B44C">
        <w:rPr>
          <w:rFonts w:ascii="Aptos" w:eastAsia="Aptos" w:hAnsi="Aptos" w:cs="Aptos"/>
          <w:b/>
          <w:bCs/>
          <w:u w:val="single"/>
        </w:rPr>
        <w:t>Creating the Learning Goal:</w:t>
      </w:r>
    </w:p>
    <w:p w14:paraId="6619B2ED" w14:textId="3BAFEDFA" w:rsidR="00145BEC" w:rsidRDefault="5609DC12" w:rsidP="00145BEC">
      <w:pPr>
        <w:pStyle w:val="ListParagraph"/>
        <w:numPr>
          <w:ilvl w:val="0"/>
          <w:numId w:val="589"/>
        </w:numPr>
      </w:pPr>
      <w:r>
        <w:t xml:space="preserve">If for any reason the Learning Goal has NOT been provided in the </w:t>
      </w:r>
      <w:hyperlink r:id="rId130">
        <w:r w:rsidRPr="5609DC12">
          <w:rPr>
            <w:rStyle w:val="normaltextrun"/>
            <w:rFonts w:ascii="Aptos" w:hAnsi="Aptos"/>
            <w:color w:val="51808D"/>
          </w:rPr>
          <w:t>LXDV notes</w:t>
        </w:r>
      </w:hyperlink>
      <w:r>
        <w:t xml:space="preserve">, please review the content of the revisions in the LXDV notes as well as the source lesson listed in Column C in the </w:t>
      </w:r>
      <w:hyperlink r:id="rId131">
        <w:r w:rsidRPr="5609DC12">
          <w:rPr>
            <w:rStyle w:val="Hyperlink"/>
          </w:rPr>
          <w:t>Table of Contents</w:t>
        </w:r>
      </w:hyperlink>
      <w:r>
        <w:t xml:space="preserve"> (Excel Sheet)</w:t>
      </w:r>
      <w:r w:rsidRPr="5609DC12">
        <w:rPr>
          <w:color w:val="747474" w:themeColor="background2" w:themeShade="80"/>
        </w:rPr>
        <w:t xml:space="preserve"> </w:t>
      </w:r>
      <w:r>
        <w:t>and create a Learning Goal that aligns with the content.</w:t>
      </w:r>
    </w:p>
    <w:p w14:paraId="02F225D6" w14:textId="77777777" w:rsidR="00145BEC" w:rsidRDefault="00145BEC" w:rsidP="00145BEC"/>
    <w:p w14:paraId="1EA24043" w14:textId="77777777" w:rsidR="00145BEC" w:rsidRDefault="00145BEC" w:rsidP="00145BEC"/>
    <w:p w14:paraId="518802B0" w14:textId="77777777" w:rsidR="00145BEC" w:rsidRPr="00145BEC" w:rsidRDefault="00145BEC" w:rsidP="00145BEC">
      <w:pPr>
        <w:rPr>
          <w:rFonts w:ascii="Aptos" w:eastAsia="Aptos" w:hAnsi="Aptos" w:cs="Aptos"/>
          <w:color w:val="000000" w:themeColor="text1"/>
        </w:rPr>
      </w:pPr>
      <w:r w:rsidRPr="00145BEC">
        <w:rPr>
          <w:rFonts w:ascii="Aptos" w:eastAsia="Aptos" w:hAnsi="Aptos" w:cs="Aptos"/>
          <w:b/>
          <w:bCs/>
          <w:color w:val="000000" w:themeColor="text1"/>
        </w:rPr>
        <w:t>Resources:</w:t>
      </w:r>
      <w:r w:rsidRPr="00145BEC">
        <w:rPr>
          <w:rFonts w:ascii="Aptos" w:eastAsia="Aptos" w:hAnsi="Aptos" w:cs="Aptos"/>
          <w:color w:val="000000" w:themeColor="text1"/>
        </w:rPr>
        <w:t xml:space="preserve"> recap of links that were used throughout the above steps</w:t>
      </w:r>
    </w:p>
    <w:p w14:paraId="69DBFB31" w14:textId="3960D7DF" w:rsidR="00145BEC" w:rsidRPr="00145BEC" w:rsidRDefault="00000000" w:rsidP="00145BEC">
      <w:pPr>
        <w:pStyle w:val="ListParagraph"/>
        <w:numPr>
          <w:ilvl w:val="0"/>
          <w:numId w:val="591"/>
        </w:numPr>
        <w:rPr>
          <w:u w:val="single"/>
        </w:rPr>
      </w:pPr>
      <w:hyperlink r:id="rId132">
        <w:r w:rsidR="5609DC12" w:rsidRPr="5609DC12">
          <w:rPr>
            <w:rStyle w:val="Hyperlink"/>
          </w:rPr>
          <w:t>Table of Contents</w:t>
        </w:r>
      </w:hyperlink>
    </w:p>
    <w:p w14:paraId="4003957E" w14:textId="54C0F768" w:rsidR="00145BEC" w:rsidRPr="00145BEC" w:rsidRDefault="00000000" w:rsidP="00145BEC">
      <w:pPr>
        <w:pStyle w:val="ListParagraph"/>
        <w:numPr>
          <w:ilvl w:val="0"/>
          <w:numId w:val="591"/>
        </w:numPr>
      </w:pPr>
      <w:hyperlink r:id="rId133">
        <w:r w:rsidR="5609DC12" w:rsidRPr="5609DC12">
          <w:rPr>
            <w:rStyle w:val="Hyperlink"/>
          </w:rPr>
          <w:t>LXDV Notes</w:t>
        </w:r>
      </w:hyperlink>
    </w:p>
    <w:p w14:paraId="4034D24C" w14:textId="08129F2C" w:rsidR="00145BEC" w:rsidRPr="00145BEC" w:rsidRDefault="00000000" w:rsidP="00145BEC">
      <w:pPr>
        <w:pStyle w:val="ListParagraph"/>
        <w:numPr>
          <w:ilvl w:val="0"/>
          <w:numId w:val="591"/>
        </w:numPr>
      </w:pPr>
      <w:hyperlink r:id="rId134" w:history="1">
        <w:r w:rsidR="00145BEC" w:rsidRPr="00145BEC">
          <w:rPr>
            <w:rStyle w:val="Hyperlink"/>
            <w:rFonts w:eastAsia="Lato" w:cs="Lato"/>
          </w:rPr>
          <w:t>Side-by-Side in Chart</w:t>
        </w:r>
      </w:hyperlink>
    </w:p>
    <w:p w14:paraId="208EAEB2" w14:textId="77777777" w:rsidR="00145BEC" w:rsidRPr="00145BEC" w:rsidRDefault="00000000" w:rsidP="00145BEC">
      <w:pPr>
        <w:pStyle w:val="ListParagraph"/>
        <w:numPr>
          <w:ilvl w:val="0"/>
          <w:numId w:val="591"/>
        </w:numPr>
        <w:rPr>
          <w:u w:val="single"/>
        </w:rPr>
      </w:pPr>
      <w:hyperlink r:id="rId135" w:history="1">
        <w:r w:rsidR="00145BEC" w:rsidRPr="00145BEC">
          <w:rPr>
            <w:rStyle w:val="Hyperlink"/>
          </w:rPr>
          <w:t>ML Guidelines</w:t>
        </w:r>
      </w:hyperlink>
    </w:p>
    <w:p w14:paraId="1CD0A7FA" w14:textId="77777777" w:rsidR="00145BEC" w:rsidRPr="00571FBD" w:rsidRDefault="00145BEC" w:rsidP="00145BEC"/>
    <w:p w14:paraId="0BC8D5F9" w14:textId="77777777" w:rsidR="00145BEC" w:rsidRDefault="00145BEC" w:rsidP="00145BEC">
      <w:pPr>
        <w:rPr>
          <w:rStyle w:val="Heading4Char"/>
          <w:b/>
          <w:bCs/>
          <w:i w:val="0"/>
          <w:iCs w:val="0"/>
        </w:rPr>
      </w:pPr>
      <w:r>
        <w:rPr>
          <w:rStyle w:val="Heading4Char"/>
          <w:b/>
          <w:bCs/>
          <w:i w:val="0"/>
          <w:iCs w:val="0"/>
        </w:rPr>
        <w:br w:type="page"/>
      </w:r>
    </w:p>
    <w:p w14:paraId="7A56521C" w14:textId="70D05E9B" w:rsidR="025E3356" w:rsidRDefault="282B746D" w:rsidP="282B746D">
      <w:pPr>
        <w:pStyle w:val="Heading2"/>
        <w:rPr>
          <w:rStyle w:val="Heading4Char"/>
          <w:i w:val="0"/>
          <w:iCs w:val="0"/>
        </w:rPr>
      </w:pPr>
      <w:bookmarkStart w:id="37" w:name="_Toc166768175"/>
      <w:bookmarkStart w:id="38" w:name="_Toc329297227"/>
      <w:r w:rsidRPr="282B746D">
        <w:rPr>
          <w:rStyle w:val="Heading4Char"/>
          <w:i w:val="0"/>
          <w:iCs w:val="0"/>
        </w:rPr>
        <w:lastRenderedPageBreak/>
        <w:t>Spark Your Learning and Review Spark Your Learning</w:t>
      </w:r>
      <w:bookmarkEnd w:id="37"/>
      <w:bookmarkEnd w:id="38"/>
    </w:p>
    <w:p w14:paraId="25480BBA" w14:textId="1825F0E8" w:rsidR="23D95DF5" w:rsidRDefault="23D95DF5" w:rsidP="23D95DF5"/>
    <w:p w14:paraId="0638FAE2" w14:textId="45AC9508" w:rsidR="00B404AB" w:rsidRDefault="282B746D" w:rsidP="00B404AB">
      <w:pPr>
        <w:pStyle w:val="Heading3"/>
      </w:pPr>
      <w:bookmarkStart w:id="39" w:name="_Toc166058061"/>
      <w:bookmarkStart w:id="40" w:name="_Toc166768176"/>
      <w:bookmarkStart w:id="41" w:name="_Toc85238982"/>
      <w:r>
        <w:t>Step 1: Introducing the Spark Your Learning Components</w:t>
      </w:r>
      <w:bookmarkEnd w:id="39"/>
      <w:bookmarkEnd w:id="40"/>
      <w:bookmarkEnd w:id="41"/>
      <w:r>
        <w:t xml:space="preserve"> </w:t>
      </w:r>
    </w:p>
    <w:p w14:paraId="5261D452" w14:textId="4D0B613B" w:rsidR="00B404AB" w:rsidRPr="00F21DD6" w:rsidRDefault="00B404AB" w:rsidP="029E5F40">
      <w:r>
        <w:t xml:space="preserve">The Spark Your Learning sets up learning for the lesson. The objective of the Spark Your Learning item is to bridge mathematical content, elicit and address common errors, activate prior knowledge, and require student perseverance. </w:t>
      </w:r>
      <w:r w:rsidRPr="003B11DB">
        <w:rPr>
          <w:rFonts w:eastAsia="Times New Roman" w:cs="Calibri"/>
          <w:color w:val="000000"/>
          <w:kern w:val="0"/>
          <w14:ligatures w14:val="none"/>
        </w:rPr>
        <w:t>The SYL is focused on foundational prerequisite learning. We should not be introducing any new skills but rather the skills needed to support the introduction of the new skill.</w:t>
      </w:r>
      <w:r>
        <w:t xml:space="preserve"> Review the table below that shows the components of the SYL. </w:t>
      </w:r>
      <w:r w:rsidRPr="003B11DB">
        <w:rPr>
          <w:b/>
          <w:bCs/>
        </w:rPr>
        <w:t xml:space="preserve">Then move to step 2-6 for guidance on how to write each component. </w:t>
      </w:r>
    </w:p>
    <w:p w14:paraId="0E5964EC" w14:textId="7F11C5E1" w:rsidR="00B404AB" w:rsidRPr="00F21DD6" w:rsidRDefault="00B404AB" w:rsidP="003B11DB"/>
    <w:tbl>
      <w:tblPr>
        <w:tblStyle w:val="TableGrid"/>
        <w:tblW w:w="0" w:type="auto"/>
        <w:tblLayout w:type="fixed"/>
        <w:tblLook w:val="06A0" w:firstRow="1" w:lastRow="0" w:firstColumn="1" w:lastColumn="0" w:noHBand="1" w:noVBand="1"/>
      </w:tblPr>
      <w:tblGrid>
        <w:gridCol w:w="4242"/>
        <w:gridCol w:w="5118"/>
      </w:tblGrid>
      <w:tr w:rsidR="003B11DB" w14:paraId="66C535D2" w14:textId="77777777" w:rsidTr="3712CEA8">
        <w:trPr>
          <w:trHeight w:val="300"/>
        </w:trPr>
        <w:tc>
          <w:tcPr>
            <w:tcW w:w="4242" w:type="dxa"/>
            <w:tcBorders>
              <w:top w:val="single" w:sz="8" w:space="0" w:color="auto"/>
              <w:left w:val="single" w:sz="8" w:space="0" w:color="auto"/>
              <w:bottom w:val="single" w:sz="8" w:space="0" w:color="auto"/>
              <w:right w:val="single" w:sz="8" w:space="0" w:color="auto"/>
            </w:tcBorders>
            <w:tcMar>
              <w:left w:w="108" w:type="dxa"/>
              <w:right w:w="108" w:type="dxa"/>
            </w:tcMar>
          </w:tcPr>
          <w:p w14:paraId="0E6FD652" w14:textId="5482E270" w:rsidR="003B11DB" w:rsidRDefault="003B11DB" w:rsidP="003B11DB">
            <w:pPr>
              <w:jc w:val="center"/>
            </w:pPr>
            <w:r w:rsidRPr="003B11DB">
              <w:rPr>
                <w:rFonts w:ascii="Aptos" w:eastAsia="Aptos" w:hAnsi="Aptos" w:cs="Aptos"/>
                <w:b/>
                <w:bCs/>
                <w:color w:val="0F4761" w:themeColor="accent1" w:themeShade="BF"/>
                <w:sz w:val="24"/>
                <w:szCs w:val="24"/>
              </w:rPr>
              <w:t>SYL Component &amp; Description</w:t>
            </w:r>
          </w:p>
        </w:tc>
        <w:tc>
          <w:tcPr>
            <w:tcW w:w="5118" w:type="dxa"/>
            <w:tcBorders>
              <w:top w:val="single" w:sz="8" w:space="0" w:color="auto"/>
              <w:left w:val="single" w:sz="8" w:space="0" w:color="auto"/>
              <w:bottom w:val="single" w:sz="8" w:space="0" w:color="auto"/>
              <w:right w:val="single" w:sz="8" w:space="0" w:color="auto"/>
            </w:tcBorders>
            <w:tcMar>
              <w:left w:w="108" w:type="dxa"/>
              <w:right w:w="108" w:type="dxa"/>
            </w:tcMar>
          </w:tcPr>
          <w:p w14:paraId="6215314E" w14:textId="4E977335" w:rsidR="003B11DB" w:rsidRDefault="003B11DB" w:rsidP="003B11DB">
            <w:pPr>
              <w:jc w:val="center"/>
            </w:pPr>
            <w:r w:rsidRPr="003B11DB">
              <w:rPr>
                <w:rFonts w:ascii="Aptos" w:eastAsia="Aptos" w:hAnsi="Aptos" w:cs="Aptos"/>
                <w:b/>
                <w:bCs/>
                <w:color w:val="0F4761" w:themeColor="accent1" w:themeShade="BF"/>
                <w:sz w:val="24"/>
                <w:szCs w:val="24"/>
              </w:rPr>
              <w:t>V2 Sample</w:t>
            </w:r>
          </w:p>
        </w:tc>
      </w:tr>
      <w:tr w:rsidR="003B11DB" w14:paraId="229D5372" w14:textId="77777777" w:rsidTr="3712CEA8">
        <w:trPr>
          <w:trHeight w:val="3255"/>
        </w:trPr>
        <w:tc>
          <w:tcPr>
            <w:tcW w:w="4242" w:type="dxa"/>
            <w:tcBorders>
              <w:top w:val="single" w:sz="8" w:space="0" w:color="auto"/>
              <w:left w:val="single" w:sz="8" w:space="0" w:color="auto"/>
              <w:bottom w:val="single" w:sz="8" w:space="0" w:color="auto"/>
              <w:right w:val="single" w:sz="8" w:space="0" w:color="auto"/>
            </w:tcBorders>
            <w:tcMar>
              <w:left w:w="108" w:type="dxa"/>
              <w:right w:w="108" w:type="dxa"/>
            </w:tcMar>
          </w:tcPr>
          <w:p w14:paraId="20A0AF71" w14:textId="680ED26A" w:rsidR="003B11DB" w:rsidRDefault="003B11DB" w:rsidP="003B11DB">
            <w:pPr>
              <w:rPr>
                <w:rFonts w:ascii="Aptos" w:eastAsia="Aptos" w:hAnsi="Aptos" w:cs="Aptos"/>
                <w:color w:val="212121"/>
                <w:sz w:val="24"/>
                <w:szCs w:val="24"/>
              </w:rPr>
            </w:pPr>
            <w:r w:rsidRPr="003B11DB">
              <w:rPr>
                <w:rFonts w:ascii="Aptos" w:eastAsia="Aptos" w:hAnsi="Aptos" w:cs="Aptos"/>
                <w:b/>
                <w:bCs/>
                <w:color w:val="0F4761" w:themeColor="accent1" w:themeShade="BF"/>
                <w:sz w:val="24"/>
                <w:szCs w:val="24"/>
              </w:rPr>
              <w:t>Spark Your Learning Item</w:t>
            </w:r>
            <w:r w:rsidRPr="003B11DB">
              <w:rPr>
                <w:rFonts w:ascii="Aptos Display" w:eastAsia="Aptos Display" w:hAnsi="Aptos Display" w:cs="Aptos Display"/>
                <w:b/>
                <w:bCs/>
                <w:color w:val="0F4761" w:themeColor="accent1" w:themeShade="BF"/>
                <w:sz w:val="24"/>
                <w:szCs w:val="24"/>
              </w:rPr>
              <w:t>:</w:t>
            </w:r>
            <w:r w:rsidRPr="003B11DB">
              <w:rPr>
                <w:rFonts w:ascii="Aptos" w:eastAsia="Aptos" w:hAnsi="Aptos" w:cs="Aptos"/>
                <w:color w:val="000000" w:themeColor="text1"/>
                <w:sz w:val="24"/>
                <w:szCs w:val="24"/>
              </w:rPr>
              <w:t xml:space="preserve"> The SYL item appears in the SE and the TE. The SYL item is either picked up from V1 or created new for V2. </w:t>
            </w:r>
            <w:r w:rsidRPr="003B11DB">
              <w:rPr>
                <w:rFonts w:ascii="Aptos" w:eastAsia="Aptos" w:hAnsi="Aptos" w:cs="Aptos"/>
                <w:color w:val="212121"/>
                <w:sz w:val="24"/>
                <w:szCs w:val="24"/>
              </w:rPr>
              <w:t xml:space="preserve">The SYL item must be solvable using only skills from previous lessons or courses, because the SYL item comes before the tasks in the lesson where new skills are taught. </w:t>
            </w:r>
          </w:p>
        </w:tc>
        <w:tc>
          <w:tcPr>
            <w:tcW w:w="5118" w:type="dxa"/>
            <w:tcBorders>
              <w:top w:val="single" w:sz="8" w:space="0" w:color="auto"/>
              <w:left w:val="single" w:sz="8" w:space="0" w:color="auto"/>
              <w:bottom w:val="single" w:sz="8" w:space="0" w:color="auto"/>
              <w:right w:val="single" w:sz="8" w:space="0" w:color="auto"/>
            </w:tcBorders>
            <w:tcMar>
              <w:left w:w="108" w:type="dxa"/>
              <w:right w:w="108" w:type="dxa"/>
            </w:tcMar>
          </w:tcPr>
          <w:p w14:paraId="2B567A30" w14:textId="78C9D35C" w:rsidR="003B11DB" w:rsidRDefault="003B11DB" w:rsidP="003B11DB">
            <w:r>
              <w:rPr>
                <w:noProof/>
              </w:rPr>
              <w:drawing>
                <wp:inline distT="0" distB="0" distL="0" distR="0" wp14:anchorId="67316B21" wp14:editId="512CA7CD">
                  <wp:extent cx="3105150" cy="1200150"/>
                  <wp:effectExtent l="0" t="0" r="0" b="0"/>
                  <wp:docPr id="759041974" name="Picture 759041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6">
                            <a:extLst>
                              <a:ext uri="{28A0092B-C50C-407E-A947-70E740481C1C}">
                                <a14:useLocalDpi xmlns:a14="http://schemas.microsoft.com/office/drawing/2010/main" val="0"/>
                              </a:ext>
                            </a:extLst>
                          </a:blip>
                          <a:stretch>
                            <a:fillRect/>
                          </a:stretch>
                        </pic:blipFill>
                        <pic:spPr>
                          <a:xfrm>
                            <a:off x="0" y="0"/>
                            <a:ext cx="3105150" cy="1200150"/>
                          </a:xfrm>
                          <a:prstGeom prst="rect">
                            <a:avLst/>
                          </a:prstGeom>
                        </pic:spPr>
                      </pic:pic>
                    </a:graphicData>
                  </a:graphic>
                </wp:inline>
              </w:drawing>
            </w:r>
          </w:p>
          <w:p w14:paraId="05FDBE95" w14:textId="04B0CE77" w:rsidR="003B11DB" w:rsidRDefault="3E54E229" w:rsidP="3E54E229">
            <w:pPr>
              <w:rPr>
                <w:rFonts w:ascii="Aptos" w:eastAsia="Aptos" w:hAnsi="Aptos" w:cs="Aptos"/>
                <w:i/>
                <w:iCs/>
                <w:sz w:val="24"/>
                <w:szCs w:val="24"/>
              </w:rPr>
            </w:pPr>
            <w:r w:rsidRPr="3E54E229">
              <w:rPr>
                <w:rFonts w:ascii="Aptos" w:eastAsia="Aptos" w:hAnsi="Aptos" w:cs="Aptos"/>
                <w:i/>
                <w:iCs/>
                <w:sz w:val="24"/>
                <w:szCs w:val="24"/>
              </w:rPr>
              <w:t>Student facing SYL format changes based on grade level.</w:t>
            </w:r>
          </w:p>
        </w:tc>
      </w:tr>
      <w:tr w:rsidR="003B11DB" w14:paraId="36630A41" w14:textId="77777777" w:rsidTr="3712CEA8">
        <w:trPr>
          <w:trHeight w:val="3135"/>
        </w:trPr>
        <w:tc>
          <w:tcPr>
            <w:tcW w:w="4242" w:type="dxa"/>
            <w:tcBorders>
              <w:top w:val="single" w:sz="8" w:space="0" w:color="auto"/>
              <w:left w:val="single" w:sz="8" w:space="0" w:color="auto"/>
              <w:bottom w:val="single" w:sz="8" w:space="0" w:color="auto"/>
              <w:right w:val="single" w:sz="8" w:space="0" w:color="auto"/>
            </w:tcBorders>
            <w:tcMar>
              <w:left w:w="108" w:type="dxa"/>
              <w:right w:w="108" w:type="dxa"/>
            </w:tcMar>
          </w:tcPr>
          <w:p w14:paraId="2C1977FC" w14:textId="7E9BF550" w:rsidR="003B11DB" w:rsidRDefault="003B11DB" w:rsidP="003B11DB">
            <w:pPr>
              <w:rPr>
                <w:rFonts w:ascii="Aptos" w:eastAsia="Aptos" w:hAnsi="Aptos" w:cs="Aptos"/>
                <w:color w:val="000000" w:themeColor="text1"/>
                <w:sz w:val="24"/>
                <w:szCs w:val="24"/>
              </w:rPr>
            </w:pPr>
            <w:r w:rsidRPr="003B11DB">
              <w:rPr>
                <w:rFonts w:ascii="Aptos" w:eastAsia="Aptos" w:hAnsi="Aptos" w:cs="Aptos"/>
                <w:b/>
                <w:bCs/>
                <w:color w:val="0F4761" w:themeColor="accent1" w:themeShade="BF"/>
                <w:sz w:val="24"/>
                <w:szCs w:val="24"/>
              </w:rPr>
              <w:t>Spark Discussions Chart:</w:t>
            </w:r>
            <w:r w:rsidRPr="003B11DB">
              <w:rPr>
                <w:rFonts w:ascii="Aptos" w:eastAsia="Aptos" w:hAnsi="Aptos" w:cs="Aptos"/>
                <w:color w:val="000000" w:themeColor="text1"/>
                <w:sz w:val="24"/>
                <w:szCs w:val="24"/>
              </w:rPr>
              <w:t xml:space="preserve"> The Spark Discussions Chart appears in the TE and is new to V2. The Spark Discussions Chart includes a narrative review of the SYL common error, a student example of the common error with teacher scripting and a student example of a correct strategy with teacher scripting. </w:t>
            </w:r>
          </w:p>
        </w:tc>
        <w:tc>
          <w:tcPr>
            <w:tcW w:w="5118" w:type="dxa"/>
            <w:tcBorders>
              <w:top w:val="single" w:sz="8" w:space="0" w:color="auto"/>
              <w:left w:val="single" w:sz="8" w:space="0" w:color="auto"/>
              <w:bottom w:val="single" w:sz="8" w:space="0" w:color="auto"/>
              <w:right w:val="single" w:sz="8" w:space="0" w:color="auto"/>
            </w:tcBorders>
            <w:tcMar>
              <w:left w:w="108" w:type="dxa"/>
              <w:right w:w="108" w:type="dxa"/>
            </w:tcMar>
          </w:tcPr>
          <w:p w14:paraId="0B9B790A" w14:textId="74AE21CC" w:rsidR="003B11DB" w:rsidRDefault="003B11DB" w:rsidP="003B11DB"/>
          <w:p w14:paraId="60722213" w14:textId="051118A4" w:rsidR="003B11DB" w:rsidRDefault="003B11DB" w:rsidP="003B11DB">
            <w:r>
              <w:rPr>
                <w:noProof/>
              </w:rPr>
              <w:drawing>
                <wp:inline distT="0" distB="0" distL="0" distR="0" wp14:anchorId="5A07AFA7" wp14:editId="0CA3BFC0">
                  <wp:extent cx="2806844" cy="1943200"/>
                  <wp:effectExtent l="0" t="0" r="0" b="0"/>
                  <wp:docPr id="697228471" name="Picture 697228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7">
                            <a:extLst>
                              <a:ext uri="{28A0092B-C50C-407E-A947-70E740481C1C}">
                                <a14:useLocalDpi xmlns:a14="http://schemas.microsoft.com/office/drawing/2010/main" val="0"/>
                              </a:ext>
                            </a:extLst>
                          </a:blip>
                          <a:stretch>
                            <a:fillRect/>
                          </a:stretch>
                        </pic:blipFill>
                        <pic:spPr>
                          <a:xfrm>
                            <a:off x="0" y="0"/>
                            <a:ext cx="2806844" cy="1943200"/>
                          </a:xfrm>
                          <a:prstGeom prst="rect">
                            <a:avLst/>
                          </a:prstGeom>
                        </pic:spPr>
                      </pic:pic>
                    </a:graphicData>
                  </a:graphic>
                </wp:inline>
              </w:drawing>
            </w:r>
          </w:p>
        </w:tc>
      </w:tr>
      <w:tr w:rsidR="003B11DB" w14:paraId="09260E7F" w14:textId="77777777" w:rsidTr="3712CEA8">
        <w:trPr>
          <w:trHeight w:val="300"/>
        </w:trPr>
        <w:tc>
          <w:tcPr>
            <w:tcW w:w="4242" w:type="dxa"/>
            <w:tcBorders>
              <w:top w:val="single" w:sz="8" w:space="0" w:color="auto"/>
              <w:left w:val="single" w:sz="8" w:space="0" w:color="auto"/>
              <w:bottom w:val="single" w:sz="8" w:space="0" w:color="auto"/>
              <w:right w:val="single" w:sz="8" w:space="0" w:color="auto"/>
            </w:tcBorders>
            <w:tcMar>
              <w:left w:w="108" w:type="dxa"/>
              <w:right w:w="108" w:type="dxa"/>
            </w:tcMar>
          </w:tcPr>
          <w:p w14:paraId="27F1EA02" w14:textId="37269130" w:rsidR="003B11DB" w:rsidRDefault="003B11DB" w:rsidP="003B11DB">
            <w:pPr>
              <w:rPr>
                <w:rFonts w:ascii="Aptos" w:eastAsia="Aptos" w:hAnsi="Aptos" w:cs="Aptos"/>
                <w:color w:val="000000" w:themeColor="text1"/>
                <w:sz w:val="24"/>
                <w:szCs w:val="24"/>
              </w:rPr>
            </w:pPr>
            <w:r w:rsidRPr="003B11DB">
              <w:rPr>
                <w:rFonts w:ascii="Aptos" w:eastAsia="Aptos" w:hAnsi="Aptos" w:cs="Aptos"/>
                <w:b/>
                <w:bCs/>
                <w:color w:val="0F4761" w:themeColor="accent1" w:themeShade="BF"/>
                <w:sz w:val="24"/>
                <w:szCs w:val="24"/>
              </w:rPr>
              <w:t>Spark Your Learning Turn and Talk:</w:t>
            </w:r>
            <w:r w:rsidRPr="003B11DB">
              <w:rPr>
                <w:rFonts w:ascii="Aptos" w:eastAsia="Aptos" w:hAnsi="Aptos" w:cs="Aptos"/>
                <w:color w:val="0F4761" w:themeColor="accent1" w:themeShade="BF"/>
                <w:sz w:val="24"/>
                <w:szCs w:val="24"/>
              </w:rPr>
              <w:t xml:space="preserve"> </w:t>
            </w:r>
            <w:r w:rsidRPr="003B11DB">
              <w:rPr>
                <w:rFonts w:ascii="Aptos" w:eastAsia="Aptos" w:hAnsi="Aptos" w:cs="Aptos"/>
                <w:color w:val="000000" w:themeColor="text1"/>
                <w:sz w:val="24"/>
                <w:szCs w:val="24"/>
              </w:rPr>
              <w:t xml:space="preserve">The SYL V2 Turn and Talk appears in the TE for all grades. The Spark Your Learning Turn and Talk will not appear in print in GK. The Turn and Talk provides students with a brief opportunity to discuss their ideas and key learnings and for students to be accountable for explaining their strategies. </w:t>
            </w:r>
          </w:p>
        </w:tc>
        <w:tc>
          <w:tcPr>
            <w:tcW w:w="5118" w:type="dxa"/>
            <w:tcBorders>
              <w:top w:val="single" w:sz="8" w:space="0" w:color="auto"/>
              <w:left w:val="single" w:sz="8" w:space="0" w:color="auto"/>
              <w:bottom w:val="single" w:sz="8" w:space="0" w:color="auto"/>
              <w:right w:val="single" w:sz="8" w:space="0" w:color="auto"/>
            </w:tcBorders>
            <w:tcMar>
              <w:left w:w="108" w:type="dxa"/>
              <w:right w:w="108" w:type="dxa"/>
            </w:tcMar>
          </w:tcPr>
          <w:p w14:paraId="137F2BAA" w14:textId="34EAD096" w:rsidR="003B11DB" w:rsidRDefault="003B11DB" w:rsidP="003B11DB"/>
          <w:p w14:paraId="33807F9C" w14:textId="2184C868" w:rsidR="003B11DB" w:rsidRDefault="003B11DB" w:rsidP="3E54E229">
            <w:r>
              <w:rPr>
                <w:noProof/>
              </w:rPr>
              <w:drawing>
                <wp:inline distT="0" distB="0" distL="0" distR="0" wp14:anchorId="495C425F" wp14:editId="0BD39244">
                  <wp:extent cx="3105150" cy="1685925"/>
                  <wp:effectExtent l="0" t="0" r="0" b="0"/>
                  <wp:docPr id="1487340116" name="Picture 148734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8">
                            <a:extLst>
                              <a:ext uri="{28A0092B-C50C-407E-A947-70E740481C1C}">
                                <a14:useLocalDpi xmlns:a14="http://schemas.microsoft.com/office/drawing/2010/main" val="0"/>
                              </a:ext>
                            </a:extLst>
                          </a:blip>
                          <a:stretch>
                            <a:fillRect/>
                          </a:stretch>
                        </pic:blipFill>
                        <pic:spPr>
                          <a:xfrm>
                            <a:off x="0" y="0"/>
                            <a:ext cx="3105150" cy="1685925"/>
                          </a:xfrm>
                          <a:prstGeom prst="rect">
                            <a:avLst/>
                          </a:prstGeom>
                        </pic:spPr>
                      </pic:pic>
                    </a:graphicData>
                  </a:graphic>
                </wp:inline>
              </w:drawing>
            </w:r>
          </w:p>
        </w:tc>
      </w:tr>
      <w:tr w:rsidR="003B11DB" w14:paraId="5A3AF76F" w14:textId="77777777" w:rsidTr="3712CEA8">
        <w:trPr>
          <w:trHeight w:val="300"/>
        </w:trPr>
        <w:tc>
          <w:tcPr>
            <w:tcW w:w="4242" w:type="dxa"/>
            <w:tcBorders>
              <w:top w:val="single" w:sz="8" w:space="0" w:color="auto"/>
              <w:left w:val="single" w:sz="8" w:space="0" w:color="auto"/>
              <w:bottom w:val="single" w:sz="8" w:space="0" w:color="auto"/>
              <w:right w:val="single" w:sz="8" w:space="0" w:color="auto"/>
            </w:tcBorders>
            <w:tcMar>
              <w:left w:w="108" w:type="dxa"/>
              <w:right w:w="108" w:type="dxa"/>
            </w:tcMar>
          </w:tcPr>
          <w:p w14:paraId="26D08107" w14:textId="45D113F3" w:rsidR="003B11DB" w:rsidRDefault="003B11DB" w:rsidP="003B11DB">
            <w:pPr>
              <w:rPr>
                <w:rStyle w:val="Heading2Char"/>
                <w:rFonts w:ascii="Aptos" w:eastAsia="Aptos" w:hAnsi="Aptos" w:cs="Aptos"/>
                <w:color w:val="000000" w:themeColor="text1"/>
                <w:sz w:val="24"/>
                <w:szCs w:val="24"/>
              </w:rPr>
            </w:pPr>
            <w:r w:rsidRPr="003B11DB">
              <w:rPr>
                <w:rFonts w:ascii="Aptos" w:eastAsia="Aptos" w:hAnsi="Aptos" w:cs="Aptos"/>
                <w:b/>
                <w:bCs/>
                <w:color w:val="0F4761" w:themeColor="accent1" w:themeShade="BF"/>
                <w:sz w:val="24"/>
                <w:szCs w:val="24"/>
              </w:rPr>
              <w:lastRenderedPageBreak/>
              <w:t>ML Teaching Strategy:</w:t>
            </w:r>
            <w:r w:rsidRPr="003B11DB">
              <w:rPr>
                <w:rFonts w:ascii="Aptos Display" w:eastAsia="Aptos Display" w:hAnsi="Aptos Display" w:cs="Aptos Display"/>
                <w:color w:val="0F4761" w:themeColor="accent1" w:themeShade="BF"/>
                <w:sz w:val="24"/>
                <w:szCs w:val="24"/>
              </w:rPr>
              <w:t xml:space="preserve"> </w:t>
            </w:r>
            <w:r w:rsidRPr="003B11DB">
              <w:rPr>
                <w:rFonts w:ascii="Aptos" w:eastAsia="Aptos" w:hAnsi="Aptos" w:cs="Aptos"/>
                <w:color w:val="000000" w:themeColor="text1"/>
                <w:sz w:val="24"/>
                <w:szCs w:val="24"/>
              </w:rPr>
              <w:t xml:space="preserve">The ML Teaching Strategies are multilingual learner supports for teachers that appears in the TE. </w:t>
            </w:r>
            <w:r w:rsidRPr="003B11DB">
              <w:rPr>
                <w:rStyle w:val="Heading2Char"/>
                <w:rFonts w:ascii="Aptos" w:eastAsia="Aptos" w:hAnsi="Aptos" w:cs="Aptos"/>
                <w:color w:val="000000" w:themeColor="text1"/>
                <w:sz w:val="24"/>
                <w:szCs w:val="24"/>
              </w:rPr>
              <w:t>These supports may be found within the SYL Spark Discussions Chart, SYL Turn and Talk and/or Review Spark Your Learning.</w:t>
            </w:r>
          </w:p>
          <w:p w14:paraId="3D2233A3" w14:textId="0A7409DE" w:rsidR="003B11DB" w:rsidRDefault="003B11DB" w:rsidP="003B11DB">
            <w:pPr>
              <w:rPr>
                <w:rFonts w:ascii="Aptos" w:eastAsia="Aptos" w:hAnsi="Aptos" w:cs="Aptos"/>
                <w:b/>
                <w:bCs/>
                <w:color w:val="0F4761" w:themeColor="accent1" w:themeShade="BF"/>
                <w:sz w:val="24"/>
                <w:szCs w:val="24"/>
              </w:rPr>
            </w:pPr>
          </w:p>
        </w:tc>
        <w:tc>
          <w:tcPr>
            <w:tcW w:w="5118" w:type="dxa"/>
            <w:tcBorders>
              <w:top w:val="single" w:sz="8" w:space="0" w:color="auto"/>
              <w:left w:val="single" w:sz="8" w:space="0" w:color="auto"/>
              <w:bottom w:val="single" w:sz="8" w:space="0" w:color="auto"/>
              <w:right w:val="single" w:sz="8" w:space="0" w:color="auto"/>
            </w:tcBorders>
            <w:tcMar>
              <w:left w:w="108" w:type="dxa"/>
              <w:right w:w="108" w:type="dxa"/>
            </w:tcMar>
          </w:tcPr>
          <w:p w14:paraId="3DD38FF0" w14:textId="0C9DDFE0" w:rsidR="003B11DB" w:rsidRDefault="003B11DB" w:rsidP="003B11DB">
            <w:r>
              <w:rPr>
                <w:noProof/>
              </w:rPr>
              <w:drawing>
                <wp:inline distT="0" distB="0" distL="0" distR="0" wp14:anchorId="4E466924" wp14:editId="66FBB2D8">
                  <wp:extent cx="3105150" cy="1143000"/>
                  <wp:effectExtent l="0" t="0" r="0" b="0"/>
                  <wp:docPr id="1813195865" name="Picture 1813195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9">
                            <a:extLst>
                              <a:ext uri="{28A0092B-C50C-407E-A947-70E740481C1C}">
                                <a14:useLocalDpi xmlns:a14="http://schemas.microsoft.com/office/drawing/2010/main" val="0"/>
                              </a:ext>
                            </a:extLst>
                          </a:blip>
                          <a:stretch>
                            <a:fillRect/>
                          </a:stretch>
                        </pic:blipFill>
                        <pic:spPr>
                          <a:xfrm>
                            <a:off x="0" y="0"/>
                            <a:ext cx="3105150" cy="1143000"/>
                          </a:xfrm>
                          <a:prstGeom prst="rect">
                            <a:avLst/>
                          </a:prstGeom>
                        </pic:spPr>
                      </pic:pic>
                    </a:graphicData>
                  </a:graphic>
                </wp:inline>
              </w:drawing>
            </w:r>
          </w:p>
        </w:tc>
      </w:tr>
      <w:tr w:rsidR="003B11DB" w14:paraId="2F4D46F4" w14:textId="77777777" w:rsidTr="3712CEA8">
        <w:trPr>
          <w:trHeight w:val="300"/>
        </w:trPr>
        <w:tc>
          <w:tcPr>
            <w:tcW w:w="4242" w:type="dxa"/>
            <w:tcBorders>
              <w:top w:val="single" w:sz="8" w:space="0" w:color="auto"/>
              <w:left w:val="single" w:sz="8" w:space="0" w:color="auto"/>
              <w:bottom w:val="single" w:sz="8" w:space="0" w:color="auto"/>
              <w:right w:val="single" w:sz="8" w:space="0" w:color="auto"/>
            </w:tcBorders>
            <w:tcMar>
              <w:left w:w="108" w:type="dxa"/>
              <w:right w:w="108" w:type="dxa"/>
            </w:tcMar>
          </w:tcPr>
          <w:p w14:paraId="55549393" w14:textId="3885973C" w:rsidR="003B11DB" w:rsidRDefault="3712CEA8" w:rsidP="3E54E229">
            <w:pPr>
              <w:rPr>
                <w:rFonts w:ascii="Aptos" w:eastAsia="Aptos" w:hAnsi="Aptos" w:cs="Aptos"/>
                <w:color w:val="000000" w:themeColor="text1"/>
                <w:sz w:val="24"/>
                <w:szCs w:val="24"/>
              </w:rPr>
            </w:pPr>
            <w:r w:rsidRPr="3712CEA8">
              <w:rPr>
                <w:rFonts w:ascii="Aptos" w:eastAsia="Aptos" w:hAnsi="Aptos" w:cs="Aptos"/>
                <w:b/>
                <w:bCs/>
                <w:color w:val="0F4761" w:themeColor="accent1" w:themeShade="BF"/>
                <w:sz w:val="24"/>
                <w:szCs w:val="24"/>
              </w:rPr>
              <w:t>ML Proficiency Chart:</w:t>
            </w:r>
            <w:r w:rsidRPr="3712CEA8">
              <w:rPr>
                <w:rFonts w:ascii="Aptos Display" w:eastAsia="Aptos Display" w:hAnsi="Aptos Display" w:cs="Aptos Display"/>
                <w:b/>
                <w:bCs/>
                <w:color w:val="0F4761" w:themeColor="accent1" w:themeShade="BF"/>
                <w:sz w:val="24"/>
                <w:szCs w:val="24"/>
              </w:rPr>
              <w:t xml:space="preserve"> </w:t>
            </w:r>
            <w:r w:rsidRPr="3712CEA8">
              <w:rPr>
                <w:rFonts w:ascii="Aptos" w:eastAsia="Aptos" w:hAnsi="Aptos" w:cs="Aptos"/>
                <w:color w:val="000000" w:themeColor="text1"/>
                <w:sz w:val="24"/>
                <w:szCs w:val="24"/>
              </w:rPr>
              <w:t xml:space="preserve">The ML Proficiency Chart appears in the TE. The ML Proficiency Chart is a tool to help teachers support multilingual learners through the SYL item. </w:t>
            </w:r>
          </w:p>
          <w:p w14:paraId="58CF2022" w14:textId="7DBD5514" w:rsidR="003B11DB" w:rsidRDefault="003B11DB" w:rsidP="003B11DB">
            <w:pPr>
              <w:rPr>
                <w:rFonts w:ascii="Aptos" w:eastAsia="Aptos" w:hAnsi="Aptos" w:cs="Aptos"/>
                <w:b/>
                <w:bCs/>
                <w:color w:val="0F4761" w:themeColor="accent1" w:themeShade="BF"/>
                <w:sz w:val="24"/>
                <w:szCs w:val="24"/>
              </w:rPr>
            </w:pPr>
          </w:p>
        </w:tc>
        <w:tc>
          <w:tcPr>
            <w:tcW w:w="5118" w:type="dxa"/>
            <w:tcBorders>
              <w:top w:val="single" w:sz="8" w:space="0" w:color="auto"/>
              <w:left w:val="single" w:sz="8" w:space="0" w:color="auto"/>
              <w:bottom w:val="single" w:sz="8" w:space="0" w:color="auto"/>
              <w:right w:val="single" w:sz="8" w:space="0" w:color="auto"/>
            </w:tcBorders>
            <w:tcMar>
              <w:left w:w="108" w:type="dxa"/>
              <w:right w:w="108" w:type="dxa"/>
            </w:tcMar>
          </w:tcPr>
          <w:p w14:paraId="709D9883" w14:textId="132928C6" w:rsidR="003B11DB" w:rsidRDefault="003B11DB" w:rsidP="003B11DB">
            <w:r>
              <w:rPr>
                <w:noProof/>
              </w:rPr>
              <w:drawing>
                <wp:inline distT="0" distB="0" distL="0" distR="0" wp14:anchorId="07D973C9" wp14:editId="6999778C">
                  <wp:extent cx="3105150" cy="1609725"/>
                  <wp:effectExtent l="0" t="0" r="0" b="0"/>
                  <wp:docPr id="183076429" name="Picture 183076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0">
                            <a:extLst>
                              <a:ext uri="{28A0092B-C50C-407E-A947-70E740481C1C}">
                                <a14:useLocalDpi xmlns:a14="http://schemas.microsoft.com/office/drawing/2010/main" val="0"/>
                              </a:ext>
                            </a:extLst>
                          </a:blip>
                          <a:stretch>
                            <a:fillRect/>
                          </a:stretch>
                        </pic:blipFill>
                        <pic:spPr>
                          <a:xfrm>
                            <a:off x="0" y="0"/>
                            <a:ext cx="3105150" cy="1609725"/>
                          </a:xfrm>
                          <a:prstGeom prst="rect">
                            <a:avLst/>
                          </a:prstGeom>
                        </pic:spPr>
                      </pic:pic>
                    </a:graphicData>
                  </a:graphic>
                </wp:inline>
              </w:drawing>
            </w:r>
          </w:p>
        </w:tc>
      </w:tr>
      <w:tr w:rsidR="003B11DB" w14:paraId="3FCC6268" w14:textId="77777777" w:rsidTr="3712CEA8">
        <w:trPr>
          <w:trHeight w:val="300"/>
        </w:trPr>
        <w:tc>
          <w:tcPr>
            <w:tcW w:w="4242" w:type="dxa"/>
            <w:tcBorders>
              <w:top w:val="single" w:sz="8" w:space="0" w:color="auto"/>
              <w:left w:val="single" w:sz="8" w:space="0" w:color="auto"/>
              <w:bottom w:val="single" w:sz="8" w:space="0" w:color="auto"/>
              <w:right w:val="single" w:sz="8" w:space="0" w:color="auto"/>
            </w:tcBorders>
            <w:tcMar>
              <w:left w:w="108" w:type="dxa"/>
              <w:right w:w="108" w:type="dxa"/>
            </w:tcMar>
          </w:tcPr>
          <w:p w14:paraId="478D2BB3" w14:textId="3C54473F" w:rsidR="003B11DB" w:rsidRDefault="3712CEA8" w:rsidP="003B11DB">
            <w:pPr>
              <w:rPr>
                <w:rFonts w:ascii="Aptos" w:eastAsia="Aptos" w:hAnsi="Aptos" w:cs="Aptos"/>
                <w:color w:val="000000" w:themeColor="text1"/>
                <w:sz w:val="24"/>
                <w:szCs w:val="24"/>
              </w:rPr>
            </w:pPr>
            <w:r w:rsidRPr="3712CEA8">
              <w:rPr>
                <w:rFonts w:ascii="Aptos" w:eastAsia="Aptos" w:hAnsi="Aptos" w:cs="Aptos"/>
                <w:b/>
                <w:bCs/>
                <w:color w:val="0F4761" w:themeColor="accent1" w:themeShade="BF"/>
                <w:sz w:val="24"/>
                <w:szCs w:val="24"/>
              </w:rPr>
              <w:t xml:space="preserve">Review Spark Your Learning: </w:t>
            </w:r>
            <w:r w:rsidRPr="3712CEA8">
              <w:rPr>
                <w:rFonts w:ascii="Aptos" w:eastAsia="Aptos" w:hAnsi="Aptos" w:cs="Aptos"/>
                <w:color w:val="000000" w:themeColor="text1"/>
                <w:sz w:val="24"/>
                <w:szCs w:val="24"/>
              </w:rPr>
              <w:t xml:space="preserve">The Review Spark Your Learning appears in the SE and TE. The review of the SYL provides all students with a unique question that connects back to the SYL. </w:t>
            </w:r>
          </w:p>
          <w:p w14:paraId="795E3B5D" w14:textId="36A38776" w:rsidR="003B11DB" w:rsidRDefault="003B11DB" w:rsidP="003B11DB">
            <w:pPr>
              <w:rPr>
                <w:rFonts w:ascii="Aptos" w:eastAsia="Aptos" w:hAnsi="Aptos" w:cs="Aptos"/>
                <w:b/>
                <w:bCs/>
                <w:color w:val="0F4761" w:themeColor="accent1" w:themeShade="BF"/>
                <w:sz w:val="24"/>
                <w:szCs w:val="24"/>
              </w:rPr>
            </w:pPr>
          </w:p>
        </w:tc>
        <w:tc>
          <w:tcPr>
            <w:tcW w:w="5118" w:type="dxa"/>
            <w:tcBorders>
              <w:top w:val="single" w:sz="8" w:space="0" w:color="auto"/>
              <w:left w:val="single" w:sz="8" w:space="0" w:color="auto"/>
              <w:bottom w:val="single" w:sz="8" w:space="0" w:color="auto"/>
              <w:right w:val="single" w:sz="8" w:space="0" w:color="auto"/>
            </w:tcBorders>
            <w:tcMar>
              <w:left w:w="108" w:type="dxa"/>
              <w:right w:w="108" w:type="dxa"/>
            </w:tcMar>
          </w:tcPr>
          <w:p w14:paraId="102A8EA6" w14:textId="6AEBE3FD" w:rsidR="003B11DB" w:rsidRDefault="003B11DB" w:rsidP="003B11DB">
            <w:r>
              <w:rPr>
                <w:noProof/>
              </w:rPr>
              <w:drawing>
                <wp:inline distT="0" distB="0" distL="0" distR="0" wp14:anchorId="639013C5" wp14:editId="1026D663">
                  <wp:extent cx="3105150" cy="2638425"/>
                  <wp:effectExtent l="0" t="0" r="0" b="0"/>
                  <wp:docPr id="1475188235" name="Picture 1475188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1">
                            <a:extLst>
                              <a:ext uri="{28A0092B-C50C-407E-A947-70E740481C1C}">
                                <a14:useLocalDpi xmlns:a14="http://schemas.microsoft.com/office/drawing/2010/main" val="0"/>
                              </a:ext>
                            </a:extLst>
                          </a:blip>
                          <a:stretch>
                            <a:fillRect/>
                          </a:stretch>
                        </pic:blipFill>
                        <pic:spPr>
                          <a:xfrm>
                            <a:off x="0" y="0"/>
                            <a:ext cx="3105150" cy="2638425"/>
                          </a:xfrm>
                          <a:prstGeom prst="rect">
                            <a:avLst/>
                          </a:prstGeom>
                        </pic:spPr>
                      </pic:pic>
                    </a:graphicData>
                  </a:graphic>
                </wp:inline>
              </w:drawing>
            </w:r>
          </w:p>
        </w:tc>
      </w:tr>
    </w:tbl>
    <w:p w14:paraId="78FF0F72" w14:textId="56CF7825" w:rsidR="0E7FD953" w:rsidRDefault="0E7FD953" w:rsidP="3E54E229"/>
    <w:p w14:paraId="4252C94D" w14:textId="72001C73" w:rsidR="00B404AB" w:rsidRDefault="025E3356" w:rsidP="025E3356">
      <w:pPr>
        <w:rPr>
          <w:rFonts w:ascii="Aptos" w:eastAsia="Aptos" w:hAnsi="Aptos" w:cs="Aptos"/>
          <w:color w:val="153D63" w:themeColor="text2" w:themeTint="E6"/>
          <w:sz w:val="28"/>
          <w:szCs w:val="28"/>
        </w:rPr>
      </w:pPr>
      <w:bookmarkStart w:id="42" w:name="_Toc166058069"/>
      <w:bookmarkStart w:id="43" w:name="_Toc166768177"/>
      <w:r w:rsidRPr="025E3356">
        <w:rPr>
          <w:rFonts w:ascii="Aptos" w:eastAsia="Aptos" w:hAnsi="Aptos" w:cs="Aptos"/>
          <w:color w:val="153D63" w:themeColor="text2" w:themeTint="E6"/>
          <w:sz w:val="28"/>
          <w:szCs w:val="28"/>
        </w:rPr>
        <w:t>Step 2: Learning about the V2 Lesson</w:t>
      </w:r>
      <w:bookmarkEnd w:id="42"/>
      <w:bookmarkEnd w:id="43"/>
      <w:r w:rsidRPr="025E3356">
        <w:rPr>
          <w:rFonts w:ascii="Aptos" w:eastAsia="Aptos" w:hAnsi="Aptos" w:cs="Aptos"/>
          <w:color w:val="153D63" w:themeColor="text2" w:themeTint="E6"/>
          <w:sz w:val="28"/>
          <w:szCs w:val="28"/>
        </w:rPr>
        <w:t xml:space="preserve">  </w:t>
      </w:r>
    </w:p>
    <w:p w14:paraId="7D0159E6" w14:textId="66277920" w:rsidR="00B404AB" w:rsidRPr="007459DB" w:rsidRDefault="00B404AB" w:rsidP="00B404AB">
      <w:r>
        <w:t xml:space="preserve">Before beginning the SYL editing and authoring process refer to the grade level </w:t>
      </w:r>
      <w:hyperlink r:id="rId142" w:history="1">
        <w:r w:rsidRPr="005321C4">
          <w:rPr>
            <w:rStyle w:val="Hyperlink"/>
          </w:rPr>
          <w:t>Table of Contents</w:t>
        </w:r>
      </w:hyperlink>
      <w:r>
        <w:t xml:space="preserve"> and grade level New &amp; Revised Lesson Document, which can be found in the Table of Contents Folder. </w:t>
      </w:r>
    </w:p>
    <w:p w14:paraId="37E2BEF9" w14:textId="77777777" w:rsidR="00B404AB" w:rsidRDefault="00B404AB" w:rsidP="00B404AB">
      <w:pPr>
        <w:rPr>
          <w:rStyle w:val="Heading2Char"/>
        </w:rPr>
      </w:pPr>
    </w:p>
    <w:p w14:paraId="10C51806" w14:textId="77777777" w:rsidR="00B404AB" w:rsidRDefault="00B404AB" w:rsidP="00B404AB">
      <w:pPr>
        <w:rPr>
          <w:rStyle w:val="Heading2Char"/>
        </w:rPr>
      </w:pPr>
      <w:bookmarkStart w:id="44" w:name="_Toc166058070"/>
      <w:r w:rsidRPr="29CFE0A2">
        <w:rPr>
          <w:color w:val="0F4761" w:themeColor="accent1" w:themeShade="BF"/>
          <w:sz w:val="28"/>
          <w:szCs w:val="28"/>
        </w:rPr>
        <w:t>New &amp; Revised Lesson Document:</w:t>
      </w:r>
      <w:bookmarkEnd w:id="44"/>
      <w:r w:rsidRPr="29CFE0A2">
        <w:rPr>
          <w:rStyle w:val="Heading2Char"/>
        </w:rPr>
        <w:t xml:space="preserve"> </w:t>
      </w:r>
      <w:r>
        <w:t xml:space="preserve">The new and revised lesson document contains any notes or guidance for the V2 lesson. This document should be read for each lesson prior to any work being complete. </w:t>
      </w:r>
      <w:r w:rsidRPr="29CFE0A2">
        <w:rPr>
          <w:rFonts w:ascii="Aptos_MSFontService" w:eastAsia="Aptos_MSFontService" w:hAnsi="Aptos_MSFontService" w:cs="Aptos_MSFontService"/>
          <w:color w:val="000000" w:themeColor="text1"/>
        </w:rPr>
        <w:t>Specific instructions may be indicated for each lesson. Follow all instructions listed in this document.</w:t>
      </w:r>
    </w:p>
    <w:p w14:paraId="74374F2E" w14:textId="77777777" w:rsidR="00B404AB" w:rsidRDefault="00B404AB" w:rsidP="00B404AB">
      <w:pPr>
        <w:rPr>
          <w:rStyle w:val="Heading2Char"/>
        </w:rPr>
      </w:pPr>
    </w:p>
    <w:p w14:paraId="08E58FF9" w14:textId="481EFD4B" w:rsidR="00B404AB" w:rsidRDefault="00B404AB" w:rsidP="00B404AB">
      <w:bookmarkStart w:id="45" w:name="_Toc166058071"/>
      <w:r w:rsidRPr="00D7772B">
        <w:rPr>
          <w:color w:val="0F4761" w:themeColor="accent1" w:themeShade="BF"/>
          <w:sz w:val="28"/>
          <w:szCs w:val="28"/>
        </w:rPr>
        <w:t>TOC Column D:</w:t>
      </w:r>
      <w:bookmarkEnd w:id="45"/>
      <w:r>
        <w:t xml:space="preserve"> Refer to the specific grade level </w:t>
      </w:r>
      <w:hyperlink r:id="rId143" w:history="1">
        <w:r w:rsidR="005E40D9" w:rsidRPr="005321C4">
          <w:rPr>
            <w:rStyle w:val="Hyperlink"/>
          </w:rPr>
          <w:t>Table of Contents</w:t>
        </w:r>
      </w:hyperlink>
      <w:r w:rsidR="005E40D9">
        <w:t xml:space="preserve"> </w:t>
      </w:r>
      <w:r>
        <w:t xml:space="preserve">and find column D. Column D indicates if the new V2 lesson is a PU, REV, COMB, SPLIT, or NEW lesson. </w:t>
      </w:r>
    </w:p>
    <w:p w14:paraId="69D10B76" w14:textId="77777777" w:rsidR="00B404AB" w:rsidRDefault="00B404AB" w:rsidP="00B404AB"/>
    <w:p w14:paraId="13B19D10" w14:textId="77777777" w:rsidR="00B404AB" w:rsidRPr="00AE6DB0" w:rsidRDefault="00B404AB" w:rsidP="00B404AB">
      <w:pPr>
        <w:pStyle w:val="ListParagraph"/>
        <w:numPr>
          <w:ilvl w:val="0"/>
          <w:numId w:val="649"/>
        </w:numPr>
        <w:rPr>
          <w:color w:val="467886" w:themeColor="hyperlink"/>
          <w:u w:val="single"/>
        </w:rPr>
      </w:pPr>
      <w:r>
        <w:lastRenderedPageBreak/>
        <w:t>If column D indicates a COMB lesson, this means the new V2 lesson has two V1 source lessons. In these cases, the New and Revised Lesson Document will tell you which source lesson to pick-up the SYL item from or if a new SYL is needed.</w:t>
      </w:r>
    </w:p>
    <w:p w14:paraId="1FE33792" w14:textId="77777777" w:rsidR="00B404AB" w:rsidRPr="00AE6DB0" w:rsidRDefault="00B404AB" w:rsidP="00B404AB">
      <w:pPr>
        <w:pStyle w:val="ListParagraph"/>
        <w:ind w:left="1080"/>
        <w:rPr>
          <w:rStyle w:val="Heading2Char"/>
          <w:rFonts w:asciiTheme="minorHAnsi" w:eastAsiaTheme="minorHAnsi" w:hAnsiTheme="minorHAnsi" w:cstheme="minorBidi"/>
          <w:color w:val="467886" w:themeColor="hyperlink"/>
          <w:sz w:val="24"/>
          <w:szCs w:val="24"/>
          <w:u w:val="single"/>
        </w:rPr>
      </w:pPr>
    </w:p>
    <w:p w14:paraId="6AD79DD3" w14:textId="48E54E59" w:rsidR="00B404AB" w:rsidRDefault="00B404AB" w:rsidP="00B404AB">
      <w:bookmarkStart w:id="46" w:name="_Toc166058072"/>
      <w:r w:rsidRPr="00D7772B">
        <w:rPr>
          <w:color w:val="0F4761" w:themeColor="accent1" w:themeShade="BF"/>
          <w:sz w:val="28"/>
          <w:szCs w:val="28"/>
        </w:rPr>
        <w:t>TOC Column L:</w:t>
      </w:r>
      <w:bookmarkEnd w:id="46"/>
      <w:r>
        <w:t xml:space="preserve"> Refer to the specific grade level </w:t>
      </w:r>
      <w:hyperlink r:id="rId144" w:history="1">
        <w:r w:rsidR="005E40D9" w:rsidRPr="005321C4">
          <w:rPr>
            <w:rStyle w:val="Hyperlink"/>
          </w:rPr>
          <w:t>Table of Contents</w:t>
        </w:r>
      </w:hyperlink>
      <w:r w:rsidR="005E40D9">
        <w:t xml:space="preserve"> and </w:t>
      </w:r>
      <w:r>
        <w:t>find column L. Column L indicates</w:t>
      </w:r>
      <w:r w:rsidRPr="5CA5AA44">
        <w:t xml:space="preserve"> if content can b</w:t>
      </w:r>
      <w:r>
        <w:t xml:space="preserve">e </w:t>
      </w:r>
      <w:r w:rsidRPr="5CA5AA44">
        <w:t xml:space="preserve">reused from V1 with edits or new content needs to be written from </w:t>
      </w:r>
      <w:r>
        <w:t>s</w:t>
      </w:r>
      <w:r w:rsidRPr="5CA5AA44">
        <w:t>cratch</w:t>
      </w:r>
      <w:r>
        <w:t xml:space="preserve">. </w:t>
      </w:r>
    </w:p>
    <w:p w14:paraId="6CCE93EC" w14:textId="77777777" w:rsidR="00B404AB" w:rsidRDefault="00B404AB" w:rsidP="00B404AB"/>
    <w:p w14:paraId="4C0DB0B5" w14:textId="77777777" w:rsidR="00B404AB" w:rsidRPr="00AE6DB0" w:rsidRDefault="00B404AB" w:rsidP="00B404AB">
      <w:pPr>
        <w:pStyle w:val="ListParagraph"/>
        <w:numPr>
          <w:ilvl w:val="0"/>
          <w:numId w:val="648"/>
        </w:numPr>
        <w:rPr>
          <w:color w:val="7F7F7F" w:themeColor="text1" w:themeTint="80"/>
        </w:rPr>
      </w:pPr>
      <w:r>
        <w:t xml:space="preserve">If column L is blank, there is an existing SYL in V1 that needs to be evaluated to determine if certain components of V1 can be reused along, with the new additions that will need to be added. </w:t>
      </w:r>
      <w:r w:rsidRPr="004C24C4">
        <w:rPr>
          <w:b/>
          <w:bCs/>
        </w:rPr>
        <w:t>For grade K-8 move to step 3. For Algebra 1 move to step 4.</w:t>
      </w:r>
      <w:r>
        <w:t xml:space="preserve"> </w:t>
      </w:r>
    </w:p>
    <w:p w14:paraId="4440DFDA" w14:textId="77777777" w:rsidR="00B404AB" w:rsidRDefault="00B404AB" w:rsidP="00B404AB">
      <w:pPr>
        <w:pStyle w:val="ListParagraph"/>
        <w:ind w:left="360"/>
      </w:pPr>
    </w:p>
    <w:p w14:paraId="07D88EB5" w14:textId="77777777" w:rsidR="00B404AB" w:rsidRDefault="00B404AB" w:rsidP="00B404AB">
      <w:pPr>
        <w:pStyle w:val="ListParagraph"/>
        <w:numPr>
          <w:ilvl w:val="0"/>
          <w:numId w:val="648"/>
        </w:numPr>
        <w:rPr>
          <w:color w:val="0F4761" w:themeColor="accent1" w:themeShade="BF"/>
        </w:rPr>
      </w:pPr>
      <w:r>
        <w:t xml:space="preserve">If column L indicates a Y for a lesson, then a new SYL needs to be created and </w:t>
      </w:r>
      <w:r w:rsidRPr="004C24C4">
        <w:t xml:space="preserve">ALL components will need to be written from </w:t>
      </w:r>
      <w:r w:rsidRPr="004C24C4">
        <w:rPr>
          <w:color w:val="000000" w:themeColor="text1"/>
        </w:rPr>
        <w:t>scratch,</w:t>
      </w:r>
      <w:r w:rsidRPr="004C24C4">
        <w:rPr>
          <w:b/>
          <w:bCs/>
          <w:color w:val="000000" w:themeColor="text1"/>
        </w:rPr>
        <w:t xml:space="preserve"> move to step 5.</w:t>
      </w:r>
      <w:r w:rsidRPr="001076A3">
        <w:rPr>
          <w:color w:val="000000" w:themeColor="text1"/>
        </w:rPr>
        <w:t xml:space="preserve"> </w:t>
      </w:r>
    </w:p>
    <w:p w14:paraId="19E7676F" w14:textId="77777777" w:rsidR="00B404AB" w:rsidRDefault="00B404AB" w:rsidP="00B404AB">
      <w:pPr>
        <w:pStyle w:val="ListParagraph"/>
        <w:ind w:left="360"/>
        <w:rPr>
          <w:color w:val="0F4761" w:themeColor="accent1" w:themeShade="BF"/>
        </w:rPr>
      </w:pPr>
    </w:p>
    <w:p w14:paraId="5D77D135" w14:textId="77777777" w:rsidR="00B404AB" w:rsidRPr="00621FC9" w:rsidRDefault="282B746D" w:rsidP="00B404AB">
      <w:pPr>
        <w:pStyle w:val="Heading3"/>
      </w:pPr>
      <w:bookmarkStart w:id="47" w:name="_Toc166058073"/>
      <w:bookmarkStart w:id="48" w:name="_Toc166768178"/>
      <w:bookmarkStart w:id="49" w:name="_Toc318617360"/>
      <w:r>
        <w:t>Step 3: Evaluating and Editing the V1 Components of a K-8 SYL</w:t>
      </w:r>
      <w:bookmarkEnd w:id="47"/>
      <w:bookmarkEnd w:id="48"/>
      <w:bookmarkEnd w:id="49"/>
      <w:r>
        <w:t xml:space="preserve"> </w:t>
      </w:r>
    </w:p>
    <w:p w14:paraId="58A1CDD2" w14:textId="3BC9FB25" w:rsidR="00B404AB" w:rsidRDefault="3712CEA8" w:rsidP="00B404AB">
      <w:pPr>
        <w:rPr>
          <w:rFonts w:ascii="Aptos_MSFontService" w:eastAsia="Aptos_MSFontService" w:hAnsi="Aptos_MSFontService" w:cs="Aptos_MSFontService"/>
        </w:rPr>
      </w:pPr>
      <w:r>
        <w:t xml:space="preserve">In this step you will locate and review all the V1 SYL </w:t>
      </w:r>
      <w:r w:rsidRPr="3712CEA8">
        <w:rPr>
          <w:color w:val="000000" w:themeColor="text1"/>
        </w:rPr>
        <w:t>components of the K-8 source lesson in the V1 Teacher Edition</w:t>
      </w:r>
      <w:r>
        <w:t xml:space="preserve">. The source lesson is </w:t>
      </w:r>
      <w:r w:rsidRPr="3712CEA8">
        <w:rPr>
          <w:color w:val="000000" w:themeColor="text1"/>
        </w:rPr>
        <w:t xml:space="preserve">identified in the grade level </w:t>
      </w:r>
      <w:hyperlink r:id="rId145">
        <w:r w:rsidRPr="3712CEA8">
          <w:rPr>
            <w:rStyle w:val="Hyperlink"/>
          </w:rPr>
          <w:t>Table of Contents</w:t>
        </w:r>
      </w:hyperlink>
      <w:r>
        <w:t xml:space="preserve"> </w:t>
      </w:r>
      <w:r w:rsidRPr="3712CEA8">
        <w:rPr>
          <w:rStyle w:val="Hyperlink"/>
          <w:color w:val="000000" w:themeColor="text1"/>
          <w:u w:val="none"/>
        </w:rPr>
        <w:t>column C</w:t>
      </w:r>
      <w:r w:rsidRPr="3712CEA8">
        <w:rPr>
          <w:color w:val="000000" w:themeColor="text1"/>
        </w:rPr>
        <w:t>. The SYL developer will be evaluating the existing V1 SYL item, turn and talk, common error, and common strategy, t</w:t>
      </w:r>
      <w:r>
        <w:t>o determine if these existing SYL components can be reused with edits and new scripting in V2. The developer will need the Teacher Edition of the V1 source lesson</w:t>
      </w:r>
      <w:r w:rsidRPr="3712CEA8">
        <w:rPr>
          <w:color w:val="000000" w:themeColor="text1"/>
        </w:rPr>
        <w:t xml:space="preserve"> along with the grade level New and Revised Lesson Document and the grade level </w:t>
      </w:r>
      <w:hyperlink r:id="rId146">
        <w:r w:rsidRPr="3712CEA8">
          <w:rPr>
            <w:rStyle w:val="Hyperlink"/>
          </w:rPr>
          <w:t>Table of Contents</w:t>
        </w:r>
      </w:hyperlink>
      <w:r>
        <w:t xml:space="preserve">. </w:t>
      </w:r>
      <w:r w:rsidRPr="3712CEA8">
        <w:rPr>
          <w:rStyle w:val="Hyperlink"/>
          <w:rFonts w:ascii="Aptos_MSFontService" w:eastAsia="Aptos_MSFontService" w:hAnsi="Aptos_MSFontService" w:cs="Aptos_MSFontService"/>
          <w:color w:val="auto"/>
          <w:u w:val="none"/>
        </w:rPr>
        <w:t>Follow any special instructions, if given, in the New and Revised Lesson Document.</w:t>
      </w:r>
    </w:p>
    <w:p w14:paraId="37413CBE" w14:textId="16FD8D02" w:rsidR="3FC8194C" w:rsidRDefault="3FC8194C" w:rsidP="025E3356">
      <w:pPr>
        <w:rPr>
          <w:rStyle w:val="Hyperlink"/>
        </w:rPr>
      </w:pPr>
    </w:p>
    <w:p w14:paraId="01636EE0" w14:textId="77777777" w:rsidR="00B404AB" w:rsidRDefault="00B404AB" w:rsidP="00B404AB">
      <w:pPr>
        <w:rPr>
          <w:color w:val="000000" w:themeColor="text1"/>
        </w:rPr>
      </w:pPr>
      <w:bookmarkStart w:id="50" w:name="_Toc166058074"/>
      <w:r w:rsidRPr="00D7772B">
        <w:rPr>
          <w:color w:val="0F4761" w:themeColor="accent1" w:themeShade="BF"/>
          <w:sz w:val="28"/>
          <w:szCs w:val="28"/>
        </w:rPr>
        <w:t>3a) Evaluate the V1 SYL Item:</w:t>
      </w:r>
      <w:bookmarkEnd w:id="50"/>
      <w:r w:rsidRPr="00D7772B">
        <w:rPr>
          <w:color w:val="0F4761" w:themeColor="accent1" w:themeShade="BF"/>
          <w:sz w:val="28"/>
          <w:szCs w:val="28"/>
        </w:rPr>
        <w:t xml:space="preserve"> </w:t>
      </w:r>
      <w:r>
        <w:rPr>
          <w:color w:val="000000" w:themeColor="text1"/>
        </w:rPr>
        <w:t>To evaluate the V1 SYL item for V2 criteria ask the following questions about the SYL item:</w:t>
      </w:r>
    </w:p>
    <w:p w14:paraId="5EA13B4C" w14:textId="64677395" w:rsidR="00B404AB" w:rsidRDefault="3FC8194C" w:rsidP="00B404AB">
      <w:pPr>
        <w:pStyle w:val="ListParagraph"/>
        <w:numPr>
          <w:ilvl w:val="1"/>
          <w:numId w:val="638"/>
        </w:numPr>
      </w:pPr>
      <w:r>
        <w:t xml:space="preserve">Does the SYL item elicit the common errors identified for this lesson? </w:t>
      </w:r>
    </w:p>
    <w:p w14:paraId="6A6CCE17" w14:textId="77777777" w:rsidR="00B404AB" w:rsidRDefault="00B404AB" w:rsidP="00B404AB">
      <w:pPr>
        <w:pStyle w:val="ListParagraph"/>
        <w:numPr>
          <w:ilvl w:val="1"/>
          <w:numId w:val="638"/>
        </w:numPr>
      </w:pPr>
      <w:r>
        <w:t xml:space="preserve">Is the context of the SYL item culturally sensitive, keeping in mind the background of all students? </w:t>
      </w:r>
    </w:p>
    <w:p w14:paraId="6B2B3AD8" w14:textId="77777777" w:rsidR="00B404AB" w:rsidRDefault="00B404AB" w:rsidP="00B404AB">
      <w:pPr>
        <w:pStyle w:val="ListParagraph"/>
        <w:numPr>
          <w:ilvl w:val="1"/>
          <w:numId w:val="638"/>
        </w:numPr>
      </w:pPr>
      <w:r>
        <w:t xml:space="preserve">Does the SYL match the suggested time completion for the grade band from the start of the item to the conclusion of the Turn and Talk? </w:t>
      </w:r>
    </w:p>
    <w:p w14:paraId="747D5F49" w14:textId="77777777" w:rsidR="00B404AB" w:rsidRDefault="00B404AB" w:rsidP="00B404AB">
      <w:pPr>
        <w:pStyle w:val="ListParagraph"/>
        <w:numPr>
          <w:ilvl w:val="2"/>
          <w:numId w:val="646"/>
        </w:numPr>
      </w:pPr>
      <w:r>
        <w:t>K-2: 5-10 minutes</w:t>
      </w:r>
    </w:p>
    <w:p w14:paraId="08BD663D" w14:textId="77777777" w:rsidR="00B404AB" w:rsidRDefault="00B404AB" w:rsidP="00B404AB">
      <w:pPr>
        <w:pStyle w:val="ListParagraph"/>
        <w:numPr>
          <w:ilvl w:val="2"/>
          <w:numId w:val="646"/>
        </w:numPr>
      </w:pPr>
      <w:r>
        <w:t>3-5: 10-15 minutes</w:t>
      </w:r>
    </w:p>
    <w:p w14:paraId="6507E93B" w14:textId="77777777" w:rsidR="00B404AB" w:rsidRDefault="00B404AB" w:rsidP="00B404AB">
      <w:pPr>
        <w:pStyle w:val="ListParagraph"/>
        <w:numPr>
          <w:ilvl w:val="2"/>
          <w:numId w:val="646"/>
        </w:numPr>
      </w:pPr>
      <w:r>
        <w:t xml:space="preserve">6-A1: About 15 minutes </w:t>
      </w:r>
    </w:p>
    <w:p w14:paraId="7B8B69AD" w14:textId="77777777" w:rsidR="00B404AB" w:rsidRDefault="00B404AB" w:rsidP="00B404AB">
      <w:pPr>
        <w:pStyle w:val="ListParagraph"/>
        <w:numPr>
          <w:ilvl w:val="1"/>
          <w:numId w:val="638"/>
        </w:numPr>
      </w:pPr>
      <w:r>
        <w:t xml:space="preserve">Is the SYL item solvable using multiple strategies and approaches? This includes but is not limited to drawings, models, and manipulatives, allowing for critical thinking and a deeper understanding. </w:t>
      </w:r>
    </w:p>
    <w:p w14:paraId="2E620B9C" w14:textId="77777777" w:rsidR="00B404AB" w:rsidRDefault="00B404AB" w:rsidP="00B404AB">
      <w:pPr>
        <w:pStyle w:val="ListParagraph"/>
        <w:numPr>
          <w:ilvl w:val="1"/>
          <w:numId w:val="638"/>
        </w:numPr>
      </w:pPr>
      <w:r>
        <w:t xml:space="preserve">Does the SYL item have multiple entry points, allowing for students to share their initial thinking and strategies in various ways? </w:t>
      </w:r>
    </w:p>
    <w:p w14:paraId="02641998" w14:textId="77777777" w:rsidR="00B404AB" w:rsidRDefault="00B404AB" w:rsidP="00B404AB">
      <w:pPr>
        <w:pStyle w:val="ListParagraph"/>
        <w:numPr>
          <w:ilvl w:val="1"/>
          <w:numId w:val="638"/>
        </w:numPr>
      </w:pPr>
      <w:r>
        <w:t xml:space="preserve">Does the SYL item build upon student’s current understanding, allowing students to address any previous unfinished learning and bridge content between topics? </w:t>
      </w:r>
    </w:p>
    <w:p w14:paraId="55369F5B" w14:textId="77777777" w:rsidR="00B404AB" w:rsidRDefault="00B404AB" w:rsidP="00B404AB">
      <w:pPr>
        <w:pStyle w:val="ListParagraph"/>
        <w:numPr>
          <w:ilvl w:val="1"/>
          <w:numId w:val="638"/>
        </w:numPr>
      </w:pPr>
      <w:r>
        <w:t xml:space="preserve">Is the SYL item context high interest, yet appropriate to the grade level of students, including interesting and relatable mathematical context, to aid in student engagement, understanding, and transferability? </w:t>
      </w:r>
    </w:p>
    <w:p w14:paraId="2B8C3650" w14:textId="77777777" w:rsidR="00B404AB" w:rsidRPr="003D41C5" w:rsidRDefault="00B404AB" w:rsidP="00B404AB">
      <w:pPr>
        <w:pStyle w:val="ListParagraph"/>
        <w:numPr>
          <w:ilvl w:val="0"/>
          <w:numId w:val="638"/>
        </w:numPr>
        <w:rPr>
          <w:color w:val="000000" w:themeColor="text1"/>
        </w:rPr>
      </w:pPr>
      <w:r>
        <w:rPr>
          <w:color w:val="000000" w:themeColor="text1"/>
        </w:rPr>
        <w:t>Is the</w:t>
      </w:r>
      <w:r w:rsidRPr="00332ECE">
        <w:rPr>
          <w:color w:val="000000" w:themeColor="text1"/>
        </w:rPr>
        <w:t xml:space="preserve"> SYL </w:t>
      </w:r>
      <w:r>
        <w:rPr>
          <w:color w:val="000000" w:themeColor="text1"/>
        </w:rPr>
        <w:t xml:space="preserve">item </w:t>
      </w:r>
      <w:r w:rsidRPr="00332ECE">
        <w:rPr>
          <w:color w:val="000000" w:themeColor="text1"/>
        </w:rPr>
        <w:t>context thoughtful to students of all backgrounds</w:t>
      </w:r>
      <w:r>
        <w:rPr>
          <w:color w:val="000000" w:themeColor="text1"/>
        </w:rPr>
        <w:t>?</w:t>
      </w:r>
      <w:r w:rsidRPr="00332ECE">
        <w:rPr>
          <w:color w:val="000000" w:themeColor="text1"/>
        </w:rPr>
        <w:t xml:space="preserve"> </w:t>
      </w:r>
    </w:p>
    <w:p w14:paraId="3D0C53C9" w14:textId="77777777" w:rsidR="00B404AB" w:rsidRDefault="00B404AB" w:rsidP="00B404AB">
      <w:pPr>
        <w:pStyle w:val="ListParagraph"/>
        <w:numPr>
          <w:ilvl w:val="1"/>
          <w:numId w:val="638"/>
        </w:numPr>
      </w:pPr>
      <w:r>
        <w:lastRenderedPageBreak/>
        <w:t xml:space="preserve">Does the SYL item lend itself to a rich follow-up discussion to set up students to be accountable for explaining their strategies? </w:t>
      </w:r>
    </w:p>
    <w:p w14:paraId="1CF70CC1" w14:textId="77777777" w:rsidR="00B404AB" w:rsidRDefault="00B404AB" w:rsidP="00B404AB">
      <w:pPr>
        <w:pStyle w:val="ListParagraph"/>
        <w:numPr>
          <w:ilvl w:val="1"/>
          <w:numId w:val="638"/>
        </w:numPr>
      </w:pPr>
      <w:r>
        <w:t xml:space="preserve">Confirm the SYL item does not introduce new formal vocabulary. </w:t>
      </w:r>
    </w:p>
    <w:p w14:paraId="4CB10D92" w14:textId="77777777" w:rsidR="00B404AB" w:rsidRDefault="00B404AB" w:rsidP="00B404AB">
      <w:pPr>
        <w:pStyle w:val="ListParagraph"/>
        <w:numPr>
          <w:ilvl w:val="1"/>
          <w:numId w:val="638"/>
        </w:numPr>
      </w:pPr>
      <w:r>
        <w:t xml:space="preserve">If applicable, condense the SYL into a single paragraph. The entire V2 SYL Item will be above the student workspace. There will be no write on lines or questions below the student workspace. </w:t>
      </w:r>
    </w:p>
    <w:p w14:paraId="3F62827D" w14:textId="70EDE629" w:rsidR="00B404AB" w:rsidRDefault="23D95DF5" w:rsidP="00B404AB">
      <w:pPr>
        <w:pStyle w:val="ListParagraph"/>
        <w:numPr>
          <w:ilvl w:val="1"/>
          <w:numId w:val="638"/>
        </w:numPr>
      </w:pPr>
      <w:r>
        <w:t xml:space="preserve">All V2 question stems will be “Show your thinking”. If the developer wants to incorporate the existing V1 question stem, it needs to be worked into the V2 item. </w:t>
      </w:r>
    </w:p>
    <w:p w14:paraId="4134D731" w14:textId="77777777" w:rsidR="00B404AB" w:rsidRDefault="00B404AB" w:rsidP="00B404AB">
      <w:pPr>
        <w:pStyle w:val="ListParagraph"/>
      </w:pPr>
    </w:p>
    <w:p w14:paraId="23304E37" w14:textId="57E3CF21" w:rsidR="00B404AB" w:rsidRDefault="3E54E229" w:rsidP="66D589AD">
      <w:pPr>
        <w:ind w:left="360"/>
        <w:rPr>
          <w:color w:val="000000" w:themeColor="text1"/>
        </w:rPr>
      </w:pPr>
      <w:r w:rsidRPr="3E54E229">
        <w:rPr>
          <w:color w:val="000000" w:themeColor="text1"/>
        </w:rPr>
        <w:t xml:space="preserve">Make any necessary edits to the V1 SYL item to align with the V2 criteria given above. Refer to the </w:t>
      </w:r>
      <w:hyperlink r:id="rId147">
        <w:r w:rsidRPr="3E54E229">
          <w:rPr>
            <w:rStyle w:val="Hyperlink"/>
          </w:rPr>
          <w:t>DEI Guidelines</w:t>
        </w:r>
      </w:hyperlink>
      <w:r>
        <w:t xml:space="preserve"> </w:t>
      </w:r>
      <w:r w:rsidRPr="3E54E229">
        <w:rPr>
          <w:color w:val="000000" w:themeColor="text1"/>
        </w:rPr>
        <w:t xml:space="preserve">for further guidance on </w:t>
      </w:r>
      <w:r w:rsidRPr="3E54E229">
        <w:rPr>
          <w:rFonts w:ascii="Aptos" w:eastAsia="Aptos" w:hAnsi="Aptos" w:cs="Aptos"/>
          <w:color w:val="000000" w:themeColor="text1"/>
        </w:rPr>
        <w:t>appropriate context.</w:t>
      </w:r>
    </w:p>
    <w:p w14:paraId="7DC4EC5F" w14:textId="419DA948" w:rsidR="3E54E229" w:rsidRDefault="3E54E229" w:rsidP="3E54E229">
      <w:pPr>
        <w:ind w:left="360"/>
        <w:rPr>
          <w:rFonts w:ascii="Aptos" w:eastAsia="Aptos" w:hAnsi="Aptos" w:cs="Aptos"/>
          <w:color w:val="000000" w:themeColor="text1"/>
        </w:rPr>
      </w:pPr>
    </w:p>
    <w:p w14:paraId="7FCED2C0" w14:textId="6C92D3A0" w:rsidR="3E54E229" w:rsidRDefault="3E54E229" w:rsidP="3E54E229">
      <w:pPr>
        <w:ind w:left="360"/>
        <w:rPr>
          <w:rFonts w:ascii="Aptos" w:eastAsia="Aptos" w:hAnsi="Aptos" w:cs="Aptos"/>
          <w:color w:val="000000" w:themeColor="text1"/>
        </w:rPr>
      </w:pPr>
      <w:r w:rsidRPr="3E54E229">
        <w:rPr>
          <w:rFonts w:ascii="Aptos" w:eastAsia="Aptos" w:hAnsi="Aptos" w:cs="Aptos"/>
          <w:color w:val="000000" w:themeColor="text1"/>
        </w:rPr>
        <w:t>For the existing SYL V1 Image:</w:t>
      </w:r>
    </w:p>
    <w:p w14:paraId="1BD61A59" w14:textId="2ED6EEF4" w:rsidR="3E54E229" w:rsidRDefault="3E54E229" w:rsidP="3E54E229">
      <w:pPr>
        <w:ind w:left="360"/>
        <w:rPr>
          <w:rFonts w:ascii="Aptos" w:eastAsia="Aptos" w:hAnsi="Aptos" w:cs="Aptos"/>
          <w:color w:val="000000" w:themeColor="text1"/>
        </w:rPr>
      </w:pPr>
      <w:r w:rsidRPr="3E54E229">
        <w:rPr>
          <w:rFonts w:ascii="Aptos" w:eastAsia="Aptos" w:hAnsi="Aptos" w:cs="Aptos"/>
          <w:color w:val="000000" w:themeColor="text1"/>
        </w:rPr>
        <w:t xml:space="preserve"> </w:t>
      </w:r>
    </w:p>
    <w:p w14:paraId="46852CC4" w14:textId="376D3BBD" w:rsidR="3E54E229" w:rsidRDefault="3E54E229" w:rsidP="3E54E229">
      <w:pPr>
        <w:ind w:firstLine="360"/>
      </w:pPr>
      <w:r w:rsidRPr="3E54E229">
        <w:rPr>
          <w:rFonts w:ascii="Aptos" w:eastAsia="Aptos" w:hAnsi="Aptos" w:cs="Aptos"/>
          <w:color w:val="000000" w:themeColor="text1"/>
        </w:rPr>
        <w:t xml:space="preserve">Proactive Image Review &amp; Lesson Scan (throughout EMM) </w:t>
      </w:r>
    </w:p>
    <w:p w14:paraId="1AAA3745" w14:textId="2CF7E1A9" w:rsidR="3E54E229" w:rsidRDefault="3E54E229" w:rsidP="3E54E229">
      <w:pPr>
        <w:ind w:left="1440"/>
      </w:pPr>
      <w:r w:rsidRPr="3E54E229">
        <w:rPr>
          <w:rFonts w:ascii="Symbol" w:eastAsia="Symbol" w:hAnsi="Symbol" w:cs="Symbol"/>
          <w:sz w:val="20"/>
          <w:szCs w:val="20"/>
        </w:rPr>
        <w:t>·</w:t>
      </w:r>
      <w:r w:rsidRPr="3E54E229">
        <w:rPr>
          <w:rFonts w:ascii="Times New Roman" w:eastAsia="Times New Roman" w:hAnsi="Times New Roman" w:cs="Times New Roman"/>
          <w:sz w:val="14"/>
          <w:szCs w:val="14"/>
        </w:rPr>
        <w:t xml:space="preserve">                </w:t>
      </w:r>
      <w:r w:rsidRPr="3E54E229">
        <w:rPr>
          <w:rFonts w:ascii="Aptos" w:eastAsia="Aptos" w:hAnsi="Aptos" w:cs="Aptos"/>
          <w:color w:val="000000" w:themeColor="text1"/>
        </w:rPr>
        <w:t xml:space="preserve">Ensure that all images are checked prior to including them in the EMM using the following steps: </w:t>
      </w:r>
    </w:p>
    <w:p w14:paraId="3EE3FDEF" w14:textId="1A32FF82" w:rsidR="3E54E229" w:rsidRDefault="43402F91" w:rsidP="3E54E229">
      <w:pPr>
        <w:ind w:left="1080"/>
      </w:pPr>
      <w:r w:rsidRPr="43402F91">
        <w:rPr>
          <w:rFonts w:ascii="Symbol" w:eastAsia="Symbol" w:hAnsi="Symbol" w:cs="Symbol"/>
          <w:sz w:val="20"/>
          <w:szCs w:val="20"/>
        </w:rPr>
        <w:t>·</w:t>
      </w:r>
      <w:r w:rsidRPr="43402F91">
        <w:rPr>
          <w:rFonts w:ascii="Times New Roman" w:eastAsia="Times New Roman" w:hAnsi="Times New Roman" w:cs="Times New Roman"/>
          <w:sz w:val="14"/>
          <w:szCs w:val="14"/>
        </w:rPr>
        <w:t xml:space="preserve">       </w:t>
      </w:r>
      <w:r w:rsidRPr="43402F91">
        <w:rPr>
          <w:rFonts w:ascii="Aptos" w:eastAsia="Aptos" w:hAnsi="Aptos" w:cs="Aptos"/>
          <w:color w:val="000000" w:themeColor="text1"/>
        </w:rPr>
        <w:t xml:space="preserve">Open the </w:t>
      </w:r>
      <w:hyperlink r:id="rId148">
        <w:r w:rsidRPr="43402F91">
          <w:rPr>
            <w:rStyle w:val="Hyperlink"/>
            <w:rFonts w:ascii="Aptos" w:eastAsia="Aptos" w:hAnsi="Aptos" w:cs="Aptos"/>
          </w:rPr>
          <w:t>Image Guidelines and Workflow in Box</w:t>
        </w:r>
      </w:hyperlink>
      <w:r w:rsidRPr="43402F91">
        <w:rPr>
          <w:rFonts w:ascii="Aptos" w:eastAsia="Aptos" w:hAnsi="Aptos" w:cs="Aptos"/>
          <w:color w:val="000000" w:themeColor="text1"/>
        </w:rPr>
        <w:t xml:space="preserve">. </w:t>
      </w:r>
    </w:p>
    <w:p w14:paraId="1D73FCCD" w14:textId="1EBCDE59" w:rsidR="3E54E229" w:rsidRDefault="3E54E229" w:rsidP="3E54E229">
      <w:pPr>
        <w:ind w:left="1080"/>
      </w:pPr>
      <w:r w:rsidRPr="3E54E229">
        <w:rPr>
          <w:rFonts w:ascii="Symbol" w:eastAsia="Symbol" w:hAnsi="Symbol" w:cs="Symbol"/>
          <w:sz w:val="20"/>
          <w:szCs w:val="20"/>
        </w:rPr>
        <w:t>·</w:t>
      </w:r>
      <w:r w:rsidRPr="3E54E229">
        <w:rPr>
          <w:rFonts w:ascii="Times New Roman" w:eastAsia="Times New Roman" w:hAnsi="Times New Roman" w:cs="Times New Roman"/>
          <w:sz w:val="14"/>
          <w:szCs w:val="14"/>
        </w:rPr>
        <w:t xml:space="preserve">       </w:t>
      </w:r>
      <w:r w:rsidRPr="3E54E229">
        <w:rPr>
          <w:rFonts w:ascii="Aptos" w:eastAsia="Aptos" w:hAnsi="Aptos" w:cs="Aptos"/>
          <w:color w:val="000000" w:themeColor="text1"/>
        </w:rPr>
        <w:t xml:space="preserve">Filter by lesson in the CA Image Tracker Smartsheet.  </w:t>
      </w:r>
    </w:p>
    <w:p w14:paraId="033A34FA" w14:textId="2BC01FE1" w:rsidR="3E54E229" w:rsidRDefault="3E54E229" w:rsidP="3E54E229">
      <w:pPr>
        <w:ind w:left="1080"/>
      </w:pPr>
      <w:r w:rsidRPr="3E54E229">
        <w:rPr>
          <w:rFonts w:ascii="Symbol" w:eastAsia="Symbol" w:hAnsi="Symbol" w:cs="Symbol"/>
          <w:sz w:val="20"/>
          <w:szCs w:val="20"/>
        </w:rPr>
        <w:t>·</w:t>
      </w:r>
      <w:r w:rsidRPr="3E54E229">
        <w:rPr>
          <w:rFonts w:ascii="Times New Roman" w:eastAsia="Times New Roman" w:hAnsi="Times New Roman" w:cs="Times New Roman"/>
          <w:sz w:val="14"/>
          <w:szCs w:val="14"/>
        </w:rPr>
        <w:t xml:space="preserve">       </w:t>
      </w:r>
      <w:hyperlink r:id="rId149">
        <w:r w:rsidRPr="3E54E229">
          <w:rPr>
            <w:rStyle w:val="Hyperlink"/>
            <w:rFonts w:ascii="Aptos" w:eastAsia="Aptos" w:hAnsi="Aptos" w:cs="Aptos"/>
            <w:u w:val="none"/>
          </w:rPr>
          <w:t>K-5 LXDV Dashboard Link</w:t>
        </w:r>
      </w:hyperlink>
      <w:r w:rsidRPr="3E54E229">
        <w:rPr>
          <w:rFonts w:ascii="Aptos" w:eastAsia="Aptos" w:hAnsi="Aptos" w:cs="Aptos"/>
          <w:color w:val="000000" w:themeColor="text1"/>
        </w:rPr>
        <w:t xml:space="preserve"> </w:t>
      </w:r>
    </w:p>
    <w:p w14:paraId="5FD0FC9F" w14:textId="13935B34" w:rsidR="3E54E229" w:rsidRDefault="3E54E229" w:rsidP="3E54E229">
      <w:pPr>
        <w:ind w:left="1080"/>
      </w:pPr>
      <w:r w:rsidRPr="3E54E229">
        <w:rPr>
          <w:rFonts w:ascii="Symbol" w:eastAsia="Symbol" w:hAnsi="Symbol" w:cs="Symbol"/>
          <w:sz w:val="20"/>
          <w:szCs w:val="20"/>
        </w:rPr>
        <w:t>·</w:t>
      </w:r>
      <w:r w:rsidRPr="3E54E229">
        <w:rPr>
          <w:rFonts w:ascii="Times New Roman" w:eastAsia="Times New Roman" w:hAnsi="Times New Roman" w:cs="Times New Roman"/>
          <w:sz w:val="14"/>
          <w:szCs w:val="14"/>
        </w:rPr>
        <w:t xml:space="preserve">       </w:t>
      </w:r>
      <w:hyperlink r:id="rId150">
        <w:r w:rsidRPr="3E54E229">
          <w:rPr>
            <w:rStyle w:val="Hyperlink"/>
            <w:rFonts w:ascii="Aptos" w:eastAsia="Aptos" w:hAnsi="Aptos" w:cs="Aptos"/>
            <w:u w:val="none"/>
          </w:rPr>
          <w:t>6-A1 LXDV Dashboard Link</w:t>
        </w:r>
      </w:hyperlink>
      <w:r w:rsidRPr="3E54E229">
        <w:rPr>
          <w:rFonts w:ascii="Aptos" w:eastAsia="Aptos" w:hAnsi="Aptos" w:cs="Aptos"/>
          <w:color w:val="000000" w:themeColor="text1"/>
        </w:rPr>
        <w:t xml:space="preserve"> </w:t>
      </w:r>
    </w:p>
    <w:p w14:paraId="7946D35C" w14:textId="7DF621A1" w:rsidR="3E54E229" w:rsidRDefault="3E54E229" w:rsidP="3E54E229">
      <w:pPr>
        <w:ind w:left="1080"/>
      </w:pPr>
      <w:r w:rsidRPr="3E54E229">
        <w:rPr>
          <w:rFonts w:ascii="Symbol" w:eastAsia="Symbol" w:hAnsi="Symbol" w:cs="Symbol"/>
          <w:sz w:val="20"/>
          <w:szCs w:val="20"/>
        </w:rPr>
        <w:t>·</w:t>
      </w:r>
      <w:r w:rsidRPr="3E54E229">
        <w:rPr>
          <w:rFonts w:ascii="Times New Roman" w:eastAsia="Times New Roman" w:hAnsi="Times New Roman" w:cs="Times New Roman"/>
          <w:sz w:val="14"/>
          <w:szCs w:val="14"/>
        </w:rPr>
        <w:t xml:space="preserve">       </w:t>
      </w:r>
      <w:r w:rsidRPr="3E54E229">
        <w:rPr>
          <w:rFonts w:ascii="Aptos" w:eastAsia="Aptos" w:hAnsi="Aptos" w:cs="Aptos"/>
          <w:color w:val="000000" w:themeColor="text1"/>
        </w:rPr>
        <w:t xml:space="preserve">Review each item in the lesson and approve (or reject) IPAAC suggestions. </w:t>
      </w:r>
    </w:p>
    <w:p w14:paraId="4F2D6DBF" w14:textId="521567B3" w:rsidR="3E54E229" w:rsidRDefault="3E54E229" w:rsidP="3E54E229">
      <w:pPr>
        <w:ind w:left="1080"/>
      </w:pPr>
      <w:r w:rsidRPr="3E54E229">
        <w:rPr>
          <w:rFonts w:ascii="Symbol" w:eastAsia="Symbol" w:hAnsi="Symbol" w:cs="Symbol"/>
          <w:sz w:val="20"/>
          <w:szCs w:val="20"/>
        </w:rPr>
        <w:t>·</w:t>
      </w:r>
      <w:r w:rsidRPr="3E54E229">
        <w:rPr>
          <w:rFonts w:ascii="Times New Roman" w:eastAsia="Times New Roman" w:hAnsi="Times New Roman" w:cs="Times New Roman"/>
          <w:sz w:val="14"/>
          <w:szCs w:val="14"/>
        </w:rPr>
        <w:t xml:space="preserve">       </w:t>
      </w:r>
      <w:r w:rsidRPr="3E54E229">
        <w:rPr>
          <w:rFonts w:ascii="Aptos" w:eastAsia="Aptos" w:hAnsi="Aptos" w:cs="Aptos"/>
          <w:color w:val="000000" w:themeColor="text1"/>
        </w:rPr>
        <w:t>Note the spec information, and alt text in each SYL and Task of the EMM.</w:t>
      </w:r>
    </w:p>
    <w:p w14:paraId="19D87414" w14:textId="27332ED8" w:rsidR="3E54E229" w:rsidRDefault="3E54E229" w:rsidP="3E54E229">
      <w:pPr>
        <w:ind w:left="360"/>
        <w:rPr>
          <w:rFonts w:ascii="Aptos" w:eastAsia="Aptos" w:hAnsi="Aptos" w:cs="Aptos"/>
          <w:color w:val="000000" w:themeColor="text1"/>
        </w:rPr>
      </w:pPr>
    </w:p>
    <w:p w14:paraId="0F355E8A" w14:textId="77777777" w:rsidR="00B404AB" w:rsidRDefault="00B404AB" w:rsidP="66D589AD">
      <w:pPr>
        <w:rPr>
          <w:color w:val="000000" w:themeColor="text1"/>
        </w:rPr>
      </w:pPr>
    </w:p>
    <w:p w14:paraId="0D787D59" w14:textId="6CAE8689" w:rsidR="00B404AB" w:rsidRDefault="0C44F195" w:rsidP="3FC8194C">
      <w:pPr>
        <w:rPr>
          <w:color w:val="000000" w:themeColor="text1"/>
        </w:rPr>
      </w:pPr>
      <w:bookmarkStart w:id="51" w:name="_Toc166058075"/>
      <w:r w:rsidRPr="0C44F195">
        <w:rPr>
          <w:color w:val="0F4761" w:themeColor="accent1" w:themeShade="BF"/>
          <w:sz w:val="28"/>
          <w:szCs w:val="28"/>
        </w:rPr>
        <w:t>3b) Review the V1 Common Error and Strategy:</w:t>
      </w:r>
      <w:bookmarkEnd w:id="51"/>
      <w:r w:rsidRPr="0C44F195">
        <w:rPr>
          <w:color w:val="0F4761" w:themeColor="accent1" w:themeShade="BF"/>
          <w:sz w:val="28"/>
          <w:szCs w:val="28"/>
        </w:rPr>
        <w:t xml:space="preserve"> </w:t>
      </w:r>
      <w:r w:rsidRPr="0C44F195">
        <w:rPr>
          <w:color w:val="000000" w:themeColor="text1"/>
        </w:rPr>
        <w:t xml:space="preserve">Review the V1 SYL Common Error and Strategy which can be found on the Spark Your Learning Student Sample Page. The </w:t>
      </w:r>
      <w:r w:rsidRPr="0C44F195">
        <w:rPr>
          <w:rFonts w:ascii="Aptos" w:eastAsia="Aptos" w:hAnsi="Aptos" w:cs="Aptos"/>
          <w:color w:val="000000" w:themeColor="text1"/>
        </w:rPr>
        <w:t>SYL should be used first and foremost to elicit common errors of the focus standard if possible.</w:t>
      </w:r>
      <w:r w:rsidRPr="0C44F195">
        <w:rPr>
          <w:color w:val="000000" w:themeColor="text1"/>
        </w:rPr>
        <w:t xml:space="preserve"> Use your best judgement to ensure the common error and strategy match the SYL item and any edits that have been made to the item. </w:t>
      </w:r>
      <w:r w:rsidRPr="0C44F195">
        <w:rPr>
          <w:rFonts w:ascii="Aptos" w:eastAsia="Aptos" w:hAnsi="Aptos" w:cs="Aptos"/>
          <w:color w:val="000000" w:themeColor="text1"/>
        </w:rPr>
        <w:t xml:space="preserve"> </w:t>
      </w:r>
      <w:r w:rsidRPr="0C44F195">
        <w:rPr>
          <w:color w:val="000000" w:themeColor="text1"/>
        </w:rPr>
        <w:t xml:space="preserve">Make edits to the V1 common error and strategy as needed based on any change made to the SYL item. Choose one common strategy to highlight in the spark discussion chart. If a new common error needs to be identified for the V2 lesson once edits have been made to the SYL item, use the instructions in step 5b and 5e and the </w:t>
      </w:r>
      <w:hyperlink r:id="rId151">
        <w:r w:rsidRPr="0C44F195">
          <w:rPr>
            <w:rStyle w:val="Hyperlink"/>
            <w:highlight w:val="yellow"/>
          </w:rPr>
          <w:t>Common Error Spreadsheet</w:t>
        </w:r>
      </w:hyperlink>
      <w:r w:rsidRPr="0C44F195">
        <w:rPr>
          <w:color w:val="000000" w:themeColor="text1"/>
          <w:highlight w:val="yellow"/>
        </w:rPr>
        <w:t>.</w:t>
      </w:r>
    </w:p>
    <w:p w14:paraId="62D6423E" w14:textId="523F687D" w:rsidR="00B404AB" w:rsidRDefault="00B404AB" w:rsidP="35A4309F">
      <w:pPr>
        <w:rPr>
          <w:color w:val="000000" w:themeColor="text1"/>
        </w:rPr>
      </w:pPr>
    </w:p>
    <w:p w14:paraId="50B83165" w14:textId="77777777" w:rsidR="00B404AB" w:rsidRDefault="00B404AB" w:rsidP="00B404AB">
      <w:pPr>
        <w:rPr>
          <w:color w:val="000000" w:themeColor="text1"/>
        </w:rPr>
      </w:pPr>
      <w:bookmarkStart w:id="52" w:name="_Toc166058076"/>
      <w:r w:rsidRPr="00D7772B">
        <w:rPr>
          <w:color w:val="0F4761" w:themeColor="accent1" w:themeShade="BF"/>
          <w:sz w:val="28"/>
          <w:szCs w:val="28"/>
        </w:rPr>
        <w:t>3c) Evaluate the V1 SYL Turn and Talk:</w:t>
      </w:r>
      <w:bookmarkEnd w:id="52"/>
      <w:r w:rsidRPr="00D7772B">
        <w:rPr>
          <w:color w:val="0F4761" w:themeColor="accent1" w:themeShade="BF"/>
          <w:sz w:val="28"/>
          <w:szCs w:val="28"/>
        </w:rPr>
        <w:t xml:space="preserve"> </w:t>
      </w:r>
      <w:r>
        <w:rPr>
          <w:color w:val="000000" w:themeColor="text1"/>
        </w:rPr>
        <w:t xml:space="preserve">The grades K-2 V1 SYL Turn and Talk can be found in the TE in the right-hand column of the persevere section of the SYL page. The grades 3-8 V1 SYL Turn and Talk can be found in the SE on the student SYL page. </w:t>
      </w:r>
    </w:p>
    <w:p w14:paraId="454BC69C" w14:textId="77777777" w:rsidR="00B404AB" w:rsidRDefault="00B404AB" w:rsidP="00B404AB">
      <w:pPr>
        <w:rPr>
          <w:color w:val="000000" w:themeColor="text1"/>
        </w:rPr>
      </w:pPr>
    </w:p>
    <w:p w14:paraId="070F1D20" w14:textId="77777777" w:rsidR="00B404AB" w:rsidRDefault="00B404AB" w:rsidP="00B404AB">
      <w:pPr>
        <w:rPr>
          <w:color w:val="000000" w:themeColor="text1"/>
        </w:rPr>
      </w:pPr>
      <w:r>
        <w:rPr>
          <w:color w:val="000000" w:themeColor="text1"/>
        </w:rPr>
        <w:t xml:space="preserve">To evaluate the V1 SYL Turn and Talk </w:t>
      </w:r>
      <w:r w:rsidRPr="006F1D0C">
        <w:rPr>
          <w:color w:val="000000" w:themeColor="text1"/>
        </w:rPr>
        <w:t>for V2 criteria ask the following questions about the SYL</w:t>
      </w:r>
      <w:r>
        <w:rPr>
          <w:color w:val="000000" w:themeColor="text1"/>
        </w:rPr>
        <w:t xml:space="preserve"> turn and talk question</w:t>
      </w:r>
      <w:r w:rsidRPr="006F1D0C">
        <w:rPr>
          <w:color w:val="000000" w:themeColor="text1"/>
        </w:rPr>
        <w:t>:</w:t>
      </w:r>
    </w:p>
    <w:p w14:paraId="69DD0EEB" w14:textId="77777777" w:rsidR="00B404AB" w:rsidRDefault="00B404AB" w:rsidP="00B404AB">
      <w:pPr>
        <w:ind w:left="450"/>
        <w:rPr>
          <w:color w:val="000000" w:themeColor="text1"/>
        </w:rPr>
      </w:pPr>
    </w:p>
    <w:p w14:paraId="60923359" w14:textId="77777777" w:rsidR="00B404AB" w:rsidRPr="00033DA7" w:rsidRDefault="00B404AB" w:rsidP="00B404AB">
      <w:pPr>
        <w:pStyle w:val="ListParagraph"/>
        <w:numPr>
          <w:ilvl w:val="0"/>
          <w:numId w:val="638"/>
        </w:numPr>
        <w:rPr>
          <w:color w:val="000000" w:themeColor="text1"/>
        </w:rPr>
      </w:pPr>
      <w:r>
        <w:t>Does the turn and talk question match any edits made to the SYL task?</w:t>
      </w:r>
    </w:p>
    <w:p w14:paraId="63C8BF56" w14:textId="77777777" w:rsidR="00B404AB" w:rsidRPr="006046AE" w:rsidRDefault="00B404AB" w:rsidP="00B404AB">
      <w:pPr>
        <w:pStyle w:val="ListParagraph"/>
        <w:numPr>
          <w:ilvl w:val="0"/>
          <w:numId w:val="638"/>
        </w:numPr>
        <w:rPr>
          <w:color w:val="000000" w:themeColor="text1"/>
        </w:rPr>
      </w:pPr>
      <w:r w:rsidRPr="006046AE">
        <w:t>Is this question a follow-up question to the SYL</w:t>
      </w:r>
      <w:r>
        <w:t xml:space="preserve"> extending the task</w:t>
      </w:r>
      <w:r w:rsidRPr="006046AE">
        <w:t xml:space="preserve">? </w:t>
      </w:r>
    </w:p>
    <w:p w14:paraId="27613690" w14:textId="77777777" w:rsidR="00B404AB" w:rsidRDefault="00B404AB" w:rsidP="00B404AB">
      <w:pPr>
        <w:pStyle w:val="ListParagraph"/>
        <w:numPr>
          <w:ilvl w:val="0"/>
          <w:numId w:val="638"/>
        </w:numPr>
      </w:pPr>
      <w:r>
        <w:rPr>
          <w:color w:val="000000" w:themeColor="text1"/>
        </w:rPr>
        <w:t>Can the</w:t>
      </w:r>
      <w:r w:rsidRPr="006046AE">
        <w:rPr>
          <w:color w:val="000000" w:themeColor="text1"/>
        </w:rPr>
        <w:t xml:space="preserve"> question </w:t>
      </w:r>
      <w:r>
        <w:rPr>
          <w:color w:val="000000" w:themeColor="text1"/>
        </w:rPr>
        <w:t xml:space="preserve">be </w:t>
      </w:r>
      <w:r w:rsidRPr="006046AE">
        <w:t>connect</w:t>
      </w:r>
      <w:r>
        <w:t>ed</w:t>
      </w:r>
      <w:r w:rsidRPr="006046AE">
        <w:t xml:space="preserve"> to the common error identified </w:t>
      </w:r>
      <w:r>
        <w:t>for the SYL</w:t>
      </w:r>
      <w:r w:rsidRPr="006046AE">
        <w:t>?</w:t>
      </w:r>
    </w:p>
    <w:p w14:paraId="5776F080" w14:textId="77777777" w:rsidR="00B404AB" w:rsidRDefault="00B404AB" w:rsidP="00B404AB">
      <w:pPr>
        <w:pStyle w:val="ListParagraph"/>
        <w:numPr>
          <w:ilvl w:val="0"/>
          <w:numId w:val="638"/>
        </w:numPr>
      </w:pPr>
      <w:r>
        <w:t xml:space="preserve">Does this question set up the expectation and support for students to be accountable for explaining their strategies? </w:t>
      </w:r>
    </w:p>
    <w:p w14:paraId="08F55591" w14:textId="77777777" w:rsidR="00B404AB" w:rsidRPr="00033DA7" w:rsidRDefault="00B404AB" w:rsidP="00B404AB">
      <w:pPr>
        <w:pStyle w:val="ListParagraph"/>
      </w:pPr>
    </w:p>
    <w:p w14:paraId="46E040D7" w14:textId="77777777" w:rsidR="00B404AB" w:rsidRDefault="3E54E229" w:rsidP="00B404AB">
      <w:pPr>
        <w:ind w:left="340"/>
        <w:rPr>
          <w:color w:val="000000" w:themeColor="text1"/>
        </w:rPr>
      </w:pPr>
      <w:r w:rsidRPr="3E54E229">
        <w:rPr>
          <w:color w:val="000000" w:themeColor="text1"/>
        </w:rPr>
        <w:t xml:space="preserve">Make any necessary changes to the V1 SYL turn and talk to align with the V2 criteria given above. </w:t>
      </w:r>
    </w:p>
    <w:p w14:paraId="4039EC79" w14:textId="3D3E2A93" w:rsidR="3E54E229" w:rsidRDefault="3E54E229" w:rsidP="3E54E229">
      <w:pPr>
        <w:ind w:left="340"/>
        <w:rPr>
          <w:color w:val="000000" w:themeColor="text1"/>
        </w:rPr>
      </w:pPr>
    </w:p>
    <w:tbl>
      <w:tblPr>
        <w:tblW w:w="9408"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830"/>
        <w:gridCol w:w="4578"/>
      </w:tblGrid>
      <w:tr w:rsidR="3E54E229" w14:paraId="0371AACA" w14:textId="77777777" w:rsidTr="7159C782">
        <w:trPr>
          <w:trHeight w:val="300"/>
        </w:trPr>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2F3"/>
          </w:tcPr>
          <w:p w14:paraId="0A8D1EBE" w14:textId="0982C268" w:rsidR="3E54E229" w:rsidRDefault="3E54E229" w:rsidP="3E54E229">
            <w:pPr>
              <w:jc w:val="center"/>
            </w:pPr>
            <w:r w:rsidRPr="3E54E229">
              <w:rPr>
                <w:rFonts w:ascii="Aptos" w:eastAsia="Aptos" w:hAnsi="Aptos" w:cs="Aptos"/>
                <w:b/>
                <w:bCs/>
                <w:color w:val="000000" w:themeColor="text1"/>
                <w:sz w:val="22"/>
                <w:szCs w:val="22"/>
              </w:rPr>
              <w:t>GK</w:t>
            </w:r>
            <w:r w:rsidRPr="3E54E229">
              <w:rPr>
                <w:rFonts w:ascii="Aptos" w:eastAsia="Aptos" w:hAnsi="Aptos" w:cs="Aptos"/>
                <w:color w:val="000000" w:themeColor="text1"/>
                <w:sz w:val="22"/>
                <w:szCs w:val="22"/>
              </w:rPr>
              <w:t xml:space="preserve"> </w:t>
            </w:r>
          </w:p>
        </w:tc>
        <w:tc>
          <w:tcPr>
            <w:tcW w:w="457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E2F3"/>
          </w:tcPr>
          <w:p w14:paraId="78845945" w14:textId="7D720B22" w:rsidR="3E54E229" w:rsidRDefault="3E54E229" w:rsidP="3E54E229">
            <w:pPr>
              <w:jc w:val="center"/>
            </w:pPr>
            <w:r w:rsidRPr="3E54E229">
              <w:rPr>
                <w:rFonts w:ascii="Aptos" w:eastAsia="Aptos" w:hAnsi="Aptos" w:cs="Aptos"/>
                <w:b/>
                <w:bCs/>
                <w:color w:val="000000" w:themeColor="text1"/>
                <w:sz w:val="22"/>
                <w:szCs w:val="22"/>
              </w:rPr>
              <w:t>GK-2</w:t>
            </w:r>
            <w:r w:rsidRPr="3E54E229">
              <w:rPr>
                <w:rFonts w:ascii="Aptos" w:eastAsia="Aptos" w:hAnsi="Aptos" w:cs="Aptos"/>
                <w:color w:val="000000" w:themeColor="text1"/>
                <w:sz w:val="22"/>
                <w:szCs w:val="22"/>
              </w:rPr>
              <w:t xml:space="preserve"> </w:t>
            </w:r>
          </w:p>
        </w:tc>
      </w:tr>
      <w:tr w:rsidR="3E54E229" w14:paraId="1879BCAA" w14:textId="77777777" w:rsidTr="7159C782">
        <w:trPr>
          <w:trHeight w:val="300"/>
        </w:trPr>
        <w:tc>
          <w:tcPr>
            <w:tcW w:w="483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0332DB" w14:textId="2460C3DE" w:rsidR="3E54E229" w:rsidRDefault="3E54E229" w:rsidP="3E54E229">
            <w:r w:rsidRPr="3E54E229">
              <w:rPr>
                <w:rFonts w:ascii="Aptos" w:eastAsia="Aptos" w:hAnsi="Aptos" w:cs="Aptos"/>
                <w:b/>
                <w:bCs/>
                <w:color w:val="000000" w:themeColor="text1"/>
                <w:sz w:val="22"/>
                <w:szCs w:val="22"/>
              </w:rPr>
              <w:t xml:space="preserve">Turn &amp; Talks will NOT appear in print in GK on the SE page. </w:t>
            </w:r>
            <w:r w:rsidRPr="3E54E229">
              <w:rPr>
                <w:rFonts w:ascii="Aptos" w:eastAsia="Aptos" w:hAnsi="Aptos" w:cs="Aptos"/>
                <w:color w:val="000000" w:themeColor="text1"/>
                <w:sz w:val="22"/>
                <w:szCs w:val="22"/>
              </w:rPr>
              <w:t xml:space="preserve">(This also applies to Turn and Talks following tasks.) </w:t>
            </w:r>
          </w:p>
          <w:p w14:paraId="58BC1413" w14:textId="3BC22742" w:rsidR="3E54E229" w:rsidRDefault="3E54E229" w:rsidP="3E54E229">
            <w:r w:rsidRPr="3E54E229">
              <w:rPr>
                <w:rFonts w:ascii="Aptos" w:eastAsia="Aptos" w:hAnsi="Aptos" w:cs="Aptos"/>
                <w:color w:val="000000" w:themeColor="text1"/>
                <w:sz w:val="22"/>
                <w:szCs w:val="22"/>
              </w:rPr>
              <w:t xml:space="preserve"> </w:t>
            </w:r>
          </w:p>
          <w:p w14:paraId="7208D6F3" w14:textId="7E536D5D" w:rsidR="3E54E229" w:rsidRDefault="3E54E229" w:rsidP="3E54E229">
            <w:r w:rsidRPr="3E54E229">
              <w:rPr>
                <w:rFonts w:ascii="Aptos" w:eastAsia="Aptos" w:hAnsi="Aptos" w:cs="Aptos"/>
                <w:color w:val="000000" w:themeColor="text1"/>
                <w:sz w:val="22"/>
                <w:szCs w:val="22"/>
              </w:rPr>
              <w:t xml:space="preserve">The right side of this table also includes considerations involving GK. </w:t>
            </w:r>
          </w:p>
        </w:tc>
        <w:tc>
          <w:tcPr>
            <w:tcW w:w="45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13E287" w14:textId="5B0C1E7B" w:rsidR="3E54E229" w:rsidRDefault="7159C782" w:rsidP="7159C782">
            <w:pPr>
              <w:rPr>
                <w:rFonts w:ascii="Aptos" w:eastAsia="Aptos" w:hAnsi="Aptos" w:cs="Aptos"/>
                <w:color w:val="000000" w:themeColor="text1"/>
                <w:sz w:val="22"/>
                <w:szCs w:val="22"/>
                <w:highlight w:val="yellow"/>
              </w:rPr>
            </w:pPr>
            <w:r w:rsidRPr="7159C782">
              <w:rPr>
                <w:rFonts w:ascii="Aptos" w:eastAsia="Aptos" w:hAnsi="Aptos" w:cs="Aptos"/>
                <w:color w:val="000000" w:themeColor="text1"/>
                <w:sz w:val="22"/>
                <w:szCs w:val="22"/>
              </w:rPr>
              <w:t xml:space="preserve">Turn &amp; Talks are only available in the teacher wrap of the v1 TE but are </w:t>
            </w:r>
            <w:r w:rsidRPr="7159C782">
              <w:rPr>
                <w:rFonts w:ascii="Aptos" w:eastAsia="Aptos" w:hAnsi="Aptos" w:cs="Aptos"/>
                <w:color w:val="000000" w:themeColor="text1"/>
                <w:sz w:val="22"/>
                <w:szCs w:val="22"/>
                <w:highlight w:val="yellow"/>
              </w:rPr>
              <w:t>student facing. Please create a teacher prompt to be used on the right side of the EMM (teacher guide).</w:t>
            </w:r>
            <w:r w:rsidRPr="7159C782">
              <w:rPr>
                <w:rFonts w:ascii="Aptos" w:eastAsia="Aptos" w:hAnsi="Aptos" w:cs="Aptos"/>
                <w:color w:val="000000" w:themeColor="text1"/>
                <w:sz w:val="22"/>
                <w:szCs w:val="22"/>
              </w:rPr>
              <w:t xml:space="preserve"> </w:t>
            </w:r>
          </w:p>
          <w:p w14:paraId="2F953E96" w14:textId="37564DC4" w:rsidR="3E54E229" w:rsidRDefault="3E54E229" w:rsidP="7159C782">
            <w:pPr>
              <w:rPr>
                <w:rFonts w:ascii="Aptos" w:eastAsia="Aptos" w:hAnsi="Aptos" w:cs="Aptos"/>
                <w:color w:val="000000" w:themeColor="text1"/>
                <w:sz w:val="22"/>
                <w:szCs w:val="22"/>
              </w:rPr>
            </w:pPr>
          </w:p>
          <w:p w14:paraId="6897CFBC" w14:textId="658D9224" w:rsidR="3E54E229" w:rsidRDefault="7159C782" w:rsidP="7159C782">
            <w:pPr>
              <w:rPr>
                <w:rFonts w:ascii="Aptos" w:eastAsia="Aptos" w:hAnsi="Aptos" w:cs="Aptos"/>
                <w:color w:val="000000" w:themeColor="text1"/>
                <w:sz w:val="22"/>
                <w:szCs w:val="22"/>
                <w:highlight w:val="yellow"/>
              </w:rPr>
            </w:pPr>
            <w:r w:rsidRPr="7159C782">
              <w:rPr>
                <w:rFonts w:ascii="Aptos" w:eastAsia="Aptos" w:hAnsi="Aptos" w:cs="Aptos"/>
                <w:color w:val="000000" w:themeColor="text1"/>
                <w:sz w:val="22"/>
                <w:szCs w:val="22"/>
                <w:highlight w:val="yellow"/>
              </w:rPr>
              <w:t>Example of student facing T&amp;T in TE wrap:</w:t>
            </w:r>
          </w:p>
          <w:p w14:paraId="30A16A4A" w14:textId="3BAFD11F" w:rsidR="3E54E229" w:rsidRDefault="3E54E229" w:rsidP="7159C782">
            <w:pPr>
              <w:rPr>
                <w:rFonts w:ascii="Aptos" w:eastAsia="Aptos" w:hAnsi="Aptos" w:cs="Aptos"/>
                <w:color w:val="000000" w:themeColor="text1"/>
                <w:sz w:val="22"/>
                <w:szCs w:val="22"/>
              </w:rPr>
            </w:pPr>
            <w:r>
              <w:rPr>
                <w:noProof/>
              </w:rPr>
              <w:drawing>
                <wp:inline distT="0" distB="0" distL="0" distR="0" wp14:anchorId="221CCEB5" wp14:editId="77BF093D">
                  <wp:extent cx="2762250" cy="819150"/>
                  <wp:effectExtent l="0" t="0" r="0" b="0"/>
                  <wp:docPr id="108040341" name="Picture 108040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2">
                            <a:extLst>
                              <a:ext uri="{28A0092B-C50C-407E-A947-70E740481C1C}">
                                <a14:useLocalDpi xmlns:a14="http://schemas.microsoft.com/office/drawing/2010/main" val="0"/>
                              </a:ext>
                            </a:extLst>
                          </a:blip>
                          <a:stretch>
                            <a:fillRect/>
                          </a:stretch>
                        </pic:blipFill>
                        <pic:spPr>
                          <a:xfrm>
                            <a:off x="0" y="0"/>
                            <a:ext cx="2762250" cy="819150"/>
                          </a:xfrm>
                          <a:prstGeom prst="rect">
                            <a:avLst/>
                          </a:prstGeom>
                        </pic:spPr>
                      </pic:pic>
                    </a:graphicData>
                  </a:graphic>
                </wp:inline>
              </w:drawing>
            </w:r>
          </w:p>
          <w:p w14:paraId="1B5C76AB" w14:textId="027CE772" w:rsidR="3E54E229" w:rsidRDefault="7159C782" w:rsidP="7159C782">
            <w:pPr>
              <w:rPr>
                <w:rFonts w:ascii="Aptos" w:eastAsia="Aptos" w:hAnsi="Aptos" w:cs="Aptos"/>
                <w:color w:val="000000" w:themeColor="text1"/>
                <w:sz w:val="22"/>
                <w:szCs w:val="22"/>
                <w:highlight w:val="yellow"/>
              </w:rPr>
            </w:pPr>
            <w:r w:rsidRPr="7159C782">
              <w:rPr>
                <w:rFonts w:ascii="Aptos" w:eastAsia="Aptos" w:hAnsi="Aptos" w:cs="Aptos"/>
                <w:color w:val="000000" w:themeColor="text1"/>
                <w:sz w:val="22"/>
                <w:szCs w:val="22"/>
                <w:highlight w:val="yellow"/>
              </w:rPr>
              <w:t>Example of newly created Teacher facing Prompt for Teacher Guide section of EMM:</w:t>
            </w:r>
          </w:p>
          <w:p w14:paraId="18B20152" w14:textId="5D43E8FB" w:rsidR="3E54E229" w:rsidRDefault="3E54E229" w:rsidP="7159C782">
            <w:pPr>
              <w:rPr>
                <w:rFonts w:ascii="Aptos" w:eastAsia="Aptos" w:hAnsi="Aptos" w:cs="Aptos"/>
                <w:color w:val="000000" w:themeColor="text1"/>
                <w:sz w:val="22"/>
                <w:szCs w:val="22"/>
                <w:highlight w:val="yellow"/>
              </w:rPr>
            </w:pPr>
          </w:p>
          <w:p w14:paraId="69AFC7BF" w14:textId="7EF1C786" w:rsidR="3E54E229" w:rsidRDefault="7159C782" w:rsidP="7159C782">
            <w:pPr>
              <w:rPr>
                <w:rFonts w:ascii="Aptos" w:eastAsia="Aptos" w:hAnsi="Aptos" w:cs="Aptos"/>
                <w:color w:val="000000" w:themeColor="text1"/>
                <w:sz w:val="22"/>
                <w:szCs w:val="22"/>
                <w:highlight w:val="yellow"/>
              </w:rPr>
            </w:pPr>
            <w:r w:rsidRPr="7159C782">
              <w:rPr>
                <w:rFonts w:ascii="Aptos" w:eastAsia="Aptos" w:hAnsi="Aptos" w:cs="Aptos"/>
                <w:color w:val="000000" w:themeColor="text1"/>
                <w:sz w:val="22"/>
                <w:szCs w:val="22"/>
                <w:highlight w:val="yellow"/>
              </w:rPr>
              <w:t>Encourage children to think about what difference means and how they can represent it to find the difference between 7 and 3.</w:t>
            </w:r>
          </w:p>
          <w:p w14:paraId="57C62CE1" w14:textId="5A8E75E8" w:rsidR="3E54E229" w:rsidRDefault="3E54E229" w:rsidP="7159C782">
            <w:pPr>
              <w:rPr>
                <w:rFonts w:ascii="Aptos" w:eastAsia="Aptos" w:hAnsi="Aptos" w:cs="Aptos"/>
                <w:color w:val="000000" w:themeColor="text1"/>
                <w:sz w:val="22"/>
                <w:szCs w:val="22"/>
                <w:highlight w:val="yellow"/>
              </w:rPr>
            </w:pPr>
          </w:p>
          <w:p w14:paraId="389038C0" w14:textId="4F8584EF" w:rsidR="3E54E229" w:rsidRDefault="3E54E229" w:rsidP="7159C782">
            <w:pPr>
              <w:rPr>
                <w:rFonts w:ascii="Aptos" w:eastAsia="Aptos" w:hAnsi="Aptos" w:cs="Aptos"/>
                <w:color w:val="000000" w:themeColor="text1"/>
                <w:sz w:val="22"/>
                <w:szCs w:val="22"/>
              </w:rPr>
            </w:pPr>
          </w:p>
        </w:tc>
      </w:tr>
    </w:tbl>
    <w:p w14:paraId="47AB8D5F" w14:textId="1E18FB2F" w:rsidR="3E54E229" w:rsidRDefault="3E54E229" w:rsidP="3E54E229">
      <w:pPr>
        <w:ind w:left="340"/>
        <w:rPr>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845"/>
        <w:gridCol w:w="2231"/>
        <w:gridCol w:w="4284"/>
      </w:tblGrid>
      <w:tr w:rsidR="3E54E229" w14:paraId="5E640762" w14:textId="77777777" w:rsidTr="3E54E229">
        <w:trPr>
          <w:trHeight w:val="300"/>
        </w:trPr>
        <w:tc>
          <w:tcPr>
            <w:tcW w:w="28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81F319" w14:textId="00F24D4D" w:rsidR="3E54E229" w:rsidRDefault="3E54E229" w:rsidP="3E54E229">
            <w:pPr>
              <w:jc w:val="center"/>
            </w:pPr>
            <w:r w:rsidRPr="3E54E229">
              <w:rPr>
                <w:rFonts w:ascii="Aptos" w:eastAsia="Aptos" w:hAnsi="Aptos" w:cs="Aptos"/>
                <w:color w:val="000000" w:themeColor="text1"/>
                <w:sz w:val="22"/>
                <w:szCs w:val="22"/>
              </w:rPr>
              <w:t xml:space="preserve">V1 Teacher Facing </w:t>
            </w:r>
          </w:p>
        </w:tc>
        <w:tc>
          <w:tcPr>
            <w:tcW w:w="223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FA2BB1" w14:textId="6F3163A8" w:rsidR="3E54E229" w:rsidRDefault="3E54E229" w:rsidP="3E54E229">
            <w:pPr>
              <w:jc w:val="center"/>
            </w:pPr>
            <w:r w:rsidRPr="3E54E229">
              <w:rPr>
                <w:rFonts w:ascii="Aptos" w:eastAsia="Aptos" w:hAnsi="Aptos" w:cs="Aptos"/>
                <w:color w:val="000000" w:themeColor="text1"/>
                <w:sz w:val="22"/>
                <w:szCs w:val="22"/>
              </w:rPr>
              <w:t xml:space="preserve">New Student Facing </w:t>
            </w:r>
          </w:p>
        </w:tc>
        <w:tc>
          <w:tcPr>
            <w:tcW w:w="42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16B2AF" w14:textId="7522B5A4" w:rsidR="3E54E229" w:rsidRDefault="3E54E229" w:rsidP="3E54E229">
            <w:pPr>
              <w:jc w:val="center"/>
            </w:pPr>
            <w:r w:rsidRPr="3E54E229">
              <w:rPr>
                <w:rFonts w:ascii="Aptos" w:eastAsia="Aptos" w:hAnsi="Aptos" w:cs="Aptos"/>
                <w:color w:val="000000" w:themeColor="text1"/>
                <w:sz w:val="22"/>
                <w:szCs w:val="22"/>
              </w:rPr>
              <w:t xml:space="preserve">Considerations </w:t>
            </w:r>
          </w:p>
        </w:tc>
      </w:tr>
      <w:tr w:rsidR="3E54E229" w14:paraId="6B506674" w14:textId="77777777" w:rsidTr="3E54E229">
        <w:trPr>
          <w:trHeight w:val="300"/>
        </w:trPr>
        <w:tc>
          <w:tcPr>
            <w:tcW w:w="28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B0E69D" w14:textId="1214928A" w:rsidR="3E54E229" w:rsidRDefault="3E54E229" w:rsidP="3E54E229">
            <w:r w:rsidRPr="3E54E229">
              <w:rPr>
                <w:rFonts w:ascii="Aptos" w:eastAsia="Aptos" w:hAnsi="Aptos" w:cs="Aptos"/>
                <w:color w:val="000000" w:themeColor="text1"/>
                <w:sz w:val="22"/>
                <w:szCs w:val="22"/>
              </w:rPr>
              <w:t xml:space="preserve"> </w:t>
            </w:r>
            <w:r>
              <w:rPr>
                <w:noProof/>
              </w:rPr>
              <w:drawing>
                <wp:inline distT="0" distB="0" distL="0" distR="0" wp14:anchorId="1E6E6C84" wp14:editId="4A35CCCB">
                  <wp:extent cx="1657350" cy="676275"/>
                  <wp:effectExtent l="0" t="0" r="0" b="0"/>
                  <wp:docPr id="2070538484" name="Picture 2070538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1657350" cy="676275"/>
                          </a:xfrm>
                          <a:prstGeom prst="rect">
                            <a:avLst/>
                          </a:prstGeom>
                        </pic:spPr>
                      </pic:pic>
                    </a:graphicData>
                  </a:graphic>
                </wp:inline>
              </w:drawing>
            </w:r>
          </w:p>
        </w:tc>
        <w:tc>
          <w:tcPr>
            <w:tcW w:w="223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96903E" w14:textId="31513FEC" w:rsidR="3E54E229" w:rsidRDefault="3E54E229" w:rsidP="3E54E229">
            <w:r w:rsidRPr="3E54E229">
              <w:rPr>
                <w:rFonts w:ascii="Aptos" w:eastAsia="Aptos" w:hAnsi="Aptos" w:cs="Aptos"/>
                <w:color w:val="000000" w:themeColor="text1"/>
                <w:sz w:val="22"/>
                <w:szCs w:val="22"/>
              </w:rPr>
              <w:t xml:space="preserve">How can you draw to show a ten? </w:t>
            </w:r>
          </w:p>
        </w:tc>
        <w:tc>
          <w:tcPr>
            <w:tcW w:w="42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DA4613" w14:textId="48210F1B" w:rsidR="3E54E229" w:rsidRDefault="3E54E229" w:rsidP="3E54E229">
            <w:r w:rsidRPr="3E54E229">
              <w:rPr>
                <w:rFonts w:ascii="Aptos" w:eastAsia="Aptos" w:hAnsi="Aptos" w:cs="Aptos"/>
                <w:color w:val="000000" w:themeColor="text1"/>
                <w:sz w:val="22"/>
                <w:szCs w:val="22"/>
              </w:rPr>
              <w:t xml:space="preserve">-Language is simple and to the point </w:t>
            </w:r>
          </w:p>
          <w:p w14:paraId="421E6C6E" w14:textId="4F1E1A21" w:rsidR="3E54E229" w:rsidRDefault="3E54E229" w:rsidP="3E54E229">
            <w:r w:rsidRPr="3E54E229">
              <w:rPr>
                <w:rFonts w:ascii="Aptos" w:eastAsia="Aptos" w:hAnsi="Aptos" w:cs="Aptos"/>
                <w:color w:val="000000" w:themeColor="text1"/>
                <w:sz w:val="22"/>
                <w:szCs w:val="22"/>
              </w:rPr>
              <w:t xml:space="preserve">-Students should have an understanding of the words used.  </w:t>
            </w:r>
          </w:p>
          <w:p w14:paraId="1094EFFF" w14:textId="0A63F999" w:rsidR="3E54E229" w:rsidRDefault="3E54E229" w:rsidP="3E54E229">
            <w:r w:rsidRPr="3E54E229">
              <w:rPr>
                <w:rFonts w:ascii="Aptos" w:eastAsia="Aptos" w:hAnsi="Aptos" w:cs="Aptos"/>
                <w:color w:val="000000" w:themeColor="text1"/>
                <w:sz w:val="22"/>
                <w:szCs w:val="22"/>
              </w:rPr>
              <w:t>-Not text-heavy and is not overwhelming for a student who cannot read.</w:t>
            </w:r>
          </w:p>
        </w:tc>
      </w:tr>
    </w:tbl>
    <w:p w14:paraId="0886EF48" w14:textId="1AD4E76D" w:rsidR="3E54E229" w:rsidRDefault="3E54E229" w:rsidP="3E54E229">
      <w:pPr>
        <w:ind w:left="340"/>
        <w:rPr>
          <w:color w:val="000000" w:themeColor="text1"/>
        </w:rPr>
      </w:pPr>
    </w:p>
    <w:p w14:paraId="2424558B" w14:textId="77777777" w:rsidR="00B404AB" w:rsidRDefault="00B404AB" w:rsidP="00B404AB">
      <w:pPr>
        <w:rPr>
          <w:b/>
          <w:bCs/>
          <w:color w:val="FF0000"/>
        </w:rPr>
      </w:pPr>
    </w:p>
    <w:p w14:paraId="45BD2CC2" w14:textId="77777777" w:rsidR="001432F7" w:rsidRPr="001D3667" w:rsidRDefault="244EF69F" w:rsidP="001432F7">
      <w:pPr>
        <w:rPr>
          <w:color w:val="000000" w:themeColor="text1"/>
        </w:rPr>
      </w:pPr>
      <w:bookmarkStart w:id="53" w:name="_Toc166058077"/>
      <w:r w:rsidRPr="244EF69F">
        <w:rPr>
          <w:color w:val="0F4761" w:themeColor="accent1" w:themeShade="BF"/>
          <w:sz w:val="28"/>
          <w:szCs w:val="28"/>
        </w:rPr>
        <w:t>3d) Lesson Materials:</w:t>
      </w:r>
      <w:bookmarkEnd w:id="53"/>
      <w:r w:rsidRPr="244EF69F">
        <w:t xml:space="preserve"> Make note of the lesson materials listed for the lesson in V1 on TE Before You Teach Page in the lesson focus and coherence section. Make note of the existing V1 SYL Show Your Thinking Icons. Make sure any edits made to the V1 SYL item still match the lesson materials. The lesson materials will be recorded in a later step. </w:t>
      </w:r>
    </w:p>
    <w:p w14:paraId="119A68A3" w14:textId="47AE6AB1" w:rsidR="00B404AB" w:rsidRDefault="00B404AB" w:rsidP="35A4309F">
      <w:pPr>
        <w:rPr>
          <w:color w:val="000000" w:themeColor="text1"/>
        </w:rPr>
      </w:pPr>
      <w:bookmarkStart w:id="54" w:name="_Toc166058078"/>
    </w:p>
    <w:p w14:paraId="6BACEF0F" w14:textId="120730EE" w:rsidR="00B404AB" w:rsidRPr="00805655" w:rsidRDefault="025E3356" w:rsidP="00B404AB">
      <w:pPr>
        <w:rPr>
          <w:b/>
          <w:bCs/>
          <w:color w:val="000000" w:themeColor="text1"/>
        </w:rPr>
      </w:pPr>
      <w:r w:rsidRPr="025E3356">
        <w:rPr>
          <w:b/>
          <w:bCs/>
          <w:color w:val="000000" w:themeColor="text1"/>
        </w:rPr>
        <w:t xml:space="preserve">Now, move to step 6 to place the above components in the EMM and author new scripting. </w:t>
      </w:r>
    </w:p>
    <w:p w14:paraId="777ABF28" w14:textId="3DD50661" w:rsidR="025E3356" w:rsidRDefault="025E3356" w:rsidP="025E3356">
      <w:pPr>
        <w:rPr>
          <w:b/>
          <w:bCs/>
          <w:color w:val="000000" w:themeColor="text1"/>
        </w:rPr>
      </w:pPr>
    </w:p>
    <w:p w14:paraId="645BF4FA" w14:textId="77777777" w:rsidR="00B404AB" w:rsidRPr="00621FC9" w:rsidRDefault="282B746D" w:rsidP="00B404AB">
      <w:pPr>
        <w:pStyle w:val="Heading3"/>
      </w:pPr>
      <w:bookmarkStart w:id="55" w:name="_Toc166768179"/>
      <w:bookmarkStart w:id="56" w:name="_Toc1229095704"/>
      <w:r>
        <w:t>Step 4: Evaluating and Editing the V1 Components of an A1 SYL</w:t>
      </w:r>
      <w:bookmarkEnd w:id="54"/>
      <w:bookmarkEnd w:id="55"/>
      <w:bookmarkEnd w:id="56"/>
      <w:r>
        <w:t xml:space="preserve"> </w:t>
      </w:r>
    </w:p>
    <w:p w14:paraId="36D215A1" w14:textId="77777777" w:rsidR="00B404AB" w:rsidRDefault="244EF69F" w:rsidP="00B404AB">
      <w:pPr>
        <w:rPr>
          <w:rStyle w:val="Hyperlink"/>
        </w:rPr>
      </w:pPr>
      <w:r>
        <w:t xml:space="preserve">In this step you will locate and review all the V1 SYL </w:t>
      </w:r>
      <w:r w:rsidRPr="244EF69F">
        <w:rPr>
          <w:color w:val="000000" w:themeColor="text1"/>
        </w:rPr>
        <w:t>components of the A1 source lesson in the V1 Teacher Edition</w:t>
      </w:r>
      <w:r>
        <w:t xml:space="preserve">. The source lesson is </w:t>
      </w:r>
      <w:r w:rsidRPr="244EF69F">
        <w:rPr>
          <w:color w:val="000000" w:themeColor="text1"/>
        </w:rPr>
        <w:t xml:space="preserve">identified in the </w:t>
      </w:r>
      <w:hyperlink r:id="rId154">
        <w:r w:rsidRPr="244EF69F">
          <w:rPr>
            <w:rStyle w:val="Hyperlink"/>
          </w:rPr>
          <w:t>A1 Table of Contents</w:t>
        </w:r>
      </w:hyperlink>
      <w:r w:rsidRPr="244EF69F">
        <w:rPr>
          <w:rStyle w:val="Hyperlink"/>
          <w:u w:val="none"/>
        </w:rPr>
        <w:t xml:space="preserve"> </w:t>
      </w:r>
      <w:r w:rsidRPr="244EF69F">
        <w:rPr>
          <w:rStyle w:val="Hyperlink"/>
          <w:color w:val="000000" w:themeColor="text1"/>
          <w:u w:val="none"/>
        </w:rPr>
        <w:t>column C</w:t>
      </w:r>
      <w:r w:rsidRPr="244EF69F">
        <w:rPr>
          <w:color w:val="000000" w:themeColor="text1"/>
        </w:rPr>
        <w:t>. The SYL developer will be evaluating the existing V1 SYL item, turn and talk, common error, and common strategy, t</w:t>
      </w:r>
      <w:r>
        <w:t>o determine if these existing SYL components can be reused with edits and new scripting in V2. The developer will need the Teacher Edition of the V1 source lesson</w:t>
      </w:r>
      <w:r w:rsidRPr="244EF69F">
        <w:rPr>
          <w:color w:val="000000" w:themeColor="text1"/>
        </w:rPr>
        <w:t xml:space="preserve">, the SYL </w:t>
      </w:r>
      <w:r w:rsidRPr="244EF69F">
        <w:rPr>
          <w:color w:val="000000" w:themeColor="text1"/>
        </w:rPr>
        <w:lastRenderedPageBreak/>
        <w:t xml:space="preserve">Classroom Presentation Tools, along with the </w:t>
      </w:r>
      <w:hyperlink r:id="rId155">
        <w:r w:rsidRPr="244EF69F">
          <w:rPr>
            <w:rStyle w:val="Hyperlink"/>
          </w:rPr>
          <w:t>A1 New and Revised Lesson Document</w:t>
        </w:r>
      </w:hyperlink>
      <w:r w:rsidRPr="244EF69F">
        <w:rPr>
          <w:color w:val="000000" w:themeColor="text1"/>
        </w:rPr>
        <w:t xml:space="preserve"> and the </w:t>
      </w:r>
      <w:hyperlink r:id="rId156">
        <w:r w:rsidRPr="244EF69F">
          <w:rPr>
            <w:rStyle w:val="Hyperlink"/>
          </w:rPr>
          <w:t>A1 Table of Contents.</w:t>
        </w:r>
      </w:hyperlink>
      <w:r w:rsidRPr="244EF69F">
        <w:rPr>
          <w:color w:val="000000" w:themeColor="text1"/>
        </w:rPr>
        <w:t xml:space="preserve"> </w:t>
      </w:r>
    </w:p>
    <w:p w14:paraId="3494902A" w14:textId="77777777" w:rsidR="00B404AB" w:rsidRDefault="00B404AB" w:rsidP="00B404AB"/>
    <w:p w14:paraId="426B6A75" w14:textId="77777777" w:rsidR="00B404AB" w:rsidRDefault="00B404AB" w:rsidP="00B404AB">
      <w:bookmarkStart w:id="57" w:name="_Toc166058079"/>
      <w:r w:rsidRPr="00D7772B">
        <w:rPr>
          <w:color w:val="0F4761" w:themeColor="accent1" w:themeShade="BF"/>
          <w:sz w:val="28"/>
          <w:szCs w:val="28"/>
        </w:rPr>
        <w:t>4a) Review, Evaluate and Condense the V1 A1 SYL Item:</w:t>
      </w:r>
      <w:bookmarkEnd w:id="57"/>
      <w:r>
        <w:t xml:space="preserve"> </w:t>
      </w:r>
      <w:r w:rsidRPr="004C1A19">
        <w:t>The V1 Algebra 1 SYL ha</w:t>
      </w:r>
      <w:r>
        <w:t xml:space="preserve">s </w:t>
      </w:r>
      <w:r w:rsidRPr="004C1A19">
        <w:t>a different format than grades K-8.</w:t>
      </w:r>
      <w:r>
        <w:t xml:space="preserve"> The first step to condensing and evaluating the Algebra 1 V1 SYL is to review the SYL item in its entirety. This includes the SYL on the SE SYL page and the corresponding Spark You Learning Classroom Presentation Tool located in the lesson resources on ED. The SYL should be condensed into one single paragraph, with one focus question. All information students need to solve should be contained in the paragraph. In addition to the reformatting of the V1 SYL, the SYL needs to meet the following V2 criteria: </w:t>
      </w:r>
    </w:p>
    <w:p w14:paraId="2DDFE41F" w14:textId="287C185E" w:rsidR="00B404AB" w:rsidRDefault="3FC8194C" w:rsidP="00B404AB">
      <w:pPr>
        <w:pStyle w:val="ListParagraph"/>
        <w:numPr>
          <w:ilvl w:val="1"/>
          <w:numId w:val="638"/>
        </w:numPr>
      </w:pPr>
      <w:r>
        <w:t xml:space="preserve">The SYL item elicits the common errors identified for this lesson and align to a lesson focus standard. </w:t>
      </w:r>
    </w:p>
    <w:p w14:paraId="013F3608" w14:textId="77777777" w:rsidR="00B404AB" w:rsidRDefault="00B404AB" w:rsidP="00B404AB">
      <w:pPr>
        <w:pStyle w:val="ListParagraph"/>
        <w:numPr>
          <w:ilvl w:val="1"/>
          <w:numId w:val="638"/>
        </w:numPr>
      </w:pPr>
      <w:r>
        <w:t xml:space="preserve">The context of the SYL item is culturally sensitive, keeping in mind the background of all students. </w:t>
      </w:r>
    </w:p>
    <w:p w14:paraId="7108904B" w14:textId="77777777" w:rsidR="00B404AB" w:rsidRDefault="00B404AB" w:rsidP="00B404AB">
      <w:pPr>
        <w:pStyle w:val="ListParagraph"/>
        <w:numPr>
          <w:ilvl w:val="1"/>
          <w:numId w:val="638"/>
        </w:numPr>
      </w:pPr>
      <w:r>
        <w:t xml:space="preserve">The SYL is projected to take students about 15 minutes to complete. </w:t>
      </w:r>
    </w:p>
    <w:p w14:paraId="709480B6" w14:textId="77777777" w:rsidR="00B404AB" w:rsidRDefault="00B404AB" w:rsidP="00B404AB">
      <w:pPr>
        <w:pStyle w:val="ListParagraph"/>
        <w:numPr>
          <w:ilvl w:val="1"/>
          <w:numId w:val="638"/>
        </w:numPr>
      </w:pPr>
      <w:r>
        <w:t xml:space="preserve">The SYL item is solvable using multiple strategies and approaches. This includes but is not limited to drawings, models, and manipulatives, allowing for critical thinking and a deeper understanding. </w:t>
      </w:r>
    </w:p>
    <w:p w14:paraId="0C1AA80D" w14:textId="77777777" w:rsidR="00B404AB" w:rsidRDefault="00B404AB" w:rsidP="00B404AB">
      <w:pPr>
        <w:pStyle w:val="ListParagraph"/>
        <w:numPr>
          <w:ilvl w:val="1"/>
          <w:numId w:val="638"/>
        </w:numPr>
      </w:pPr>
      <w:r>
        <w:t>The SYL item has multiple entry points, allowing for students to share their initial thinking and strategies in various ways.</w:t>
      </w:r>
    </w:p>
    <w:p w14:paraId="75ADBDC8" w14:textId="77777777" w:rsidR="00B404AB" w:rsidRDefault="00B404AB" w:rsidP="00B404AB">
      <w:pPr>
        <w:pStyle w:val="ListParagraph"/>
        <w:numPr>
          <w:ilvl w:val="1"/>
          <w:numId w:val="638"/>
        </w:numPr>
      </w:pPr>
      <w:r>
        <w:t xml:space="preserve">The SYL item builds upon student’s current understanding, allowing students to address any previous unfinished learning and bridge content between topics. </w:t>
      </w:r>
    </w:p>
    <w:p w14:paraId="2556914D" w14:textId="77777777" w:rsidR="00B404AB" w:rsidRDefault="00B404AB" w:rsidP="00B404AB">
      <w:pPr>
        <w:pStyle w:val="ListParagraph"/>
        <w:numPr>
          <w:ilvl w:val="1"/>
          <w:numId w:val="638"/>
        </w:numPr>
      </w:pPr>
      <w:r>
        <w:t xml:space="preserve">The SYL item context is high interest, yet appropriate to the grade level of students, including interesting and relatable mathematical context, to aid in student engagement, understanding, and transferability. </w:t>
      </w:r>
    </w:p>
    <w:p w14:paraId="05110354" w14:textId="77777777" w:rsidR="00B404AB" w:rsidRPr="003D41C5" w:rsidRDefault="00B404AB" w:rsidP="00B404AB">
      <w:pPr>
        <w:pStyle w:val="ListParagraph"/>
        <w:numPr>
          <w:ilvl w:val="0"/>
          <w:numId w:val="638"/>
        </w:numPr>
        <w:rPr>
          <w:color w:val="000000" w:themeColor="text1"/>
        </w:rPr>
      </w:pPr>
      <w:r>
        <w:rPr>
          <w:color w:val="000000" w:themeColor="text1"/>
        </w:rPr>
        <w:t>The</w:t>
      </w:r>
      <w:r w:rsidRPr="00332ECE">
        <w:rPr>
          <w:color w:val="000000" w:themeColor="text1"/>
        </w:rPr>
        <w:t xml:space="preserve"> SYL </w:t>
      </w:r>
      <w:r>
        <w:rPr>
          <w:color w:val="000000" w:themeColor="text1"/>
        </w:rPr>
        <w:t xml:space="preserve">item </w:t>
      </w:r>
      <w:r w:rsidRPr="00332ECE">
        <w:rPr>
          <w:color w:val="000000" w:themeColor="text1"/>
        </w:rPr>
        <w:t xml:space="preserve">context </w:t>
      </w:r>
      <w:r>
        <w:rPr>
          <w:color w:val="000000" w:themeColor="text1"/>
        </w:rPr>
        <w:t xml:space="preserve">is </w:t>
      </w:r>
      <w:r w:rsidRPr="00332ECE">
        <w:rPr>
          <w:color w:val="000000" w:themeColor="text1"/>
        </w:rPr>
        <w:t>thoughtful to students of all backgrounds</w:t>
      </w:r>
      <w:r>
        <w:rPr>
          <w:color w:val="000000" w:themeColor="text1"/>
        </w:rPr>
        <w:t>.</w:t>
      </w:r>
      <w:r w:rsidRPr="00332ECE">
        <w:rPr>
          <w:color w:val="000000" w:themeColor="text1"/>
        </w:rPr>
        <w:t xml:space="preserve"> </w:t>
      </w:r>
    </w:p>
    <w:p w14:paraId="78B96483" w14:textId="77777777" w:rsidR="00B404AB" w:rsidRDefault="00B404AB" w:rsidP="00B404AB">
      <w:pPr>
        <w:pStyle w:val="ListParagraph"/>
        <w:numPr>
          <w:ilvl w:val="1"/>
          <w:numId w:val="638"/>
        </w:numPr>
      </w:pPr>
      <w:r>
        <w:t xml:space="preserve">The SYL item lends itself to a rich follow-up discussion to set up students to be accountable for explaining their strategies. </w:t>
      </w:r>
    </w:p>
    <w:p w14:paraId="7B51DBDD" w14:textId="77777777" w:rsidR="00B404AB" w:rsidRDefault="00B404AB" w:rsidP="00B404AB">
      <w:pPr>
        <w:pStyle w:val="ListParagraph"/>
        <w:numPr>
          <w:ilvl w:val="1"/>
          <w:numId w:val="638"/>
        </w:numPr>
      </w:pPr>
      <w:r>
        <w:t xml:space="preserve">The SYL item does not introduce new formal vocabulary. </w:t>
      </w:r>
    </w:p>
    <w:p w14:paraId="0E6CAB3E" w14:textId="77777777" w:rsidR="00B404AB" w:rsidRDefault="00B404AB" w:rsidP="00B404AB">
      <w:pPr>
        <w:pStyle w:val="ListParagraph"/>
        <w:numPr>
          <w:ilvl w:val="1"/>
          <w:numId w:val="638"/>
        </w:numPr>
      </w:pPr>
      <w:r>
        <w:t xml:space="preserve">The entire V2 SYL item will be above the student workspace. There will be no write on lines or questions below the student workspace. </w:t>
      </w:r>
    </w:p>
    <w:p w14:paraId="79F22A09" w14:textId="77777777" w:rsidR="00B404AB" w:rsidRDefault="00B404AB" w:rsidP="00B404AB">
      <w:pPr>
        <w:pStyle w:val="ListParagraph"/>
        <w:numPr>
          <w:ilvl w:val="1"/>
          <w:numId w:val="638"/>
        </w:numPr>
      </w:pPr>
      <w:r>
        <w:t>The question stem is “Show your thinking”.</w:t>
      </w:r>
    </w:p>
    <w:p w14:paraId="5A43842B" w14:textId="77777777" w:rsidR="00B404AB" w:rsidRDefault="00B404AB" w:rsidP="00B404AB"/>
    <w:p w14:paraId="6B324AD9" w14:textId="4D33FA2F" w:rsidR="00B404AB" w:rsidRDefault="3E54E229" w:rsidP="66D589AD">
      <w:pPr>
        <w:ind w:left="360"/>
        <w:rPr>
          <w:color w:val="000000" w:themeColor="text1"/>
        </w:rPr>
      </w:pPr>
      <w:r w:rsidRPr="3E54E229">
        <w:rPr>
          <w:color w:val="000000" w:themeColor="text1"/>
        </w:rPr>
        <w:t xml:space="preserve">Reformat the existing A1 SYL and make any necessary edits to the V1 A1 SYL item to align with the V2 criteria given above. Refer to </w:t>
      </w:r>
      <w:hyperlink r:id="rId157">
        <w:r w:rsidRPr="3E54E229">
          <w:rPr>
            <w:rStyle w:val="Hyperlink"/>
          </w:rPr>
          <w:t>DEI Guidelines</w:t>
        </w:r>
      </w:hyperlink>
      <w:r>
        <w:t xml:space="preserve"> f</w:t>
      </w:r>
      <w:r w:rsidRPr="3E54E229">
        <w:rPr>
          <w:color w:val="000000" w:themeColor="text1"/>
        </w:rPr>
        <w:t xml:space="preserve">or further guidance on appropriate context. </w:t>
      </w:r>
    </w:p>
    <w:p w14:paraId="7E234C99" w14:textId="4BF83E29" w:rsidR="00B404AB" w:rsidRPr="004C1A19" w:rsidRDefault="00B404AB" w:rsidP="3E54E229">
      <w:pPr>
        <w:ind w:left="360"/>
        <w:rPr>
          <w:color w:val="000000" w:themeColor="text1"/>
        </w:rPr>
      </w:pPr>
    </w:p>
    <w:p w14:paraId="1905D671" w14:textId="79D7FD12" w:rsidR="3712CEA8" w:rsidRDefault="3712CEA8" w:rsidP="3712CEA8">
      <w:pPr>
        <w:ind w:left="360"/>
        <w:rPr>
          <w:rFonts w:ascii="Aptos" w:eastAsia="Aptos" w:hAnsi="Aptos" w:cs="Aptos"/>
          <w:color w:val="000000" w:themeColor="text1"/>
        </w:rPr>
      </w:pPr>
    </w:p>
    <w:p w14:paraId="41238B3A" w14:textId="03271468" w:rsidR="3712CEA8" w:rsidRDefault="3712CEA8" w:rsidP="3712CEA8">
      <w:pPr>
        <w:ind w:left="360"/>
        <w:rPr>
          <w:rFonts w:ascii="Aptos" w:eastAsia="Aptos" w:hAnsi="Aptos" w:cs="Aptos"/>
          <w:color w:val="000000" w:themeColor="text1"/>
        </w:rPr>
      </w:pPr>
    </w:p>
    <w:p w14:paraId="18A6DCCC" w14:textId="6C92D3A0" w:rsidR="00B404AB" w:rsidRPr="004C1A19" w:rsidRDefault="3E54E229" w:rsidP="3E54E229">
      <w:pPr>
        <w:ind w:left="360"/>
        <w:rPr>
          <w:rFonts w:ascii="Aptos" w:eastAsia="Aptos" w:hAnsi="Aptos" w:cs="Aptos"/>
          <w:color w:val="000000" w:themeColor="text1"/>
        </w:rPr>
      </w:pPr>
      <w:r w:rsidRPr="3E54E229">
        <w:rPr>
          <w:rFonts w:ascii="Aptos" w:eastAsia="Aptos" w:hAnsi="Aptos" w:cs="Aptos"/>
          <w:color w:val="000000" w:themeColor="text1"/>
        </w:rPr>
        <w:t>For the existing SYL V1 Image:</w:t>
      </w:r>
    </w:p>
    <w:p w14:paraId="5D64D850" w14:textId="2ED6EEF4" w:rsidR="00B404AB" w:rsidRPr="004C1A19" w:rsidRDefault="3E54E229" w:rsidP="3E54E229">
      <w:pPr>
        <w:ind w:left="360"/>
        <w:rPr>
          <w:rFonts w:ascii="Aptos" w:eastAsia="Aptos" w:hAnsi="Aptos" w:cs="Aptos"/>
          <w:color w:val="000000" w:themeColor="text1"/>
        </w:rPr>
      </w:pPr>
      <w:r w:rsidRPr="3E54E229">
        <w:rPr>
          <w:rFonts w:ascii="Aptos" w:eastAsia="Aptos" w:hAnsi="Aptos" w:cs="Aptos"/>
          <w:color w:val="000000" w:themeColor="text1"/>
        </w:rPr>
        <w:t xml:space="preserve"> </w:t>
      </w:r>
    </w:p>
    <w:p w14:paraId="73B8BA5C" w14:textId="376D3BBD" w:rsidR="00B404AB" w:rsidRPr="004C1A19" w:rsidRDefault="3E54E229" w:rsidP="3E54E229">
      <w:pPr>
        <w:ind w:firstLine="360"/>
      </w:pPr>
      <w:r w:rsidRPr="3E54E229">
        <w:rPr>
          <w:rFonts w:ascii="Aptos" w:eastAsia="Aptos" w:hAnsi="Aptos" w:cs="Aptos"/>
          <w:color w:val="000000" w:themeColor="text1"/>
        </w:rPr>
        <w:t xml:space="preserve">Proactive Image Review &amp; Lesson Scan (throughout EMM) </w:t>
      </w:r>
    </w:p>
    <w:p w14:paraId="403459E8" w14:textId="2CF7E1A9" w:rsidR="00B404AB" w:rsidRPr="004C1A19" w:rsidRDefault="3E54E229" w:rsidP="3E54E229">
      <w:pPr>
        <w:ind w:left="1440"/>
      </w:pPr>
      <w:r w:rsidRPr="3E54E229">
        <w:rPr>
          <w:rFonts w:ascii="Symbol" w:eastAsia="Symbol" w:hAnsi="Symbol" w:cs="Symbol"/>
          <w:sz w:val="20"/>
          <w:szCs w:val="20"/>
        </w:rPr>
        <w:t>·</w:t>
      </w:r>
      <w:r w:rsidRPr="3E54E229">
        <w:rPr>
          <w:rFonts w:ascii="Times New Roman" w:eastAsia="Times New Roman" w:hAnsi="Times New Roman" w:cs="Times New Roman"/>
          <w:sz w:val="14"/>
          <w:szCs w:val="14"/>
        </w:rPr>
        <w:t xml:space="preserve">                </w:t>
      </w:r>
      <w:r w:rsidRPr="3E54E229">
        <w:rPr>
          <w:rFonts w:ascii="Aptos" w:eastAsia="Aptos" w:hAnsi="Aptos" w:cs="Aptos"/>
          <w:color w:val="000000" w:themeColor="text1"/>
        </w:rPr>
        <w:t xml:space="preserve">Ensure that all images are checked prior to including them in the EMM using the following steps: </w:t>
      </w:r>
    </w:p>
    <w:p w14:paraId="464E3569" w14:textId="2657FAC5" w:rsidR="00B404AB" w:rsidRPr="004C1A19" w:rsidRDefault="43402F91" w:rsidP="3E54E229">
      <w:pPr>
        <w:ind w:left="1080"/>
      </w:pPr>
      <w:r w:rsidRPr="43402F91">
        <w:rPr>
          <w:rFonts w:ascii="Symbol" w:eastAsia="Symbol" w:hAnsi="Symbol" w:cs="Symbol"/>
          <w:sz w:val="20"/>
          <w:szCs w:val="20"/>
        </w:rPr>
        <w:t>·</w:t>
      </w:r>
      <w:r w:rsidRPr="43402F91">
        <w:rPr>
          <w:rFonts w:ascii="Times New Roman" w:eastAsia="Times New Roman" w:hAnsi="Times New Roman" w:cs="Times New Roman"/>
          <w:sz w:val="14"/>
          <w:szCs w:val="14"/>
        </w:rPr>
        <w:t xml:space="preserve">       </w:t>
      </w:r>
      <w:r w:rsidRPr="43402F91">
        <w:rPr>
          <w:rFonts w:ascii="Aptos" w:eastAsia="Aptos" w:hAnsi="Aptos" w:cs="Aptos"/>
          <w:color w:val="000000" w:themeColor="text1"/>
        </w:rPr>
        <w:t xml:space="preserve">Open the </w:t>
      </w:r>
      <w:hyperlink r:id="rId158">
        <w:r w:rsidRPr="43402F91">
          <w:rPr>
            <w:rStyle w:val="Hyperlink"/>
            <w:rFonts w:ascii="Aptos" w:eastAsia="Aptos" w:hAnsi="Aptos" w:cs="Aptos"/>
          </w:rPr>
          <w:t>Image Guidelines and Workflow in Box</w:t>
        </w:r>
      </w:hyperlink>
      <w:r w:rsidRPr="43402F91">
        <w:rPr>
          <w:rFonts w:ascii="Aptos" w:eastAsia="Aptos" w:hAnsi="Aptos" w:cs="Aptos"/>
          <w:color w:val="000000" w:themeColor="text1"/>
        </w:rPr>
        <w:t xml:space="preserve">. </w:t>
      </w:r>
    </w:p>
    <w:p w14:paraId="6B4986B4" w14:textId="1EBCDE59" w:rsidR="00B404AB" w:rsidRPr="004C1A19" w:rsidRDefault="3E54E229" w:rsidP="3E54E229">
      <w:pPr>
        <w:ind w:left="1080"/>
      </w:pPr>
      <w:r w:rsidRPr="3E54E229">
        <w:rPr>
          <w:rFonts w:ascii="Symbol" w:eastAsia="Symbol" w:hAnsi="Symbol" w:cs="Symbol"/>
          <w:sz w:val="20"/>
          <w:szCs w:val="20"/>
        </w:rPr>
        <w:t>·</w:t>
      </w:r>
      <w:r w:rsidRPr="3E54E229">
        <w:rPr>
          <w:rFonts w:ascii="Times New Roman" w:eastAsia="Times New Roman" w:hAnsi="Times New Roman" w:cs="Times New Roman"/>
          <w:sz w:val="14"/>
          <w:szCs w:val="14"/>
        </w:rPr>
        <w:t xml:space="preserve">       </w:t>
      </w:r>
      <w:r w:rsidRPr="3E54E229">
        <w:rPr>
          <w:rFonts w:ascii="Aptos" w:eastAsia="Aptos" w:hAnsi="Aptos" w:cs="Aptos"/>
          <w:color w:val="000000" w:themeColor="text1"/>
        </w:rPr>
        <w:t xml:space="preserve">Filter by lesson in the CA Image Tracker Smartsheet.  </w:t>
      </w:r>
    </w:p>
    <w:p w14:paraId="24E25594" w14:textId="2BC01FE1" w:rsidR="00B404AB" w:rsidRPr="004C1A19" w:rsidRDefault="3E54E229" w:rsidP="3E54E229">
      <w:pPr>
        <w:ind w:left="1080"/>
      </w:pPr>
      <w:r w:rsidRPr="3E54E229">
        <w:rPr>
          <w:rFonts w:ascii="Symbol" w:eastAsia="Symbol" w:hAnsi="Symbol" w:cs="Symbol"/>
          <w:sz w:val="20"/>
          <w:szCs w:val="20"/>
        </w:rPr>
        <w:lastRenderedPageBreak/>
        <w:t>·</w:t>
      </w:r>
      <w:r w:rsidRPr="3E54E229">
        <w:rPr>
          <w:rFonts w:ascii="Times New Roman" w:eastAsia="Times New Roman" w:hAnsi="Times New Roman" w:cs="Times New Roman"/>
          <w:sz w:val="14"/>
          <w:szCs w:val="14"/>
        </w:rPr>
        <w:t xml:space="preserve">       </w:t>
      </w:r>
      <w:hyperlink r:id="rId159">
        <w:r w:rsidRPr="3E54E229">
          <w:rPr>
            <w:rStyle w:val="Hyperlink"/>
            <w:rFonts w:ascii="Aptos" w:eastAsia="Aptos" w:hAnsi="Aptos" w:cs="Aptos"/>
            <w:u w:val="none"/>
          </w:rPr>
          <w:t>K-5 LXDV Dashboard Link</w:t>
        </w:r>
      </w:hyperlink>
      <w:r w:rsidRPr="3E54E229">
        <w:rPr>
          <w:rFonts w:ascii="Aptos" w:eastAsia="Aptos" w:hAnsi="Aptos" w:cs="Aptos"/>
          <w:color w:val="000000" w:themeColor="text1"/>
        </w:rPr>
        <w:t xml:space="preserve"> </w:t>
      </w:r>
    </w:p>
    <w:p w14:paraId="2CD08A6D" w14:textId="13935B34" w:rsidR="00B404AB" w:rsidRPr="004C1A19" w:rsidRDefault="3E54E229" w:rsidP="3E54E229">
      <w:pPr>
        <w:ind w:left="1080"/>
      </w:pPr>
      <w:r w:rsidRPr="3E54E229">
        <w:rPr>
          <w:rFonts w:ascii="Symbol" w:eastAsia="Symbol" w:hAnsi="Symbol" w:cs="Symbol"/>
          <w:sz w:val="20"/>
          <w:szCs w:val="20"/>
        </w:rPr>
        <w:t>·</w:t>
      </w:r>
      <w:r w:rsidRPr="3E54E229">
        <w:rPr>
          <w:rFonts w:ascii="Times New Roman" w:eastAsia="Times New Roman" w:hAnsi="Times New Roman" w:cs="Times New Roman"/>
          <w:sz w:val="14"/>
          <w:szCs w:val="14"/>
        </w:rPr>
        <w:t xml:space="preserve">       </w:t>
      </w:r>
      <w:hyperlink r:id="rId160">
        <w:r w:rsidRPr="3E54E229">
          <w:rPr>
            <w:rStyle w:val="Hyperlink"/>
            <w:rFonts w:ascii="Aptos" w:eastAsia="Aptos" w:hAnsi="Aptos" w:cs="Aptos"/>
            <w:u w:val="none"/>
          </w:rPr>
          <w:t>6-A1 LXDV Dashboard Link</w:t>
        </w:r>
      </w:hyperlink>
      <w:r w:rsidRPr="3E54E229">
        <w:rPr>
          <w:rFonts w:ascii="Aptos" w:eastAsia="Aptos" w:hAnsi="Aptos" w:cs="Aptos"/>
          <w:color w:val="000000" w:themeColor="text1"/>
        </w:rPr>
        <w:t xml:space="preserve"> </w:t>
      </w:r>
    </w:p>
    <w:p w14:paraId="31AFB127" w14:textId="7DF621A1" w:rsidR="00B404AB" w:rsidRPr="004C1A19" w:rsidRDefault="3E54E229" w:rsidP="3E54E229">
      <w:pPr>
        <w:ind w:left="1080"/>
      </w:pPr>
      <w:r w:rsidRPr="3E54E229">
        <w:rPr>
          <w:rFonts w:ascii="Symbol" w:eastAsia="Symbol" w:hAnsi="Symbol" w:cs="Symbol"/>
          <w:sz w:val="20"/>
          <w:szCs w:val="20"/>
        </w:rPr>
        <w:t>·</w:t>
      </w:r>
      <w:r w:rsidRPr="3E54E229">
        <w:rPr>
          <w:rFonts w:ascii="Times New Roman" w:eastAsia="Times New Roman" w:hAnsi="Times New Roman" w:cs="Times New Roman"/>
          <w:sz w:val="14"/>
          <w:szCs w:val="14"/>
        </w:rPr>
        <w:t xml:space="preserve">       </w:t>
      </w:r>
      <w:r w:rsidRPr="3E54E229">
        <w:rPr>
          <w:rFonts w:ascii="Aptos" w:eastAsia="Aptos" w:hAnsi="Aptos" w:cs="Aptos"/>
          <w:color w:val="000000" w:themeColor="text1"/>
        </w:rPr>
        <w:t xml:space="preserve">Review each item in the lesson and approve (or reject) IPAAC suggestions. </w:t>
      </w:r>
    </w:p>
    <w:p w14:paraId="037B2D08" w14:textId="521567B3" w:rsidR="00B404AB" w:rsidRPr="004C1A19" w:rsidRDefault="3E54E229" w:rsidP="3E54E229">
      <w:pPr>
        <w:ind w:left="1080"/>
      </w:pPr>
      <w:r w:rsidRPr="3E54E229">
        <w:rPr>
          <w:rFonts w:ascii="Symbol" w:eastAsia="Symbol" w:hAnsi="Symbol" w:cs="Symbol"/>
          <w:sz w:val="20"/>
          <w:szCs w:val="20"/>
        </w:rPr>
        <w:t>·</w:t>
      </w:r>
      <w:r w:rsidRPr="3E54E229">
        <w:rPr>
          <w:rFonts w:ascii="Times New Roman" w:eastAsia="Times New Roman" w:hAnsi="Times New Roman" w:cs="Times New Roman"/>
          <w:sz w:val="14"/>
          <w:szCs w:val="14"/>
        </w:rPr>
        <w:t xml:space="preserve">       </w:t>
      </w:r>
      <w:r w:rsidRPr="3E54E229">
        <w:rPr>
          <w:rFonts w:ascii="Aptos" w:eastAsia="Aptos" w:hAnsi="Aptos" w:cs="Aptos"/>
          <w:color w:val="000000" w:themeColor="text1"/>
        </w:rPr>
        <w:t>Note the spec information, and alt text in each SYL and Task of the EMM.</w:t>
      </w:r>
    </w:p>
    <w:p w14:paraId="3E4C7077" w14:textId="27332ED8" w:rsidR="00B404AB" w:rsidRPr="004C1A19" w:rsidRDefault="00B404AB" w:rsidP="3E54E229">
      <w:pPr>
        <w:ind w:left="360"/>
        <w:rPr>
          <w:rFonts w:ascii="Aptos" w:eastAsia="Aptos" w:hAnsi="Aptos" w:cs="Aptos"/>
          <w:color w:val="000000" w:themeColor="text1"/>
        </w:rPr>
      </w:pPr>
    </w:p>
    <w:p w14:paraId="036E4FE3" w14:textId="4D27551D" w:rsidR="00B404AB" w:rsidRPr="004C1A19" w:rsidRDefault="00B404AB" w:rsidP="3E54E229">
      <w:pPr>
        <w:ind w:left="360"/>
        <w:rPr>
          <w:color w:val="000000" w:themeColor="text1"/>
        </w:rPr>
      </w:pPr>
    </w:p>
    <w:p w14:paraId="39FB5E0E" w14:textId="7E3953B4" w:rsidR="00B404AB" w:rsidRDefault="0C44F195" w:rsidP="3FC8194C">
      <w:pPr>
        <w:rPr>
          <w:color w:val="000000" w:themeColor="text1"/>
        </w:rPr>
      </w:pPr>
      <w:bookmarkStart w:id="58" w:name="_Toc166058080"/>
      <w:r w:rsidRPr="0C44F195">
        <w:rPr>
          <w:color w:val="0F4761" w:themeColor="accent1" w:themeShade="BF"/>
          <w:sz w:val="28"/>
          <w:szCs w:val="28"/>
        </w:rPr>
        <w:t>4b) Review the Algebra 1 V1 Common Error and Strategy:</w:t>
      </w:r>
      <w:bookmarkEnd w:id="58"/>
      <w:r w:rsidRPr="0C44F195">
        <w:rPr>
          <w:rStyle w:val="Heading2Char"/>
        </w:rPr>
        <w:t xml:space="preserve"> </w:t>
      </w:r>
      <w:r w:rsidRPr="0C44F195">
        <w:rPr>
          <w:color w:val="000000" w:themeColor="text1"/>
        </w:rPr>
        <w:t xml:space="preserve">Review the V1 SYL Common Error and Strategy which can be found on the Spark Your Learning Student Sample Page. The </w:t>
      </w:r>
      <w:r w:rsidRPr="0C44F195">
        <w:rPr>
          <w:rFonts w:ascii="Aptos" w:eastAsia="Aptos" w:hAnsi="Aptos" w:cs="Aptos"/>
          <w:color w:val="000000" w:themeColor="text1"/>
        </w:rPr>
        <w:t>SYL should be used first and foremost to elicit common errors of the focus standard if possible.</w:t>
      </w:r>
      <w:r w:rsidRPr="0C44F195">
        <w:rPr>
          <w:color w:val="000000" w:themeColor="text1"/>
        </w:rPr>
        <w:t xml:space="preserve"> Use your best judgement to ensure the common error and strategy match the SYL item and any edits that have been made to the item. Make edits to the V1 common error and strategy as needed. Choose one common strategy to highlight in the spark discussion chart. If a new common error needs to be identified for the V2 lesson once edits have been made to the SYL item, use the instructions in step 5b and 5e and the </w:t>
      </w:r>
      <w:hyperlink r:id="rId161">
        <w:r w:rsidRPr="0C44F195">
          <w:rPr>
            <w:rStyle w:val="Hyperlink"/>
            <w:highlight w:val="yellow"/>
          </w:rPr>
          <w:t>Common Error Spreadsheet</w:t>
        </w:r>
      </w:hyperlink>
      <w:r w:rsidRPr="0C44F195">
        <w:rPr>
          <w:color w:val="000000" w:themeColor="text1"/>
          <w:highlight w:val="yellow"/>
        </w:rPr>
        <w:t>.</w:t>
      </w:r>
    </w:p>
    <w:p w14:paraId="5806681A" w14:textId="4A563464" w:rsidR="00B404AB" w:rsidRDefault="00B404AB" w:rsidP="35A4309F">
      <w:pPr>
        <w:rPr>
          <w:color w:val="000000" w:themeColor="text1"/>
        </w:rPr>
      </w:pPr>
    </w:p>
    <w:p w14:paraId="08D47F6C" w14:textId="2A9FA382" w:rsidR="00B404AB" w:rsidRDefault="244EF69F" w:rsidP="00B404AB">
      <w:pPr>
        <w:rPr>
          <w:color w:val="000000" w:themeColor="text1"/>
        </w:rPr>
      </w:pPr>
      <w:bookmarkStart w:id="59" w:name="_Toc166058081"/>
      <w:r w:rsidRPr="244EF69F">
        <w:rPr>
          <w:color w:val="0F4761" w:themeColor="accent1" w:themeShade="BF"/>
          <w:sz w:val="28"/>
          <w:szCs w:val="28"/>
        </w:rPr>
        <w:t>4c) Evaluate the Algebra 1 V1 SYL Turn and Talk:</w:t>
      </w:r>
      <w:bookmarkEnd w:id="59"/>
      <w:r w:rsidRPr="244EF69F">
        <w:rPr>
          <w:color w:val="000000" w:themeColor="text1"/>
        </w:rPr>
        <w:t xml:space="preserve">  The A1 V1 SYL Turn and Talk can be found in the SE on the student SYL page. The A1 Turn and Talk will also need to be condensed into a single focus question format rather than multiple parts.</w:t>
      </w:r>
    </w:p>
    <w:p w14:paraId="5B28FAC5" w14:textId="77777777" w:rsidR="00B404AB" w:rsidRDefault="00B404AB" w:rsidP="00B404AB">
      <w:pPr>
        <w:rPr>
          <w:color w:val="000000" w:themeColor="text1"/>
        </w:rPr>
      </w:pPr>
    </w:p>
    <w:p w14:paraId="4E293BAC" w14:textId="77777777" w:rsidR="00B404AB" w:rsidRDefault="00B404AB" w:rsidP="00B404AB">
      <w:pPr>
        <w:rPr>
          <w:color w:val="000000" w:themeColor="text1"/>
        </w:rPr>
      </w:pPr>
      <w:r>
        <w:rPr>
          <w:color w:val="000000" w:themeColor="text1"/>
        </w:rPr>
        <w:t xml:space="preserve">Condense and evaluate the V1 SYL Turn and Talk </w:t>
      </w:r>
      <w:r w:rsidRPr="006F1D0C">
        <w:rPr>
          <w:color w:val="000000" w:themeColor="text1"/>
        </w:rPr>
        <w:t>for V2 criteria ask the following questions about the SYL</w:t>
      </w:r>
      <w:r>
        <w:rPr>
          <w:color w:val="000000" w:themeColor="text1"/>
        </w:rPr>
        <w:t xml:space="preserve"> turn and talk question</w:t>
      </w:r>
      <w:r w:rsidRPr="006F1D0C">
        <w:rPr>
          <w:color w:val="000000" w:themeColor="text1"/>
        </w:rPr>
        <w:t>:</w:t>
      </w:r>
    </w:p>
    <w:p w14:paraId="1EE302BD" w14:textId="77777777" w:rsidR="00B404AB" w:rsidRPr="00033DA7" w:rsidRDefault="00B404AB" w:rsidP="00B404AB">
      <w:pPr>
        <w:pStyle w:val="ListParagraph"/>
        <w:numPr>
          <w:ilvl w:val="0"/>
          <w:numId w:val="638"/>
        </w:numPr>
        <w:rPr>
          <w:color w:val="000000" w:themeColor="text1"/>
        </w:rPr>
      </w:pPr>
      <w:r>
        <w:t>Does the turn and talk question match any edits made to the SYL task?</w:t>
      </w:r>
    </w:p>
    <w:p w14:paraId="05ECCA8E" w14:textId="77777777" w:rsidR="00B404AB" w:rsidRPr="006046AE" w:rsidRDefault="00B404AB" w:rsidP="00B404AB">
      <w:pPr>
        <w:pStyle w:val="ListParagraph"/>
        <w:numPr>
          <w:ilvl w:val="0"/>
          <w:numId w:val="638"/>
        </w:numPr>
        <w:rPr>
          <w:color w:val="000000" w:themeColor="text1"/>
        </w:rPr>
      </w:pPr>
      <w:r w:rsidRPr="006046AE">
        <w:t>Is this question a follow-up question to the SYL</w:t>
      </w:r>
      <w:r>
        <w:t xml:space="preserve"> extending the task</w:t>
      </w:r>
      <w:r w:rsidRPr="006046AE">
        <w:t xml:space="preserve">? </w:t>
      </w:r>
    </w:p>
    <w:p w14:paraId="68235E69" w14:textId="77777777" w:rsidR="00B404AB" w:rsidRDefault="00B404AB" w:rsidP="00B404AB">
      <w:pPr>
        <w:pStyle w:val="ListParagraph"/>
        <w:numPr>
          <w:ilvl w:val="0"/>
          <w:numId w:val="638"/>
        </w:numPr>
      </w:pPr>
      <w:r>
        <w:rPr>
          <w:color w:val="000000" w:themeColor="text1"/>
        </w:rPr>
        <w:t>Can the</w:t>
      </w:r>
      <w:r w:rsidRPr="006046AE">
        <w:rPr>
          <w:color w:val="000000" w:themeColor="text1"/>
        </w:rPr>
        <w:t xml:space="preserve"> question </w:t>
      </w:r>
      <w:r>
        <w:rPr>
          <w:color w:val="000000" w:themeColor="text1"/>
        </w:rPr>
        <w:t xml:space="preserve">be </w:t>
      </w:r>
      <w:r w:rsidRPr="006046AE">
        <w:t>connect</w:t>
      </w:r>
      <w:r>
        <w:t>ed</w:t>
      </w:r>
      <w:r w:rsidRPr="006046AE">
        <w:t xml:space="preserve"> to the common error identified </w:t>
      </w:r>
      <w:r>
        <w:t>for the SYL</w:t>
      </w:r>
      <w:r w:rsidRPr="006046AE">
        <w:t>?</w:t>
      </w:r>
    </w:p>
    <w:p w14:paraId="2FE9BE28" w14:textId="77777777" w:rsidR="00B404AB" w:rsidRDefault="00B404AB" w:rsidP="00B404AB">
      <w:pPr>
        <w:pStyle w:val="ListParagraph"/>
        <w:numPr>
          <w:ilvl w:val="0"/>
          <w:numId w:val="638"/>
        </w:numPr>
      </w:pPr>
      <w:r>
        <w:t xml:space="preserve">Does this question set up the expectation and support for students to be accountable for explaining their strategies? </w:t>
      </w:r>
    </w:p>
    <w:p w14:paraId="3530E078" w14:textId="77777777" w:rsidR="00B404AB" w:rsidRPr="00033DA7" w:rsidRDefault="00B404AB" w:rsidP="00B404AB">
      <w:pPr>
        <w:pStyle w:val="ListParagraph"/>
      </w:pPr>
    </w:p>
    <w:p w14:paraId="2F203090" w14:textId="77777777" w:rsidR="00B404AB" w:rsidRDefault="00B404AB" w:rsidP="00B404AB">
      <w:pPr>
        <w:ind w:left="720"/>
        <w:rPr>
          <w:color w:val="000000" w:themeColor="text1"/>
        </w:rPr>
      </w:pPr>
      <w:r>
        <w:rPr>
          <w:color w:val="000000" w:themeColor="text1"/>
        </w:rPr>
        <w:t xml:space="preserve">Make any necessary changes to the V1 SYL turn and talk to align with the V2 criteria given above. </w:t>
      </w:r>
    </w:p>
    <w:p w14:paraId="00F3DD68" w14:textId="77777777" w:rsidR="00B404AB" w:rsidRDefault="00B404AB" w:rsidP="00B404AB">
      <w:pPr>
        <w:rPr>
          <w:rStyle w:val="Heading2Char"/>
        </w:rPr>
      </w:pPr>
    </w:p>
    <w:p w14:paraId="26819123" w14:textId="77777777" w:rsidR="00B404AB" w:rsidRDefault="244EF69F" w:rsidP="00B404AB">
      <w:pPr>
        <w:rPr>
          <w:color w:val="FF0000"/>
        </w:rPr>
      </w:pPr>
      <w:bookmarkStart w:id="60" w:name="_Toc166058082"/>
      <w:r w:rsidRPr="244EF69F">
        <w:rPr>
          <w:color w:val="0F4761" w:themeColor="accent1" w:themeShade="BF"/>
          <w:sz w:val="28"/>
          <w:szCs w:val="28"/>
        </w:rPr>
        <w:t>4d) Lesson Materials:</w:t>
      </w:r>
      <w:bookmarkEnd w:id="60"/>
      <w:r w:rsidRPr="244EF69F">
        <w:rPr>
          <w:color w:val="000000" w:themeColor="text1"/>
        </w:rPr>
        <w:t xml:space="preserve"> </w:t>
      </w:r>
      <w:r w:rsidRPr="244EF69F">
        <w:t xml:space="preserve">Make note of the lesson materials listed for the lesson in V1 on TE Before You Teach Page in the lesson focus and coherence section. Make note of the existing V1 SYL Show Your Thinking Icons. Make sure any edits made to the V1 SYL item still match the lesson materials. The lesson materials will be recorded in a later step. </w:t>
      </w:r>
    </w:p>
    <w:p w14:paraId="53A9A197" w14:textId="77777777" w:rsidR="00B404AB" w:rsidRPr="00805655" w:rsidRDefault="00B404AB" w:rsidP="00B404AB">
      <w:pPr>
        <w:rPr>
          <w:color w:val="000000" w:themeColor="text1"/>
        </w:rPr>
      </w:pPr>
    </w:p>
    <w:p w14:paraId="2738C1E0" w14:textId="66A700DC" w:rsidR="025E3356" w:rsidRDefault="3E54E229" w:rsidP="3E54E229">
      <w:pPr>
        <w:rPr>
          <w:b/>
          <w:bCs/>
          <w:color w:val="000000" w:themeColor="text1"/>
        </w:rPr>
      </w:pPr>
      <w:r w:rsidRPr="3E54E229">
        <w:rPr>
          <w:b/>
          <w:bCs/>
          <w:color w:val="000000" w:themeColor="text1"/>
        </w:rPr>
        <w:t xml:space="preserve">Now, move to step 6 to place the above components in the EMM and author new scripting. </w:t>
      </w:r>
    </w:p>
    <w:p w14:paraId="42CCE997" w14:textId="06DB9FE8" w:rsidR="3E54E229" w:rsidRDefault="3E54E229" w:rsidP="3E54E229">
      <w:pPr>
        <w:rPr>
          <w:b/>
          <w:bCs/>
          <w:color w:val="000000" w:themeColor="text1"/>
        </w:rPr>
      </w:pPr>
    </w:p>
    <w:p w14:paraId="459F2FF5" w14:textId="77777777" w:rsidR="00B404AB" w:rsidRPr="00D7772B" w:rsidRDefault="282B746D" w:rsidP="00B404AB">
      <w:pPr>
        <w:pStyle w:val="Heading3"/>
      </w:pPr>
      <w:bookmarkStart w:id="61" w:name="_Toc166058083"/>
      <w:bookmarkStart w:id="62" w:name="_Toc166768180"/>
      <w:bookmarkStart w:id="63" w:name="_Toc423601258"/>
      <w:r>
        <w:t>Step 5: Authoring a New SYL from Scratch</w:t>
      </w:r>
      <w:bookmarkEnd w:id="61"/>
      <w:bookmarkEnd w:id="62"/>
      <w:bookmarkEnd w:id="63"/>
      <w:r>
        <w:t xml:space="preserve"> </w:t>
      </w:r>
    </w:p>
    <w:p w14:paraId="06FFB455" w14:textId="492ECD34" w:rsidR="00B404AB" w:rsidRDefault="00B404AB" w:rsidP="00B404AB">
      <w:r>
        <w:t xml:space="preserve">When authoring a new SYL refer to the specific grade level </w:t>
      </w:r>
      <w:hyperlink r:id="rId162" w:history="1">
        <w:r w:rsidRPr="005E4DAB">
          <w:rPr>
            <w:rStyle w:val="Hyperlink"/>
          </w:rPr>
          <w:t>Table of Contents</w:t>
        </w:r>
      </w:hyperlink>
      <w:r>
        <w:t xml:space="preserve"> to review the lesson placement in the module along with the New &amp; Revised Lesson Document. Reference column D to determine if the lesson is a REV or a NEW lesson for V2. </w:t>
      </w:r>
    </w:p>
    <w:p w14:paraId="1AB5CAB1" w14:textId="77777777" w:rsidR="00B404AB" w:rsidRPr="005975BD" w:rsidRDefault="00B404AB" w:rsidP="00B404AB">
      <w:pPr>
        <w:pStyle w:val="ListParagraph"/>
        <w:ind w:left="360"/>
      </w:pPr>
    </w:p>
    <w:p w14:paraId="4B2DA96A" w14:textId="77777777" w:rsidR="00B404AB" w:rsidRDefault="019DD090" w:rsidP="00B404AB">
      <w:pPr>
        <w:pStyle w:val="ListParagraph"/>
        <w:numPr>
          <w:ilvl w:val="0"/>
          <w:numId w:val="645"/>
        </w:numPr>
      </w:pPr>
      <w:r>
        <w:lastRenderedPageBreak/>
        <w:t xml:space="preserve">If the lesson is a REV (revised) lesson, review the V1 source lesson/lessons including the lesson objectives. Also review the grade level New &amp; Revised Lesson </w:t>
      </w:r>
      <w:r w:rsidRPr="019DD090">
        <w:rPr>
          <w:color w:val="000000" w:themeColor="text1"/>
        </w:rPr>
        <w:t>document</w:t>
      </w:r>
      <w:r w:rsidRPr="019DD090">
        <w:rPr>
          <w:rStyle w:val="Hyperlink"/>
          <w:color w:val="000000" w:themeColor="text1"/>
          <w:u w:val="none"/>
        </w:rPr>
        <w:t xml:space="preserve"> t</w:t>
      </w:r>
      <w:r w:rsidRPr="019DD090">
        <w:rPr>
          <w:color w:val="000000" w:themeColor="text1"/>
        </w:rPr>
        <w:t>hat can be found in the grade level TOC folder, on any notes and changes</w:t>
      </w:r>
      <w:r>
        <w:t xml:space="preserve">.  </w:t>
      </w:r>
    </w:p>
    <w:p w14:paraId="31C91B6E" w14:textId="77777777" w:rsidR="00B404AB" w:rsidRDefault="00B404AB" w:rsidP="00B404AB">
      <w:pPr>
        <w:pStyle w:val="ListParagraph"/>
        <w:numPr>
          <w:ilvl w:val="0"/>
          <w:numId w:val="645"/>
        </w:numPr>
      </w:pPr>
      <w:r>
        <w:t>If the lesson is a new lesson being created, review the grade level New &amp; Revised Lesson document about the new lesson being created.</w:t>
      </w:r>
    </w:p>
    <w:p w14:paraId="0B2E0F39" w14:textId="77777777" w:rsidR="00B404AB" w:rsidRDefault="00B404AB" w:rsidP="00B404AB">
      <w:pPr>
        <w:rPr>
          <w:color w:val="747474" w:themeColor="background2" w:themeShade="80"/>
        </w:rPr>
      </w:pPr>
    </w:p>
    <w:p w14:paraId="010AC365" w14:textId="77777777" w:rsidR="00B404AB" w:rsidRDefault="00B404AB" w:rsidP="00B404AB">
      <w:r>
        <w:t xml:space="preserve">Some of the steps below may be outlined in the New and Revised Lesson Document. Make sure to check this document before moving to Step 5a. </w:t>
      </w:r>
    </w:p>
    <w:p w14:paraId="14F6AA53" w14:textId="77777777" w:rsidR="00B404AB" w:rsidRDefault="00B404AB" w:rsidP="00B404AB">
      <w:pPr>
        <w:rPr>
          <w:color w:val="747474" w:themeColor="background2" w:themeShade="80"/>
        </w:rPr>
      </w:pPr>
    </w:p>
    <w:p w14:paraId="55F0E135" w14:textId="381BB3AA" w:rsidR="00B404AB" w:rsidRDefault="3FC8194C" w:rsidP="3FC8194C">
      <w:pPr>
        <w:rPr>
          <w:color w:val="000000" w:themeColor="text1"/>
        </w:rPr>
      </w:pPr>
      <w:bookmarkStart w:id="64" w:name="_Toc166058084"/>
      <w:r w:rsidRPr="3FC8194C">
        <w:rPr>
          <w:color w:val="0F4761" w:themeColor="accent1" w:themeShade="BF"/>
          <w:sz w:val="28"/>
          <w:szCs w:val="28"/>
        </w:rPr>
        <w:t>5a) Lesson Focus Standards:</w:t>
      </w:r>
      <w:bookmarkEnd w:id="64"/>
      <w:r>
        <w:t xml:space="preserve"> After reviewing the lesson placement and any New &amp; Revised Lesson Document notes, identify and review the lesson Focus standards to select the best standard to align the SYL item too. </w:t>
      </w:r>
      <w:r w:rsidRPr="3FC8194C">
        <w:rPr>
          <w:color w:val="000000" w:themeColor="text1"/>
        </w:rPr>
        <w:t xml:space="preserve">The </w:t>
      </w:r>
      <w:r w:rsidRPr="3FC8194C">
        <w:rPr>
          <w:rFonts w:ascii="Aptos" w:eastAsia="Aptos" w:hAnsi="Aptos" w:cs="Aptos"/>
          <w:color w:val="000000" w:themeColor="text1"/>
        </w:rPr>
        <w:t>SYL should be used first and foremost to elicit common errors of the focus standard if possible.</w:t>
      </w:r>
    </w:p>
    <w:p w14:paraId="14FC964B" w14:textId="77777777" w:rsidR="00B404AB" w:rsidRDefault="00B404AB" w:rsidP="00B404AB"/>
    <w:p w14:paraId="391E89EC" w14:textId="77777777" w:rsidR="00B404AB" w:rsidRDefault="00B404AB" w:rsidP="00B404AB">
      <w:pPr>
        <w:pStyle w:val="ListParagraph"/>
        <w:numPr>
          <w:ilvl w:val="2"/>
          <w:numId w:val="644"/>
        </w:numPr>
      </w:pPr>
      <w:r>
        <w:t xml:space="preserve">When at least one of the lesson Focus standards have been addressed previously in the module, or in a prior module as a </w:t>
      </w:r>
      <w:r>
        <w:rPr>
          <w:b/>
          <w:bCs/>
        </w:rPr>
        <w:t>Focus</w:t>
      </w:r>
      <w:r>
        <w:t xml:space="preserve"> standard, that focus standard should be chosen to align the new SYL item to. If more than one focus standard is addressed previously in the module or in a previous module, pick the standard that best serves as a set-up for the lesson, based on the lesson objectives. </w:t>
      </w:r>
    </w:p>
    <w:p w14:paraId="639DF1EF" w14:textId="77777777" w:rsidR="00B404AB" w:rsidRDefault="00B404AB" w:rsidP="00B404AB"/>
    <w:p w14:paraId="3D573770" w14:textId="77777777" w:rsidR="00B404AB" w:rsidRDefault="00B404AB" w:rsidP="00B404AB">
      <w:pPr>
        <w:pStyle w:val="ListParagraph"/>
        <w:numPr>
          <w:ilvl w:val="2"/>
          <w:numId w:val="644"/>
        </w:numPr>
      </w:pPr>
      <w:r>
        <w:t xml:space="preserve">If the lesson Focus standards have not been previously addressed in the current module, or a previous module as a Focus standard, but the standard has been covered as an introduction standard, that standard should be chosen to align the SYL to. Refer to the lesson objectives of the lesson the standard is introduced in and the lesson objectives of the lesson you are authoring for to guide the SYL item. </w:t>
      </w:r>
    </w:p>
    <w:p w14:paraId="55F6A6D1" w14:textId="77777777" w:rsidR="00B404AB" w:rsidRDefault="00B404AB" w:rsidP="00B404AB">
      <w:pPr>
        <w:ind w:left="720"/>
      </w:pPr>
    </w:p>
    <w:p w14:paraId="726A85AD" w14:textId="4C680CEA" w:rsidR="00B404AB" w:rsidRDefault="019DD090" w:rsidP="00B404AB">
      <w:pPr>
        <w:pStyle w:val="ListParagraph"/>
        <w:numPr>
          <w:ilvl w:val="2"/>
          <w:numId w:val="644"/>
        </w:numPr>
      </w:pPr>
      <w:r>
        <w:t xml:space="preserve">If a Focus standard of the lesson has NOT been previously covered in the module, or a previous module as an introduction or Focus standard, reference the </w:t>
      </w:r>
      <w:hyperlink r:id="rId163">
        <w:r w:rsidRPr="019DD090">
          <w:rPr>
            <w:rStyle w:val="Hyperlink"/>
          </w:rPr>
          <w:t>Common Core Coherence Guide</w:t>
        </w:r>
      </w:hyperlink>
      <w:r>
        <w:t xml:space="preserve">, to determine which prerequisite standard maps into the Focus standard. Chose a standard that best serves as a set-up for the lesson.  </w:t>
      </w:r>
    </w:p>
    <w:p w14:paraId="7B97314F" w14:textId="77777777" w:rsidR="00B404AB" w:rsidRDefault="00B404AB" w:rsidP="00B404AB">
      <w:pPr>
        <w:pStyle w:val="ListParagraph"/>
        <w:ind w:left="760"/>
      </w:pPr>
    </w:p>
    <w:p w14:paraId="724BA074" w14:textId="77777777" w:rsidR="00B404AB" w:rsidRPr="00F73846" w:rsidRDefault="00B404AB" w:rsidP="00B404AB">
      <w:pPr>
        <w:pStyle w:val="ListParagraph"/>
        <w:numPr>
          <w:ilvl w:val="2"/>
          <w:numId w:val="644"/>
        </w:numPr>
        <w:rPr>
          <w:color w:val="000000" w:themeColor="text1"/>
        </w:rPr>
      </w:pPr>
      <w:r>
        <w:t xml:space="preserve">If the Focus standard of the lesson repeats in multiple lessons throughout the module, this standard should be chosen to align the SYL item to. Use the lesson objectives of the previous and current lesson to </w:t>
      </w:r>
      <w:r w:rsidRPr="00F73846">
        <w:rPr>
          <w:color w:val="000000" w:themeColor="text1"/>
        </w:rPr>
        <w:t>help guide the SYL</w:t>
      </w:r>
      <w:r>
        <w:rPr>
          <w:color w:val="000000" w:themeColor="text1"/>
        </w:rPr>
        <w:t xml:space="preserve"> item</w:t>
      </w:r>
      <w:r w:rsidRPr="00F73846">
        <w:rPr>
          <w:color w:val="000000" w:themeColor="text1"/>
        </w:rPr>
        <w:t xml:space="preserve"> in these cases. </w:t>
      </w:r>
    </w:p>
    <w:p w14:paraId="5A576C9D" w14:textId="77777777" w:rsidR="00B404AB" w:rsidRDefault="00B404AB" w:rsidP="00B404AB">
      <w:pPr>
        <w:rPr>
          <w:color w:val="000000" w:themeColor="text1"/>
        </w:rPr>
      </w:pPr>
    </w:p>
    <w:p w14:paraId="66EEA138" w14:textId="7BF46CE6" w:rsidR="00B404AB" w:rsidRDefault="0C44F195" w:rsidP="00B404AB">
      <w:bookmarkStart w:id="65" w:name="_Toc166058085"/>
      <w:r w:rsidRPr="0C44F195">
        <w:rPr>
          <w:color w:val="0F4761" w:themeColor="accent1" w:themeShade="BF"/>
          <w:sz w:val="28"/>
          <w:szCs w:val="28"/>
        </w:rPr>
        <w:t>5b) Common Error Look-Up:</w:t>
      </w:r>
      <w:bookmarkEnd w:id="65"/>
      <w:r w:rsidRPr="0C44F195">
        <w:rPr>
          <w:color w:val="000000" w:themeColor="text1"/>
        </w:rPr>
        <w:t xml:space="preserve"> Once a standard has been chosen to align the SYL to, review all common errors for the SYL standard </w:t>
      </w:r>
      <w:r>
        <w:t xml:space="preserve">using the </w:t>
      </w:r>
      <w:hyperlink r:id="rId164">
        <w:r w:rsidRPr="0C44F195">
          <w:rPr>
            <w:rStyle w:val="Hyperlink"/>
            <w:highlight w:val="yellow"/>
          </w:rPr>
          <w:t>Common Error Spreadsheet</w:t>
        </w:r>
      </w:hyperlink>
      <w:r>
        <w:t xml:space="preserve">. Keep these errors in mind as you author the SYL item. Choose one common error that will be highlighted in the spark discussions chart. </w:t>
      </w:r>
    </w:p>
    <w:p w14:paraId="6BABC78B" w14:textId="77777777" w:rsidR="00B404AB" w:rsidRDefault="00B404AB" w:rsidP="00B404AB">
      <w:pPr>
        <w:rPr>
          <w:color w:val="747474" w:themeColor="background2" w:themeShade="80"/>
        </w:rPr>
      </w:pPr>
    </w:p>
    <w:p w14:paraId="38131668" w14:textId="1E9EF1C3" w:rsidR="00B404AB" w:rsidRDefault="66D589AD" w:rsidP="66D589AD">
      <w:pPr>
        <w:rPr>
          <w:color w:val="000000" w:themeColor="text1"/>
        </w:rPr>
      </w:pPr>
      <w:bookmarkStart w:id="66" w:name="_Toc166058086"/>
      <w:r w:rsidRPr="66D589AD">
        <w:rPr>
          <w:color w:val="0F4761" w:themeColor="accent1" w:themeShade="BF"/>
          <w:sz w:val="28"/>
          <w:szCs w:val="28"/>
        </w:rPr>
        <w:t>5c) Author the SYL Item:</w:t>
      </w:r>
      <w:bookmarkEnd w:id="66"/>
      <w:r>
        <w:t xml:space="preserve"> Author an SYL item that aligns to the standard identified in step 5a. Following the criteria below when authoring a new task. Also r</w:t>
      </w:r>
      <w:r w:rsidRPr="66D589AD">
        <w:rPr>
          <w:color w:val="000000" w:themeColor="text1"/>
        </w:rPr>
        <w:t xml:space="preserve">efer to </w:t>
      </w:r>
      <w:hyperlink r:id="rId165">
        <w:r w:rsidRPr="66D589AD">
          <w:rPr>
            <w:rStyle w:val="Hyperlink"/>
          </w:rPr>
          <w:t>DEI Guidelines</w:t>
        </w:r>
      </w:hyperlink>
      <w:r>
        <w:t xml:space="preserve"> f</w:t>
      </w:r>
      <w:r w:rsidRPr="66D589AD">
        <w:rPr>
          <w:color w:val="000000" w:themeColor="text1"/>
        </w:rPr>
        <w:t xml:space="preserve">or further guidance on appropriate context. </w:t>
      </w:r>
    </w:p>
    <w:p w14:paraId="4F4F77CF" w14:textId="77777777" w:rsidR="00B404AB" w:rsidRDefault="00B404AB" w:rsidP="00B404AB">
      <w:pPr>
        <w:pStyle w:val="ListParagraph"/>
        <w:numPr>
          <w:ilvl w:val="0"/>
          <w:numId w:val="642"/>
        </w:numPr>
      </w:pPr>
      <w:r>
        <w:t>The SYL item should elicit the common errors identified.</w:t>
      </w:r>
    </w:p>
    <w:p w14:paraId="36B42CD9" w14:textId="77777777" w:rsidR="00B404AB" w:rsidRDefault="00B404AB" w:rsidP="00B404AB">
      <w:pPr>
        <w:pStyle w:val="ListParagraph"/>
        <w:numPr>
          <w:ilvl w:val="0"/>
          <w:numId w:val="642"/>
        </w:numPr>
      </w:pPr>
      <w:r>
        <w:lastRenderedPageBreak/>
        <w:t>The estimated time of completion for an entire lesson is 45 minutes. The SYL should take students and teacher an appropriate amount of time to complete from the start of the SYL to the conclusion of the Turn and Talk. SYL time suggestions per grade band are:</w:t>
      </w:r>
    </w:p>
    <w:p w14:paraId="392942D8" w14:textId="77777777" w:rsidR="00B404AB" w:rsidRDefault="00B404AB" w:rsidP="00B404AB">
      <w:pPr>
        <w:pStyle w:val="ListParagraph"/>
        <w:numPr>
          <w:ilvl w:val="2"/>
          <w:numId w:val="647"/>
        </w:numPr>
      </w:pPr>
      <w:r>
        <w:t>K-2: 5-10 minutes</w:t>
      </w:r>
    </w:p>
    <w:p w14:paraId="7EF63347" w14:textId="77777777" w:rsidR="00B404AB" w:rsidRDefault="00B404AB" w:rsidP="00B404AB">
      <w:pPr>
        <w:pStyle w:val="ListParagraph"/>
        <w:numPr>
          <w:ilvl w:val="2"/>
          <w:numId w:val="647"/>
        </w:numPr>
      </w:pPr>
      <w:r>
        <w:t>3-5: 10-15 minutes</w:t>
      </w:r>
    </w:p>
    <w:p w14:paraId="461A30B1" w14:textId="77777777" w:rsidR="00B404AB" w:rsidRDefault="00B404AB" w:rsidP="00B404AB">
      <w:pPr>
        <w:pStyle w:val="ListParagraph"/>
        <w:numPr>
          <w:ilvl w:val="2"/>
          <w:numId w:val="647"/>
        </w:numPr>
      </w:pPr>
      <w:r>
        <w:t xml:space="preserve">6-A1: About 15 minutes </w:t>
      </w:r>
    </w:p>
    <w:p w14:paraId="75CAC08D" w14:textId="77777777" w:rsidR="00B404AB" w:rsidRDefault="00B404AB" w:rsidP="00B404AB">
      <w:pPr>
        <w:pStyle w:val="ListParagraph"/>
        <w:ind w:left="1620"/>
      </w:pPr>
    </w:p>
    <w:p w14:paraId="7E49E1A5" w14:textId="77777777" w:rsidR="00B404AB" w:rsidRDefault="00B404AB" w:rsidP="00B404AB">
      <w:pPr>
        <w:pStyle w:val="ListParagraph"/>
        <w:numPr>
          <w:ilvl w:val="0"/>
          <w:numId w:val="642"/>
        </w:numPr>
      </w:pPr>
      <w:r>
        <w:t xml:space="preserve">The SYL item should be solvable using multiple strategies and approaches, including drawings, models, realia, and manipulatives, to allow for critical thinking and a deeper understanding. </w:t>
      </w:r>
    </w:p>
    <w:p w14:paraId="73628407" w14:textId="77777777" w:rsidR="00B404AB" w:rsidRDefault="00B404AB" w:rsidP="00B404AB"/>
    <w:p w14:paraId="257001F2" w14:textId="77777777" w:rsidR="00B404AB" w:rsidRDefault="00B404AB" w:rsidP="00B404AB">
      <w:pPr>
        <w:pStyle w:val="ListParagraph"/>
        <w:numPr>
          <w:ilvl w:val="0"/>
          <w:numId w:val="642"/>
        </w:numPr>
      </w:pPr>
      <w:r>
        <w:t xml:space="preserve">The SYL item should have multiple entry points, allowing for students to share their initial thinking and strategies in various ways. </w:t>
      </w:r>
    </w:p>
    <w:p w14:paraId="55076F10" w14:textId="77777777" w:rsidR="00B404AB" w:rsidRDefault="00B404AB" w:rsidP="00B404AB"/>
    <w:p w14:paraId="193CA3F6" w14:textId="77777777" w:rsidR="00B404AB" w:rsidRDefault="00B404AB" w:rsidP="00B404AB">
      <w:pPr>
        <w:pStyle w:val="ListParagraph"/>
        <w:numPr>
          <w:ilvl w:val="0"/>
          <w:numId w:val="642"/>
        </w:numPr>
      </w:pPr>
      <w:r>
        <w:t xml:space="preserve">The SYL item should be built upon student’s current understanding, allowing students to address any previous unfinished learning and bridge content between topics. </w:t>
      </w:r>
    </w:p>
    <w:p w14:paraId="466AE477" w14:textId="77777777" w:rsidR="00B404AB" w:rsidRDefault="00B404AB" w:rsidP="00B404AB">
      <w:pPr>
        <w:pStyle w:val="ListParagraph"/>
        <w:ind w:left="1440"/>
      </w:pPr>
    </w:p>
    <w:p w14:paraId="0DCB89BE" w14:textId="77777777" w:rsidR="00B404AB" w:rsidRDefault="00B404AB" w:rsidP="00B404AB">
      <w:pPr>
        <w:pStyle w:val="ListParagraph"/>
        <w:numPr>
          <w:ilvl w:val="0"/>
          <w:numId w:val="642"/>
        </w:numPr>
      </w:pPr>
      <w:r>
        <w:t xml:space="preserve">The SYL item should be of high interest to students, including interesting and relatable mathematical context, to aide in student engagement, understanding, and transferability. </w:t>
      </w:r>
    </w:p>
    <w:p w14:paraId="546FEFB3" w14:textId="77777777" w:rsidR="00B404AB" w:rsidRDefault="00B404AB" w:rsidP="00B404AB"/>
    <w:p w14:paraId="654B9046" w14:textId="77777777" w:rsidR="00B404AB" w:rsidRDefault="00B404AB" w:rsidP="00B404AB">
      <w:pPr>
        <w:pStyle w:val="ListParagraph"/>
        <w:numPr>
          <w:ilvl w:val="0"/>
          <w:numId w:val="642"/>
        </w:numPr>
      </w:pPr>
      <w:r>
        <w:t>The SYL item should lend itself to a rich follow-up discussion with follow-up questions to set up students to be accountable for explaining their strategies.</w:t>
      </w:r>
    </w:p>
    <w:p w14:paraId="1EEABD00" w14:textId="77777777" w:rsidR="00B404AB" w:rsidRPr="00AB4C61" w:rsidRDefault="00B404AB" w:rsidP="00B404AB">
      <w:pPr>
        <w:rPr>
          <w:color w:val="000000" w:themeColor="text1"/>
        </w:rPr>
      </w:pPr>
    </w:p>
    <w:p w14:paraId="2E616E3C" w14:textId="77777777" w:rsidR="00B404AB" w:rsidRPr="00332ECE" w:rsidRDefault="00B404AB" w:rsidP="00B404AB">
      <w:pPr>
        <w:pStyle w:val="ListParagraph"/>
        <w:numPr>
          <w:ilvl w:val="0"/>
          <w:numId w:val="642"/>
        </w:numPr>
        <w:rPr>
          <w:color w:val="000000" w:themeColor="text1"/>
        </w:rPr>
      </w:pPr>
      <w:r w:rsidRPr="00332ECE">
        <w:rPr>
          <w:color w:val="000000" w:themeColor="text1"/>
        </w:rPr>
        <w:t xml:space="preserve">The SYL </w:t>
      </w:r>
      <w:r>
        <w:rPr>
          <w:color w:val="000000" w:themeColor="text1"/>
        </w:rPr>
        <w:t xml:space="preserve">item </w:t>
      </w:r>
      <w:r w:rsidRPr="00332ECE">
        <w:rPr>
          <w:color w:val="000000" w:themeColor="text1"/>
        </w:rPr>
        <w:t xml:space="preserve">should be about a grade level appropriate context. Ex) Avoid asking kindergarteners about screen time, per the latest research pointing to less screen time for younger children. </w:t>
      </w:r>
    </w:p>
    <w:p w14:paraId="6ACEC757" w14:textId="77777777" w:rsidR="00B404AB" w:rsidRPr="002E7C5F" w:rsidRDefault="00B404AB" w:rsidP="00B404AB">
      <w:pPr>
        <w:pStyle w:val="ListParagraph"/>
        <w:rPr>
          <w:color w:val="000000" w:themeColor="text1"/>
        </w:rPr>
      </w:pPr>
    </w:p>
    <w:p w14:paraId="19C242C1" w14:textId="77777777" w:rsidR="00B404AB" w:rsidRPr="00332ECE" w:rsidRDefault="00B404AB" w:rsidP="00B404AB">
      <w:pPr>
        <w:pStyle w:val="ListParagraph"/>
        <w:numPr>
          <w:ilvl w:val="0"/>
          <w:numId w:val="642"/>
        </w:numPr>
        <w:rPr>
          <w:color w:val="000000" w:themeColor="text1"/>
        </w:rPr>
      </w:pPr>
      <w:r w:rsidRPr="00332ECE">
        <w:rPr>
          <w:color w:val="000000" w:themeColor="text1"/>
        </w:rPr>
        <w:t xml:space="preserve">The SYL </w:t>
      </w:r>
      <w:r>
        <w:rPr>
          <w:color w:val="000000" w:themeColor="text1"/>
        </w:rPr>
        <w:t xml:space="preserve">item </w:t>
      </w:r>
      <w:r w:rsidRPr="00332ECE">
        <w:rPr>
          <w:color w:val="000000" w:themeColor="text1"/>
        </w:rPr>
        <w:t>context should be thoughtful to students of all backgrounds. Think about the diverse background of all students when choosing a context. Not all students live in a house being remodeled. Avoid problems around calories. Build appropriate thoughtful context around STEAM concepts. Ex) Measurement, length, temperature, data collection, building things, rainfall, plants, and animals.</w:t>
      </w:r>
    </w:p>
    <w:p w14:paraId="4C879A30" w14:textId="77777777" w:rsidR="00B404AB" w:rsidRPr="005C7526" w:rsidRDefault="00B404AB" w:rsidP="00B404AB">
      <w:pPr>
        <w:pStyle w:val="ListParagraph"/>
        <w:rPr>
          <w:color w:val="000000" w:themeColor="text1"/>
        </w:rPr>
      </w:pPr>
    </w:p>
    <w:p w14:paraId="0933067F" w14:textId="77777777" w:rsidR="00B404AB" w:rsidRPr="00332ECE" w:rsidRDefault="00B404AB" w:rsidP="00B404AB">
      <w:pPr>
        <w:pStyle w:val="ListParagraph"/>
        <w:numPr>
          <w:ilvl w:val="0"/>
          <w:numId w:val="642"/>
        </w:numPr>
        <w:rPr>
          <w:color w:val="000000" w:themeColor="text1"/>
        </w:rPr>
      </w:pPr>
      <w:r w:rsidRPr="00332ECE">
        <w:rPr>
          <w:color w:val="000000" w:themeColor="text1"/>
        </w:rPr>
        <w:t xml:space="preserve">The SYL </w:t>
      </w:r>
      <w:r>
        <w:rPr>
          <w:color w:val="000000" w:themeColor="text1"/>
        </w:rPr>
        <w:t xml:space="preserve">item </w:t>
      </w:r>
      <w:r w:rsidRPr="00332ECE">
        <w:rPr>
          <w:color w:val="000000" w:themeColor="text1"/>
        </w:rPr>
        <w:t xml:space="preserve">should not formally introduce new vocabulary so that the teacher can attend to students’ mathematical ideas rather than correcting new vocabulary. </w:t>
      </w:r>
    </w:p>
    <w:p w14:paraId="058CEE90" w14:textId="77777777" w:rsidR="00B404AB" w:rsidRDefault="00B404AB" w:rsidP="00B404AB"/>
    <w:p w14:paraId="0AA8B52D" w14:textId="77777777" w:rsidR="00B404AB" w:rsidRPr="00990A31" w:rsidRDefault="00B404AB" w:rsidP="00B404AB">
      <w:pPr>
        <w:pStyle w:val="ListParagraph"/>
        <w:numPr>
          <w:ilvl w:val="0"/>
          <w:numId w:val="642"/>
        </w:numPr>
      </w:pPr>
      <w:r w:rsidRPr="00332ECE">
        <w:rPr>
          <w:color w:val="000000" w:themeColor="text1"/>
        </w:rPr>
        <w:t xml:space="preserve">If possible, the SYL </w:t>
      </w:r>
      <w:r>
        <w:rPr>
          <w:color w:val="000000" w:themeColor="text1"/>
        </w:rPr>
        <w:t xml:space="preserve">item </w:t>
      </w:r>
      <w:r w:rsidRPr="00332ECE">
        <w:rPr>
          <w:color w:val="000000" w:themeColor="text1"/>
        </w:rPr>
        <w:t>should be an open-ended task, t</w:t>
      </w:r>
      <w:r w:rsidRPr="00332ECE">
        <w:rPr>
          <w:rFonts w:cs="Segoe UI"/>
          <w:color w:val="000000" w:themeColor="text1"/>
          <w:shd w:val="clear" w:color="auto" w:fill="FFFFFF"/>
        </w:rPr>
        <w:t>hat has more than one solution</w:t>
      </w:r>
      <w:r>
        <w:rPr>
          <w:rFonts w:cs="Segoe UI"/>
          <w:color w:val="000000" w:themeColor="text1"/>
          <w:shd w:val="clear" w:color="auto" w:fill="FFFFFF"/>
        </w:rPr>
        <w:t xml:space="preserve">. The task should be accessible by all students, yet </w:t>
      </w:r>
      <w:r w:rsidRPr="00332ECE">
        <w:rPr>
          <w:rFonts w:cs="Segoe UI"/>
          <w:color w:val="000000" w:themeColor="text1"/>
          <w:shd w:val="clear" w:color="auto" w:fill="FFFFFF"/>
        </w:rPr>
        <w:t>that extends to sufficient depth that all students remain challenged (</w:t>
      </w:r>
      <w:r w:rsidRPr="00332ECE">
        <w:rPr>
          <w:color w:val="000000" w:themeColor="text1"/>
        </w:rPr>
        <w:t>a high ceiling low floor threshold).</w:t>
      </w:r>
    </w:p>
    <w:p w14:paraId="053B2EEE" w14:textId="77777777" w:rsidR="00B404AB" w:rsidRDefault="00B404AB" w:rsidP="00B404AB">
      <w:pPr>
        <w:pStyle w:val="ListParagraph"/>
      </w:pPr>
    </w:p>
    <w:p w14:paraId="4A84210C" w14:textId="77777777" w:rsidR="00B404AB" w:rsidRDefault="00B404AB" w:rsidP="00B404AB">
      <w:pPr>
        <w:pStyle w:val="ListParagraph"/>
        <w:numPr>
          <w:ilvl w:val="2"/>
          <w:numId w:val="642"/>
        </w:numPr>
      </w:pPr>
      <w:r>
        <w:t>The SYL Item should end with the question stem</w:t>
      </w:r>
      <w:r w:rsidRPr="009951F6">
        <w:t xml:space="preserve"> </w:t>
      </w:r>
      <w:r>
        <w:t>“Show your thinking”.</w:t>
      </w:r>
    </w:p>
    <w:p w14:paraId="49F4B93A" w14:textId="77777777" w:rsidR="00B404AB" w:rsidRDefault="00B404AB" w:rsidP="00B404AB"/>
    <w:p w14:paraId="4C72C72D" w14:textId="77777777" w:rsidR="00B404AB" w:rsidRDefault="00B404AB" w:rsidP="00B404AB">
      <w:pPr>
        <w:pStyle w:val="NoSpacing"/>
        <w:numPr>
          <w:ilvl w:val="0"/>
          <w:numId w:val="650"/>
        </w:numPr>
      </w:pPr>
      <w:r>
        <w:t xml:space="preserve">Find the solution or one possible solution to the SYL item. </w:t>
      </w:r>
    </w:p>
    <w:p w14:paraId="6A4FF2C5" w14:textId="77777777" w:rsidR="00B404AB" w:rsidRPr="007B04C9" w:rsidRDefault="00B404AB" w:rsidP="00B404AB">
      <w:pPr>
        <w:pStyle w:val="Heading5"/>
      </w:pPr>
      <w:r>
        <w:lastRenderedPageBreak/>
        <w:t xml:space="preserve"> </w:t>
      </w:r>
    </w:p>
    <w:p w14:paraId="18215F36" w14:textId="77777777" w:rsidR="00B404AB" w:rsidRDefault="00B404AB" w:rsidP="00B404AB">
      <w:pPr>
        <w:rPr>
          <w:color w:val="000000" w:themeColor="text1"/>
        </w:rPr>
      </w:pPr>
      <w:bookmarkStart w:id="67" w:name="_Toc166058087"/>
      <w:r w:rsidRPr="00D7772B">
        <w:rPr>
          <w:color w:val="0F4761" w:themeColor="accent1" w:themeShade="BF"/>
          <w:sz w:val="28"/>
          <w:szCs w:val="28"/>
        </w:rPr>
        <w:t>5d) Write the Common Strategy:</w:t>
      </w:r>
      <w:bookmarkEnd w:id="67"/>
      <w:r>
        <w:rPr>
          <w:color w:val="000000" w:themeColor="text1"/>
        </w:rPr>
        <w:t xml:space="preserve"> Author a common strategy based on the SYL created. The common strategy is a sample of a student solving the SYL correctly with an appropriate grade level skill or tool. The common strategy should include any corresponding images and a verbal description of the strategy. Author should provide scrap art for any images or models.</w:t>
      </w:r>
    </w:p>
    <w:p w14:paraId="534E66D2" w14:textId="77777777" w:rsidR="00B404AB" w:rsidRDefault="00B404AB" w:rsidP="00B404AB">
      <w:pPr>
        <w:rPr>
          <w:color w:val="000000" w:themeColor="text1"/>
        </w:rPr>
      </w:pPr>
    </w:p>
    <w:p w14:paraId="01CB55B8" w14:textId="77777777" w:rsidR="00B404AB" w:rsidRDefault="00B404AB" w:rsidP="00B404AB">
      <w:bookmarkStart w:id="68" w:name="_Toc166058088"/>
      <w:r w:rsidRPr="00D7772B">
        <w:rPr>
          <w:color w:val="0F4761" w:themeColor="accent1" w:themeShade="BF"/>
          <w:sz w:val="28"/>
          <w:szCs w:val="28"/>
        </w:rPr>
        <w:t>5e) Adapt the Common Error:</w:t>
      </w:r>
      <w:bookmarkEnd w:id="68"/>
      <w:r>
        <w:rPr>
          <w:color w:val="000000" w:themeColor="text1"/>
        </w:rPr>
        <w:t xml:space="preserve"> </w:t>
      </w:r>
      <w:r w:rsidRPr="0062056A">
        <w:rPr>
          <w:color w:val="000000" w:themeColor="text1"/>
        </w:rPr>
        <w:t xml:space="preserve">Adapt </w:t>
      </w:r>
      <w:r>
        <w:t>the common error chosen in 5b in terms of the SYL item authored. The common error should include a student sample where the common error is being made. Images can be shown with the common error. Author should provide scrap art for the image needed.</w:t>
      </w:r>
    </w:p>
    <w:p w14:paraId="75DB41E2" w14:textId="51276D17" w:rsidR="00B404AB" w:rsidRDefault="00B404AB" w:rsidP="35A4309F"/>
    <w:p w14:paraId="777B6473" w14:textId="59ED49E7" w:rsidR="00B404AB" w:rsidRDefault="244EF69F" w:rsidP="00B404AB">
      <w:pPr>
        <w:rPr>
          <w:color w:val="000000" w:themeColor="text1"/>
        </w:rPr>
      </w:pPr>
      <w:bookmarkStart w:id="69" w:name="_Toc166058089"/>
      <w:r w:rsidRPr="244EF69F">
        <w:rPr>
          <w:color w:val="0F4761" w:themeColor="accent1" w:themeShade="BF"/>
          <w:sz w:val="28"/>
          <w:szCs w:val="28"/>
        </w:rPr>
        <w:t>5f) Confirm Lesson Materials:</w:t>
      </w:r>
      <w:bookmarkEnd w:id="69"/>
      <w:r w:rsidRPr="244EF69F">
        <w:rPr>
          <w:color w:val="000000" w:themeColor="text1"/>
        </w:rPr>
        <w:t xml:space="preserve"> </w:t>
      </w:r>
      <w:r w:rsidRPr="244EF69F">
        <w:t xml:space="preserve">Confirm that the SYL item authored can be solved using the lesson materials listed on the TE Before You Teach Page and the Module Lesson Map Page. Determine Show Your Thinking Icons based on the lesson materials, and tool that would be helpful to solving the SYL. </w:t>
      </w:r>
    </w:p>
    <w:p w14:paraId="53C98F87" w14:textId="77777777" w:rsidR="00B404AB" w:rsidRDefault="00B404AB" w:rsidP="00B404AB">
      <w:pPr>
        <w:rPr>
          <w:color w:val="747474" w:themeColor="background2" w:themeShade="80"/>
        </w:rPr>
      </w:pPr>
    </w:p>
    <w:p w14:paraId="769422B4" w14:textId="77777777" w:rsidR="00B404AB" w:rsidRDefault="00B404AB" w:rsidP="00B404AB">
      <w:pPr>
        <w:rPr>
          <w:color w:val="000000" w:themeColor="text1"/>
        </w:rPr>
      </w:pPr>
      <w:bookmarkStart w:id="70" w:name="_Toc166058090"/>
      <w:r w:rsidRPr="00D7772B">
        <w:rPr>
          <w:color w:val="0F4761" w:themeColor="accent1" w:themeShade="BF"/>
          <w:sz w:val="28"/>
          <w:szCs w:val="28"/>
        </w:rPr>
        <w:t>5g) Author the SYL Turn and Talk:</w:t>
      </w:r>
      <w:bookmarkEnd w:id="70"/>
      <w:r>
        <w:rPr>
          <w:color w:val="000000" w:themeColor="text1"/>
        </w:rPr>
        <w:t xml:space="preserve"> Author</w:t>
      </w:r>
      <w:r w:rsidRPr="00332ECE">
        <w:rPr>
          <w:color w:val="000000" w:themeColor="text1"/>
        </w:rPr>
        <w:t xml:space="preserve"> </w:t>
      </w:r>
      <w:r>
        <w:rPr>
          <w:color w:val="000000" w:themeColor="text1"/>
        </w:rPr>
        <w:t>an SYL</w:t>
      </w:r>
      <w:r w:rsidRPr="00332ECE">
        <w:rPr>
          <w:color w:val="000000" w:themeColor="text1"/>
        </w:rPr>
        <w:t xml:space="preserve"> turn and talk question. </w:t>
      </w:r>
      <w:r>
        <w:rPr>
          <w:color w:val="000000" w:themeColor="text1"/>
        </w:rPr>
        <w:t>The SYL turn and talk question should be a follow-up question to the SYL that extends the task and connects to the common error. The turn and talk question should also set up the expectation and support for students to be accountable for explaining their strategies. The turn and talk should be an appropriate grade level reading level and word count.</w:t>
      </w:r>
    </w:p>
    <w:p w14:paraId="2C044C7A" w14:textId="77777777" w:rsidR="00B404AB" w:rsidRDefault="00B404AB" w:rsidP="00B404AB">
      <w:pPr>
        <w:rPr>
          <w:color w:val="000000" w:themeColor="text1"/>
        </w:rPr>
      </w:pPr>
    </w:p>
    <w:p w14:paraId="3BF6AC2D" w14:textId="565A6141" w:rsidR="00B404AB" w:rsidRPr="00805655" w:rsidRDefault="3E54E229" w:rsidP="00B404AB">
      <w:pPr>
        <w:rPr>
          <w:b/>
          <w:bCs/>
          <w:color w:val="000000" w:themeColor="text1"/>
        </w:rPr>
      </w:pPr>
      <w:r w:rsidRPr="3E54E229">
        <w:rPr>
          <w:b/>
          <w:bCs/>
          <w:color w:val="000000" w:themeColor="text1"/>
        </w:rPr>
        <w:t xml:space="preserve">Now, move to step 6 to place the above components in the EMM and author new scripting. </w:t>
      </w:r>
    </w:p>
    <w:p w14:paraId="02DD7C36" w14:textId="666C0805" w:rsidR="3E54E229" w:rsidRDefault="3E54E229" w:rsidP="3E54E229"/>
    <w:p w14:paraId="01381B9C" w14:textId="77777777" w:rsidR="00B404AB" w:rsidRDefault="282B746D" w:rsidP="00B404AB">
      <w:pPr>
        <w:pStyle w:val="Heading3"/>
      </w:pPr>
      <w:bookmarkStart w:id="71" w:name="_Toc166058091"/>
      <w:bookmarkStart w:id="72" w:name="_Toc166768181"/>
      <w:bookmarkStart w:id="73" w:name="_Toc1480581670"/>
      <w:r>
        <w:t>Step 6: Placing Spark Your Learning Components and Authoring New Scripting in the EMM:</w:t>
      </w:r>
      <w:bookmarkEnd w:id="71"/>
      <w:bookmarkEnd w:id="72"/>
      <w:bookmarkEnd w:id="73"/>
      <w:r>
        <w:t xml:space="preserve"> </w:t>
      </w:r>
    </w:p>
    <w:p w14:paraId="6087DA4E" w14:textId="77777777" w:rsidR="00B404AB" w:rsidRPr="007A258B" w:rsidRDefault="00B404AB" w:rsidP="00B404AB">
      <w:pPr>
        <w:rPr>
          <w:color w:val="0F4761" w:themeColor="accent1" w:themeShade="BF"/>
          <w:sz w:val="28"/>
          <w:szCs w:val="28"/>
        </w:rPr>
      </w:pPr>
      <w:bookmarkStart w:id="74" w:name="_Toc166058092"/>
      <w:r w:rsidRPr="007A258B">
        <w:rPr>
          <w:color w:val="0F4761" w:themeColor="accent1" w:themeShade="BF"/>
          <w:sz w:val="28"/>
          <w:szCs w:val="28"/>
        </w:rPr>
        <w:t>6a) Placing the Lesson Materials from step 3d, 4d or 5f:</w:t>
      </w:r>
      <w:bookmarkEnd w:id="74"/>
      <w:r w:rsidRPr="007A258B">
        <w:rPr>
          <w:color w:val="0F4761" w:themeColor="accent1" w:themeShade="BF"/>
          <w:sz w:val="28"/>
          <w:szCs w:val="28"/>
        </w:rPr>
        <w:t xml:space="preserve">  </w:t>
      </w:r>
    </w:p>
    <w:p w14:paraId="2088DE56" w14:textId="4CEA4BE7" w:rsidR="001432F7" w:rsidRDefault="2733BE28" w:rsidP="019DD090">
      <w:pPr>
        <w:pStyle w:val="ListParagraph"/>
        <w:numPr>
          <w:ilvl w:val="0"/>
          <w:numId w:val="651"/>
        </w:numPr>
        <w:spacing w:line="259" w:lineRule="auto"/>
        <w:rPr>
          <w:color w:val="000000" w:themeColor="text1"/>
        </w:rPr>
      </w:pPr>
      <w:r w:rsidRPr="2733BE28">
        <w:rPr>
          <w:color w:val="000000" w:themeColor="text1"/>
        </w:rPr>
        <w:t xml:space="preserve">Find the </w:t>
      </w:r>
      <w:r w:rsidRPr="2733BE28">
        <w:rPr>
          <w:b/>
          <w:bCs/>
        </w:rPr>
        <w:t xml:space="preserve">Spark Your Learning (Whole-Class Session: Learn) </w:t>
      </w:r>
      <w:r>
        <w:t xml:space="preserve">table of the EMM. Fill in the Suggested materials for workspace based on step 3d, 4d, or 5f, </w:t>
      </w:r>
      <w:r w:rsidRPr="2733BE28">
        <w:t>which is based on the lesson materials listed on the TE Before You Teach Page, the Module Lesson Map Page, and the existing Show Your Thinking Icons. View the grade level Show Your Thinking Document for the appropriate grade level to view the V2 icons.</w:t>
      </w:r>
    </w:p>
    <w:p w14:paraId="028124D6" w14:textId="58AB6DAA" w:rsidR="001432F7" w:rsidRPr="006C2038" w:rsidRDefault="00000000" w:rsidP="244EF69F">
      <w:pPr>
        <w:pStyle w:val="ListParagraph"/>
        <w:numPr>
          <w:ilvl w:val="1"/>
          <w:numId w:val="651"/>
        </w:numPr>
        <w:spacing w:line="259" w:lineRule="auto"/>
      </w:pPr>
      <w:hyperlink r:id="rId166">
        <w:r w:rsidR="4AD81982" w:rsidRPr="4AD81982">
          <w:rPr>
            <w:rStyle w:val="Hyperlink"/>
          </w:rPr>
          <w:t>Gr K Show your Thinking Icons</w:t>
        </w:r>
      </w:hyperlink>
    </w:p>
    <w:p w14:paraId="3DC63E11" w14:textId="7659CBE5" w:rsidR="001432F7" w:rsidRPr="006C2038" w:rsidRDefault="00000000" w:rsidP="244EF69F">
      <w:pPr>
        <w:pStyle w:val="ListParagraph"/>
        <w:numPr>
          <w:ilvl w:val="1"/>
          <w:numId w:val="651"/>
        </w:numPr>
        <w:spacing w:line="259" w:lineRule="auto"/>
      </w:pPr>
      <w:hyperlink r:id="rId167">
        <w:r w:rsidR="4AD81982" w:rsidRPr="4AD81982">
          <w:rPr>
            <w:rStyle w:val="Hyperlink"/>
          </w:rPr>
          <w:t>G 1-2 Show Your Thinking Icons</w:t>
        </w:r>
      </w:hyperlink>
      <w:r w:rsidR="4AD81982">
        <w:t xml:space="preserve"> </w:t>
      </w:r>
    </w:p>
    <w:p w14:paraId="7947EE2F" w14:textId="77777777" w:rsidR="001432F7" w:rsidRDefault="00000000" w:rsidP="244EF69F">
      <w:pPr>
        <w:pStyle w:val="ListParagraph"/>
        <w:numPr>
          <w:ilvl w:val="1"/>
          <w:numId w:val="654"/>
        </w:numPr>
        <w:spacing w:line="259" w:lineRule="auto"/>
        <w:rPr>
          <w:color w:val="000000" w:themeColor="text1"/>
        </w:rPr>
      </w:pPr>
      <w:hyperlink r:id="rId168">
        <w:r w:rsidR="244EF69F" w:rsidRPr="244EF69F">
          <w:rPr>
            <w:rStyle w:val="Hyperlink"/>
            <w:color w:val="auto"/>
          </w:rPr>
          <w:t>Gr 3-5 SE Show your Thinking Icons</w:t>
        </w:r>
      </w:hyperlink>
      <w:r w:rsidR="244EF69F" w:rsidRPr="244EF69F">
        <w:t xml:space="preserve"> </w:t>
      </w:r>
    </w:p>
    <w:p w14:paraId="57898360" w14:textId="77777777" w:rsidR="001432F7" w:rsidRPr="004C6BD6" w:rsidRDefault="00000000" w:rsidP="244EF69F">
      <w:pPr>
        <w:pStyle w:val="ListParagraph"/>
        <w:numPr>
          <w:ilvl w:val="1"/>
          <w:numId w:val="654"/>
        </w:numPr>
        <w:spacing w:line="259" w:lineRule="auto"/>
        <w:rPr>
          <w:color w:val="000000" w:themeColor="text1"/>
        </w:rPr>
      </w:pPr>
      <w:hyperlink r:id="rId169">
        <w:r w:rsidR="244EF69F" w:rsidRPr="244EF69F">
          <w:rPr>
            <w:rStyle w:val="Hyperlink"/>
            <w:color w:val="auto"/>
          </w:rPr>
          <w:t>Gr 6-A1 Show your Thinking Icons</w:t>
        </w:r>
      </w:hyperlink>
      <w:r w:rsidR="244EF69F" w:rsidRPr="244EF69F">
        <w:t xml:space="preserve"> </w:t>
      </w:r>
    </w:p>
    <w:p w14:paraId="5181CEEB" w14:textId="0EB652E3" w:rsidR="001432F7" w:rsidRPr="006C2038" w:rsidRDefault="4AD81982" w:rsidP="2733BE28">
      <w:pPr>
        <w:pStyle w:val="ListParagraph"/>
        <w:numPr>
          <w:ilvl w:val="1"/>
          <w:numId w:val="653"/>
        </w:numPr>
        <w:spacing w:line="259" w:lineRule="auto"/>
        <w:rPr>
          <w:color w:val="000000" w:themeColor="text1"/>
        </w:rPr>
      </w:pPr>
      <w:r>
        <w:t>Find the file name from the grade level Show your Thinking Icons Documents linked above, of the show your thinking icons to be included in the SYL.</w:t>
      </w:r>
    </w:p>
    <w:p w14:paraId="06F53C44" w14:textId="7BEBED6D" w:rsidR="00B404AB" w:rsidRPr="00431FC8" w:rsidRDefault="2733BE28" w:rsidP="001432F7">
      <w:pPr>
        <w:pStyle w:val="ListParagraph"/>
        <w:numPr>
          <w:ilvl w:val="0"/>
          <w:numId w:val="651"/>
        </w:numPr>
        <w:spacing w:line="259" w:lineRule="auto"/>
        <w:rPr>
          <w:color w:val="000000" w:themeColor="text1"/>
        </w:rPr>
      </w:pPr>
      <w:r w:rsidRPr="2733BE28">
        <w:t xml:space="preserve">Paste the file names of the Show Your Thinking Icons from the document into the EMM </w:t>
      </w:r>
      <w:r w:rsidRPr="2733BE28">
        <w:rPr>
          <w:b/>
          <w:bCs/>
        </w:rPr>
        <w:t xml:space="preserve">Spark Your Learning (Whole-Class Session: Learn) </w:t>
      </w:r>
      <w:r w:rsidRPr="2733BE28">
        <w:t>suggested materials for</w:t>
      </w:r>
      <w:r>
        <w:t xml:space="preserve"> workspace.</w:t>
      </w:r>
    </w:p>
    <w:p w14:paraId="43F97EAA" w14:textId="0E06A3BF" w:rsidR="2733BE28" w:rsidRDefault="24EEDC98" w:rsidP="2733BE28">
      <w:pPr>
        <w:pStyle w:val="ListParagraph"/>
        <w:numPr>
          <w:ilvl w:val="0"/>
          <w:numId w:val="651"/>
        </w:numPr>
        <w:spacing w:line="259" w:lineRule="auto"/>
        <w:rPr>
          <w:color w:val="000000" w:themeColor="text1"/>
        </w:rPr>
      </w:pPr>
      <w:r w:rsidRPr="24EEDC98">
        <w:rPr>
          <w:color w:val="000000" w:themeColor="text1"/>
        </w:rPr>
        <w:t xml:space="preserve">Determine the grouping students will participate in when completing the spark. This grouping can be determined by the amount of materials available. Sparks are typically </w:t>
      </w:r>
      <w:r w:rsidRPr="24EEDC98">
        <w:rPr>
          <w:color w:val="000000" w:themeColor="text1"/>
        </w:rPr>
        <w:lastRenderedPageBreak/>
        <w:t>done in pairs or small groups. If enough materials are available from the K-8 Kit for materials and the content allows, students should work in pairs.</w:t>
      </w:r>
    </w:p>
    <w:p w14:paraId="58152773" w14:textId="4FD54924" w:rsidR="24EEDC98" w:rsidRDefault="24EEDC98" w:rsidP="24EEDC98">
      <w:pPr>
        <w:spacing w:line="259" w:lineRule="auto"/>
        <w:rPr>
          <w:color w:val="000000" w:themeColor="text1"/>
        </w:rPr>
      </w:pPr>
    </w:p>
    <w:p w14:paraId="0915B128" w14:textId="77777777" w:rsidR="00B404AB" w:rsidRPr="00D7772B" w:rsidRDefault="00B404AB" w:rsidP="00B404AB">
      <w:pPr>
        <w:rPr>
          <w:color w:val="0F4761" w:themeColor="accent1" w:themeShade="BF"/>
          <w:sz w:val="28"/>
          <w:szCs w:val="28"/>
        </w:rPr>
      </w:pPr>
      <w:bookmarkStart w:id="75" w:name="_Toc166058093"/>
      <w:r w:rsidRPr="00D7772B">
        <w:rPr>
          <w:color w:val="0F4761" w:themeColor="accent1" w:themeShade="BF"/>
          <w:sz w:val="28"/>
          <w:szCs w:val="28"/>
        </w:rPr>
        <w:t>6b) Placing the Spark Your Learning Item &amp; Image:</w:t>
      </w:r>
      <w:bookmarkEnd w:id="75"/>
    </w:p>
    <w:p w14:paraId="203A04B4" w14:textId="77777777" w:rsidR="00B404AB" w:rsidRDefault="00B404AB" w:rsidP="00B404AB">
      <w:pPr>
        <w:pStyle w:val="ListParagraph"/>
        <w:numPr>
          <w:ilvl w:val="1"/>
          <w:numId w:val="584"/>
        </w:numPr>
        <w:ind w:left="1350"/>
      </w:pPr>
      <w:r>
        <w:t xml:space="preserve">Copy the Spark Your Learning Item from step 3a, 4a, or 5c. </w:t>
      </w:r>
    </w:p>
    <w:p w14:paraId="6CD33791" w14:textId="09ABFDC4" w:rsidR="00B404AB" w:rsidRDefault="53F2177B" w:rsidP="53F2177B">
      <w:pPr>
        <w:pStyle w:val="ListParagraph"/>
        <w:numPr>
          <w:ilvl w:val="1"/>
          <w:numId w:val="584"/>
        </w:numPr>
        <w:ind w:left="1350"/>
      </w:pPr>
      <w:r>
        <w:t xml:space="preserve">Find the </w:t>
      </w:r>
      <w:r w:rsidRPr="53F2177B">
        <w:rPr>
          <w:b/>
          <w:bCs/>
        </w:rPr>
        <w:t xml:space="preserve">Spark Your Learning (Whole-Class Session: Learn) </w:t>
      </w:r>
      <w:r>
        <w:t>section of the EMM. Paste the SYL Item from step 3a, 4a, or 5c into the Student Content (Print &amp; Digital) TE Student View (Print)</w:t>
      </w:r>
      <w:r w:rsidRPr="53F2177B">
        <w:rPr>
          <w:b/>
          <w:bCs/>
        </w:rPr>
        <w:t xml:space="preserve"> </w:t>
      </w:r>
      <w:r>
        <w:t xml:space="preserve">paragraph box as the paragraph text. Include a screenshot of any SYL images in the image box. Note that in Plankton (Grades K-2), the block type is referred to as </w:t>
      </w:r>
      <w:r w:rsidRPr="53F2177B">
        <w:rPr>
          <w:i/>
          <w:iCs/>
        </w:rPr>
        <w:t xml:space="preserve">text </w:t>
      </w:r>
      <w:r w:rsidRPr="53F2177B">
        <w:t xml:space="preserve">instead of </w:t>
      </w:r>
      <w:r w:rsidRPr="53F2177B">
        <w:rPr>
          <w:i/>
          <w:iCs/>
        </w:rPr>
        <w:t>paragraph.</w:t>
      </w:r>
      <w:r w:rsidRPr="53F2177B">
        <w:t xml:space="preserve"> </w:t>
      </w:r>
    </w:p>
    <w:p w14:paraId="4DA90D0B" w14:textId="2F8D509D" w:rsidR="53F2177B" w:rsidRDefault="53F2177B" w:rsidP="53F2177B">
      <w:pPr>
        <w:pStyle w:val="ListParagraph"/>
        <w:numPr>
          <w:ilvl w:val="2"/>
          <w:numId w:val="584"/>
        </w:numPr>
        <w:rPr>
          <w:highlight w:val="yellow"/>
        </w:rPr>
      </w:pPr>
      <w:r w:rsidRPr="53F2177B">
        <w:rPr>
          <w:highlight w:val="yellow"/>
        </w:rPr>
        <w:t xml:space="preserve">The </w:t>
      </w:r>
      <w:r w:rsidRPr="53F2177B">
        <w:rPr>
          <w:b/>
          <w:bCs/>
          <w:highlight w:val="yellow"/>
        </w:rPr>
        <w:t xml:space="preserve">digital </w:t>
      </w:r>
      <w:r w:rsidRPr="53F2177B">
        <w:rPr>
          <w:highlight w:val="yellow"/>
        </w:rPr>
        <w:t>pattern/block type has been predetermined and is boilerplate within the EMM.</w:t>
      </w:r>
    </w:p>
    <w:p w14:paraId="7BAAF39C" w14:textId="7F3A7A14" w:rsidR="53F2177B" w:rsidRDefault="53F2177B" w:rsidP="53F2177B">
      <w:pPr>
        <w:pStyle w:val="ListParagraph"/>
        <w:numPr>
          <w:ilvl w:val="2"/>
          <w:numId w:val="584"/>
        </w:numPr>
        <w:rPr>
          <w:highlight w:val="yellow"/>
        </w:rPr>
      </w:pPr>
      <w:r w:rsidRPr="53F2177B">
        <w:rPr>
          <w:highlight w:val="yellow"/>
        </w:rPr>
        <w:t>GK: Text, Drawing Interaction (image will be set in the background of Drawing Interaction)</w:t>
      </w:r>
    </w:p>
    <w:p w14:paraId="5D48BC8A" w14:textId="23DE3BA5" w:rsidR="53F2177B" w:rsidRDefault="53F2177B" w:rsidP="53F2177B">
      <w:pPr>
        <w:pStyle w:val="ListParagraph"/>
        <w:numPr>
          <w:ilvl w:val="2"/>
          <w:numId w:val="584"/>
        </w:numPr>
        <w:rPr>
          <w:highlight w:val="yellow"/>
        </w:rPr>
      </w:pPr>
      <w:r w:rsidRPr="53F2177B">
        <w:rPr>
          <w:highlight w:val="yellow"/>
        </w:rPr>
        <w:t>G1-2: Text, Image (if applicable), Drawing Interaction</w:t>
      </w:r>
    </w:p>
    <w:p w14:paraId="643F51DF" w14:textId="05E254D4" w:rsidR="53F2177B" w:rsidRDefault="53F2177B" w:rsidP="53F2177B">
      <w:pPr>
        <w:pStyle w:val="ListParagraph"/>
        <w:numPr>
          <w:ilvl w:val="2"/>
          <w:numId w:val="584"/>
        </w:numPr>
        <w:rPr>
          <w:highlight w:val="yellow"/>
        </w:rPr>
      </w:pPr>
      <w:r w:rsidRPr="53F2177B">
        <w:rPr>
          <w:highlight w:val="yellow"/>
        </w:rPr>
        <w:t>G3-A1: Paragraph, Image (if applicable), Drawing Interaction</w:t>
      </w:r>
    </w:p>
    <w:p w14:paraId="32910320" w14:textId="012D3A09" w:rsidR="53F2177B" w:rsidRDefault="53F2177B" w:rsidP="53F2177B">
      <w:pPr>
        <w:pStyle w:val="ListParagraph"/>
        <w:numPr>
          <w:ilvl w:val="2"/>
          <w:numId w:val="584"/>
        </w:numPr>
        <w:rPr>
          <w:b/>
          <w:bCs/>
          <w:highlight w:val="yellow"/>
        </w:rPr>
      </w:pPr>
      <w:r w:rsidRPr="53F2177B">
        <w:rPr>
          <w:highlight w:val="yellow"/>
        </w:rPr>
        <w:t xml:space="preserve">The EMM has an additional section in the pink left-hand column for how the content will appear in print. This has also been predetermined. The content will appear as </w:t>
      </w:r>
      <w:r w:rsidRPr="53F2177B">
        <w:rPr>
          <w:b/>
          <w:bCs/>
          <w:highlight w:val="yellow"/>
        </w:rPr>
        <w:t>open space</w:t>
      </w:r>
      <w:r w:rsidRPr="53F2177B">
        <w:rPr>
          <w:highlight w:val="yellow"/>
        </w:rPr>
        <w:t xml:space="preserve"> in print.</w:t>
      </w:r>
    </w:p>
    <w:p w14:paraId="7864DBC5" w14:textId="21541DBC" w:rsidR="53F2177B" w:rsidRDefault="53F2177B" w:rsidP="53F2177B">
      <w:pPr>
        <w:ind w:left="630" w:firstLine="720"/>
        <w:jc w:val="center"/>
        <w:rPr>
          <w:b/>
          <w:bCs/>
          <w:highlight w:val="yellow"/>
        </w:rPr>
      </w:pPr>
      <w:r>
        <w:rPr>
          <w:noProof/>
        </w:rPr>
        <w:drawing>
          <wp:inline distT="0" distB="0" distL="0" distR="0" wp14:anchorId="79CC84D4" wp14:editId="3C515423">
            <wp:extent cx="3824165" cy="2557461"/>
            <wp:effectExtent l="0" t="0" r="0" b="0"/>
            <wp:docPr id="402553769" name="Picture 402553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3824165" cy="2557461"/>
                    </a:xfrm>
                    <a:prstGeom prst="rect">
                      <a:avLst/>
                    </a:prstGeom>
                  </pic:spPr>
                </pic:pic>
              </a:graphicData>
            </a:graphic>
          </wp:inline>
        </w:drawing>
      </w:r>
    </w:p>
    <w:p w14:paraId="7E07AF22" w14:textId="77777777" w:rsidR="00B404AB" w:rsidRDefault="53F2177B" w:rsidP="00B404AB">
      <w:pPr>
        <w:pStyle w:val="ListParagraph"/>
        <w:numPr>
          <w:ilvl w:val="1"/>
          <w:numId w:val="584"/>
        </w:numPr>
        <w:ind w:left="1350"/>
      </w:pPr>
      <w:r>
        <w:t xml:space="preserve">Find the </w:t>
      </w:r>
      <w:r w:rsidRPr="53F2177B">
        <w:rPr>
          <w:b/>
          <w:bCs/>
        </w:rPr>
        <w:t>Spark Your Learning Turn and Talk</w:t>
      </w:r>
      <w:r>
        <w:t xml:space="preserve"> section of the EMM. Paste the SYL Item from step 3a, 4a or 5c into the Student Content/Student View (TE) paragraph box as the paragraph text. Include a screenshot of any SYL images in the image box.</w:t>
      </w:r>
    </w:p>
    <w:p w14:paraId="52E0C266" w14:textId="4F3F0911" w:rsidR="53F2177B" w:rsidRDefault="53F2177B" w:rsidP="53F2177B">
      <w:pPr>
        <w:pStyle w:val="ListParagraph"/>
        <w:numPr>
          <w:ilvl w:val="2"/>
          <w:numId w:val="584"/>
        </w:numPr>
        <w:rPr>
          <w:highlight w:val="yellow"/>
        </w:rPr>
      </w:pPr>
      <w:r w:rsidRPr="53F2177B">
        <w:rPr>
          <w:highlight w:val="yellow"/>
        </w:rPr>
        <w:t xml:space="preserve">The digital interaction will be </w:t>
      </w:r>
      <w:r w:rsidRPr="53F2177B">
        <w:rPr>
          <w:b/>
          <w:bCs/>
          <w:highlight w:val="yellow"/>
        </w:rPr>
        <w:t>Speech Text</w:t>
      </w:r>
      <w:r w:rsidRPr="53F2177B">
        <w:rPr>
          <w:highlight w:val="yellow"/>
        </w:rPr>
        <w:t xml:space="preserve"> for the T&amp;T</w:t>
      </w:r>
    </w:p>
    <w:p w14:paraId="1FCD5399" w14:textId="63A35913" w:rsidR="53F2177B" w:rsidRDefault="53F2177B" w:rsidP="53F2177B">
      <w:pPr>
        <w:pStyle w:val="ListParagraph"/>
        <w:numPr>
          <w:ilvl w:val="2"/>
          <w:numId w:val="584"/>
        </w:numPr>
        <w:rPr>
          <w:highlight w:val="yellow"/>
        </w:rPr>
      </w:pPr>
      <w:r w:rsidRPr="53F2177B">
        <w:rPr>
          <w:highlight w:val="yellow"/>
        </w:rPr>
        <w:lastRenderedPageBreak/>
        <w:t xml:space="preserve">The print content will be set to an </w:t>
      </w:r>
      <w:r w:rsidRPr="53F2177B">
        <w:rPr>
          <w:b/>
          <w:bCs/>
          <w:highlight w:val="yellow"/>
        </w:rPr>
        <w:t>open space</w:t>
      </w:r>
      <w:r>
        <w:t xml:space="preserve"> </w:t>
      </w:r>
      <w:r>
        <w:rPr>
          <w:noProof/>
        </w:rPr>
        <w:drawing>
          <wp:inline distT="0" distB="0" distL="0" distR="0" wp14:anchorId="5BD127AB" wp14:editId="66433B93">
            <wp:extent cx="2926774" cy="2950188"/>
            <wp:effectExtent l="0" t="0" r="0" b="0"/>
            <wp:docPr id="1913462627" name="Picture 191346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926774" cy="2950188"/>
                    </a:xfrm>
                    <a:prstGeom prst="rect">
                      <a:avLst/>
                    </a:prstGeom>
                  </pic:spPr>
                </pic:pic>
              </a:graphicData>
            </a:graphic>
          </wp:inline>
        </w:drawing>
      </w:r>
    </w:p>
    <w:p w14:paraId="07D69621" w14:textId="77777777" w:rsidR="00B404AB" w:rsidRDefault="00B404AB" w:rsidP="00B404AB">
      <w:pPr>
        <w:pStyle w:val="ListParagraph"/>
        <w:numPr>
          <w:ilvl w:val="1"/>
          <w:numId w:val="584"/>
        </w:numPr>
        <w:ind w:left="1350"/>
      </w:pPr>
      <w:r>
        <w:t xml:space="preserve">Find the </w:t>
      </w:r>
      <w:r w:rsidRPr="007F7FA5">
        <w:rPr>
          <w:b/>
          <w:bCs/>
        </w:rPr>
        <w:t>Review</w:t>
      </w:r>
      <w:r>
        <w:t xml:space="preserve"> </w:t>
      </w:r>
      <w:r w:rsidRPr="007F7FA5">
        <w:rPr>
          <w:b/>
          <w:bCs/>
        </w:rPr>
        <w:t xml:space="preserve">Spark Your Learning </w:t>
      </w:r>
      <w:r>
        <w:rPr>
          <w:b/>
          <w:bCs/>
        </w:rPr>
        <w:t>(Whole-Class Session: Learn)</w:t>
      </w:r>
      <w:r w:rsidRPr="007F7FA5">
        <w:rPr>
          <w:b/>
          <w:bCs/>
        </w:rPr>
        <w:t xml:space="preserve"> </w:t>
      </w:r>
      <w:r>
        <w:t>section</w:t>
      </w:r>
      <w:r w:rsidRPr="007F7FA5">
        <w:t xml:space="preserve"> </w:t>
      </w:r>
      <w:r>
        <w:t>of</w:t>
      </w:r>
      <w:r w:rsidRPr="007F7FA5">
        <w:t xml:space="preserve"> the EMM. </w:t>
      </w:r>
      <w:r w:rsidRPr="007935DA">
        <w:t>Paste the SYL</w:t>
      </w:r>
      <w:r>
        <w:t xml:space="preserve"> Item</w:t>
      </w:r>
      <w:r w:rsidRPr="007935DA">
        <w:t xml:space="preserve"> </w:t>
      </w:r>
      <w:r>
        <w:t>from step 3a , 4a, or 5c</w:t>
      </w:r>
      <w:r w:rsidRPr="007935DA">
        <w:t xml:space="preserve"> </w:t>
      </w:r>
      <w:r>
        <w:t xml:space="preserve">into the </w:t>
      </w:r>
      <w:r w:rsidRPr="007F7FA5">
        <w:t>Student Content (Print/Digital) Student View (TE</w:t>
      </w:r>
      <w:r>
        <w:t xml:space="preserve">) paragraph box as the paragraph text. </w:t>
      </w:r>
      <w:r w:rsidRPr="007935DA">
        <w:t xml:space="preserve">Include a screenshot of any SYL images </w:t>
      </w:r>
      <w:r>
        <w:t>in the image box.</w:t>
      </w:r>
    </w:p>
    <w:p w14:paraId="160B53E0" w14:textId="32D55574" w:rsidR="3E54E229" w:rsidRDefault="3712CEA8" w:rsidP="3712CEA8">
      <w:r>
        <w:t xml:space="preserve">         </w:t>
      </w:r>
    </w:p>
    <w:p w14:paraId="25E6D7C6" w14:textId="6751415A" w:rsidR="3712CEA8" w:rsidRDefault="3712CEA8" w:rsidP="3712CEA8"/>
    <w:p w14:paraId="0C53A883" w14:textId="657A3657" w:rsidR="00B404AB" w:rsidRPr="007A258B" w:rsidRDefault="3712CEA8" w:rsidP="00B404AB">
      <w:pPr>
        <w:rPr>
          <w:color w:val="0F4761" w:themeColor="accent1" w:themeShade="BF"/>
          <w:sz w:val="28"/>
          <w:szCs w:val="28"/>
        </w:rPr>
      </w:pPr>
      <w:bookmarkStart w:id="76" w:name="_Toc166058094"/>
      <w:r w:rsidRPr="3712CEA8">
        <w:rPr>
          <w:color w:val="0F4761" w:themeColor="accent1" w:themeShade="BF"/>
          <w:sz w:val="28"/>
          <w:szCs w:val="28"/>
        </w:rPr>
        <w:t>6c) Determine if Three Reads routine applies to the SYL &amp; Write Scripting:</w:t>
      </w:r>
      <w:bookmarkEnd w:id="76"/>
      <w:r w:rsidRPr="3712CEA8">
        <w:rPr>
          <w:color w:val="0F4761" w:themeColor="accent1" w:themeShade="BF"/>
          <w:sz w:val="28"/>
          <w:szCs w:val="28"/>
        </w:rPr>
        <w:t xml:space="preserve">  </w:t>
      </w:r>
    </w:p>
    <w:p w14:paraId="420A78D4" w14:textId="1850E9CD" w:rsidR="00B404AB" w:rsidRPr="00A176DB" w:rsidRDefault="23D95DF5" w:rsidP="3712CEA8">
      <w:pPr>
        <w:pStyle w:val="ListParagraph"/>
        <w:numPr>
          <w:ilvl w:val="0"/>
          <w:numId w:val="584"/>
        </w:numPr>
        <w:ind w:left="1350"/>
      </w:pPr>
      <w:r>
        <w:t xml:space="preserve">Determine if the Three Reads MLR routine is appropriate for the SYL item. Review the </w:t>
      </w:r>
      <w:hyperlink r:id="rId172">
        <w:r w:rsidRPr="23D95DF5">
          <w:rPr>
            <w:rStyle w:val="Hyperlink"/>
          </w:rPr>
          <w:t>MLR Guidelines</w:t>
        </w:r>
      </w:hyperlink>
      <w:r>
        <w:t xml:space="preserve"> for more information on the Three Reads routine.</w:t>
      </w:r>
    </w:p>
    <w:p w14:paraId="293C327A" w14:textId="7F80336D" w:rsidR="00B404AB" w:rsidRPr="00A176DB" w:rsidRDefault="3712CEA8" w:rsidP="3712CEA8">
      <w:pPr>
        <w:pStyle w:val="ListParagraph"/>
        <w:numPr>
          <w:ilvl w:val="1"/>
          <w:numId w:val="584"/>
        </w:numPr>
        <w:rPr>
          <w:rFonts w:cs="Times New Roman"/>
          <w:color w:val="000000" w:themeColor="text1"/>
        </w:rPr>
      </w:pPr>
      <w:r>
        <w:t>If the Three Reads routine applies, f</w:t>
      </w:r>
      <w:r w:rsidRPr="3712CEA8">
        <w:rPr>
          <w:color w:val="000000" w:themeColor="text1"/>
        </w:rPr>
        <w:t xml:space="preserve">ind the </w:t>
      </w:r>
      <w:r w:rsidRPr="3712CEA8">
        <w:rPr>
          <w:b/>
          <w:bCs/>
          <w:color w:val="000000" w:themeColor="text1"/>
        </w:rPr>
        <w:t>Get Ready, Learn, Assess</w:t>
      </w:r>
      <w:r w:rsidRPr="3712CEA8">
        <w:rPr>
          <w:color w:val="000000" w:themeColor="text1"/>
        </w:rPr>
        <w:t xml:space="preserve"> Table in the Before You Teach section of the EMM and fill in Three Reads where it states [insert MLR]. </w:t>
      </w:r>
      <w:r w:rsidR="00B404AB" w:rsidRPr="00A176DB">
        <w:rPr>
          <w:color w:val="000000" w:themeColor="text1"/>
        </w:rPr>
        <w:t xml:space="preserve">Then find the </w:t>
      </w:r>
      <w:r w:rsidR="00B404AB" w:rsidRPr="00A176DB">
        <w:rPr>
          <w:b/>
          <w:bCs/>
          <w:color w:val="000000" w:themeColor="text1"/>
        </w:rPr>
        <w:t xml:space="preserve">Spark Your Learning (Whole-Class Session: Learn) </w:t>
      </w:r>
      <w:r w:rsidR="00B404AB" w:rsidRPr="00A176DB">
        <w:rPr>
          <w:color w:val="000000" w:themeColor="text1"/>
        </w:rPr>
        <w:t xml:space="preserve">section of the EMM. In the </w:t>
      </w:r>
      <w:r w:rsidR="00B404AB" w:rsidRPr="00A176DB">
        <w:rPr>
          <w:rFonts w:cs="Times New Roman"/>
          <w:color w:val="000000" w:themeColor="text1"/>
          <w:kern w:val="0"/>
        </w:rPr>
        <w:t>TE Teacher Notes (Print and Classcraft) fill in the [text] section of the given Three Reads routine. View</w:t>
      </w:r>
      <w:r w:rsidR="00B404AB">
        <w:rPr>
          <w:rFonts w:cs="Times New Roman"/>
          <w:color w:val="000000" w:themeColor="text1"/>
          <w:kern w:val="0"/>
        </w:rPr>
        <w:t xml:space="preserve"> the </w:t>
      </w:r>
      <w:hyperlink r:id="rId173" w:history="1">
        <w:r w:rsidR="001432F7" w:rsidRPr="001432F7">
          <w:rPr>
            <w:rStyle w:val="Hyperlink"/>
            <w:rFonts w:cs="Times New Roman"/>
            <w:kern w:val="0"/>
          </w:rPr>
          <w:t>MLR Guidelines</w:t>
        </w:r>
      </w:hyperlink>
      <w:r w:rsidR="001432F7">
        <w:rPr>
          <w:rFonts w:cs="Times New Roman"/>
          <w:color w:val="000000" w:themeColor="text1"/>
          <w:kern w:val="0"/>
        </w:rPr>
        <w:t xml:space="preserve"> for additional guidance on this text.</w:t>
      </w:r>
    </w:p>
    <w:p w14:paraId="5D8DD600" w14:textId="349B7B12" w:rsidR="00B404AB" w:rsidRPr="00A176DB" w:rsidRDefault="23D95DF5" w:rsidP="23D95DF5">
      <w:pPr>
        <w:pStyle w:val="ListParagraph"/>
        <w:numPr>
          <w:ilvl w:val="1"/>
          <w:numId w:val="584"/>
        </w:numPr>
        <w:rPr>
          <w:color w:val="000000" w:themeColor="text1"/>
        </w:rPr>
      </w:pPr>
      <w:r w:rsidRPr="23D95DF5">
        <w:rPr>
          <w:rFonts w:cs="Times New Roman"/>
          <w:color w:val="000000" w:themeColor="text1"/>
        </w:rPr>
        <w:t>If the Three Reads routine does NOT apply for the SYL item, no MLR will be used.</w:t>
      </w:r>
      <w:r>
        <w:t xml:space="preserve"> F</w:t>
      </w:r>
      <w:r w:rsidRPr="23D95DF5">
        <w:rPr>
          <w:color w:val="000000" w:themeColor="text1"/>
        </w:rPr>
        <w:t xml:space="preserve">ind the </w:t>
      </w:r>
      <w:r w:rsidRPr="23D95DF5">
        <w:rPr>
          <w:b/>
          <w:bCs/>
          <w:color w:val="000000" w:themeColor="text1"/>
        </w:rPr>
        <w:t>Get Ready, Learn, Assess</w:t>
      </w:r>
      <w:r w:rsidRPr="23D95DF5">
        <w:rPr>
          <w:color w:val="000000" w:themeColor="text1"/>
        </w:rPr>
        <w:t xml:space="preserve"> Table in the Before You Teach section of the EMM and delete the [insert MLR] bracket. Then find the </w:t>
      </w:r>
      <w:r w:rsidRPr="23D95DF5">
        <w:rPr>
          <w:b/>
          <w:bCs/>
          <w:color w:val="000000" w:themeColor="text1"/>
        </w:rPr>
        <w:t xml:space="preserve">Spark Your Learning (Whole-Class Session: Learn) </w:t>
      </w:r>
      <w:r w:rsidRPr="23D95DF5">
        <w:rPr>
          <w:color w:val="000000" w:themeColor="text1"/>
        </w:rPr>
        <w:t>section of the EMM. Delete the Three Reads routine text (shown in the red box on the screenshot below). These lines of text should be replaced with:</w:t>
      </w:r>
    </w:p>
    <w:p w14:paraId="492EED0F" w14:textId="16FAD12B" w:rsidR="00B404AB" w:rsidRPr="00A176DB" w:rsidRDefault="0898C427" w:rsidP="23D95DF5">
      <w:pPr>
        <w:pStyle w:val="ListParagraph"/>
        <w:numPr>
          <w:ilvl w:val="2"/>
          <w:numId w:val="584"/>
        </w:numPr>
      </w:pPr>
      <w:commentRangeStart w:id="77"/>
      <w:commentRangeStart w:id="78"/>
      <w:commentRangeStart w:id="79"/>
      <w:r w:rsidRPr="0898C427">
        <w:rPr>
          <w:color w:val="000000" w:themeColor="text1"/>
        </w:rPr>
        <w:t>“</w:t>
      </w:r>
      <w:r w:rsidRPr="0898C427">
        <w:rPr>
          <w:b/>
          <w:bCs/>
        </w:rPr>
        <w:t>Now</w:t>
      </w:r>
      <w:r>
        <w:t>, have students read the problem. Make sure they understand what the problem is asking them to do.”</w:t>
      </w:r>
      <w:commentRangeEnd w:id="77"/>
      <w:r w:rsidR="3712CEA8">
        <w:rPr>
          <w:rStyle w:val="CommentReference"/>
        </w:rPr>
        <w:commentReference w:id="77"/>
      </w:r>
      <w:commentRangeEnd w:id="78"/>
      <w:r w:rsidR="3712CEA8">
        <w:rPr>
          <w:rStyle w:val="CommentReference"/>
        </w:rPr>
        <w:commentReference w:id="78"/>
      </w:r>
      <w:commentRangeEnd w:id="79"/>
      <w:r w:rsidR="3712CEA8">
        <w:rPr>
          <w:rStyle w:val="CommentReference"/>
        </w:rPr>
        <w:commentReference w:id="79"/>
      </w:r>
    </w:p>
    <w:p w14:paraId="458D339B" w14:textId="69295684" w:rsidR="00B404AB" w:rsidRPr="00A176DB" w:rsidRDefault="00B404AB" w:rsidP="3712CEA8"/>
    <w:p w14:paraId="71D927A4" w14:textId="7D6D7BF8" w:rsidR="00B404AB" w:rsidRPr="00A176DB" w:rsidRDefault="00B404AB" w:rsidP="53F2177B">
      <w:pPr>
        <w:jc w:val="center"/>
      </w:pPr>
      <w:r>
        <w:rPr>
          <w:noProof/>
        </w:rPr>
        <w:lastRenderedPageBreak/>
        <w:drawing>
          <wp:inline distT="0" distB="0" distL="0" distR="0" wp14:anchorId="1B2F4401" wp14:editId="65075B37">
            <wp:extent cx="3715182" cy="1874177"/>
            <wp:effectExtent l="0" t="0" r="0" b="0"/>
            <wp:docPr id="1376045584" name="Picture 1376045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3715182" cy="1874177"/>
                    </a:xfrm>
                    <a:prstGeom prst="rect">
                      <a:avLst/>
                    </a:prstGeom>
                  </pic:spPr>
                </pic:pic>
              </a:graphicData>
            </a:graphic>
          </wp:inline>
        </w:drawing>
      </w:r>
    </w:p>
    <w:p w14:paraId="63C7DE59" w14:textId="61C54E8C" w:rsidR="00B404AB" w:rsidRDefault="00B404AB" w:rsidP="3712CEA8"/>
    <w:p w14:paraId="05A9E9CE" w14:textId="77777777" w:rsidR="00B404AB" w:rsidRPr="00D7772B" w:rsidRDefault="00B404AB" w:rsidP="00B404AB">
      <w:pPr>
        <w:rPr>
          <w:color w:val="0F4761" w:themeColor="accent1" w:themeShade="BF"/>
          <w:sz w:val="28"/>
          <w:szCs w:val="28"/>
        </w:rPr>
      </w:pPr>
      <w:bookmarkStart w:id="80" w:name="_Toc166058095"/>
      <w:r w:rsidRPr="00D7772B">
        <w:rPr>
          <w:color w:val="0F4761" w:themeColor="accent1" w:themeShade="BF"/>
          <w:sz w:val="28"/>
          <w:szCs w:val="28"/>
        </w:rPr>
        <w:t>6d) Placing the Spark Discussions Chart Components &amp; Write Scripting:</w:t>
      </w:r>
      <w:bookmarkEnd w:id="80"/>
      <w:r w:rsidRPr="00D7772B">
        <w:rPr>
          <w:color w:val="0F4761" w:themeColor="accent1" w:themeShade="BF"/>
          <w:sz w:val="28"/>
          <w:szCs w:val="28"/>
        </w:rPr>
        <w:t xml:space="preserve">  </w:t>
      </w:r>
    </w:p>
    <w:p w14:paraId="24C10DEC" w14:textId="5E246570" w:rsidR="00B404AB" w:rsidRPr="003D01C1" w:rsidRDefault="3712CEA8" w:rsidP="244EF69F">
      <w:pPr>
        <w:pStyle w:val="ListParagraph"/>
        <w:numPr>
          <w:ilvl w:val="0"/>
          <w:numId w:val="639"/>
        </w:numPr>
        <w:rPr>
          <w:color w:val="FF0000"/>
        </w:rPr>
      </w:pPr>
      <w:r w:rsidRPr="3712CEA8">
        <w:rPr>
          <w:color w:val="000000" w:themeColor="text1"/>
        </w:rPr>
        <w:t xml:space="preserve">Find the </w:t>
      </w:r>
      <w:r w:rsidRPr="3712CEA8">
        <w:rPr>
          <w:b/>
          <w:bCs/>
          <w:color w:val="000000" w:themeColor="text1"/>
        </w:rPr>
        <w:t xml:space="preserve">Spark Discussions </w:t>
      </w:r>
      <w:r w:rsidRPr="3712CEA8">
        <w:rPr>
          <w:color w:val="000000" w:themeColor="text1"/>
        </w:rPr>
        <w:t>(</w:t>
      </w:r>
      <w:r w:rsidRPr="3712CEA8">
        <w:rPr>
          <w:i/>
          <w:iCs/>
          <w:color w:val="000000" w:themeColor="text1"/>
        </w:rPr>
        <w:t>TE Only</w:t>
      </w:r>
      <w:r w:rsidRPr="3712CEA8">
        <w:rPr>
          <w:color w:val="000000" w:themeColor="text1"/>
        </w:rPr>
        <w:t xml:space="preserve">) </w:t>
      </w:r>
      <w:r>
        <w:t xml:space="preserve">section of EMM. This chart addresses the common error and the common strategy for the specific SYL, using the common error from step 3b, 4b or 5e.  The Spark Discussions Chart has a narrative overview section, an Addressing Commons Errors Section, and a Deepen Student Thinking Section. </w:t>
      </w:r>
    </w:p>
    <w:p w14:paraId="2E3090C7" w14:textId="468E34AE" w:rsidR="00B404AB" w:rsidRPr="003D01C1" w:rsidRDefault="3712CEA8" w:rsidP="244EF69F">
      <w:pPr>
        <w:pStyle w:val="ListParagraph"/>
        <w:numPr>
          <w:ilvl w:val="0"/>
          <w:numId w:val="639"/>
        </w:numPr>
        <w:rPr>
          <w:color w:val="FF0000"/>
        </w:rPr>
      </w:pPr>
      <w:r>
        <w:t xml:space="preserve">The first section of the Spark Discussions Chart is a narrative overview of the common error for the SYL. We are not prescribing strategies to solve in this narrative. </w:t>
      </w:r>
      <w:r w:rsidRPr="3712CEA8">
        <w:rPr>
          <w:color w:val="FF0000"/>
        </w:rPr>
        <w:t xml:space="preserve"> </w:t>
      </w:r>
      <w:r w:rsidRPr="3712CEA8">
        <w:rPr>
          <w:color w:val="000000" w:themeColor="text1"/>
        </w:rPr>
        <w:t>Place the narrative text in the 2</w:t>
      </w:r>
      <w:r w:rsidRPr="3712CEA8">
        <w:rPr>
          <w:color w:val="000000" w:themeColor="text1"/>
          <w:vertAlign w:val="superscript"/>
        </w:rPr>
        <w:t>nd</w:t>
      </w:r>
      <w:r w:rsidRPr="3712CEA8">
        <w:rPr>
          <w:color w:val="000000" w:themeColor="text1"/>
        </w:rPr>
        <w:t xml:space="preserve"> row, under Spark Discussions. Th narrative should be </w:t>
      </w:r>
      <w:r>
        <w:t xml:space="preserve">1-3 sentences elaborating on the error and any helpful professional development for teachers. We are not including strategies in this section. </w:t>
      </w:r>
    </w:p>
    <w:p w14:paraId="02494BB7" w14:textId="5CD3D997" w:rsidR="00B404AB" w:rsidRDefault="20C61E1C" w:rsidP="20C61E1C">
      <w:pPr>
        <w:pStyle w:val="ListParagraph"/>
        <w:numPr>
          <w:ilvl w:val="0"/>
          <w:numId w:val="639"/>
        </w:numPr>
        <w:rPr>
          <w:color w:val="000000" w:themeColor="text1"/>
          <w:highlight w:val="yellow"/>
        </w:rPr>
      </w:pPr>
      <w:r w:rsidRPr="20C61E1C">
        <w:rPr>
          <w:color w:val="000000" w:themeColor="text1"/>
        </w:rPr>
        <w:t xml:space="preserve">Paste the common error </w:t>
      </w:r>
      <w:r>
        <w:t>from step 3b, 4b or 5e</w:t>
      </w:r>
      <w:r w:rsidRPr="20C61E1C">
        <w:rPr>
          <w:color w:val="000000" w:themeColor="text1"/>
        </w:rPr>
        <w:t xml:space="preserve"> in the </w:t>
      </w:r>
      <w:r w:rsidRPr="20C61E1C">
        <w:rPr>
          <w:b/>
          <w:bCs/>
          <w:color w:val="000000" w:themeColor="text1"/>
        </w:rPr>
        <w:t xml:space="preserve">Addressing Common Error </w:t>
      </w:r>
      <w:r w:rsidRPr="20C61E1C">
        <w:rPr>
          <w:color w:val="000000" w:themeColor="text1"/>
        </w:rPr>
        <w:t>section of the Spark Discussions chart.  Use the boilerplate sentence: “Students [might/may] [insert text]. Use the scripting to provide support for this error.</w:t>
      </w:r>
    </w:p>
    <w:p w14:paraId="5944474C" w14:textId="30980F4A" w:rsidR="00B404AB" w:rsidRDefault="20C61E1C" w:rsidP="20C61E1C">
      <w:pPr>
        <w:pStyle w:val="ListParagraph"/>
        <w:numPr>
          <w:ilvl w:val="0"/>
          <w:numId w:val="639"/>
        </w:numPr>
        <w:rPr>
          <w:color w:val="000000" w:themeColor="text1"/>
        </w:rPr>
      </w:pPr>
      <w:r w:rsidRPr="20C61E1C">
        <w:rPr>
          <w:color w:val="000000" w:themeColor="text1"/>
        </w:rPr>
        <w:t xml:space="preserve">Include a screen shot of any images in the scrap bracket. </w:t>
      </w:r>
    </w:p>
    <w:p w14:paraId="2B70053A" w14:textId="77777777" w:rsidR="00B404AB" w:rsidRPr="00FA7FE3" w:rsidRDefault="00B404AB" w:rsidP="00B404AB">
      <w:pPr>
        <w:pStyle w:val="ListParagraph"/>
        <w:numPr>
          <w:ilvl w:val="0"/>
          <w:numId w:val="639"/>
        </w:numPr>
        <w:rPr>
          <w:color w:val="000000" w:themeColor="text1"/>
        </w:rPr>
      </w:pPr>
      <w:r w:rsidRPr="00FA7FE3">
        <w:rPr>
          <w:color w:val="000000" w:themeColor="text1"/>
        </w:rPr>
        <w:t>Author teacher scripting around the common error helping students understand and correct the error for further learning.</w:t>
      </w:r>
      <w:r w:rsidRPr="00FA7FE3">
        <w:rPr>
          <w:rFonts w:cs="Segoe UI"/>
          <w:color w:val="000000" w:themeColor="text1"/>
          <w:shd w:val="clear" w:color="auto" w:fill="FFFFFF"/>
        </w:rPr>
        <w:t xml:space="preserve"> This scripting should indicate exactly how a teacher could intervene when a common error occurs, </w:t>
      </w:r>
      <w:r>
        <w:rPr>
          <w:rFonts w:cs="Segoe UI"/>
          <w:color w:val="000000" w:themeColor="text1"/>
          <w:shd w:val="clear" w:color="auto" w:fill="FFFFFF"/>
        </w:rPr>
        <w:t xml:space="preserve">while </w:t>
      </w:r>
      <w:r w:rsidRPr="00FA7FE3">
        <w:rPr>
          <w:rFonts w:cs="Segoe UI"/>
          <w:color w:val="000000" w:themeColor="text1"/>
          <w:shd w:val="clear" w:color="auto" w:fill="FFFFFF"/>
        </w:rPr>
        <w:t>highlighting the common error.</w:t>
      </w:r>
      <w:r w:rsidRPr="00FA7FE3">
        <w:rPr>
          <w:color w:val="000000" w:themeColor="text1"/>
        </w:rPr>
        <w:t xml:space="preserve"> Include this text in the </w:t>
      </w:r>
      <w:r w:rsidRPr="00FA7FE3">
        <w:rPr>
          <w:b/>
          <w:bCs/>
          <w:color w:val="000000" w:themeColor="text1"/>
        </w:rPr>
        <w:t>Addressing Common Error</w:t>
      </w:r>
      <w:r w:rsidRPr="00FA7FE3">
        <w:rPr>
          <w:color w:val="000000" w:themeColor="text1"/>
        </w:rPr>
        <w:t xml:space="preserve"> </w:t>
      </w:r>
      <w:r w:rsidRPr="00FA7FE3">
        <w:rPr>
          <w:b/>
          <w:bCs/>
          <w:color w:val="000000" w:themeColor="text1"/>
        </w:rPr>
        <w:t xml:space="preserve">Scripting </w:t>
      </w:r>
      <w:r w:rsidRPr="00FA7FE3">
        <w:rPr>
          <w:color w:val="000000" w:themeColor="text1"/>
        </w:rPr>
        <w:t xml:space="preserve">portion of the table. </w:t>
      </w:r>
    </w:p>
    <w:p w14:paraId="115880B6" w14:textId="077A213B" w:rsidR="00B404AB" w:rsidRDefault="20C61E1C" w:rsidP="35A4309F">
      <w:pPr>
        <w:pStyle w:val="ListParagraph"/>
        <w:numPr>
          <w:ilvl w:val="0"/>
          <w:numId w:val="639"/>
        </w:numPr>
        <w:rPr>
          <w:color w:val="000000" w:themeColor="text1"/>
        </w:rPr>
      </w:pPr>
      <w:r w:rsidRPr="20C61E1C">
        <w:rPr>
          <w:color w:val="000000" w:themeColor="text1"/>
        </w:rPr>
        <w:t xml:space="preserve">Paste the strategy from step 3b, 4b or 5d in the </w:t>
      </w:r>
      <w:r w:rsidRPr="20C61E1C">
        <w:rPr>
          <w:b/>
          <w:bCs/>
          <w:color w:val="000000" w:themeColor="text1"/>
        </w:rPr>
        <w:t xml:space="preserve">Deepen Student Thinking </w:t>
      </w:r>
      <w:r w:rsidRPr="20C61E1C">
        <w:rPr>
          <w:color w:val="000000" w:themeColor="text1"/>
        </w:rPr>
        <w:t xml:space="preserve">section of the Spark Discussions chart. Use the boilerplate text: </w:t>
      </w:r>
    </w:p>
    <w:p w14:paraId="03855B04" w14:textId="0B44C629" w:rsidR="00B404AB" w:rsidRDefault="23D95DF5" w:rsidP="23D95DF5">
      <w:pPr>
        <w:pStyle w:val="ListParagraph"/>
        <w:numPr>
          <w:ilvl w:val="1"/>
          <w:numId w:val="639"/>
        </w:numPr>
        <w:rPr>
          <w:color w:val="000000" w:themeColor="text1"/>
        </w:rPr>
      </w:pPr>
      <w:r w:rsidRPr="23D95DF5">
        <w:rPr>
          <w:color w:val="000000" w:themeColor="text1"/>
        </w:rPr>
        <w:t xml:space="preserve">“If students [Insert text] correctly, then use the scripting to help students explain their thinking.” </w:t>
      </w:r>
    </w:p>
    <w:p w14:paraId="2E014CDF" w14:textId="77777777" w:rsidR="00B404AB" w:rsidRPr="00790BFC" w:rsidRDefault="00B404AB" w:rsidP="00B404AB">
      <w:pPr>
        <w:ind w:left="1440"/>
        <w:rPr>
          <w:color w:val="000000" w:themeColor="text1"/>
        </w:rPr>
      </w:pPr>
      <w:r w:rsidRPr="00790BFC">
        <w:rPr>
          <w:color w:val="000000" w:themeColor="text1"/>
        </w:rPr>
        <w:t>Include a screen shot of any images</w:t>
      </w:r>
      <w:r>
        <w:rPr>
          <w:color w:val="000000" w:themeColor="text1"/>
        </w:rPr>
        <w:t xml:space="preserve"> in the scrap bracket. </w:t>
      </w:r>
    </w:p>
    <w:p w14:paraId="02EEC522" w14:textId="77777777" w:rsidR="00B404AB" w:rsidRPr="00FA7FE3" w:rsidRDefault="00B404AB" w:rsidP="00B404AB">
      <w:pPr>
        <w:pStyle w:val="ListParagraph"/>
        <w:numPr>
          <w:ilvl w:val="0"/>
          <w:numId w:val="639"/>
        </w:numPr>
        <w:rPr>
          <w:color w:val="000000" w:themeColor="text1"/>
        </w:rPr>
      </w:pPr>
      <w:r w:rsidRPr="00FA7FE3">
        <w:rPr>
          <w:color w:val="000000" w:themeColor="text1"/>
        </w:rPr>
        <w:t>Author teacher scripting around the strategy and how students solved correctly and avoided making the common error.</w:t>
      </w:r>
      <w:r w:rsidRPr="00FA7FE3">
        <w:rPr>
          <w:rFonts w:cs="Segoe UI"/>
          <w:color w:val="000000" w:themeColor="text1"/>
          <w:shd w:val="clear" w:color="auto" w:fill="FFFFFF"/>
        </w:rPr>
        <w:t xml:space="preserve"> Share examples of what</w:t>
      </w:r>
      <w:r>
        <w:rPr>
          <w:rFonts w:cs="Segoe UI"/>
          <w:color w:val="000000" w:themeColor="text1"/>
          <w:shd w:val="clear" w:color="auto" w:fill="FFFFFF"/>
        </w:rPr>
        <w:t xml:space="preserve"> </w:t>
      </w:r>
      <w:r w:rsidRPr="00FA7FE3">
        <w:rPr>
          <w:rFonts w:cs="Segoe UI"/>
          <w:color w:val="000000" w:themeColor="text1"/>
          <w:shd w:val="clear" w:color="auto" w:fill="FFFFFF"/>
        </w:rPr>
        <w:t>acceptable and encouraged strategies might look like that still highlight the common error.</w:t>
      </w:r>
      <w:r w:rsidRPr="00FA7FE3">
        <w:rPr>
          <w:color w:val="000000" w:themeColor="text1"/>
        </w:rPr>
        <w:t xml:space="preserve"> Include this text in the </w:t>
      </w:r>
      <w:r w:rsidRPr="00FA7FE3">
        <w:rPr>
          <w:b/>
          <w:bCs/>
          <w:color w:val="000000" w:themeColor="text1"/>
        </w:rPr>
        <w:t xml:space="preserve">Deepen Student Thinking Scripting </w:t>
      </w:r>
      <w:r w:rsidRPr="00FA7FE3">
        <w:rPr>
          <w:color w:val="000000" w:themeColor="text1"/>
        </w:rPr>
        <w:t>portion of the table.</w:t>
      </w:r>
    </w:p>
    <w:p w14:paraId="1D0D4CB8" w14:textId="77777777" w:rsidR="00B404AB" w:rsidRDefault="00B404AB" w:rsidP="00B404AB">
      <w:pPr>
        <w:rPr>
          <w:color w:val="000000" w:themeColor="text1"/>
        </w:rPr>
      </w:pPr>
    </w:p>
    <w:p w14:paraId="2244FE7F" w14:textId="77777777" w:rsidR="00B404AB" w:rsidRPr="00D7772B" w:rsidRDefault="00B404AB" w:rsidP="00B404AB">
      <w:pPr>
        <w:rPr>
          <w:color w:val="0F4761" w:themeColor="accent1" w:themeShade="BF"/>
          <w:sz w:val="28"/>
          <w:szCs w:val="28"/>
        </w:rPr>
      </w:pPr>
      <w:bookmarkStart w:id="81" w:name="_Toc166058096"/>
      <w:r w:rsidRPr="00D7772B">
        <w:rPr>
          <w:color w:val="0F4761" w:themeColor="accent1" w:themeShade="BF"/>
          <w:sz w:val="28"/>
          <w:szCs w:val="28"/>
        </w:rPr>
        <w:t>6e) Placing the Turn and Talk &amp; Write Scripting:</w:t>
      </w:r>
      <w:bookmarkEnd w:id="81"/>
      <w:r w:rsidRPr="00D7772B">
        <w:rPr>
          <w:color w:val="0F4761" w:themeColor="accent1" w:themeShade="BF"/>
          <w:sz w:val="28"/>
          <w:szCs w:val="28"/>
        </w:rPr>
        <w:t xml:space="preserve"> </w:t>
      </w:r>
    </w:p>
    <w:p w14:paraId="4BE41BD6" w14:textId="77777777" w:rsidR="00B404AB" w:rsidRPr="00790BFC" w:rsidRDefault="00B404AB" w:rsidP="00B404AB">
      <w:pPr>
        <w:pStyle w:val="ListParagraph"/>
        <w:numPr>
          <w:ilvl w:val="1"/>
          <w:numId w:val="640"/>
        </w:numPr>
        <w:rPr>
          <w:color w:val="000000" w:themeColor="text1"/>
        </w:rPr>
      </w:pPr>
      <w:r>
        <w:rPr>
          <w:color w:val="000000" w:themeColor="text1"/>
        </w:rPr>
        <w:t xml:space="preserve">Find the </w:t>
      </w:r>
      <w:r w:rsidRPr="0014076D">
        <w:rPr>
          <w:b/>
          <w:bCs/>
          <w:color w:val="000000" w:themeColor="text1"/>
        </w:rPr>
        <w:t xml:space="preserve">Spark </w:t>
      </w:r>
      <w:r>
        <w:rPr>
          <w:b/>
          <w:bCs/>
          <w:color w:val="000000" w:themeColor="text1"/>
        </w:rPr>
        <w:t xml:space="preserve">Your Learning Turn and Talk </w:t>
      </w:r>
      <w:r>
        <w:t xml:space="preserve">section of EMM. Paste the </w:t>
      </w:r>
      <w:r w:rsidRPr="00790BFC">
        <w:t>Turn and Talk</w:t>
      </w:r>
      <w:r w:rsidRPr="00790BFC">
        <w:rPr>
          <w:b/>
          <w:bCs/>
        </w:rPr>
        <w:t xml:space="preserve"> </w:t>
      </w:r>
      <w:r>
        <w:t xml:space="preserve">question from step 3c, 4c, or 5g in the drawing interaction of the table as the </w:t>
      </w:r>
      <w:r>
        <w:lastRenderedPageBreak/>
        <w:t>question stem.</w:t>
      </w:r>
      <w:r w:rsidRPr="00790BFC">
        <w:t xml:space="preserve"> </w:t>
      </w:r>
      <w:r>
        <w:t xml:space="preserve">Include a possible answer in pink font under the turn and talk question. </w:t>
      </w:r>
    </w:p>
    <w:p w14:paraId="3BA88035" w14:textId="02EAE613" w:rsidR="00B404AB" w:rsidRDefault="20C61E1C" w:rsidP="00B404AB">
      <w:pPr>
        <w:pStyle w:val="ListParagraph"/>
        <w:numPr>
          <w:ilvl w:val="0"/>
          <w:numId w:val="639"/>
        </w:numPr>
        <w:rPr>
          <w:color w:val="000000" w:themeColor="text1"/>
        </w:rPr>
      </w:pPr>
      <w:r w:rsidRPr="20C61E1C">
        <w:rPr>
          <w:color w:val="000000" w:themeColor="text1"/>
        </w:rPr>
        <w:t xml:space="preserve">Author </w:t>
      </w:r>
      <w:r w:rsidRPr="20C61E1C">
        <w:rPr>
          <w:b/>
          <w:bCs/>
          <w:color w:val="000000" w:themeColor="text1"/>
        </w:rPr>
        <w:t>Teacher Notes (TE)</w:t>
      </w:r>
      <w:r w:rsidRPr="20C61E1C">
        <w:rPr>
          <w:color w:val="000000" w:themeColor="text1"/>
        </w:rPr>
        <w:t xml:space="preserve"> around the SYL Turn and Talk. Use the boilerplate text: </w:t>
      </w:r>
      <w:r w:rsidRPr="20C61E1C">
        <w:rPr>
          <w:b/>
          <w:bCs/>
          <w:color w:val="000000" w:themeColor="text1"/>
        </w:rPr>
        <w:t xml:space="preserve">“Finally, </w:t>
      </w:r>
      <w:r w:rsidRPr="20C61E1C">
        <w:rPr>
          <w:color w:val="000000" w:themeColor="text1"/>
        </w:rPr>
        <w:t xml:space="preserve">have students complete the </w:t>
      </w:r>
      <w:r w:rsidRPr="20C61E1C">
        <w:rPr>
          <w:b/>
          <w:bCs/>
          <w:color w:val="000000" w:themeColor="text1"/>
        </w:rPr>
        <w:t xml:space="preserve">Turn &amp; Talk </w:t>
      </w:r>
      <w:r w:rsidRPr="20C61E1C">
        <w:rPr>
          <w:color w:val="000000" w:themeColor="text1"/>
        </w:rPr>
        <w:t xml:space="preserve">routine. </w:t>
      </w:r>
    </w:p>
    <w:p w14:paraId="090CC872" w14:textId="1007E53B" w:rsidR="00B404AB" w:rsidRDefault="2733BE28" w:rsidP="2733BE28">
      <w:pPr>
        <w:ind w:left="720" w:firstLine="720"/>
        <w:rPr>
          <w:i/>
          <w:iCs/>
          <w:color w:val="000000" w:themeColor="text1"/>
        </w:rPr>
      </w:pPr>
      <w:r w:rsidRPr="2733BE28">
        <w:rPr>
          <w:b/>
          <w:bCs/>
          <w:color w:val="000000" w:themeColor="text1"/>
        </w:rPr>
        <w:t>[</w:t>
      </w:r>
      <w:r w:rsidRPr="2733BE28">
        <w:rPr>
          <w:color w:val="000000" w:themeColor="text1"/>
        </w:rPr>
        <w:t>Insert text]"</w:t>
      </w:r>
    </w:p>
    <w:p w14:paraId="4A727FE0" w14:textId="77777777" w:rsidR="00B404AB" w:rsidRDefault="00B404AB" w:rsidP="00B404AB">
      <w:pPr>
        <w:rPr>
          <w:color w:val="000000" w:themeColor="text1"/>
        </w:rPr>
      </w:pPr>
    </w:p>
    <w:p w14:paraId="25A092A3" w14:textId="5728639D" w:rsidR="00B404AB" w:rsidRPr="00D7772B" w:rsidRDefault="3712CEA8" w:rsidP="00B404AB">
      <w:pPr>
        <w:rPr>
          <w:color w:val="0F4761" w:themeColor="accent1" w:themeShade="BF"/>
          <w:sz w:val="28"/>
          <w:szCs w:val="28"/>
        </w:rPr>
      </w:pPr>
      <w:bookmarkStart w:id="82" w:name="_Toc166058097"/>
      <w:r w:rsidRPr="3712CEA8">
        <w:rPr>
          <w:color w:val="0F4761" w:themeColor="accent1" w:themeShade="BF"/>
          <w:sz w:val="28"/>
          <w:szCs w:val="28"/>
        </w:rPr>
        <w:t>6f) Authoring SYL ML Teacher Strategy:</w:t>
      </w:r>
      <w:bookmarkEnd w:id="82"/>
    </w:p>
    <w:p w14:paraId="1C263E06" w14:textId="7D0E2181" w:rsidR="00B404AB" w:rsidRDefault="3712CEA8" w:rsidP="00B404AB">
      <w:pPr>
        <w:pStyle w:val="ListParagraph"/>
        <w:numPr>
          <w:ilvl w:val="0"/>
          <w:numId w:val="641"/>
        </w:numPr>
        <w:rPr>
          <w:color w:val="000000" w:themeColor="text1"/>
        </w:rPr>
      </w:pPr>
      <w:r w:rsidRPr="3712CEA8">
        <w:rPr>
          <w:color w:val="000000" w:themeColor="text1"/>
        </w:rPr>
        <w:t xml:space="preserve">Find the </w:t>
      </w:r>
      <w:r w:rsidRPr="3712CEA8">
        <w:rPr>
          <w:b/>
          <w:bCs/>
          <w:color w:val="000000" w:themeColor="text1"/>
        </w:rPr>
        <w:t xml:space="preserve">Teaching Strategy Multilingual Learners </w:t>
      </w:r>
      <w:r>
        <w:t>section of EMM after the SYL Turn and Talk.</w:t>
      </w:r>
    </w:p>
    <w:p w14:paraId="0226389C" w14:textId="3AE2B233" w:rsidR="00B404AB" w:rsidRDefault="3712CEA8" w:rsidP="00B404AB">
      <w:pPr>
        <w:pStyle w:val="ListParagraph"/>
        <w:numPr>
          <w:ilvl w:val="0"/>
          <w:numId w:val="641"/>
        </w:numPr>
        <w:rPr>
          <w:rStyle w:val="ui-provider"/>
          <w:color w:val="000000" w:themeColor="text1"/>
        </w:rPr>
      </w:pPr>
      <w:r w:rsidRPr="3712CEA8">
        <w:rPr>
          <w:rStyle w:val="ui-provider"/>
          <w:color w:val="000000" w:themeColor="text1"/>
        </w:rPr>
        <w:t xml:space="preserve">Reference the </w:t>
      </w:r>
      <w:hyperlink r:id="rId175">
        <w:r w:rsidRPr="3712CEA8">
          <w:rPr>
            <w:rStyle w:val="Hyperlink"/>
          </w:rPr>
          <w:t>ML guidelines</w:t>
        </w:r>
      </w:hyperlink>
      <w:r w:rsidRPr="3712CEA8">
        <w:rPr>
          <w:rStyle w:val="ui-provider"/>
          <w:color w:val="000000" w:themeColor="text1"/>
        </w:rPr>
        <w:t xml:space="preserve"> for guidance to write this ML Teacher Strategy. </w:t>
      </w:r>
    </w:p>
    <w:p w14:paraId="0F5676A4" w14:textId="77777777" w:rsidR="00B404AB" w:rsidRDefault="00B404AB" w:rsidP="00B404AB">
      <w:pPr>
        <w:rPr>
          <w:color w:val="000000" w:themeColor="text1"/>
        </w:rPr>
      </w:pPr>
    </w:p>
    <w:p w14:paraId="03122D61" w14:textId="77777777" w:rsidR="00B404AB" w:rsidRPr="00D7772B" w:rsidRDefault="00B404AB" w:rsidP="00B404AB">
      <w:pPr>
        <w:rPr>
          <w:color w:val="0F4761" w:themeColor="accent1" w:themeShade="BF"/>
          <w:sz w:val="28"/>
          <w:szCs w:val="28"/>
        </w:rPr>
      </w:pPr>
      <w:bookmarkStart w:id="83" w:name="_Toc166058098"/>
      <w:r w:rsidRPr="00D7772B">
        <w:rPr>
          <w:color w:val="0F4761" w:themeColor="accent1" w:themeShade="BF"/>
          <w:sz w:val="28"/>
          <w:szCs w:val="28"/>
        </w:rPr>
        <w:t>6g) Authoring ML Proficiency Chart:</w:t>
      </w:r>
      <w:bookmarkEnd w:id="83"/>
      <w:r w:rsidRPr="00D7772B">
        <w:rPr>
          <w:color w:val="0F4761" w:themeColor="accent1" w:themeShade="BF"/>
          <w:sz w:val="28"/>
          <w:szCs w:val="28"/>
        </w:rPr>
        <w:t xml:space="preserve"> </w:t>
      </w:r>
    </w:p>
    <w:p w14:paraId="6B638467" w14:textId="60201855" w:rsidR="00B404AB" w:rsidRDefault="3712CEA8" w:rsidP="00B404AB">
      <w:pPr>
        <w:pStyle w:val="ListParagraph"/>
        <w:numPr>
          <w:ilvl w:val="0"/>
          <w:numId w:val="641"/>
        </w:numPr>
        <w:rPr>
          <w:color w:val="000000" w:themeColor="text1"/>
        </w:rPr>
      </w:pPr>
      <w:r w:rsidRPr="3712CEA8">
        <w:rPr>
          <w:color w:val="000000" w:themeColor="text1"/>
        </w:rPr>
        <w:t xml:space="preserve">Find the </w:t>
      </w:r>
      <w:r w:rsidRPr="3712CEA8">
        <w:rPr>
          <w:b/>
          <w:bCs/>
          <w:color w:val="000000" w:themeColor="text1"/>
        </w:rPr>
        <w:t xml:space="preserve">Supporting All Language Learners </w:t>
      </w:r>
      <w:r>
        <w:t xml:space="preserve">section of EMM, under the SYL </w:t>
      </w:r>
      <w:r w:rsidRPr="3712CEA8">
        <w:rPr>
          <w:b/>
          <w:bCs/>
          <w:color w:val="000000" w:themeColor="text1"/>
        </w:rPr>
        <w:t xml:space="preserve">Teaching Strategy Multilingual Learners </w:t>
      </w:r>
      <w:r>
        <w:t>section.</w:t>
      </w:r>
    </w:p>
    <w:p w14:paraId="63DB5D07" w14:textId="3B943FBE" w:rsidR="00B404AB" w:rsidRDefault="3712CEA8" w:rsidP="00B404AB">
      <w:pPr>
        <w:pStyle w:val="ListParagraph"/>
        <w:numPr>
          <w:ilvl w:val="0"/>
          <w:numId w:val="641"/>
        </w:numPr>
        <w:rPr>
          <w:rStyle w:val="ui-provider"/>
          <w:color w:val="000000" w:themeColor="text1"/>
        </w:rPr>
      </w:pPr>
      <w:r w:rsidRPr="3712CEA8">
        <w:rPr>
          <w:rStyle w:val="ui-provider"/>
          <w:color w:val="000000" w:themeColor="text1"/>
        </w:rPr>
        <w:t xml:space="preserve">Reference the </w:t>
      </w:r>
      <w:hyperlink r:id="rId176">
        <w:r w:rsidRPr="3712CEA8">
          <w:rPr>
            <w:rStyle w:val="Hyperlink"/>
          </w:rPr>
          <w:t>ML guidelines</w:t>
        </w:r>
      </w:hyperlink>
      <w:r w:rsidRPr="3712CEA8">
        <w:rPr>
          <w:rStyle w:val="ui-provider"/>
          <w:color w:val="000000" w:themeColor="text1"/>
        </w:rPr>
        <w:t xml:space="preserve"> for guidance to write the Text for this table.  </w:t>
      </w:r>
    </w:p>
    <w:p w14:paraId="29905A9B" w14:textId="5F14B50D" w:rsidR="35A4309F" w:rsidRDefault="35A4309F" w:rsidP="35A4309F">
      <w:pPr>
        <w:rPr>
          <w:color w:val="0F4761" w:themeColor="accent1" w:themeShade="BF"/>
          <w:sz w:val="28"/>
          <w:szCs w:val="28"/>
        </w:rPr>
      </w:pPr>
    </w:p>
    <w:p w14:paraId="3552DF4C" w14:textId="2019D89E" w:rsidR="00B404AB" w:rsidRPr="00D7772B" w:rsidRDefault="3712CEA8" w:rsidP="00B404AB">
      <w:pPr>
        <w:rPr>
          <w:color w:val="0F4761" w:themeColor="accent1" w:themeShade="BF"/>
          <w:sz w:val="28"/>
          <w:szCs w:val="28"/>
        </w:rPr>
      </w:pPr>
      <w:bookmarkStart w:id="84" w:name="_Toc166058100"/>
      <w:r w:rsidRPr="3712CEA8">
        <w:rPr>
          <w:color w:val="0F4761" w:themeColor="accent1" w:themeShade="BF"/>
          <w:sz w:val="28"/>
          <w:szCs w:val="28"/>
        </w:rPr>
        <w:t>6h) Authoring Review Spark Your Learning Scripting:</w:t>
      </w:r>
      <w:bookmarkEnd w:id="84"/>
    </w:p>
    <w:p w14:paraId="474D41DF" w14:textId="77777777" w:rsidR="00B404AB" w:rsidRDefault="2733BE28" w:rsidP="00B404AB">
      <w:pPr>
        <w:pStyle w:val="ListParagraph"/>
        <w:numPr>
          <w:ilvl w:val="1"/>
          <w:numId w:val="640"/>
        </w:numPr>
        <w:rPr>
          <w:color w:val="000000" w:themeColor="text1"/>
        </w:rPr>
      </w:pPr>
      <w:r w:rsidRPr="2733BE28">
        <w:rPr>
          <w:color w:val="000000" w:themeColor="text1"/>
        </w:rPr>
        <w:t xml:space="preserve">Find the </w:t>
      </w:r>
      <w:r w:rsidRPr="2733BE28">
        <w:rPr>
          <w:b/>
          <w:bCs/>
          <w:color w:val="000000" w:themeColor="text1"/>
        </w:rPr>
        <w:t xml:space="preserve">Review Spark Your Learning </w:t>
      </w:r>
      <w:r w:rsidRPr="2733BE28">
        <w:rPr>
          <w:b/>
          <w:bCs/>
        </w:rPr>
        <w:t xml:space="preserve">(Whole-Class Session: Learn) </w:t>
      </w:r>
      <w:r w:rsidRPr="2733BE28">
        <w:rPr>
          <w:color w:val="000000" w:themeColor="text1"/>
        </w:rPr>
        <w:t xml:space="preserve"> section of the EMM. </w:t>
      </w:r>
    </w:p>
    <w:p w14:paraId="2945F631" w14:textId="0333EC11" w:rsidR="0B113ADA" w:rsidRDefault="23D95DF5" w:rsidP="3712CEA8">
      <w:pPr>
        <w:pStyle w:val="ListParagraph"/>
        <w:numPr>
          <w:ilvl w:val="1"/>
          <w:numId w:val="640"/>
        </w:numPr>
        <w:rPr>
          <w:color w:val="000000" w:themeColor="text1"/>
        </w:rPr>
      </w:pPr>
      <w:r w:rsidRPr="23D95DF5">
        <w:rPr>
          <w:color w:val="000000" w:themeColor="text1"/>
        </w:rPr>
        <w:t xml:space="preserve">In the Speech Text box author a specific unique Review Spark Your Learning question stem. </w:t>
      </w:r>
    </w:p>
    <w:p w14:paraId="7E3A6541" w14:textId="37FB4329" w:rsidR="0B113ADA" w:rsidRDefault="20C61E1C" w:rsidP="20C61E1C">
      <w:pPr>
        <w:pStyle w:val="ListParagraph"/>
        <w:numPr>
          <w:ilvl w:val="2"/>
          <w:numId w:val="640"/>
        </w:numPr>
      </w:pPr>
      <w:r>
        <w:t xml:space="preserve">Note that in Plankton (Grades K-2), the unique Review Spark Your Learning “question stem” belongs in a </w:t>
      </w:r>
      <w:r w:rsidRPr="20C61E1C">
        <w:rPr>
          <w:b/>
          <w:bCs/>
          <w:i/>
          <w:iCs/>
        </w:rPr>
        <w:t>text</w:t>
      </w:r>
      <w:r w:rsidRPr="20C61E1C">
        <w:t xml:space="preserve"> Plankton Block Type. It does </w:t>
      </w:r>
      <w:r w:rsidRPr="20C61E1C">
        <w:rPr>
          <w:i/>
          <w:iCs/>
        </w:rPr>
        <w:t>not</w:t>
      </w:r>
      <w:r w:rsidRPr="20C61E1C">
        <w:t xml:space="preserve"> belong in the Speech Text box for this grade band, although the Speech Text row should still be indicated on the EMM. It can be left as is with the predetermined Response Validation and Feedback sections set as N/A.</w:t>
      </w:r>
    </w:p>
    <w:p w14:paraId="6AA36BFE" w14:textId="10E77D7B" w:rsidR="0B113ADA" w:rsidRDefault="3712CEA8" w:rsidP="53F2177B">
      <w:pPr>
        <w:ind w:firstLine="720"/>
        <w:jc w:val="center"/>
      </w:pPr>
      <w:r>
        <w:rPr>
          <w:noProof/>
        </w:rPr>
        <w:drawing>
          <wp:inline distT="0" distB="0" distL="0" distR="0" wp14:anchorId="57D50612" wp14:editId="690AF935">
            <wp:extent cx="4186238" cy="2392136"/>
            <wp:effectExtent l="0" t="0" r="0" b="0"/>
            <wp:docPr id="1964730992" name="Picture 1964730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4186238" cy="2392136"/>
                    </a:xfrm>
                    <a:prstGeom prst="rect">
                      <a:avLst/>
                    </a:prstGeom>
                  </pic:spPr>
                </pic:pic>
              </a:graphicData>
            </a:graphic>
          </wp:inline>
        </w:drawing>
      </w:r>
    </w:p>
    <w:p w14:paraId="74293AE9" w14:textId="226BC979" w:rsidR="0B113ADA" w:rsidRDefault="23D95DF5" w:rsidP="3712CEA8">
      <w:pPr>
        <w:pStyle w:val="ListParagraph"/>
        <w:numPr>
          <w:ilvl w:val="1"/>
          <w:numId w:val="640"/>
        </w:numPr>
        <w:rPr>
          <w:color w:val="000000" w:themeColor="text1"/>
        </w:rPr>
      </w:pPr>
      <w:r w:rsidRPr="23D95DF5">
        <w:rPr>
          <w:color w:val="000000" w:themeColor="text1"/>
        </w:rPr>
        <w:t>The Review Spark Your Learning question stem should draw on some aspect of the lesson’s common error, new learning, interesting discovery, or math efficiency. The question stem should ensure the understanding from the SYL has been addressed and any learning gaps are closed. This question stem should be unique for each lesson.</w:t>
      </w:r>
    </w:p>
    <w:p w14:paraId="5A4D6066" w14:textId="014BCAE5" w:rsidR="3712CEA8" w:rsidRDefault="23D95DF5" w:rsidP="3712CEA8">
      <w:pPr>
        <w:pStyle w:val="ListParagraph"/>
        <w:numPr>
          <w:ilvl w:val="1"/>
          <w:numId w:val="640"/>
        </w:numPr>
        <w:rPr>
          <w:i/>
          <w:iCs/>
          <w:color w:val="000000" w:themeColor="text1"/>
        </w:rPr>
      </w:pPr>
      <w:r w:rsidRPr="23D95DF5">
        <w:rPr>
          <w:color w:val="000000" w:themeColor="text1"/>
        </w:rPr>
        <w:t xml:space="preserve">In the Teacher Notes (TE) box author teacher facing language in the ASK format that will help the teacher guide the students through the Review Spark Your Learning </w:t>
      </w:r>
      <w:r w:rsidRPr="23D95DF5">
        <w:rPr>
          <w:color w:val="000000" w:themeColor="text1"/>
        </w:rPr>
        <w:lastRenderedPageBreak/>
        <w:t>question stem. This language should help teachers scaffold through the review spark your learning question stem. Sample Review Spark Your Learning question stems have been given in the table.</w:t>
      </w:r>
    </w:p>
    <w:tbl>
      <w:tblPr>
        <w:tblStyle w:val="TableGrid"/>
        <w:tblW w:w="0" w:type="auto"/>
        <w:tblLayout w:type="fixed"/>
        <w:tblLook w:val="06A0" w:firstRow="1" w:lastRow="0" w:firstColumn="1" w:lastColumn="0" w:noHBand="1" w:noVBand="1"/>
      </w:tblPr>
      <w:tblGrid>
        <w:gridCol w:w="3120"/>
        <w:gridCol w:w="3120"/>
        <w:gridCol w:w="3120"/>
      </w:tblGrid>
      <w:tr w:rsidR="3712CEA8" w14:paraId="5C055FC3" w14:textId="77777777" w:rsidTr="3712CEA8">
        <w:trPr>
          <w:trHeight w:val="300"/>
        </w:trPr>
        <w:tc>
          <w:tcPr>
            <w:tcW w:w="3120" w:type="dxa"/>
          </w:tcPr>
          <w:p w14:paraId="61D3DC65" w14:textId="6969D382" w:rsidR="3712CEA8" w:rsidRDefault="3712CEA8" w:rsidP="3712CEA8">
            <w:pPr>
              <w:jc w:val="center"/>
              <w:rPr>
                <w:i/>
                <w:iCs/>
                <w:color w:val="000000" w:themeColor="text1"/>
                <w:sz w:val="18"/>
                <w:szCs w:val="18"/>
              </w:rPr>
            </w:pPr>
            <w:r w:rsidRPr="3712CEA8">
              <w:rPr>
                <w:i/>
                <w:iCs/>
                <w:color w:val="000000" w:themeColor="text1"/>
                <w:sz w:val="18"/>
                <w:szCs w:val="18"/>
              </w:rPr>
              <w:t xml:space="preserve">SYL Aspect Drawn On </w:t>
            </w:r>
          </w:p>
        </w:tc>
        <w:tc>
          <w:tcPr>
            <w:tcW w:w="3120" w:type="dxa"/>
          </w:tcPr>
          <w:p w14:paraId="2FFD150B" w14:textId="2031826C" w:rsidR="3712CEA8" w:rsidRDefault="3712CEA8" w:rsidP="3712CEA8">
            <w:pPr>
              <w:jc w:val="center"/>
              <w:rPr>
                <w:i/>
                <w:iCs/>
                <w:color w:val="000000" w:themeColor="text1"/>
                <w:sz w:val="18"/>
                <w:szCs w:val="18"/>
              </w:rPr>
            </w:pPr>
            <w:r w:rsidRPr="3712CEA8">
              <w:rPr>
                <w:i/>
                <w:iCs/>
                <w:color w:val="000000" w:themeColor="text1"/>
                <w:sz w:val="18"/>
                <w:szCs w:val="18"/>
              </w:rPr>
              <w:t xml:space="preserve">Review Spark Your Learning SAMPLE Question Stem </w:t>
            </w:r>
          </w:p>
        </w:tc>
        <w:tc>
          <w:tcPr>
            <w:tcW w:w="3120" w:type="dxa"/>
          </w:tcPr>
          <w:p w14:paraId="3E3D450F" w14:textId="7F5CDFF9" w:rsidR="3712CEA8" w:rsidRDefault="3712CEA8" w:rsidP="3712CEA8">
            <w:pPr>
              <w:jc w:val="center"/>
              <w:rPr>
                <w:i/>
                <w:iCs/>
                <w:color w:val="000000" w:themeColor="text1"/>
                <w:sz w:val="18"/>
                <w:szCs w:val="18"/>
              </w:rPr>
            </w:pPr>
            <w:r w:rsidRPr="3712CEA8">
              <w:rPr>
                <w:i/>
                <w:iCs/>
                <w:color w:val="000000" w:themeColor="text1"/>
                <w:sz w:val="18"/>
                <w:szCs w:val="18"/>
              </w:rPr>
              <w:t xml:space="preserve">Teacher Facing language </w:t>
            </w:r>
          </w:p>
          <w:p w14:paraId="38AA2441" w14:textId="6FAFD352" w:rsidR="3712CEA8" w:rsidRDefault="3712CEA8" w:rsidP="3712CEA8">
            <w:pPr>
              <w:jc w:val="center"/>
              <w:rPr>
                <w:i/>
                <w:iCs/>
                <w:color w:val="000000" w:themeColor="text1"/>
                <w:sz w:val="18"/>
                <w:szCs w:val="18"/>
              </w:rPr>
            </w:pPr>
            <w:r w:rsidRPr="3712CEA8">
              <w:rPr>
                <w:i/>
                <w:iCs/>
                <w:color w:val="000000" w:themeColor="text1"/>
                <w:sz w:val="18"/>
                <w:szCs w:val="18"/>
              </w:rPr>
              <w:t>ASK format SAMPLE</w:t>
            </w:r>
          </w:p>
        </w:tc>
      </w:tr>
      <w:tr w:rsidR="3712CEA8" w14:paraId="423B5D0C" w14:textId="77777777" w:rsidTr="3712CEA8">
        <w:trPr>
          <w:trHeight w:val="300"/>
        </w:trPr>
        <w:tc>
          <w:tcPr>
            <w:tcW w:w="3120" w:type="dxa"/>
          </w:tcPr>
          <w:p w14:paraId="407586E9" w14:textId="166E5D06" w:rsidR="3712CEA8" w:rsidRDefault="3712CEA8" w:rsidP="3712CEA8">
            <w:pPr>
              <w:rPr>
                <w:i/>
                <w:iCs/>
                <w:color w:val="000000" w:themeColor="text1"/>
                <w:sz w:val="18"/>
                <w:szCs w:val="18"/>
              </w:rPr>
            </w:pPr>
            <w:r w:rsidRPr="3712CEA8">
              <w:rPr>
                <w:i/>
                <w:iCs/>
                <w:color w:val="000000" w:themeColor="text1"/>
                <w:sz w:val="18"/>
                <w:szCs w:val="18"/>
              </w:rPr>
              <w:t xml:space="preserve">Common Error </w:t>
            </w:r>
          </w:p>
        </w:tc>
        <w:tc>
          <w:tcPr>
            <w:tcW w:w="3120" w:type="dxa"/>
          </w:tcPr>
          <w:p w14:paraId="7A11C5AF" w14:textId="75EA415F" w:rsidR="3712CEA8" w:rsidRDefault="3712CEA8" w:rsidP="3712CEA8">
            <w:pPr>
              <w:rPr>
                <w:i/>
                <w:iCs/>
                <w:color w:val="000000" w:themeColor="text1"/>
                <w:sz w:val="18"/>
                <w:szCs w:val="18"/>
              </w:rPr>
            </w:pPr>
            <w:r w:rsidRPr="3712CEA8">
              <w:rPr>
                <w:i/>
                <w:iCs/>
                <w:color w:val="000000" w:themeColor="text1"/>
                <w:sz w:val="18"/>
                <w:szCs w:val="18"/>
              </w:rPr>
              <w:t xml:space="preserve">Are all remainders interpreted in the same way? How do you know how to interpret a remainder based on the context of a problem? </w:t>
            </w:r>
          </w:p>
        </w:tc>
        <w:tc>
          <w:tcPr>
            <w:tcW w:w="3120" w:type="dxa"/>
          </w:tcPr>
          <w:p w14:paraId="55A454C1" w14:textId="1AB061E5" w:rsidR="3712CEA8" w:rsidRDefault="3712CEA8" w:rsidP="3712CEA8">
            <w:pPr>
              <w:rPr>
                <w:i/>
                <w:iCs/>
                <w:color w:val="000000" w:themeColor="text1"/>
                <w:sz w:val="18"/>
                <w:szCs w:val="18"/>
              </w:rPr>
            </w:pPr>
            <w:r w:rsidRPr="3712CEA8">
              <w:rPr>
                <w:i/>
                <w:iCs/>
                <w:color w:val="000000" w:themeColor="text1"/>
                <w:sz w:val="18"/>
                <w:szCs w:val="18"/>
              </w:rPr>
              <w:t xml:space="preserve">ASK: Are all remainders handled the same way? </w:t>
            </w:r>
          </w:p>
          <w:p w14:paraId="52A4857D" w14:textId="560AF625" w:rsidR="3712CEA8" w:rsidRDefault="3712CEA8" w:rsidP="3712CEA8">
            <w:pPr>
              <w:rPr>
                <w:i/>
                <w:iCs/>
                <w:color w:val="000000" w:themeColor="text1"/>
                <w:sz w:val="18"/>
                <w:szCs w:val="18"/>
              </w:rPr>
            </w:pPr>
            <w:r w:rsidRPr="3712CEA8">
              <w:rPr>
                <w:i/>
                <w:iCs/>
                <w:color w:val="000000" w:themeColor="text1"/>
                <w:sz w:val="18"/>
                <w:szCs w:val="18"/>
              </w:rPr>
              <w:t xml:space="preserve">ASK: What are some ways to interpret a remainder? </w:t>
            </w:r>
          </w:p>
          <w:p w14:paraId="547D0E4B" w14:textId="2DDF92CC" w:rsidR="3712CEA8" w:rsidRDefault="3712CEA8" w:rsidP="3712CEA8">
            <w:pPr>
              <w:rPr>
                <w:i/>
                <w:iCs/>
                <w:color w:val="000000" w:themeColor="text1"/>
                <w:sz w:val="18"/>
                <w:szCs w:val="18"/>
              </w:rPr>
            </w:pPr>
            <w:r w:rsidRPr="3712CEA8">
              <w:rPr>
                <w:i/>
                <w:iCs/>
                <w:color w:val="000000" w:themeColor="text1"/>
                <w:sz w:val="18"/>
                <w:szCs w:val="18"/>
              </w:rPr>
              <w:t xml:space="preserve">ASK: How does the context of a problem impact the remainder? What are some examples? </w:t>
            </w:r>
          </w:p>
        </w:tc>
      </w:tr>
      <w:tr w:rsidR="3712CEA8" w14:paraId="6CB39007" w14:textId="77777777" w:rsidTr="3712CEA8">
        <w:trPr>
          <w:trHeight w:val="300"/>
        </w:trPr>
        <w:tc>
          <w:tcPr>
            <w:tcW w:w="3120" w:type="dxa"/>
          </w:tcPr>
          <w:p w14:paraId="674C3C8A" w14:textId="02ACA61B" w:rsidR="3712CEA8" w:rsidRDefault="3712CEA8" w:rsidP="3712CEA8">
            <w:pPr>
              <w:rPr>
                <w:i/>
                <w:iCs/>
                <w:color w:val="000000" w:themeColor="text1"/>
                <w:sz w:val="18"/>
                <w:szCs w:val="18"/>
              </w:rPr>
            </w:pPr>
            <w:r w:rsidRPr="3712CEA8">
              <w:rPr>
                <w:i/>
                <w:iCs/>
                <w:color w:val="000000" w:themeColor="text1"/>
                <w:sz w:val="18"/>
                <w:szCs w:val="18"/>
              </w:rPr>
              <w:t>Interesting Discover</w:t>
            </w:r>
          </w:p>
        </w:tc>
        <w:tc>
          <w:tcPr>
            <w:tcW w:w="3120" w:type="dxa"/>
          </w:tcPr>
          <w:p w14:paraId="4AA1BA3A" w14:textId="1E1EA2D2" w:rsidR="3712CEA8" w:rsidRDefault="3712CEA8" w:rsidP="3712CEA8">
            <w:pPr>
              <w:spacing w:line="259" w:lineRule="auto"/>
              <w:rPr>
                <w:i/>
                <w:iCs/>
                <w:color w:val="000000" w:themeColor="text1"/>
                <w:sz w:val="18"/>
                <w:szCs w:val="18"/>
              </w:rPr>
            </w:pPr>
            <w:r w:rsidRPr="3712CEA8">
              <w:rPr>
                <w:i/>
                <w:iCs/>
                <w:color w:val="000000" w:themeColor="text1"/>
                <w:sz w:val="18"/>
                <w:szCs w:val="18"/>
              </w:rPr>
              <w:t xml:space="preserve">If two problems have the same remainder, will the meaning of the remainder always be the same? </w:t>
            </w:r>
          </w:p>
        </w:tc>
        <w:tc>
          <w:tcPr>
            <w:tcW w:w="3120" w:type="dxa"/>
          </w:tcPr>
          <w:p w14:paraId="35FEE3F7" w14:textId="70C65F3D" w:rsidR="3712CEA8" w:rsidRDefault="3712CEA8" w:rsidP="3712CEA8">
            <w:pPr>
              <w:rPr>
                <w:i/>
                <w:iCs/>
                <w:color w:val="000000" w:themeColor="text1"/>
                <w:sz w:val="18"/>
                <w:szCs w:val="18"/>
              </w:rPr>
            </w:pPr>
            <w:r w:rsidRPr="3712CEA8">
              <w:rPr>
                <w:i/>
                <w:iCs/>
                <w:color w:val="000000" w:themeColor="text1"/>
                <w:sz w:val="18"/>
                <w:szCs w:val="18"/>
              </w:rPr>
              <w:t xml:space="preserve">ASK: Do we always round down when interpreting remainders? What is a situation where we round down to interpret a remainder? </w:t>
            </w:r>
          </w:p>
          <w:p w14:paraId="47ABC26F" w14:textId="47937301" w:rsidR="3712CEA8" w:rsidRDefault="3712CEA8" w:rsidP="3712CEA8">
            <w:pPr>
              <w:rPr>
                <w:i/>
                <w:iCs/>
                <w:color w:val="000000" w:themeColor="text1"/>
                <w:sz w:val="18"/>
                <w:szCs w:val="18"/>
              </w:rPr>
            </w:pPr>
            <w:r w:rsidRPr="3712CEA8">
              <w:rPr>
                <w:i/>
                <w:iCs/>
                <w:color w:val="000000" w:themeColor="text1"/>
                <w:sz w:val="18"/>
                <w:szCs w:val="18"/>
              </w:rPr>
              <w:t>ASK: Do we always round up when interpreting remainders? What is a situation where we round up to interpret a remainder?</w:t>
            </w:r>
          </w:p>
        </w:tc>
      </w:tr>
      <w:tr w:rsidR="3712CEA8" w14:paraId="3F0332C1" w14:textId="77777777" w:rsidTr="3712CEA8">
        <w:trPr>
          <w:trHeight w:val="300"/>
        </w:trPr>
        <w:tc>
          <w:tcPr>
            <w:tcW w:w="3120" w:type="dxa"/>
          </w:tcPr>
          <w:p w14:paraId="70B61FB3" w14:textId="44911845" w:rsidR="3712CEA8" w:rsidRDefault="3712CEA8" w:rsidP="3712CEA8">
            <w:pPr>
              <w:rPr>
                <w:i/>
                <w:iCs/>
                <w:color w:val="000000" w:themeColor="text1"/>
                <w:sz w:val="18"/>
                <w:szCs w:val="18"/>
              </w:rPr>
            </w:pPr>
            <w:r w:rsidRPr="3712CEA8">
              <w:rPr>
                <w:i/>
                <w:iCs/>
                <w:color w:val="000000" w:themeColor="text1"/>
                <w:sz w:val="18"/>
                <w:szCs w:val="18"/>
              </w:rPr>
              <w:t xml:space="preserve">Math Efficiency </w:t>
            </w:r>
          </w:p>
        </w:tc>
        <w:tc>
          <w:tcPr>
            <w:tcW w:w="3120" w:type="dxa"/>
          </w:tcPr>
          <w:p w14:paraId="51E7D493" w14:textId="4701E50C" w:rsidR="3712CEA8" w:rsidRDefault="3712CEA8" w:rsidP="3712CEA8">
            <w:pPr>
              <w:rPr>
                <w:i/>
                <w:iCs/>
                <w:color w:val="000000" w:themeColor="text1"/>
                <w:sz w:val="18"/>
                <w:szCs w:val="18"/>
              </w:rPr>
            </w:pPr>
            <w:r w:rsidRPr="3712CEA8">
              <w:rPr>
                <w:i/>
                <w:iCs/>
                <w:color w:val="000000" w:themeColor="text1"/>
                <w:sz w:val="18"/>
                <w:szCs w:val="18"/>
              </w:rPr>
              <w:t xml:space="preserve">Think about how you solved Spark Your Learning in the Beginning of the Session. What might you do differently if you solved now? </w:t>
            </w:r>
          </w:p>
        </w:tc>
        <w:tc>
          <w:tcPr>
            <w:tcW w:w="3120" w:type="dxa"/>
          </w:tcPr>
          <w:p w14:paraId="1C75E794" w14:textId="7588992D" w:rsidR="3712CEA8" w:rsidRDefault="3712CEA8" w:rsidP="3712CEA8">
            <w:pPr>
              <w:rPr>
                <w:i/>
                <w:iCs/>
                <w:color w:val="000000" w:themeColor="text1"/>
                <w:sz w:val="18"/>
                <w:szCs w:val="18"/>
              </w:rPr>
            </w:pPr>
            <w:r w:rsidRPr="3712CEA8">
              <w:rPr>
                <w:i/>
                <w:iCs/>
                <w:color w:val="000000" w:themeColor="text1"/>
                <w:sz w:val="18"/>
                <w:szCs w:val="18"/>
              </w:rPr>
              <w:t xml:space="preserve">ASK: How did you solve the problem in the beginning of the lesson? What strategies did you find helpful? </w:t>
            </w:r>
          </w:p>
          <w:p w14:paraId="61D3E953" w14:textId="68F83840" w:rsidR="3712CEA8" w:rsidRDefault="3712CEA8" w:rsidP="3712CEA8">
            <w:pPr>
              <w:rPr>
                <w:i/>
                <w:iCs/>
                <w:color w:val="000000" w:themeColor="text1"/>
                <w:sz w:val="18"/>
                <w:szCs w:val="18"/>
              </w:rPr>
            </w:pPr>
          </w:p>
          <w:p w14:paraId="1CB9B77C" w14:textId="59AD4ADA" w:rsidR="3712CEA8" w:rsidRDefault="3712CEA8" w:rsidP="3712CEA8">
            <w:pPr>
              <w:rPr>
                <w:i/>
                <w:iCs/>
                <w:color w:val="000000" w:themeColor="text1"/>
                <w:sz w:val="18"/>
                <w:szCs w:val="18"/>
              </w:rPr>
            </w:pPr>
            <w:r w:rsidRPr="3712CEA8">
              <w:rPr>
                <w:i/>
                <w:iCs/>
                <w:color w:val="000000" w:themeColor="text1"/>
                <w:sz w:val="18"/>
                <w:szCs w:val="18"/>
              </w:rPr>
              <w:t xml:space="preserve">ASK: All students how they would revise their work. </w:t>
            </w:r>
          </w:p>
        </w:tc>
      </w:tr>
    </w:tbl>
    <w:p w14:paraId="3112B156" w14:textId="483233AD" w:rsidR="3712CEA8" w:rsidRDefault="3712CEA8" w:rsidP="3712CEA8">
      <w:pPr>
        <w:rPr>
          <w:color w:val="000000" w:themeColor="text1"/>
        </w:rPr>
      </w:pPr>
    </w:p>
    <w:p w14:paraId="1B9BE060" w14:textId="50518334" w:rsidR="3712CEA8" w:rsidRDefault="3712CEA8" w:rsidP="3712CEA8">
      <w:pPr>
        <w:rPr>
          <w:color w:val="0F4761" w:themeColor="accent1" w:themeShade="BF"/>
          <w:sz w:val="28"/>
          <w:szCs w:val="28"/>
        </w:rPr>
      </w:pPr>
      <w:r w:rsidRPr="3712CEA8">
        <w:rPr>
          <w:color w:val="0F4761" w:themeColor="accent1" w:themeShade="BF"/>
          <w:sz w:val="28"/>
          <w:szCs w:val="28"/>
        </w:rPr>
        <w:t>6i) Authoring Review SYL ML Teacher Strategy:</w:t>
      </w:r>
    </w:p>
    <w:p w14:paraId="65265C0C" w14:textId="50CFDB2B" w:rsidR="3712CEA8" w:rsidRDefault="3712CEA8" w:rsidP="3712CEA8">
      <w:pPr>
        <w:pStyle w:val="ListParagraph"/>
        <w:numPr>
          <w:ilvl w:val="0"/>
          <w:numId w:val="641"/>
        </w:numPr>
        <w:rPr>
          <w:color w:val="000000" w:themeColor="text1"/>
        </w:rPr>
      </w:pPr>
      <w:r w:rsidRPr="3712CEA8">
        <w:rPr>
          <w:color w:val="000000" w:themeColor="text1"/>
        </w:rPr>
        <w:t xml:space="preserve">Find the </w:t>
      </w:r>
      <w:r w:rsidRPr="3712CEA8">
        <w:rPr>
          <w:b/>
          <w:bCs/>
          <w:color w:val="000000" w:themeColor="text1"/>
        </w:rPr>
        <w:t xml:space="preserve">Teaching Strategy Multilingual Learners </w:t>
      </w:r>
      <w:r>
        <w:t xml:space="preserve">section of EMM after the Review Spark Your Learning </w:t>
      </w:r>
    </w:p>
    <w:p w14:paraId="104121DA" w14:textId="2598E4D8" w:rsidR="3712CEA8" w:rsidRDefault="3712CEA8" w:rsidP="3712CEA8">
      <w:pPr>
        <w:pStyle w:val="ListParagraph"/>
        <w:numPr>
          <w:ilvl w:val="0"/>
          <w:numId w:val="641"/>
        </w:numPr>
        <w:rPr>
          <w:rStyle w:val="ui-provider"/>
          <w:color w:val="000000" w:themeColor="text1"/>
        </w:rPr>
      </w:pPr>
      <w:r w:rsidRPr="3712CEA8">
        <w:rPr>
          <w:rStyle w:val="ui-provider"/>
          <w:color w:val="000000" w:themeColor="text1"/>
        </w:rPr>
        <w:t xml:space="preserve">Reference the </w:t>
      </w:r>
      <w:hyperlink r:id="rId178">
        <w:r w:rsidRPr="3712CEA8">
          <w:rPr>
            <w:rStyle w:val="Hyperlink"/>
          </w:rPr>
          <w:t>ML guidelines</w:t>
        </w:r>
      </w:hyperlink>
      <w:r w:rsidRPr="3712CEA8">
        <w:rPr>
          <w:rStyle w:val="ui-provider"/>
          <w:color w:val="000000" w:themeColor="text1"/>
        </w:rPr>
        <w:t xml:space="preserve"> for guidance to write this ML Teacher Strategy.</w:t>
      </w:r>
    </w:p>
    <w:p w14:paraId="31BB5BF6" w14:textId="4AA92CA5" w:rsidR="3712CEA8" w:rsidRDefault="3712CEA8" w:rsidP="3712CEA8">
      <w:pPr>
        <w:pStyle w:val="Heading3"/>
        <w:rPr>
          <w:rStyle w:val="TitleChar"/>
          <w:rFonts w:asciiTheme="minorHAnsi" w:hAnsiTheme="minorHAnsi"/>
          <w:sz w:val="28"/>
          <w:szCs w:val="28"/>
        </w:rPr>
      </w:pPr>
    </w:p>
    <w:p w14:paraId="7BF60AB0" w14:textId="77777777" w:rsidR="00B404AB" w:rsidRPr="00D7772B" w:rsidRDefault="00B404AB" w:rsidP="00B404AB">
      <w:pPr>
        <w:pStyle w:val="Heading3"/>
      </w:pPr>
      <w:bookmarkStart w:id="85" w:name="_Toc166058101"/>
      <w:bookmarkStart w:id="86" w:name="_Toc166768182"/>
      <w:bookmarkStart w:id="87" w:name="_Toc1191971653"/>
      <w:r w:rsidRPr="0B91D0AB">
        <w:rPr>
          <w:rStyle w:val="TitleChar"/>
          <w:rFonts w:asciiTheme="minorHAnsi" w:hAnsiTheme="minorHAnsi"/>
          <w:spacing w:val="0"/>
          <w:kern w:val="2"/>
          <w:sz w:val="28"/>
          <w:szCs w:val="28"/>
        </w:rPr>
        <w:t>Step 7: Resources</w:t>
      </w:r>
      <w:bookmarkEnd w:id="85"/>
      <w:bookmarkEnd w:id="86"/>
      <w:bookmarkEnd w:id="87"/>
      <w:r w:rsidRPr="00D7772B">
        <w:t xml:space="preserve"> </w:t>
      </w:r>
    </w:p>
    <w:p w14:paraId="2905067D" w14:textId="6C4CE09E" w:rsidR="00B404AB" w:rsidRPr="00C7081C" w:rsidRDefault="5609DC12" w:rsidP="00B404AB">
      <w:pPr>
        <w:pStyle w:val="ListParagraph"/>
        <w:numPr>
          <w:ilvl w:val="0"/>
          <w:numId w:val="651"/>
        </w:numPr>
        <w:rPr>
          <w:color w:val="000000" w:themeColor="text1"/>
        </w:rPr>
      </w:pPr>
      <w:r w:rsidRPr="5609DC12">
        <w:rPr>
          <w:color w:val="000000" w:themeColor="text1"/>
        </w:rPr>
        <w:t xml:space="preserve">Grade Level </w:t>
      </w:r>
      <w:hyperlink r:id="rId179">
        <w:r w:rsidRPr="5609DC12">
          <w:rPr>
            <w:rStyle w:val="Hyperlink"/>
          </w:rPr>
          <w:t>Table of Contents</w:t>
        </w:r>
      </w:hyperlink>
    </w:p>
    <w:p w14:paraId="40D6A953" w14:textId="669FC18D" w:rsidR="00B404AB" w:rsidRPr="00C7081C" w:rsidRDefault="5609DC12" w:rsidP="00B404AB">
      <w:pPr>
        <w:pStyle w:val="ListParagraph"/>
        <w:numPr>
          <w:ilvl w:val="0"/>
          <w:numId w:val="651"/>
        </w:numPr>
        <w:rPr>
          <w:color w:val="000000" w:themeColor="text1"/>
        </w:rPr>
      </w:pPr>
      <w:r w:rsidRPr="5609DC12">
        <w:rPr>
          <w:color w:val="000000" w:themeColor="text1"/>
        </w:rPr>
        <w:t xml:space="preserve">CA </w:t>
      </w:r>
      <w:hyperlink r:id="rId180">
        <w:r w:rsidRPr="5609DC12">
          <w:rPr>
            <w:rStyle w:val="Hyperlink"/>
          </w:rPr>
          <w:t>Mathematical Practice Standard 1</w:t>
        </w:r>
      </w:hyperlink>
    </w:p>
    <w:p w14:paraId="062AACAC" w14:textId="29ED0578" w:rsidR="00B404AB" w:rsidRPr="00C7081C" w:rsidRDefault="00000000" w:rsidP="00B404AB">
      <w:pPr>
        <w:pStyle w:val="ListParagraph"/>
        <w:numPr>
          <w:ilvl w:val="0"/>
          <w:numId w:val="651"/>
        </w:numPr>
        <w:rPr>
          <w:color w:val="000000" w:themeColor="text1"/>
        </w:rPr>
      </w:pPr>
      <w:hyperlink r:id="rId181">
        <w:r w:rsidR="5609DC12" w:rsidRPr="5609DC12">
          <w:rPr>
            <w:rStyle w:val="Hyperlink"/>
          </w:rPr>
          <w:t>Common Core Coherence Guide</w:t>
        </w:r>
      </w:hyperlink>
    </w:p>
    <w:p w14:paraId="2E2EFBF5" w14:textId="1380B7DC" w:rsidR="00B404AB" w:rsidRDefault="00000000" w:rsidP="0C44F195">
      <w:pPr>
        <w:pStyle w:val="ListParagraph"/>
        <w:numPr>
          <w:ilvl w:val="0"/>
          <w:numId w:val="651"/>
        </w:numPr>
        <w:spacing w:line="259" w:lineRule="auto"/>
        <w:rPr>
          <w:color w:val="000000" w:themeColor="text1"/>
          <w:highlight w:val="yellow"/>
          <w:u w:val="single"/>
        </w:rPr>
      </w:pPr>
      <w:hyperlink r:id="rId182">
        <w:r w:rsidR="0C44F195" w:rsidRPr="0C44F195">
          <w:rPr>
            <w:rStyle w:val="Hyperlink"/>
            <w:highlight w:val="yellow"/>
          </w:rPr>
          <w:t>Common Error Spreadsheet</w:t>
        </w:r>
      </w:hyperlink>
      <w:r w:rsidR="0C44F195" w:rsidRPr="0C44F195">
        <w:rPr>
          <w:color w:val="000000" w:themeColor="text1"/>
          <w:u w:val="single"/>
        </w:rPr>
        <w:t xml:space="preserve"> </w:t>
      </w:r>
    </w:p>
    <w:p w14:paraId="5B84A5B1" w14:textId="77777777" w:rsidR="00B404AB" w:rsidRDefault="00000000" w:rsidP="00B404AB">
      <w:pPr>
        <w:pStyle w:val="ListParagraph"/>
        <w:numPr>
          <w:ilvl w:val="0"/>
          <w:numId w:val="651"/>
        </w:numPr>
        <w:spacing w:line="259" w:lineRule="auto"/>
        <w:rPr>
          <w:color w:val="000000" w:themeColor="text1"/>
        </w:rPr>
      </w:pPr>
      <w:hyperlink r:id="rId183">
        <w:r w:rsidR="2733BE28" w:rsidRPr="2733BE28">
          <w:rPr>
            <w:rStyle w:val="Hyperlink"/>
          </w:rPr>
          <w:t>Gr 3-5 SE Show your Thinking Icons</w:t>
        </w:r>
      </w:hyperlink>
      <w:r w:rsidR="2733BE28" w:rsidRPr="2733BE28">
        <w:rPr>
          <w:color w:val="000000" w:themeColor="text1"/>
        </w:rPr>
        <w:t xml:space="preserve"> </w:t>
      </w:r>
    </w:p>
    <w:p w14:paraId="0AD56047" w14:textId="77777777" w:rsidR="00B404AB" w:rsidRPr="004C6BD6" w:rsidRDefault="00000000" w:rsidP="00B404AB">
      <w:pPr>
        <w:pStyle w:val="ListParagraph"/>
        <w:numPr>
          <w:ilvl w:val="0"/>
          <w:numId w:val="651"/>
        </w:numPr>
        <w:spacing w:line="259" w:lineRule="auto"/>
        <w:rPr>
          <w:color w:val="000000" w:themeColor="text1"/>
        </w:rPr>
      </w:pPr>
      <w:hyperlink r:id="rId184">
        <w:r w:rsidR="66D589AD" w:rsidRPr="66D589AD">
          <w:rPr>
            <w:rStyle w:val="Hyperlink"/>
          </w:rPr>
          <w:t>Gr 6-A1 Show your Thinking Icons</w:t>
        </w:r>
      </w:hyperlink>
      <w:r w:rsidR="66D589AD" w:rsidRPr="66D589AD">
        <w:rPr>
          <w:color w:val="FF0000"/>
        </w:rPr>
        <w:t xml:space="preserve"> </w:t>
      </w:r>
    </w:p>
    <w:p w14:paraId="57F7A4BD" w14:textId="45550559" w:rsidR="66D589AD" w:rsidRDefault="00000000" w:rsidP="66D589AD">
      <w:pPr>
        <w:pStyle w:val="ListParagraph"/>
        <w:numPr>
          <w:ilvl w:val="0"/>
          <w:numId w:val="651"/>
        </w:numPr>
        <w:spacing w:line="259" w:lineRule="auto"/>
        <w:rPr>
          <w:rFonts w:ascii="Aptos" w:hAnsi="Aptos"/>
          <w:color w:val="000000" w:themeColor="text1"/>
        </w:rPr>
      </w:pPr>
      <w:hyperlink r:id="rId185">
        <w:r w:rsidR="66D589AD" w:rsidRPr="66D589AD">
          <w:rPr>
            <w:rStyle w:val="Hyperlink"/>
            <w:rFonts w:ascii="Aptos" w:hAnsi="Aptos"/>
          </w:rPr>
          <w:t>ML Guidlines</w:t>
        </w:r>
      </w:hyperlink>
    </w:p>
    <w:p w14:paraId="178D063C" w14:textId="557F6B8B" w:rsidR="66D589AD" w:rsidRDefault="00000000" w:rsidP="66D589AD">
      <w:pPr>
        <w:pStyle w:val="ListParagraph"/>
        <w:numPr>
          <w:ilvl w:val="0"/>
          <w:numId w:val="651"/>
        </w:numPr>
        <w:spacing w:line="259" w:lineRule="auto"/>
      </w:pPr>
      <w:hyperlink r:id="rId186">
        <w:r w:rsidR="66D589AD" w:rsidRPr="66D589AD">
          <w:rPr>
            <w:rStyle w:val="Hyperlink"/>
          </w:rPr>
          <w:t>MLR Guidelines</w:t>
        </w:r>
      </w:hyperlink>
    </w:p>
    <w:p w14:paraId="5F76D227" w14:textId="23232AA7" w:rsidR="66D589AD" w:rsidRDefault="00000000" w:rsidP="66D589AD">
      <w:pPr>
        <w:pStyle w:val="ListParagraph"/>
        <w:numPr>
          <w:ilvl w:val="0"/>
          <w:numId w:val="651"/>
        </w:numPr>
        <w:spacing w:line="259" w:lineRule="auto"/>
      </w:pPr>
      <w:hyperlink r:id="rId187">
        <w:r w:rsidR="66D589AD" w:rsidRPr="66D589AD">
          <w:rPr>
            <w:rStyle w:val="Hyperlink"/>
          </w:rPr>
          <w:t>DEI Guidelines</w:t>
        </w:r>
      </w:hyperlink>
    </w:p>
    <w:p w14:paraId="1D87F24B" w14:textId="1C445C58" w:rsidR="0059776E" w:rsidRDefault="0059776E" w:rsidP="244EF69F">
      <w:pPr>
        <w:pStyle w:val="Heading2"/>
        <w:spacing w:line="259" w:lineRule="auto"/>
        <w:rPr>
          <w:rFonts w:ascii="Aptos Display" w:eastAsia="Aptos Display" w:hAnsi="Aptos Display" w:cs="Aptos Display"/>
        </w:rPr>
      </w:pPr>
      <w:bookmarkStart w:id="88" w:name="_Toc1032331266"/>
      <w:r w:rsidRPr="282B746D">
        <w:rPr>
          <w:rStyle w:val="Heading4Char"/>
          <w:b/>
          <w:bCs/>
          <w:i w:val="0"/>
          <w:iCs w:val="0"/>
        </w:rPr>
        <w:br w:type="page"/>
      </w:r>
      <w:r w:rsidR="282B746D" w:rsidRPr="282B746D">
        <w:rPr>
          <w:rFonts w:ascii="Aptos Display" w:eastAsia="Aptos Display" w:hAnsi="Aptos Display" w:cs="Aptos Display"/>
        </w:rPr>
        <w:lastRenderedPageBreak/>
        <w:t>Tasks</w:t>
      </w:r>
      <w:bookmarkEnd w:id="88"/>
    </w:p>
    <w:p w14:paraId="54C71468" w14:textId="7E087DB0" w:rsidR="0059776E" w:rsidRDefault="244EF69F" w:rsidP="244EF69F">
      <w:pPr>
        <w:spacing w:line="259" w:lineRule="auto"/>
        <w:rPr>
          <w:rFonts w:ascii="Aptos" w:eastAsia="Aptos" w:hAnsi="Aptos" w:cs="Aptos"/>
          <w:b/>
          <w:bCs/>
        </w:rPr>
      </w:pPr>
      <w:r w:rsidRPr="244EF69F">
        <w:rPr>
          <w:rFonts w:ascii="Aptos" w:eastAsia="Aptos" w:hAnsi="Aptos" w:cs="Aptos"/>
          <w:b/>
          <w:bCs/>
        </w:rPr>
        <w:t>Introduction</w:t>
      </w:r>
    </w:p>
    <w:p w14:paraId="1EDC9D57" w14:textId="33350DC8" w:rsidR="0059776E" w:rsidRDefault="244EF69F" w:rsidP="244EF69F">
      <w:pPr>
        <w:pStyle w:val="ListParagraph"/>
        <w:numPr>
          <w:ilvl w:val="1"/>
          <w:numId w:val="578"/>
        </w:numPr>
        <w:spacing w:line="257" w:lineRule="auto"/>
        <w:rPr>
          <w:rFonts w:ascii="Aptos" w:eastAsia="Aptos" w:hAnsi="Aptos" w:cs="Aptos"/>
          <w:color w:val="000000" w:themeColor="text1"/>
        </w:rPr>
      </w:pPr>
      <w:r w:rsidRPr="244EF69F">
        <w:rPr>
          <w:rFonts w:ascii="Aptos" w:eastAsia="Aptos" w:hAnsi="Aptos" w:cs="Aptos"/>
          <w:color w:val="000000" w:themeColor="text1"/>
        </w:rPr>
        <w:t>The Instructional Tasks serve as guided practice learning opportunities where students engage with the concepts and skills taught within the lesson.</w:t>
      </w:r>
    </w:p>
    <w:p w14:paraId="01AB5843" w14:textId="4327B743" w:rsidR="0059776E" w:rsidRDefault="244EF69F" w:rsidP="244EF69F">
      <w:pPr>
        <w:pStyle w:val="ListParagraph"/>
        <w:numPr>
          <w:ilvl w:val="1"/>
          <w:numId w:val="578"/>
        </w:numPr>
        <w:spacing w:line="257" w:lineRule="auto"/>
        <w:rPr>
          <w:rFonts w:ascii="Aptos" w:eastAsia="Aptos" w:hAnsi="Aptos" w:cs="Aptos"/>
          <w:color w:val="000000" w:themeColor="text1"/>
        </w:rPr>
      </w:pPr>
      <w:r w:rsidRPr="244EF69F">
        <w:rPr>
          <w:rFonts w:ascii="Aptos" w:eastAsia="Aptos" w:hAnsi="Aptos" w:cs="Aptos"/>
          <w:color w:val="000000" w:themeColor="text1"/>
        </w:rPr>
        <w:t xml:space="preserve">The purpose of the instructional tasks is to provide students with stepped out practice opportunities that support students in moving toward independent application of the lesson objective. </w:t>
      </w:r>
    </w:p>
    <w:p w14:paraId="73A5E066" w14:textId="33EFC3E2" w:rsidR="0059776E" w:rsidRDefault="244EF69F" w:rsidP="244EF69F">
      <w:pPr>
        <w:pStyle w:val="ListParagraph"/>
        <w:numPr>
          <w:ilvl w:val="1"/>
          <w:numId w:val="578"/>
        </w:numPr>
        <w:spacing w:line="257" w:lineRule="auto"/>
        <w:rPr>
          <w:rFonts w:ascii="Aptos" w:eastAsia="Aptos" w:hAnsi="Aptos" w:cs="Aptos"/>
        </w:rPr>
      </w:pPr>
      <w:r w:rsidRPr="244EF69F">
        <w:rPr>
          <w:rFonts w:ascii="Aptos" w:eastAsia="Aptos" w:hAnsi="Aptos" w:cs="Aptos"/>
          <w:color w:val="000000" w:themeColor="text1"/>
        </w:rPr>
        <w:t xml:space="preserve">The Instructional Tasks will need to be placed within the respective sections of the </w:t>
      </w:r>
      <w:r w:rsidRPr="244EF69F">
        <w:rPr>
          <w:rFonts w:ascii="Aptos" w:eastAsia="Aptos" w:hAnsi="Aptos" w:cs="Aptos"/>
        </w:rPr>
        <w:t>Lesson Level EMM:</w:t>
      </w:r>
    </w:p>
    <w:p w14:paraId="7BCD6E26" w14:textId="32AD702A" w:rsidR="0059776E" w:rsidRDefault="00000000" w:rsidP="5609DC12">
      <w:pPr>
        <w:pStyle w:val="ListParagraph"/>
        <w:numPr>
          <w:ilvl w:val="2"/>
          <w:numId w:val="578"/>
        </w:numPr>
        <w:spacing w:line="257" w:lineRule="auto"/>
        <w:ind w:hanging="180"/>
        <w:rPr>
          <w:rFonts w:ascii="Aptos" w:eastAsia="Aptos" w:hAnsi="Aptos" w:cs="Aptos"/>
          <w:color w:val="000000" w:themeColor="text1"/>
        </w:rPr>
      </w:pPr>
      <w:hyperlink w:anchor="_Setting_Up_Tasks">
        <w:r w:rsidR="5609DC12" w:rsidRPr="5609DC12">
          <w:rPr>
            <w:rStyle w:val="Hyperlink"/>
            <w:rFonts w:ascii="Aptos" w:eastAsia="Aptos" w:hAnsi="Aptos" w:cs="Aptos"/>
          </w:rPr>
          <w:t>Setting Up Tasks &amp; Placing Content</w:t>
        </w:r>
      </w:hyperlink>
      <w:r w:rsidR="5609DC12" w:rsidRPr="5609DC12">
        <w:rPr>
          <w:rFonts w:ascii="Aptos" w:eastAsia="Aptos" w:hAnsi="Aptos" w:cs="Aptos"/>
          <w:color w:val="000000" w:themeColor="text1"/>
        </w:rPr>
        <w:t xml:space="preserve"> (Whole-Class Session: Learn)</w:t>
      </w:r>
    </w:p>
    <w:p w14:paraId="0E289240" w14:textId="37CDA7C0" w:rsidR="0059776E" w:rsidRDefault="282B746D" w:rsidP="23D95DF5">
      <w:pPr>
        <w:pStyle w:val="ListParagraph"/>
        <w:numPr>
          <w:ilvl w:val="3"/>
          <w:numId w:val="578"/>
        </w:numPr>
        <w:spacing w:line="257" w:lineRule="auto"/>
        <w:rPr>
          <w:highlight w:val="yellow"/>
        </w:rPr>
      </w:pPr>
      <w:r>
        <w:t>Plankton Block Types</w:t>
      </w:r>
      <w:ins w:id="89" w:author="Denise Mills" w:date="2024-08-02T21:51:00Z">
        <w:r>
          <w:t>/</w:t>
        </w:r>
      </w:ins>
      <w:del w:id="90" w:author="Denise Mills" w:date="2024-08-02T21:51:00Z">
        <w:r w:rsidR="5609DC12" w:rsidDel="282B746D">
          <w:delText xml:space="preserve"> &amp; </w:delText>
        </w:r>
        <w:r w:rsidR="5609DC12" w:rsidRPr="282B746D" w:rsidDel="282B746D">
          <w:rPr>
            <w:rFonts w:ascii="Aptos" w:eastAsia="Aptos" w:hAnsi="Aptos" w:cs="Aptos"/>
            <w:color w:val="000000" w:themeColor="text1"/>
          </w:rPr>
          <w:delText xml:space="preserve">Habitat </w:delText>
        </w:r>
      </w:del>
      <w:r w:rsidRPr="282B746D">
        <w:rPr>
          <w:rFonts w:ascii="Aptos" w:eastAsia="Aptos" w:hAnsi="Aptos" w:cs="Aptos"/>
          <w:color w:val="000000" w:themeColor="text1"/>
        </w:rPr>
        <w:t>Patterns</w:t>
      </w:r>
    </w:p>
    <w:p w14:paraId="2A72707A" w14:textId="621A13C7" w:rsidR="0059776E" w:rsidRDefault="5609DC12" w:rsidP="5609DC12">
      <w:pPr>
        <w:pStyle w:val="ListParagraph"/>
        <w:numPr>
          <w:ilvl w:val="3"/>
          <w:numId w:val="578"/>
        </w:numPr>
        <w:spacing w:line="257" w:lineRule="auto"/>
        <w:rPr>
          <w:rFonts w:ascii="Aptos" w:eastAsia="Aptos" w:hAnsi="Aptos" w:cs="Aptos"/>
          <w:color w:val="000000" w:themeColor="text1"/>
        </w:rPr>
      </w:pPr>
      <w:r w:rsidRPr="5609DC12">
        <w:rPr>
          <w:rFonts w:ascii="Aptos" w:eastAsia="Aptos" w:hAnsi="Aptos" w:cs="Aptos"/>
          <w:color w:val="000000" w:themeColor="text1"/>
        </w:rPr>
        <w:t>Student Content</w:t>
      </w:r>
    </w:p>
    <w:p w14:paraId="071A63C4" w14:textId="409FB737" w:rsidR="0059776E" w:rsidRDefault="5609DC12" w:rsidP="5609DC12">
      <w:pPr>
        <w:pStyle w:val="ListParagraph"/>
        <w:numPr>
          <w:ilvl w:val="3"/>
          <w:numId w:val="578"/>
        </w:numPr>
        <w:spacing w:line="257" w:lineRule="auto"/>
        <w:rPr>
          <w:rFonts w:ascii="Aptos" w:eastAsia="Aptos" w:hAnsi="Aptos" w:cs="Aptos"/>
          <w:color w:val="000000" w:themeColor="text1"/>
        </w:rPr>
      </w:pPr>
      <w:r w:rsidRPr="5609DC12">
        <w:rPr>
          <w:rFonts w:ascii="Aptos" w:eastAsia="Aptos" w:hAnsi="Aptos" w:cs="Aptos"/>
          <w:color w:val="000000" w:themeColor="text1"/>
        </w:rPr>
        <w:t>Teacher Notes</w:t>
      </w:r>
    </w:p>
    <w:p w14:paraId="54CCBDBF" w14:textId="2CDE9C33" w:rsidR="0059776E" w:rsidRDefault="00000000" w:rsidP="5609DC12">
      <w:pPr>
        <w:pStyle w:val="ListParagraph"/>
        <w:numPr>
          <w:ilvl w:val="2"/>
          <w:numId w:val="578"/>
        </w:numPr>
        <w:spacing w:line="257" w:lineRule="auto"/>
        <w:ind w:hanging="180"/>
        <w:rPr>
          <w:rFonts w:ascii="Aptos" w:eastAsia="Aptos" w:hAnsi="Aptos" w:cs="Aptos"/>
          <w:color w:val="0000FF"/>
          <w:u w:val="single"/>
        </w:rPr>
      </w:pPr>
      <w:hyperlink w:anchor="_Teaching_Strategy_for">
        <w:r w:rsidR="5609DC12" w:rsidRPr="5609DC12">
          <w:rPr>
            <w:rStyle w:val="Hyperlink"/>
            <w:rFonts w:ascii="Aptos" w:eastAsia="Aptos" w:hAnsi="Aptos" w:cs="Aptos"/>
          </w:rPr>
          <w:t>Teaching Strategy for Tasks</w:t>
        </w:r>
      </w:hyperlink>
    </w:p>
    <w:p w14:paraId="5A796D8A" w14:textId="4D08EBA2" w:rsidR="0059776E" w:rsidRDefault="00000000" w:rsidP="5609DC12">
      <w:pPr>
        <w:pStyle w:val="ListParagraph"/>
        <w:numPr>
          <w:ilvl w:val="2"/>
          <w:numId w:val="578"/>
        </w:numPr>
        <w:spacing w:line="257" w:lineRule="auto"/>
        <w:ind w:hanging="180"/>
        <w:rPr>
          <w:rFonts w:ascii="Aptos" w:eastAsia="Aptos" w:hAnsi="Aptos" w:cs="Aptos"/>
          <w:color w:val="000000" w:themeColor="text1"/>
        </w:rPr>
      </w:pPr>
      <w:hyperlink w:anchor="_Turn_&amp;_Talk">
        <w:r w:rsidR="5609DC12" w:rsidRPr="5609DC12">
          <w:rPr>
            <w:rStyle w:val="Hyperlink"/>
            <w:rFonts w:ascii="Aptos" w:eastAsia="Aptos" w:hAnsi="Aptos" w:cs="Aptos"/>
          </w:rPr>
          <w:t>Turn &amp; Talk</w:t>
        </w:r>
      </w:hyperlink>
      <w:r w:rsidR="5609DC12" w:rsidRPr="5609DC12">
        <w:rPr>
          <w:rFonts w:ascii="Aptos" w:eastAsia="Aptos" w:hAnsi="Aptos" w:cs="Aptos"/>
          <w:color w:val="000000" w:themeColor="text1"/>
        </w:rPr>
        <w:t xml:space="preserve"> </w:t>
      </w:r>
    </w:p>
    <w:p w14:paraId="0EA2F510" w14:textId="6B79AEEB" w:rsidR="0059776E" w:rsidRDefault="00000000" w:rsidP="5609DC12">
      <w:pPr>
        <w:pStyle w:val="ListParagraph"/>
        <w:numPr>
          <w:ilvl w:val="2"/>
          <w:numId w:val="578"/>
        </w:numPr>
        <w:spacing w:line="257" w:lineRule="auto"/>
        <w:ind w:hanging="180"/>
        <w:rPr>
          <w:rFonts w:ascii="Aptos" w:eastAsia="Aptos" w:hAnsi="Aptos" w:cs="Aptos"/>
          <w:color w:val="0000FF"/>
          <w:u w:val="single"/>
        </w:rPr>
      </w:pPr>
      <w:hyperlink w:anchor="_Teaching_Strategy_for_1">
        <w:r w:rsidR="5609DC12" w:rsidRPr="5609DC12">
          <w:rPr>
            <w:rStyle w:val="Hyperlink"/>
            <w:rFonts w:ascii="Aptos" w:eastAsia="Aptos" w:hAnsi="Aptos" w:cs="Aptos"/>
          </w:rPr>
          <w:t>Teaching Strategy for Turn &amp; Talk</w:t>
        </w:r>
      </w:hyperlink>
    </w:p>
    <w:p w14:paraId="5C7A5690" w14:textId="272E20F5" w:rsidR="0059776E" w:rsidRDefault="00000000" w:rsidP="5609DC12">
      <w:pPr>
        <w:pStyle w:val="ListParagraph"/>
        <w:numPr>
          <w:ilvl w:val="2"/>
          <w:numId w:val="578"/>
        </w:numPr>
        <w:spacing w:line="257" w:lineRule="auto"/>
        <w:ind w:hanging="180"/>
        <w:rPr>
          <w:rFonts w:ascii="Aptos" w:eastAsia="Aptos" w:hAnsi="Aptos" w:cs="Aptos"/>
          <w:color w:val="0000FF"/>
          <w:u w:val="single"/>
        </w:rPr>
      </w:pPr>
      <w:hyperlink w:anchor="_Depth_of_Knowledge">
        <w:r w:rsidR="5609DC12" w:rsidRPr="5609DC12">
          <w:rPr>
            <w:rStyle w:val="Hyperlink"/>
            <w:rFonts w:ascii="Aptos" w:eastAsia="Aptos" w:hAnsi="Aptos" w:cs="Aptos"/>
          </w:rPr>
          <w:t>Depth of Knowledge</w:t>
        </w:r>
      </w:hyperlink>
    </w:p>
    <w:p w14:paraId="3FB565A8" w14:textId="20D31245" w:rsidR="0059776E" w:rsidRDefault="00000000" w:rsidP="5609DC12">
      <w:pPr>
        <w:pStyle w:val="ListParagraph"/>
        <w:numPr>
          <w:ilvl w:val="2"/>
          <w:numId w:val="578"/>
        </w:numPr>
        <w:spacing w:line="257" w:lineRule="auto"/>
        <w:ind w:hanging="180"/>
        <w:rPr>
          <w:rFonts w:ascii="Aptos" w:eastAsia="Aptos" w:hAnsi="Aptos" w:cs="Aptos"/>
          <w:color w:val="0000FF"/>
          <w:u w:val="single"/>
        </w:rPr>
      </w:pPr>
      <w:hyperlink w:anchor="_Continuing_with_Tasks">
        <w:r w:rsidR="5609DC12" w:rsidRPr="5609DC12">
          <w:rPr>
            <w:rStyle w:val="Hyperlink"/>
            <w:rFonts w:ascii="Aptos" w:eastAsia="Aptos" w:hAnsi="Aptos" w:cs="Aptos"/>
          </w:rPr>
          <w:t>Continuing with Task 2 and Beyond</w:t>
        </w:r>
      </w:hyperlink>
    </w:p>
    <w:p w14:paraId="358CC27B" w14:textId="63C8841E" w:rsidR="0059776E" w:rsidRDefault="244EF69F" w:rsidP="244EF69F">
      <w:pPr>
        <w:pStyle w:val="ListParagraph"/>
        <w:numPr>
          <w:ilvl w:val="1"/>
          <w:numId w:val="578"/>
        </w:numPr>
        <w:spacing w:line="257" w:lineRule="auto"/>
        <w:rPr>
          <w:rFonts w:ascii="Aptos" w:eastAsia="Aptos" w:hAnsi="Aptos" w:cs="Aptos"/>
          <w:color w:val="000000" w:themeColor="text1"/>
        </w:rPr>
      </w:pPr>
      <w:r w:rsidRPr="244EF69F">
        <w:rPr>
          <w:rFonts w:ascii="Aptos" w:eastAsia="Aptos" w:hAnsi="Aptos" w:cs="Aptos"/>
        </w:rPr>
        <w:t xml:space="preserve">Any text preexisting on the EMM in the Task section can be considered boilerplate. </w:t>
      </w:r>
      <w:r w:rsidRPr="244EF69F">
        <w:rPr>
          <w:rFonts w:ascii="Aptos" w:eastAsia="Aptos" w:hAnsi="Aptos" w:cs="Aptos"/>
          <w:color w:val="000000" w:themeColor="text1"/>
        </w:rPr>
        <w:t xml:space="preserve">Any content that needs to be inserted or changed around the boilerplate will appear inside of brackets. </w:t>
      </w:r>
    </w:p>
    <w:p w14:paraId="56C1DD6C" w14:textId="605EBA74" w:rsidR="0059776E" w:rsidRPr="00FF176D" w:rsidRDefault="282B746D" w:rsidP="244EF69F">
      <w:pPr>
        <w:pStyle w:val="Heading3"/>
        <w:rPr>
          <w:rFonts w:ascii="Aptos" w:eastAsia="Aptos" w:hAnsi="Aptos" w:cs="Aptos"/>
        </w:rPr>
      </w:pPr>
      <w:bookmarkStart w:id="91" w:name="_Toc213691844"/>
      <w:r w:rsidRPr="282B746D">
        <w:rPr>
          <w:rFonts w:ascii="Aptos" w:eastAsia="Aptos" w:hAnsi="Aptos" w:cs="Aptos"/>
        </w:rPr>
        <w:t>Reuse, Revise, or New?</w:t>
      </w:r>
      <w:bookmarkEnd w:id="91"/>
    </w:p>
    <w:p w14:paraId="04B7743A" w14:textId="57D9A31C" w:rsidR="0059776E" w:rsidRDefault="244EF69F" w:rsidP="244EF69F">
      <w:pPr>
        <w:pStyle w:val="ListParagraph"/>
        <w:numPr>
          <w:ilvl w:val="0"/>
          <w:numId w:val="578"/>
        </w:numPr>
        <w:spacing w:line="257" w:lineRule="auto"/>
        <w:rPr>
          <w:rFonts w:ascii="Aptos" w:eastAsia="Aptos" w:hAnsi="Aptos" w:cs="Aptos"/>
          <w:color w:val="000000" w:themeColor="text1"/>
        </w:rPr>
      </w:pPr>
      <w:r w:rsidRPr="244EF69F">
        <w:rPr>
          <w:rFonts w:ascii="Aptos" w:eastAsia="Aptos" w:hAnsi="Aptos" w:cs="Aptos"/>
          <w:color w:val="000000" w:themeColor="text1"/>
        </w:rPr>
        <w:t>Determine if content can be reused from V1 (Reused Content), reused from V1 with edits (Revised Content) or new content that needs to be written from scratch (New Content).</w:t>
      </w:r>
    </w:p>
    <w:p w14:paraId="7D319581" w14:textId="22FFDB81" w:rsidR="0059776E" w:rsidRDefault="2733BE28" w:rsidP="244EF69F">
      <w:pPr>
        <w:pStyle w:val="ListParagraph"/>
        <w:numPr>
          <w:ilvl w:val="1"/>
          <w:numId w:val="578"/>
        </w:numPr>
        <w:spacing w:line="257" w:lineRule="auto"/>
        <w:rPr>
          <w:rFonts w:ascii="Aptos" w:eastAsia="Aptos" w:hAnsi="Aptos" w:cs="Aptos"/>
          <w:color w:val="747474" w:themeColor="background2" w:themeShade="80"/>
        </w:rPr>
      </w:pPr>
      <w:r w:rsidRPr="2733BE28">
        <w:rPr>
          <w:rFonts w:ascii="Aptos" w:eastAsia="Aptos" w:hAnsi="Aptos" w:cs="Aptos"/>
          <w:color w:val="000000" w:themeColor="text1"/>
        </w:rPr>
        <w:t>Instructional Tasks will either be reused from a source lesson in NLv1, or in cases where the task has been revised or is entirely new, you will need to reference the</w:t>
      </w:r>
      <w:r w:rsidRPr="2733BE28">
        <w:rPr>
          <w:rFonts w:ascii="Aptos" w:eastAsia="Aptos" w:hAnsi="Aptos" w:cs="Aptos"/>
          <w:color w:val="51808D"/>
        </w:rPr>
        <w:t xml:space="preserve"> </w:t>
      </w:r>
      <w:hyperlink r:id="rId188">
        <w:r w:rsidRPr="2733BE28">
          <w:rPr>
            <w:rStyle w:val="Hyperlink"/>
            <w:rFonts w:ascii="Aptos" w:eastAsia="Aptos" w:hAnsi="Aptos" w:cs="Aptos"/>
          </w:rPr>
          <w:t>LXDV notes</w:t>
        </w:r>
      </w:hyperlink>
      <w:r w:rsidRPr="2733BE28">
        <w:rPr>
          <w:rFonts w:ascii="Aptos" w:eastAsia="Aptos" w:hAnsi="Aptos" w:cs="Aptos"/>
        </w:rPr>
        <w:t xml:space="preserve"> </w:t>
      </w:r>
      <w:r w:rsidRPr="2733BE28">
        <w:rPr>
          <w:rFonts w:ascii="Aptos" w:eastAsia="Aptos" w:hAnsi="Aptos" w:cs="Aptos"/>
          <w:color w:val="000000" w:themeColor="text1"/>
        </w:rPr>
        <w:t>for that specific grade (Word Document)</w:t>
      </w:r>
      <w:r w:rsidRPr="2733BE28">
        <w:rPr>
          <w:rFonts w:ascii="Aptos" w:eastAsia="Aptos" w:hAnsi="Aptos" w:cs="Aptos"/>
          <w:color w:val="747474" w:themeColor="background2" w:themeShade="80"/>
        </w:rPr>
        <w:t xml:space="preserve">. </w:t>
      </w:r>
    </w:p>
    <w:p w14:paraId="39EBD940" w14:textId="1016DDB0" w:rsidR="0059776E" w:rsidRDefault="2733BE28" w:rsidP="244EF69F">
      <w:pPr>
        <w:pStyle w:val="ListParagraph"/>
        <w:numPr>
          <w:ilvl w:val="0"/>
          <w:numId w:val="565"/>
        </w:numPr>
        <w:spacing w:line="259" w:lineRule="auto"/>
        <w:ind w:left="1440"/>
        <w:rPr>
          <w:rFonts w:ascii="Aptos" w:eastAsia="Aptos" w:hAnsi="Aptos" w:cs="Aptos"/>
          <w:color w:val="000000" w:themeColor="text1"/>
        </w:rPr>
      </w:pPr>
      <w:r w:rsidRPr="2733BE28">
        <w:rPr>
          <w:rFonts w:ascii="Aptos" w:eastAsia="Aptos" w:hAnsi="Aptos" w:cs="Aptos"/>
          <w:color w:val="000000" w:themeColor="text1"/>
        </w:rPr>
        <w:t>If an Instructional Task needs to be created, please refer to the</w:t>
      </w:r>
      <w:r w:rsidRPr="2733BE28">
        <w:rPr>
          <w:rFonts w:ascii="Aptos" w:eastAsia="Aptos" w:hAnsi="Aptos" w:cs="Aptos"/>
          <w:color w:val="747474" w:themeColor="background2" w:themeShade="80"/>
        </w:rPr>
        <w:t xml:space="preserve"> </w:t>
      </w:r>
      <w:hyperlink r:id="rId189">
        <w:r w:rsidRPr="2733BE28">
          <w:rPr>
            <w:rStyle w:val="Hyperlink"/>
            <w:rFonts w:ascii="Aptos" w:eastAsia="Aptos" w:hAnsi="Aptos" w:cs="Aptos"/>
          </w:rPr>
          <w:t>LXDV notes</w:t>
        </w:r>
      </w:hyperlink>
      <w:r w:rsidRPr="2733BE28">
        <w:rPr>
          <w:rFonts w:ascii="Aptos" w:eastAsia="Aptos" w:hAnsi="Aptos" w:cs="Aptos"/>
          <w:color w:val="51808D"/>
          <w:u w:val="single"/>
        </w:rPr>
        <w:t xml:space="preserve"> </w:t>
      </w:r>
      <w:r w:rsidRPr="2733BE28">
        <w:rPr>
          <w:rFonts w:ascii="Aptos" w:eastAsia="Aptos" w:hAnsi="Aptos" w:cs="Aptos"/>
          <w:color w:val="000000" w:themeColor="text1"/>
        </w:rPr>
        <w:t xml:space="preserve">for that specific lesson and use the Justification tab from the </w:t>
      </w:r>
      <w:hyperlink r:id="rId190">
        <w:r w:rsidRPr="2733BE28">
          <w:rPr>
            <w:rStyle w:val="Hyperlink"/>
            <w:rFonts w:ascii="Aptos" w:eastAsia="Aptos" w:hAnsi="Aptos" w:cs="Aptos"/>
          </w:rPr>
          <w:t>Table of Contents</w:t>
        </w:r>
      </w:hyperlink>
      <w:r w:rsidRPr="2733BE28">
        <w:rPr>
          <w:rFonts w:ascii="Aptos" w:eastAsia="Aptos" w:hAnsi="Aptos" w:cs="Aptos"/>
          <w:color w:val="000000" w:themeColor="text1"/>
        </w:rPr>
        <w:t xml:space="preserve"> to ensure that necessary content is included.</w:t>
      </w:r>
    </w:p>
    <w:p w14:paraId="2145782A" w14:textId="320BD22A" w:rsidR="0059776E" w:rsidRDefault="2733BE28" w:rsidP="244EF69F">
      <w:pPr>
        <w:pStyle w:val="ListParagraph"/>
        <w:numPr>
          <w:ilvl w:val="1"/>
          <w:numId w:val="578"/>
        </w:numPr>
        <w:spacing w:line="257" w:lineRule="auto"/>
        <w:rPr>
          <w:rFonts w:ascii="Aptos" w:eastAsia="Aptos" w:hAnsi="Aptos" w:cs="Aptos"/>
          <w:color w:val="000000" w:themeColor="text1"/>
        </w:rPr>
      </w:pPr>
      <w:r w:rsidRPr="2733BE28">
        <w:rPr>
          <w:rFonts w:ascii="Aptos" w:eastAsia="Aptos" w:hAnsi="Aptos" w:cs="Aptos"/>
          <w:color w:val="000000" w:themeColor="text1"/>
        </w:rPr>
        <w:t xml:space="preserve">To determine whether or not the Instructional Task is reused, revised, or new, refer to Column D in the specific grade level </w:t>
      </w:r>
      <w:hyperlink r:id="rId191">
        <w:r w:rsidRPr="2733BE28">
          <w:rPr>
            <w:rStyle w:val="Hyperlink"/>
            <w:rFonts w:ascii="Aptos" w:eastAsia="Aptos" w:hAnsi="Aptos" w:cs="Aptos"/>
          </w:rPr>
          <w:t>Table of Contents</w:t>
        </w:r>
      </w:hyperlink>
      <w:r w:rsidRPr="2733BE28">
        <w:rPr>
          <w:rFonts w:ascii="Aptos" w:eastAsia="Aptos" w:hAnsi="Aptos" w:cs="Aptos"/>
          <w:color w:val="000000" w:themeColor="text1"/>
        </w:rPr>
        <w:t xml:space="preserve"> (Excel Sheet). </w:t>
      </w:r>
    </w:p>
    <w:p w14:paraId="738B081B" w14:textId="727A5231" w:rsidR="0059776E" w:rsidRDefault="2733BE28" w:rsidP="244EF69F">
      <w:pPr>
        <w:pStyle w:val="ListParagraph"/>
        <w:numPr>
          <w:ilvl w:val="0"/>
          <w:numId w:val="565"/>
        </w:numPr>
        <w:spacing w:line="259" w:lineRule="auto"/>
        <w:ind w:left="1440"/>
        <w:rPr>
          <w:rFonts w:ascii="Aptos" w:eastAsia="Aptos" w:hAnsi="Aptos" w:cs="Aptos"/>
          <w:color w:val="0000FF"/>
          <w:u w:val="single"/>
        </w:rPr>
      </w:pPr>
      <w:r w:rsidRPr="2733BE28">
        <w:rPr>
          <w:rFonts w:ascii="Aptos" w:eastAsia="Aptos" w:hAnsi="Aptos" w:cs="Aptos"/>
          <w:color w:val="000000" w:themeColor="text1"/>
        </w:rPr>
        <w:t xml:space="preserve">Highlighted cells indicate that something in that lesson has been modified, and you can find more information on those Instructional Tasks using the </w:t>
      </w:r>
      <w:hyperlink r:id="rId192">
        <w:r w:rsidRPr="2733BE28">
          <w:rPr>
            <w:rStyle w:val="Hyperlink"/>
            <w:rFonts w:ascii="Aptos" w:eastAsia="Aptos" w:hAnsi="Aptos" w:cs="Aptos"/>
          </w:rPr>
          <w:t>LXDV notes</w:t>
        </w:r>
      </w:hyperlink>
      <w:r w:rsidRPr="2733BE28">
        <w:rPr>
          <w:rFonts w:ascii="Aptos" w:eastAsia="Aptos" w:hAnsi="Aptos" w:cs="Aptos"/>
          <w:color w:val="0000FF"/>
          <w:u w:val="single"/>
        </w:rPr>
        <w:t>.</w:t>
      </w:r>
    </w:p>
    <w:p w14:paraId="12D08252" w14:textId="3D4B0F58" w:rsidR="0059776E" w:rsidRDefault="244EF69F" w:rsidP="244EF69F">
      <w:pPr>
        <w:spacing w:line="257" w:lineRule="auto"/>
      </w:pPr>
      <w:r w:rsidRPr="244EF69F">
        <w:rPr>
          <w:rFonts w:ascii="Aptos" w:eastAsia="Aptos" w:hAnsi="Aptos" w:cs="Aptos"/>
          <w:color w:val="FF0000"/>
        </w:rPr>
        <w:t xml:space="preserve"> </w:t>
      </w:r>
    </w:p>
    <w:p w14:paraId="5FE6EC46" w14:textId="0730968E" w:rsidR="0059776E" w:rsidRDefault="244EF69F" w:rsidP="244EF69F">
      <w:pPr>
        <w:spacing w:after="160" w:line="257" w:lineRule="auto"/>
      </w:pPr>
      <w:r w:rsidRPr="244EF69F">
        <w:rPr>
          <w:rFonts w:ascii="Aptos" w:eastAsia="Aptos" w:hAnsi="Aptos" w:cs="Aptos"/>
          <w:b/>
          <w:bCs/>
          <w:color w:val="000000" w:themeColor="text1"/>
        </w:rPr>
        <w:t>Finding Reused Content</w:t>
      </w:r>
    </w:p>
    <w:p w14:paraId="3CE851B4" w14:textId="41A0BF91" w:rsidR="0059776E" w:rsidRDefault="2733BE28" w:rsidP="244EF69F">
      <w:pPr>
        <w:pStyle w:val="ListParagraph"/>
        <w:numPr>
          <w:ilvl w:val="2"/>
          <w:numId w:val="578"/>
        </w:numPr>
        <w:spacing w:line="257" w:lineRule="auto"/>
        <w:ind w:hanging="180"/>
        <w:rPr>
          <w:rFonts w:ascii="Aptos" w:eastAsia="Aptos" w:hAnsi="Aptos" w:cs="Aptos"/>
          <w:color w:val="000000" w:themeColor="text1"/>
        </w:rPr>
      </w:pPr>
      <w:r w:rsidRPr="2733BE28">
        <w:rPr>
          <w:rFonts w:ascii="Aptos" w:eastAsia="Aptos" w:hAnsi="Aptos" w:cs="Aptos"/>
        </w:rPr>
        <w:t>Lessons that have Instructional Tasks that are reused will be marked as “PU</w:t>
      </w:r>
      <w:r w:rsidRPr="2733BE28">
        <w:rPr>
          <w:rFonts w:ascii="Aptos" w:eastAsia="Aptos" w:hAnsi="Aptos" w:cs="Aptos"/>
          <w:color w:val="000000" w:themeColor="text1"/>
        </w:rPr>
        <w:t xml:space="preserve">” (pick-up) in Column D in the </w:t>
      </w:r>
      <w:hyperlink r:id="rId193">
        <w:r w:rsidRPr="2733BE28">
          <w:rPr>
            <w:rStyle w:val="Hyperlink"/>
            <w:rFonts w:ascii="Aptos" w:eastAsia="Aptos" w:hAnsi="Aptos" w:cs="Aptos"/>
          </w:rPr>
          <w:t>Table of Contents</w:t>
        </w:r>
      </w:hyperlink>
      <w:r w:rsidRPr="2733BE28">
        <w:rPr>
          <w:rFonts w:ascii="Aptos" w:eastAsia="Aptos" w:hAnsi="Aptos" w:cs="Aptos"/>
          <w:color w:val="000000" w:themeColor="text1"/>
        </w:rPr>
        <w:t xml:space="preserve"> and will not be highlighted. </w:t>
      </w:r>
    </w:p>
    <w:p w14:paraId="4FA0AB52" w14:textId="0E221879" w:rsidR="0059776E" w:rsidRDefault="244EF69F" w:rsidP="244EF69F">
      <w:pPr>
        <w:pStyle w:val="ListParagraph"/>
        <w:numPr>
          <w:ilvl w:val="2"/>
          <w:numId w:val="578"/>
        </w:numPr>
        <w:spacing w:line="257" w:lineRule="auto"/>
        <w:ind w:hanging="180"/>
        <w:rPr>
          <w:rFonts w:ascii="Aptos" w:eastAsia="Aptos" w:hAnsi="Aptos" w:cs="Aptos"/>
        </w:rPr>
      </w:pPr>
      <w:r w:rsidRPr="244EF69F">
        <w:rPr>
          <w:rFonts w:ascii="Aptos" w:eastAsia="Aptos" w:hAnsi="Aptos" w:cs="Aptos"/>
        </w:rPr>
        <w:t xml:space="preserve">Column C will list a source lesson. </w:t>
      </w:r>
    </w:p>
    <w:p w14:paraId="6E32CE98" w14:textId="2DA21D95" w:rsidR="0059776E" w:rsidRDefault="244EF69F" w:rsidP="244EF69F">
      <w:pPr>
        <w:pStyle w:val="ListParagraph"/>
        <w:numPr>
          <w:ilvl w:val="3"/>
          <w:numId w:val="578"/>
        </w:numPr>
        <w:spacing w:line="257" w:lineRule="auto"/>
        <w:rPr>
          <w:rFonts w:ascii="Aptos" w:eastAsia="Aptos" w:hAnsi="Aptos" w:cs="Aptos"/>
          <w:color w:val="000000" w:themeColor="text1"/>
        </w:rPr>
      </w:pPr>
      <w:r w:rsidRPr="244EF69F">
        <w:rPr>
          <w:rFonts w:ascii="Aptos" w:eastAsia="Aptos" w:hAnsi="Aptos" w:cs="Aptos"/>
          <w:color w:val="000000" w:themeColor="text1"/>
        </w:rPr>
        <w:lastRenderedPageBreak/>
        <w:t xml:space="preserve">Navigate to the source lesson listed in the TOC by using the v1 </w:t>
      </w:r>
      <w:hyperlink r:id="rId194">
        <w:r w:rsidRPr="244EF69F">
          <w:rPr>
            <w:rStyle w:val="Hyperlink"/>
            <w:rFonts w:ascii="Aptos" w:eastAsia="Aptos" w:hAnsi="Aptos" w:cs="Aptos"/>
          </w:rPr>
          <w:t>Into Math National TEs.</w:t>
        </w:r>
      </w:hyperlink>
      <w:r w:rsidRPr="244EF69F">
        <w:rPr>
          <w:rFonts w:ascii="Aptos" w:eastAsia="Aptos" w:hAnsi="Aptos" w:cs="Aptos"/>
          <w:color w:val="000000" w:themeColor="text1"/>
        </w:rPr>
        <w:t xml:space="preserve"> </w:t>
      </w:r>
    </w:p>
    <w:p w14:paraId="3057BA13" w14:textId="37966C69" w:rsidR="0059776E" w:rsidRDefault="244EF69F" w:rsidP="244EF69F">
      <w:pPr>
        <w:pStyle w:val="ListParagraph"/>
        <w:numPr>
          <w:ilvl w:val="3"/>
          <w:numId w:val="578"/>
        </w:numPr>
        <w:spacing w:line="257" w:lineRule="auto"/>
        <w:rPr>
          <w:rFonts w:ascii="Calibri" w:eastAsia="Calibri" w:hAnsi="Calibri" w:cs="Calibri"/>
        </w:rPr>
      </w:pPr>
      <w:r w:rsidRPr="244EF69F">
        <w:rPr>
          <w:rFonts w:ascii="Calibri" w:eastAsia="Calibri" w:hAnsi="Calibri" w:cs="Calibri"/>
        </w:rPr>
        <w:t>Task 1 will start on the second page if there is a Spark Your Learning. If there is no Spark Your Learning, Task 1 will start on the first page.</w:t>
      </w:r>
    </w:p>
    <w:p w14:paraId="3B0EF718" w14:textId="4690CE20" w:rsidR="0059776E" w:rsidRDefault="2733BE28" w:rsidP="244EF69F">
      <w:pPr>
        <w:pStyle w:val="ListParagraph"/>
        <w:numPr>
          <w:ilvl w:val="3"/>
          <w:numId w:val="578"/>
        </w:numPr>
        <w:spacing w:line="257" w:lineRule="auto"/>
        <w:rPr>
          <w:rFonts w:ascii="Aptos" w:eastAsia="Aptos" w:hAnsi="Aptos" w:cs="Aptos"/>
          <w:color w:val="0000FF"/>
          <w:u w:val="single"/>
        </w:rPr>
      </w:pPr>
      <w:r w:rsidRPr="2733BE28">
        <w:rPr>
          <w:rFonts w:ascii="Calibri" w:eastAsia="Calibri" w:hAnsi="Calibri" w:cs="Calibri"/>
        </w:rPr>
        <w:t xml:space="preserve">All tasks from the source lesson should be included unless otherwise indicated in the </w:t>
      </w:r>
      <w:hyperlink r:id="rId195">
        <w:r w:rsidRPr="2733BE28">
          <w:rPr>
            <w:rStyle w:val="Hyperlink"/>
            <w:rFonts w:ascii="Aptos" w:eastAsia="Aptos" w:hAnsi="Aptos" w:cs="Aptos"/>
          </w:rPr>
          <w:t>LXDV notes</w:t>
        </w:r>
      </w:hyperlink>
      <w:r w:rsidRPr="2733BE28">
        <w:rPr>
          <w:rFonts w:ascii="Aptos" w:eastAsia="Aptos" w:hAnsi="Aptos" w:cs="Aptos"/>
          <w:color w:val="0000FF"/>
          <w:u w:val="single"/>
        </w:rPr>
        <w:t>.</w:t>
      </w:r>
    </w:p>
    <w:p w14:paraId="2F1D11E6" w14:textId="482F59D7" w:rsidR="0059776E" w:rsidRDefault="244EF69F" w:rsidP="244EF69F">
      <w:pPr>
        <w:pStyle w:val="ListParagraph"/>
        <w:numPr>
          <w:ilvl w:val="3"/>
          <w:numId w:val="578"/>
        </w:numPr>
        <w:spacing w:line="257" w:lineRule="auto"/>
        <w:rPr>
          <w:rFonts w:ascii="Aptos" w:eastAsia="Aptos" w:hAnsi="Aptos" w:cs="Aptos"/>
        </w:rPr>
      </w:pPr>
      <w:r w:rsidRPr="244EF69F">
        <w:rPr>
          <w:rFonts w:ascii="Aptos" w:eastAsia="Aptos" w:hAnsi="Aptos" w:cs="Aptos"/>
        </w:rPr>
        <w:t xml:space="preserve">There are some grade level considerations listed below regarding reused Instructional Tasks: </w:t>
      </w:r>
    </w:p>
    <w:p w14:paraId="5B47FC36" w14:textId="445FC5F0" w:rsidR="0059776E" w:rsidRDefault="244EF69F" w:rsidP="244EF69F">
      <w:pPr>
        <w:spacing w:after="160" w:line="257" w:lineRule="auto"/>
        <w:ind w:left="2880"/>
      </w:pPr>
      <w:r w:rsidRPr="244EF69F">
        <w:rPr>
          <w:rFonts w:ascii="Aptos" w:eastAsia="Aptos" w:hAnsi="Aptos" w:cs="Aptos"/>
        </w:rPr>
        <w:t xml:space="preserve"> </w:t>
      </w:r>
    </w:p>
    <w:tbl>
      <w:tblPr>
        <w:tblStyle w:val="TableGrid"/>
        <w:tblW w:w="0" w:type="auto"/>
        <w:tblInd w:w="720" w:type="dxa"/>
        <w:tblLayout w:type="fixed"/>
        <w:tblLook w:val="04A0" w:firstRow="1" w:lastRow="0" w:firstColumn="1" w:lastColumn="0" w:noHBand="0" w:noVBand="1"/>
      </w:tblPr>
      <w:tblGrid>
        <w:gridCol w:w="4710"/>
        <w:gridCol w:w="4525"/>
      </w:tblGrid>
      <w:tr w:rsidR="244EF69F" w14:paraId="2417A720" w14:textId="77777777" w:rsidTr="2067F0B2">
        <w:trPr>
          <w:trHeight w:val="300"/>
        </w:trPr>
        <w:tc>
          <w:tcPr>
            <w:tcW w:w="923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5C9EB" w:themeFill="text2" w:themeFillTint="40"/>
            <w:tcMar>
              <w:left w:w="108" w:type="dxa"/>
              <w:right w:w="108" w:type="dxa"/>
            </w:tcMar>
          </w:tcPr>
          <w:p w14:paraId="6826448E" w14:textId="45E81E0C" w:rsidR="244EF69F" w:rsidRDefault="244EF69F" w:rsidP="244EF69F">
            <w:pPr>
              <w:spacing w:after="160" w:line="257" w:lineRule="auto"/>
              <w:jc w:val="center"/>
            </w:pPr>
            <w:r w:rsidRPr="244EF69F">
              <w:rPr>
                <w:rFonts w:ascii="Aptos" w:eastAsia="Aptos" w:hAnsi="Aptos" w:cs="Aptos"/>
                <w:b/>
                <w:bCs/>
                <w:color w:val="000000" w:themeColor="text1"/>
                <w:sz w:val="24"/>
                <w:szCs w:val="24"/>
              </w:rPr>
              <w:t>Grade Level Considerations</w:t>
            </w:r>
          </w:p>
        </w:tc>
      </w:tr>
      <w:tr w:rsidR="244EF69F" w14:paraId="0D4DF8DA" w14:textId="77777777" w:rsidTr="2067F0B2">
        <w:trPr>
          <w:trHeight w:val="315"/>
        </w:trPr>
        <w:tc>
          <w:tcPr>
            <w:tcW w:w="47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9F7" w:themeFill="text2" w:themeFillTint="1A"/>
            <w:tcMar>
              <w:left w:w="108" w:type="dxa"/>
              <w:right w:w="108" w:type="dxa"/>
            </w:tcMar>
          </w:tcPr>
          <w:p w14:paraId="10DA911F" w14:textId="587E42F3" w:rsidR="244EF69F" w:rsidRDefault="244EF69F" w:rsidP="244EF69F">
            <w:pPr>
              <w:spacing w:after="160" w:line="257" w:lineRule="auto"/>
              <w:jc w:val="center"/>
            </w:pPr>
            <w:r w:rsidRPr="244EF69F">
              <w:rPr>
                <w:rFonts w:ascii="Aptos" w:eastAsia="Aptos" w:hAnsi="Aptos" w:cs="Aptos"/>
                <w:b/>
                <w:bCs/>
                <w:color w:val="000000" w:themeColor="text1"/>
              </w:rPr>
              <w:t>GK</w:t>
            </w:r>
          </w:p>
        </w:tc>
        <w:tc>
          <w:tcPr>
            <w:tcW w:w="4525" w:type="dxa"/>
            <w:tcBorders>
              <w:top w:val="nil"/>
              <w:left w:val="single" w:sz="8" w:space="0" w:color="000000" w:themeColor="text1"/>
              <w:bottom w:val="single" w:sz="8" w:space="0" w:color="000000" w:themeColor="text1"/>
              <w:right w:val="single" w:sz="8" w:space="0" w:color="000000" w:themeColor="text1"/>
            </w:tcBorders>
            <w:shd w:val="clear" w:color="auto" w:fill="DAE9F7" w:themeFill="text2" w:themeFillTint="1A"/>
            <w:tcMar>
              <w:left w:w="108" w:type="dxa"/>
              <w:right w:w="108" w:type="dxa"/>
            </w:tcMar>
          </w:tcPr>
          <w:p w14:paraId="3CA39102" w14:textId="70B019B6" w:rsidR="244EF69F" w:rsidRDefault="244EF69F" w:rsidP="244EF69F">
            <w:pPr>
              <w:spacing w:after="160" w:line="257" w:lineRule="auto"/>
              <w:jc w:val="center"/>
            </w:pPr>
            <w:r w:rsidRPr="244EF69F">
              <w:rPr>
                <w:rFonts w:ascii="Aptos" w:eastAsia="Aptos" w:hAnsi="Aptos" w:cs="Aptos"/>
                <w:b/>
                <w:bCs/>
                <w:color w:val="000000" w:themeColor="text1"/>
              </w:rPr>
              <w:t>G1-A1</w:t>
            </w:r>
          </w:p>
        </w:tc>
      </w:tr>
      <w:tr w:rsidR="244EF69F" w14:paraId="0F3DAA4D" w14:textId="77777777" w:rsidTr="2067F0B2">
        <w:trPr>
          <w:trHeight w:val="300"/>
        </w:trPr>
        <w:tc>
          <w:tcPr>
            <w:tcW w:w="4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8FED20" w14:textId="114ECD7B" w:rsidR="244EF69F" w:rsidRDefault="244EF69F" w:rsidP="244EF69F">
            <w:pPr>
              <w:spacing w:after="160" w:line="257" w:lineRule="auto"/>
            </w:pPr>
            <w:r w:rsidRPr="244EF69F">
              <w:rPr>
                <w:rFonts w:ascii="Calibri" w:eastAsia="Calibri" w:hAnsi="Calibri" w:cs="Calibri"/>
              </w:rPr>
              <w:t xml:space="preserve">Task 1 comes from the problem with the </w:t>
            </w:r>
            <w:r w:rsidRPr="244EF69F">
              <w:rPr>
                <w:rFonts w:ascii="Calibri" w:eastAsia="Calibri" w:hAnsi="Calibri" w:cs="Calibri"/>
                <w:b/>
                <w:bCs/>
              </w:rPr>
              <w:t>orange car with 1 inside</w:t>
            </w:r>
            <w:r w:rsidRPr="244EF69F">
              <w:rPr>
                <w:rFonts w:ascii="Calibri" w:eastAsia="Calibri" w:hAnsi="Calibri" w:cs="Calibri"/>
              </w:rPr>
              <w:t xml:space="preserve"> in the source lesson.</w:t>
            </w:r>
          </w:p>
          <w:p w14:paraId="05968703" w14:textId="1F7C1D63" w:rsidR="244EF69F" w:rsidRDefault="244EF69F" w:rsidP="244EF69F">
            <w:pPr>
              <w:spacing w:after="160" w:line="257" w:lineRule="auto"/>
            </w:pPr>
            <w:r>
              <w:rPr>
                <w:noProof/>
              </w:rPr>
              <w:drawing>
                <wp:inline distT="0" distB="0" distL="0" distR="0" wp14:anchorId="77295DF0" wp14:editId="24394622">
                  <wp:extent cx="584127" cy="419048"/>
                  <wp:effectExtent l="0" t="0" r="0" b="0"/>
                  <wp:docPr id="764747073" name="Picture 764747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6">
                            <a:extLst>
                              <a:ext uri="{28A0092B-C50C-407E-A947-70E740481C1C}">
                                <a14:useLocalDpi xmlns:a14="http://schemas.microsoft.com/office/drawing/2010/main" val="0"/>
                              </a:ext>
                            </a:extLst>
                          </a:blip>
                          <a:stretch>
                            <a:fillRect/>
                          </a:stretch>
                        </pic:blipFill>
                        <pic:spPr>
                          <a:xfrm>
                            <a:off x="0" y="0"/>
                            <a:ext cx="584127" cy="419048"/>
                          </a:xfrm>
                          <a:prstGeom prst="rect">
                            <a:avLst/>
                          </a:prstGeom>
                        </pic:spPr>
                      </pic:pic>
                    </a:graphicData>
                  </a:graphic>
                </wp:inline>
              </w:drawing>
            </w:r>
          </w:p>
        </w:tc>
        <w:tc>
          <w:tcPr>
            <w:tcW w:w="4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40FB36" w14:textId="022C5F99" w:rsidR="244EF69F" w:rsidRDefault="244EF69F" w:rsidP="244EF69F">
            <w:pPr>
              <w:spacing w:after="160" w:line="257" w:lineRule="auto"/>
            </w:pPr>
            <w:r w:rsidRPr="244EF69F">
              <w:rPr>
                <w:rFonts w:ascii="Calibri" w:eastAsia="Calibri" w:hAnsi="Calibri" w:cs="Calibri"/>
              </w:rPr>
              <w:t xml:space="preserve">Task 1 comes from the problem with the </w:t>
            </w:r>
            <w:r w:rsidRPr="244EF69F">
              <w:rPr>
                <w:rFonts w:ascii="Calibri" w:eastAsia="Calibri" w:hAnsi="Calibri" w:cs="Calibri"/>
                <w:b/>
                <w:bCs/>
              </w:rPr>
              <w:t>green arrow with 1 inside</w:t>
            </w:r>
            <w:r w:rsidRPr="244EF69F">
              <w:rPr>
                <w:rFonts w:ascii="Calibri" w:eastAsia="Calibri" w:hAnsi="Calibri" w:cs="Calibri"/>
              </w:rPr>
              <w:t xml:space="preserve"> in the source lesson.</w:t>
            </w:r>
          </w:p>
          <w:p w14:paraId="3C7EB544" w14:textId="2DEDBFC2" w:rsidR="244EF69F" w:rsidRDefault="244EF69F" w:rsidP="244EF69F">
            <w:pPr>
              <w:spacing w:after="160" w:line="257" w:lineRule="auto"/>
            </w:pPr>
            <w:r>
              <w:rPr>
                <w:noProof/>
              </w:rPr>
              <w:drawing>
                <wp:inline distT="0" distB="0" distL="0" distR="0" wp14:anchorId="6C9A5595" wp14:editId="44376E96">
                  <wp:extent cx="457143" cy="368254"/>
                  <wp:effectExtent l="0" t="0" r="0" b="0"/>
                  <wp:docPr id="64248590" name="Picture 6424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7">
                            <a:extLst>
                              <a:ext uri="{28A0092B-C50C-407E-A947-70E740481C1C}">
                                <a14:useLocalDpi xmlns:a14="http://schemas.microsoft.com/office/drawing/2010/main" val="0"/>
                              </a:ext>
                            </a:extLst>
                          </a:blip>
                          <a:stretch>
                            <a:fillRect/>
                          </a:stretch>
                        </pic:blipFill>
                        <pic:spPr>
                          <a:xfrm>
                            <a:off x="0" y="0"/>
                            <a:ext cx="457143" cy="368254"/>
                          </a:xfrm>
                          <a:prstGeom prst="rect">
                            <a:avLst/>
                          </a:prstGeom>
                        </pic:spPr>
                      </pic:pic>
                    </a:graphicData>
                  </a:graphic>
                </wp:inline>
              </w:drawing>
            </w:r>
          </w:p>
        </w:tc>
      </w:tr>
      <w:tr w:rsidR="244EF69F" w14:paraId="4BE60693" w14:textId="77777777" w:rsidTr="2067F0B2">
        <w:trPr>
          <w:trHeight w:val="300"/>
        </w:trPr>
        <w:tc>
          <w:tcPr>
            <w:tcW w:w="4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54E446" w14:textId="38DCFF59" w:rsidR="244EF69F" w:rsidRDefault="244EF69F" w:rsidP="244EF69F">
            <w:pPr>
              <w:spacing w:after="160" w:line="257" w:lineRule="auto"/>
            </w:pPr>
            <w:r w:rsidRPr="244EF69F">
              <w:rPr>
                <w:rFonts w:ascii="Calibri" w:eastAsia="Calibri" w:hAnsi="Calibri" w:cs="Calibri"/>
              </w:rPr>
              <w:t xml:space="preserve">Each additional task will be indicated in the source lesson with a </w:t>
            </w:r>
            <w:r w:rsidRPr="244EF69F">
              <w:rPr>
                <w:rFonts w:ascii="Calibri" w:eastAsia="Calibri" w:hAnsi="Calibri" w:cs="Calibri"/>
                <w:b/>
                <w:bCs/>
              </w:rPr>
              <w:t>different symbol</w:t>
            </w:r>
            <w:r w:rsidRPr="244EF69F">
              <w:rPr>
                <w:rFonts w:ascii="Calibri" w:eastAsia="Calibri" w:hAnsi="Calibri" w:cs="Calibri"/>
              </w:rPr>
              <w:t xml:space="preserve"> and a number.</w:t>
            </w:r>
          </w:p>
          <w:p w14:paraId="66461DD9" w14:textId="40A19A47" w:rsidR="244EF69F" w:rsidRDefault="244EF69F" w:rsidP="244EF69F">
            <w:pPr>
              <w:spacing w:after="160" w:line="257" w:lineRule="auto"/>
            </w:pPr>
            <w:r w:rsidRPr="244EF69F">
              <w:rPr>
                <w:rFonts w:ascii="Calibri" w:eastAsia="Calibri" w:hAnsi="Calibri" w:cs="Calibri"/>
              </w:rPr>
              <w:t xml:space="preserve">         </w:t>
            </w:r>
            <w:r>
              <w:rPr>
                <w:noProof/>
              </w:rPr>
              <w:drawing>
                <wp:inline distT="0" distB="0" distL="0" distR="0" wp14:anchorId="65A42820" wp14:editId="107C707D">
                  <wp:extent cx="520635" cy="584127"/>
                  <wp:effectExtent l="0" t="0" r="0" b="0"/>
                  <wp:docPr id="2064697877" name="Picture 2064697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8">
                            <a:extLst>
                              <a:ext uri="{28A0092B-C50C-407E-A947-70E740481C1C}">
                                <a14:useLocalDpi xmlns:a14="http://schemas.microsoft.com/office/drawing/2010/main" val="0"/>
                              </a:ext>
                            </a:extLst>
                          </a:blip>
                          <a:stretch>
                            <a:fillRect/>
                          </a:stretch>
                        </pic:blipFill>
                        <pic:spPr>
                          <a:xfrm>
                            <a:off x="0" y="0"/>
                            <a:ext cx="520635" cy="584127"/>
                          </a:xfrm>
                          <a:prstGeom prst="rect">
                            <a:avLst/>
                          </a:prstGeom>
                        </pic:spPr>
                      </pic:pic>
                    </a:graphicData>
                  </a:graphic>
                </wp:inline>
              </w:drawing>
            </w:r>
            <w:r w:rsidRPr="244EF69F">
              <w:rPr>
                <w:rFonts w:ascii="Calibri" w:eastAsia="Calibri" w:hAnsi="Calibri" w:cs="Calibri"/>
              </w:rPr>
              <w:t xml:space="preserve">  </w:t>
            </w:r>
            <w:r>
              <w:rPr>
                <w:noProof/>
              </w:rPr>
              <w:drawing>
                <wp:inline distT="0" distB="0" distL="0" distR="0" wp14:anchorId="07986438" wp14:editId="457F7627">
                  <wp:extent cx="546032" cy="533333"/>
                  <wp:effectExtent l="0" t="0" r="0" b="0"/>
                  <wp:docPr id="1809773612" name="Picture 1809773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9">
                            <a:extLst>
                              <a:ext uri="{28A0092B-C50C-407E-A947-70E740481C1C}">
                                <a14:useLocalDpi xmlns:a14="http://schemas.microsoft.com/office/drawing/2010/main" val="0"/>
                              </a:ext>
                            </a:extLst>
                          </a:blip>
                          <a:stretch>
                            <a:fillRect/>
                          </a:stretch>
                        </pic:blipFill>
                        <pic:spPr>
                          <a:xfrm>
                            <a:off x="0" y="0"/>
                            <a:ext cx="546032" cy="533333"/>
                          </a:xfrm>
                          <a:prstGeom prst="rect">
                            <a:avLst/>
                          </a:prstGeom>
                        </pic:spPr>
                      </pic:pic>
                    </a:graphicData>
                  </a:graphic>
                </wp:inline>
              </w:drawing>
            </w:r>
            <w:r w:rsidRPr="244EF69F">
              <w:rPr>
                <w:rFonts w:ascii="Calibri" w:eastAsia="Calibri" w:hAnsi="Calibri" w:cs="Calibri"/>
              </w:rPr>
              <w:t xml:space="preserve">      </w:t>
            </w:r>
            <w:r>
              <w:rPr>
                <w:noProof/>
              </w:rPr>
              <w:drawing>
                <wp:inline distT="0" distB="0" distL="0" distR="0" wp14:anchorId="5935C630" wp14:editId="32673B82">
                  <wp:extent cx="469841" cy="482540"/>
                  <wp:effectExtent l="0" t="0" r="0" b="0"/>
                  <wp:docPr id="1166772196" name="Picture 1166772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0">
                            <a:extLst>
                              <a:ext uri="{28A0092B-C50C-407E-A947-70E740481C1C}">
                                <a14:useLocalDpi xmlns:a14="http://schemas.microsoft.com/office/drawing/2010/main" val="0"/>
                              </a:ext>
                            </a:extLst>
                          </a:blip>
                          <a:stretch>
                            <a:fillRect/>
                          </a:stretch>
                        </pic:blipFill>
                        <pic:spPr>
                          <a:xfrm>
                            <a:off x="0" y="0"/>
                            <a:ext cx="469841" cy="482540"/>
                          </a:xfrm>
                          <a:prstGeom prst="rect">
                            <a:avLst/>
                          </a:prstGeom>
                        </pic:spPr>
                      </pic:pic>
                    </a:graphicData>
                  </a:graphic>
                </wp:inline>
              </w:drawing>
            </w:r>
          </w:p>
          <w:p w14:paraId="7CA89D0B" w14:textId="6F380D81" w:rsidR="244EF69F" w:rsidRDefault="244EF69F" w:rsidP="244EF69F">
            <w:pPr>
              <w:spacing w:after="160" w:line="257" w:lineRule="auto"/>
            </w:pPr>
            <w:r w:rsidRPr="244EF69F">
              <w:rPr>
                <w:rFonts w:ascii="Calibri" w:eastAsia="Calibri" w:hAnsi="Calibri" w:cs="Calibri"/>
              </w:rPr>
              <w:t xml:space="preserve"> </w:t>
            </w:r>
          </w:p>
        </w:tc>
        <w:tc>
          <w:tcPr>
            <w:tcW w:w="4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0274EF" w14:textId="65577089" w:rsidR="244EF69F" w:rsidRDefault="244EF69F" w:rsidP="244EF69F">
            <w:pPr>
              <w:spacing w:after="160" w:line="257" w:lineRule="auto"/>
            </w:pPr>
            <w:r w:rsidRPr="244EF69F">
              <w:rPr>
                <w:rFonts w:ascii="Calibri" w:eastAsia="Calibri" w:hAnsi="Calibri" w:cs="Calibri"/>
              </w:rPr>
              <w:t xml:space="preserve">Each additional task will be indicated in the source lesson with the </w:t>
            </w:r>
            <w:r w:rsidRPr="244EF69F">
              <w:rPr>
                <w:rFonts w:ascii="Calibri" w:eastAsia="Calibri" w:hAnsi="Calibri" w:cs="Calibri"/>
                <w:b/>
                <w:bCs/>
              </w:rPr>
              <w:t>green arrow</w:t>
            </w:r>
            <w:r w:rsidRPr="244EF69F">
              <w:rPr>
                <w:rFonts w:ascii="Calibri" w:eastAsia="Calibri" w:hAnsi="Calibri" w:cs="Calibri"/>
              </w:rPr>
              <w:t xml:space="preserve"> and a number.</w:t>
            </w:r>
          </w:p>
        </w:tc>
      </w:tr>
      <w:tr w:rsidR="244EF69F" w14:paraId="6A89725C" w14:textId="77777777" w:rsidTr="2067F0B2">
        <w:trPr>
          <w:trHeight w:val="300"/>
        </w:trPr>
        <w:tc>
          <w:tcPr>
            <w:tcW w:w="47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BAE32A" w14:textId="50C50E94" w:rsidR="244EF69F" w:rsidRDefault="244EF69F" w:rsidP="244EF69F">
            <w:pPr>
              <w:spacing w:after="160" w:line="257" w:lineRule="auto"/>
            </w:pPr>
            <w:r w:rsidRPr="244EF69F">
              <w:rPr>
                <w:rFonts w:ascii="Calibri" w:eastAsia="Calibri" w:hAnsi="Calibri" w:cs="Calibri"/>
              </w:rPr>
              <w:t xml:space="preserve">Multiple tasks (up to 4) will come from the </w:t>
            </w:r>
            <w:r w:rsidRPr="244EF69F">
              <w:rPr>
                <w:rFonts w:ascii="Calibri" w:eastAsia="Calibri" w:hAnsi="Calibri" w:cs="Calibri"/>
                <w:b/>
                <w:bCs/>
              </w:rPr>
              <w:t>Build Understanding</w:t>
            </w:r>
            <w:r w:rsidRPr="244EF69F">
              <w:rPr>
                <w:rFonts w:ascii="Calibri" w:eastAsia="Calibri" w:hAnsi="Calibri" w:cs="Calibri"/>
              </w:rPr>
              <w:t xml:space="preserve"> section. </w:t>
            </w:r>
          </w:p>
          <w:p w14:paraId="325F7C68" w14:textId="4963DA0A" w:rsidR="244EF69F" w:rsidRDefault="244EF69F" w:rsidP="244EF69F">
            <w:pPr>
              <w:spacing w:after="160" w:line="257" w:lineRule="auto"/>
            </w:pPr>
            <w:r w:rsidRPr="244EF69F">
              <w:rPr>
                <w:rFonts w:ascii="Aptos" w:eastAsia="Aptos" w:hAnsi="Aptos" w:cs="Aptos"/>
                <w:color w:val="000000" w:themeColor="text1"/>
              </w:rPr>
              <w:t xml:space="preserve">If multiple tasks share a direction line, they will become a single task. For example, if </w:t>
            </w:r>
            <w:r w:rsidRPr="244EF69F">
              <w:rPr>
                <w:rFonts w:ascii="Aptos" w:eastAsia="Aptos" w:hAnsi="Aptos" w:cs="Aptos"/>
                <w:b/>
                <w:bCs/>
                <w:color w:val="0F9ED5" w:themeColor="accent4"/>
              </w:rPr>
              <w:t>Task 1</w:t>
            </w:r>
            <w:r w:rsidRPr="244EF69F">
              <w:rPr>
                <w:rFonts w:ascii="Aptos" w:eastAsia="Aptos" w:hAnsi="Aptos" w:cs="Aptos"/>
                <w:color w:val="000000" w:themeColor="text1"/>
              </w:rPr>
              <w:t xml:space="preserve"> and </w:t>
            </w:r>
            <w:r w:rsidRPr="244EF69F">
              <w:rPr>
                <w:rFonts w:ascii="Aptos" w:eastAsia="Aptos" w:hAnsi="Aptos" w:cs="Aptos"/>
                <w:b/>
                <w:bCs/>
                <w:color w:val="0F9ED5" w:themeColor="accent4"/>
              </w:rPr>
              <w:t>Task 2</w:t>
            </w:r>
            <w:r w:rsidRPr="244EF69F">
              <w:rPr>
                <w:rFonts w:ascii="Aptos" w:eastAsia="Aptos" w:hAnsi="Aptos" w:cs="Aptos"/>
                <w:color w:val="000000" w:themeColor="text1"/>
              </w:rPr>
              <w:t xml:space="preserve"> both share a direction line, together they will become </w:t>
            </w:r>
            <w:r w:rsidRPr="244EF69F">
              <w:rPr>
                <w:rFonts w:ascii="Aptos" w:eastAsia="Aptos" w:hAnsi="Aptos" w:cs="Aptos"/>
                <w:b/>
                <w:bCs/>
                <w:color w:val="215F9A"/>
              </w:rPr>
              <w:t>Task 1</w:t>
            </w:r>
            <w:r w:rsidRPr="244EF69F">
              <w:rPr>
                <w:rFonts w:ascii="Aptos" w:eastAsia="Aptos" w:hAnsi="Aptos" w:cs="Aptos"/>
                <w:color w:val="000000" w:themeColor="text1"/>
              </w:rPr>
              <w:t>.</w:t>
            </w:r>
          </w:p>
          <w:p w14:paraId="1D5DF99F" w14:textId="21D5D4DC" w:rsidR="244EF69F" w:rsidRDefault="2067F0B2" w:rsidP="244EF69F">
            <w:pPr>
              <w:spacing w:after="160" w:line="257" w:lineRule="auto"/>
            </w:pPr>
            <w:r w:rsidRPr="2067F0B2">
              <w:rPr>
                <w:rFonts w:ascii="Aptos" w:eastAsia="Aptos" w:hAnsi="Aptos" w:cs="Aptos"/>
                <w:color w:val="000000" w:themeColor="text1"/>
              </w:rPr>
              <w:t xml:space="preserve">Use the </w:t>
            </w:r>
            <w:hyperlink r:id="rId201">
              <w:r w:rsidRPr="2067F0B2">
                <w:rPr>
                  <w:rStyle w:val="Hyperlink"/>
                  <w:rFonts w:ascii="Aptos" w:eastAsia="Aptos" w:hAnsi="Aptos" w:cs="Aptos"/>
                </w:rPr>
                <w:t>GK Anomaly guide</w:t>
              </w:r>
            </w:hyperlink>
            <w:r w:rsidRPr="2067F0B2">
              <w:rPr>
                <w:rFonts w:ascii="Aptos" w:eastAsia="Aptos" w:hAnsi="Aptos" w:cs="Aptos"/>
                <w:color w:val="000000" w:themeColor="text1"/>
              </w:rPr>
              <w:t xml:space="preserve"> to help support when tasks need to be combined.</w:t>
            </w:r>
          </w:p>
        </w:tc>
        <w:tc>
          <w:tcPr>
            <w:tcW w:w="4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07ACC41" w14:textId="68DB6228" w:rsidR="244EF69F" w:rsidRDefault="244EF69F" w:rsidP="244EF69F">
            <w:pPr>
              <w:spacing w:after="160" w:line="257" w:lineRule="auto"/>
            </w:pPr>
            <w:r w:rsidRPr="244EF69F">
              <w:rPr>
                <w:rFonts w:ascii="Aptos" w:eastAsia="Aptos" w:hAnsi="Aptos" w:cs="Aptos"/>
                <w:b/>
                <w:bCs/>
                <w:color w:val="0F9ED5" w:themeColor="accent4"/>
              </w:rPr>
              <w:t>Task 1</w:t>
            </w:r>
            <w:r w:rsidRPr="244EF69F">
              <w:rPr>
                <w:rFonts w:ascii="Aptos" w:eastAsia="Aptos" w:hAnsi="Aptos" w:cs="Aptos"/>
                <w:color w:val="0F9ED5" w:themeColor="accent4"/>
              </w:rPr>
              <w:t xml:space="preserve"> </w:t>
            </w:r>
            <w:r w:rsidRPr="244EF69F">
              <w:rPr>
                <w:rFonts w:ascii="Aptos" w:eastAsia="Aptos" w:hAnsi="Aptos" w:cs="Aptos"/>
                <w:color w:val="000000" w:themeColor="text1"/>
              </w:rPr>
              <w:t xml:space="preserve">typically comes from the </w:t>
            </w:r>
            <w:r w:rsidRPr="244EF69F">
              <w:rPr>
                <w:rFonts w:ascii="Aptos" w:eastAsia="Aptos" w:hAnsi="Aptos" w:cs="Aptos"/>
                <w:b/>
                <w:bCs/>
                <w:color w:val="000000" w:themeColor="text1"/>
              </w:rPr>
              <w:t>Build Understanding</w:t>
            </w:r>
            <w:r w:rsidRPr="244EF69F">
              <w:rPr>
                <w:rFonts w:ascii="Aptos" w:eastAsia="Aptos" w:hAnsi="Aptos" w:cs="Aptos"/>
                <w:color w:val="000000" w:themeColor="text1"/>
              </w:rPr>
              <w:t xml:space="preserve"> section in the source lesson, and </w:t>
            </w:r>
            <w:r w:rsidRPr="244EF69F">
              <w:rPr>
                <w:rFonts w:ascii="Aptos" w:eastAsia="Aptos" w:hAnsi="Aptos" w:cs="Aptos"/>
                <w:b/>
                <w:bCs/>
                <w:color w:val="0F9ED5" w:themeColor="accent4"/>
              </w:rPr>
              <w:t>Task 2</w:t>
            </w:r>
            <w:r w:rsidRPr="244EF69F">
              <w:rPr>
                <w:rFonts w:ascii="Aptos" w:eastAsia="Aptos" w:hAnsi="Aptos" w:cs="Aptos"/>
                <w:color w:val="0F9ED5" w:themeColor="accent4"/>
              </w:rPr>
              <w:t xml:space="preserve"> </w:t>
            </w:r>
            <w:r w:rsidRPr="244EF69F">
              <w:rPr>
                <w:rFonts w:ascii="Aptos" w:eastAsia="Aptos" w:hAnsi="Aptos" w:cs="Aptos"/>
                <w:color w:val="000000" w:themeColor="text1"/>
              </w:rPr>
              <w:t xml:space="preserve">comes from the </w:t>
            </w:r>
            <w:r w:rsidRPr="244EF69F">
              <w:rPr>
                <w:rFonts w:ascii="Aptos" w:eastAsia="Aptos" w:hAnsi="Aptos" w:cs="Aptos"/>
                <w:b/>
                <w:bCs/>
                <w:color w:val="000000" w:themeColor="text1"/>
              </w:rPr>
              <w:t>Step It Out</w:t>
            </w:r>
            <w:r w:rsidRPr="244EF69F">
              <w:rPr>
                <w:rFonts w:ascii="Aptos" w:eastAsia="Aptos" w:hAnsi="Aptos" w:cs="Aptos"/>
                <w:color w:val="000000" w:themeColor="text1"/>
              </w:rPr>
              <w:t xml:space="preserve"> section in the source lesson. (In some lessons in v1, both Task 1 and Task 2 will come from </w:t>
            </w:r>
            <w:r w:rsidRPr="244EF69F">
              <w:rPr>
                <w:rFonts w:ascii="Aptos" w:eastAsia="Aptos" w:hAnsi="Aptos" w:cs="Aptos"/>
                <w:b/>
                <w:bCs/>
                <w:color w:val="000000" w:themeColor="text1"/>
              </w:rPr>
              <w:t>Step It Out</w:t>
            </w:r>
            <w:r w:rsidRPr="244EF69F">
              <w:rPr>
                <w:rFonts w:ascii="Aptos" w:eastAsia="Aptos" w:hAnsi="Aptos" w:cs="Aptos"/>
                <w:color w:val="000000" w:themeColor="text1"/>
              </w:rPr>
              <w:t>.)</w:t>
            </w:r>
          </w:p>
          <w:p w14:paraId="3715FE81" w14:textId="1938C20B" w:rsidR="244EF69F" w:rsidRDefault="244EF69F" w:rsidP="244EF69F">
            <w:pPr>
              <w:spacing w:after="160" w:line="257" w:lineRule="auto"/>
            </w:pPr>
            <w:r w:rsidRPr="244EF69F">
              <w:rPr>
                <w:rFonts w:ascii="Calibri" w:eastAsia="Calibri" w:hAnsi="Calibri" w:cs="Calibri"/>
              </w:rPr>
              <w:t xml:space="preserve"> </w:t>
            </w:r>
          </w:p>
        </w:tc>
      </w:tr>
    </w:tbl>
    <w:p w14:paraId="18238219" w14:textId="1B2AFF98" w:rsidR="0059776E" w:rsidRDefault="244EF69F" w:rsidP="244EF69F">
      <w:pPr>
        <w:spacing w:after="160" w:line="257" w:lineRule="auto"/>
        <w:ind w:left="2880"/>
      </w:pPr>
      <w:r w:rsidRPr="244EF69F">
        <w:rPr>
          <w:rFonts w:ascii="Aptos" w:eastAsia="Aptos" w:hAnsi="Aptos" w:cs="Aptos"/>
          <w:color w:val="000000" w:themeColor="text1"/>
        </w:rPr>
        <w:t xml:space="preserve"> </w:t>
      </w:r>
    </w:p>
    <w:p w14:paraId="56041D05" w14:textId="58D1C6EF" w:rsidR="0059776E" w:rsidRDefault="244EF69F" w:rsidP="244EF69F">
      <w:pPr>
        <w:pStyle w:val="ListParagraph"/>
        <w:numPr>
          <w:ilvl w:val="3"/>
          <w:numId w:val="578"/>
        </w:numPr>
        <w:spacing w:line="257" w:lineRule="auto"/>
        <w:rPr>
          <w:rFonts w:ascii="Aptos" w:eastAsia="Aptos" w:hAnsi="Aptos" w:cs="Aptos"/>
        </w:rPr>
      </w:pPr>
      <w:r w:rsidRPr="244EF69F">
        <w:rPr>
          <w:rFonts w:ascii="Aptos" w:eastAsia="Aptos" w:hAnsi="Aptos" w:cs="Aptos"/>
        </w:rPr>
        <w:t xml:space="preserve">Please note that some tasks that are being reused may still need to be revised so that there is a parity with print. More information below in the </w:t>
      </w:r>
      <w:r w:rsidRPr="244EF69F">
        <w:rPr>
          <w:rFonts w:ascii="Aptos" w:eastAsia="Aptos" w:hAnsi="Aptos" w:cs="Aptos"/>
          <w:b/>
          <w:bCs/>
        </w:rPr>
        <w:t>Student Content</w:t>
      </w:r>
      <w:r w:rsidRPr="244EF69F">
        <w:rPr>
          <w:rFonts w:ascii="Aptos" w:eastAsia="Aptos" w:hAnsi="Aptos" w:cs="Aptos"/>
        </w:rPr>
        <w:t xml:space="preserve"> section.</w:t>
      </w:r>
    </w:p>
    <w:p w14:paraId="42135A83" w14:textId="25F26C88" w:rsidR="0059776E" w:rsidRDefault="2733BE28" w:rsidP="244EF69F">
      <w:pPr>
        <w:pStyle w:val="ListParagraph"/>
        <w:numPr>
          <w:ilvl w:val="2"/>
          <w:numId w:val="555"/>
        </w:numPr>
        <w:spacing w:line="257" w:lineRule="auto"/>
        <w:rPr>
          <w:rFonts w:ascii="Aptos" w:eastAsia="Aptos" w:hAnsi="Aptos" w:cs="Aptos"/>
        </w:rPr>
      </w:pPr>
      <w:r w:rsidRPr="2733BE28">
        <w:rPr>
          <w:rFonts w:ascii="Aptos" w:eastAsia="Aptos" w:hAnsi="Aptos" w:cs="Aptos"/>
        </w:rPr>
        <w:t>Tasks that are being reused may also need to be revised or replaced due to CEID and/or California Environmental concerns.</w:t>
      </w:r>
    </w:p>
    <w:p w14:paraId="432A4429" w14:textId="1BC200AA" w:rsidR="0059776E" w:rsidRDefault="2733BE28" w:rsidP="244EF69F">
      <w:pPr>
        <w:pStyle w:val="ListParagraph"/>
        <w:numPr>
          <w:ilvl w:val="3"/>
          <w:numId w:val="555"/>
        </w:numPr>
        <w:spacing w:line="257" w:lineRule="auto"/>
        <w:rPr>
          <w:rFonts w:ascii="Aptos" w:eastAsia="Aptos" w:hAnsi="Aptos" w:cs="Aptos"/>
        </w:rPr>
      </w:pPr>
      <w:r w:rsidRPr="2733BE28">
        <w:rPr>
          <w:rFonts w:ascii="Aptos" w:eastAsia="Aptos" w:hAnsi="Aptos" w:cs="Aptos"/>
        </w:rPr>
        <w:lastRenderedPageBreak/>
        <w:t xml:space="preserve">New or revised tasks should try to cover underrepresented or harder to cover </w:t>
      </w:r>
      <w:hyperlink r:id="rId202">
        <w:r w:rsidRPr="2733BE28">
          <w:rPr>
            <w:rStyle w:val="Hyperlink"/>
            <w:rFonts w:ascii="Aptos" w:eastAsia="Aptos" w:hAnsi="Aptos" w:cs="Aptos"/>
          </w:rPr>
          <w:t>SMP</w:t>
        </w:r>
      </w:hyperlink>
      <w:r w:rsidRPr="2733BE28">
        <w:rPr>
          <w:rFonts w:ascii="Aptos" w:eastAsia="Aptos" w:hAnsi="Aptos" w:cs="Aptos"/>
        </w:rPr>
        <w:t xml:space="preserve">s and/or </w:t>
      </w:r>
      <w:hyperlink r:id="rId203">
        <w:r w:rsidRPr="2733BE28">
          <w:rPr>
            <w:rStyle w:val="Hyperlink"/>
            <w:rFonts w:ascii="Aptos" w:eastAsia="Aptos" w:hAnsi="Aptos" w:cs="Aptos"/>
          </w:rPr>
          <w:t>DIs</w:t>
        </w:r>
      </w:hyperlink>
      <w:r w:rsidRPr="2733BE28">
        <w:rPr>
          <w:rFonts w:ascii="Aptos" w:eastAsia="Aptos" w:hAnsi="Aptos" w:cs="Aptos"/>
        </w:rPr>
        <w:t xml:space="preserve"> (SMP.3, 5-8 as well and/or DI 2 or DI 3) </w:t>
      </w:r>
    </w:p>
    <w:p w14:paraId="0A60A779" w14:textId="1F8AB7AC" w:rsidR="0059776E" w:rsidRDefault="2733BE28" w:rsidP="244EF69F">
      <w:pPr>
        <w:pStyle w:val="ListParagraph"/>
        <w:numPr>
          <w:ilvl w:val="3"/>
          <w:numId w:val="555"/>
        </w:numPr>
        <w:spacing w:line="257" w:lineRule="auto"/>
        <w:rPr>
          <w:rFonts w:ascii="Aptos" w:eastAsia="Aptos" w:hAnsi="Aptos" w:cs="Aptos"/>
        </w:rPr>
      </w:pPr>
      <w:r w:rsidRPr="2733BE28">
        <w:rPr>
          <w:rFonts w:ascii="Aptos" w:eastAsia="Aptos" w:hAnsi="Aptos" w:cs="Aptos"/>
        </w:rPr>
        <w:t xml:space="preserve">See </w:t>
      </w:r>
      <w:hyperlink r:id="rId204">
        <w:r w:rsidRPr="2733BE28">
          <w:rPr>
            <w:rStyle w:val="Hyperlink"/>
            <w:rFonts w:ascii="Aptos" w:eastAsia="Aptos" w:hAnsi="Aptos" w:cs="Aptos"/>
          </w:rPr>
          <w:t>CEID guidelines</w:t>
        </w:r>
      </w:hyperlink>
      <w:r w:rsidRPr="2733BE28">
        <w:rPr>
          <w:rFonts w:ascii="Aptos" w:eastAsia="Aptos" w:hAnsi="Aptos" w:cs="Aptos"/>
          <w:color w:val="FF0000"/>
        </w:rPr>
        <w:t xml:space="preserve"> </w:t>
      </w:r>
      <w:r w:rsidRPr="2733BE28">
        <w:rPr>
          <w:rFonts w:ascii="Aptos" w:eastAsia="Aptos" w:hAnsi="Aptos" w:cs="Aptos"/>
        </w:rPr>
        <w:t>and/or</w:t>
      </w:r>
      <w:r w:rsidRPr="2733BE28">
        <w:rPr>
          <w:rFonts w:ascii="Aptos" w:eastAsia="Aptos" w:hAnsi="Aptos" w:cs="Aptos"/>
          <w:color w:val="FF0000"/>
        </w:rPr>
        <w:t xml:space="preserve"> </w:t>
      </w:r>
      <w:hyperlink r:id="rId205">
        <w:r w:rsidRPr="2733BE28">
          <w:rPr>
            <w:rStyle w:val="Hyperlink"/>
            <w:rFonts w:ascii="Aptos" w:eastAsia="Aptos" w:hAnsi="Aptos" w:cs="Aptos"/>
          </w:rPr>
          <w:t>California Environmental Guidelines</w:t>
        </w:r>
      </w:hyperlink>
      <w:r w:rsidRPr="2733BE28">
        <w:rPr>
          <w:rFonts w:ascii="Aptos" w:eastAsia="Aptos" w:hAnsi="Aptos" w:cs="Aptos"/>
          <w:color w:val="FF0000"/>
        </w:rPr>
        <w:t xml:space="preserve"> </w:t>
      </w:r>
      <w:r w:rsidRPr="2733BE28">
        <w:rPr>
          <w:rFonts w:ascii="Aptos" w:eastAsia="Aptos" w:hAnsi="Aptos" w:cs="Aptos"/>
        </w:rPr>
        <w:t>for guidance on whether a task needs to be revised or replaced.</w:t>
      </w:r>
    </w:p>
    <w:p w14:paraId="776B893B" w14:textId="4EF1D2E5" w:rsidR="0059776E" w:rsidRDefault="3B3B0F83" w:rsidP="244EF69F">
      <w:pPr>
        <w:pStyle w:val="ListParagraph"/>
        <w:numPr>
          <w:ilvl w:val="2"/>
          <w:numId w:val="555"/>
        </w:numPr>
        <w:spacing w:line="257" w:lineRule="auto"/>
        <w:rPr>
          <w:rFonts w:ascii="Aptos" w:eastAsia="Aptos" w:hAnsi="Aptos" w:cs="Aptos"/>
        </w:rPr>
      </w:pPr>
      <w:r w:rsidRPr="3B3B0F83">
        <w:rPr>
          <w:rFonts w:ascii="Aptos" w:eastAsia="Aptos" w:hAnsi="Aptos" w:cs="Aptos"/>
        </w:rPr>
        <w:t>Each task will have its own table within the EMM. There are several task sections (4 sections or 6 sections depending on grade level) preset within the EMM, but some lessons will not require all of the task sections due to a lower amount of tasks. Please DO NOT DELETE the additional task sections that you do not use. Please insert N/A into the unused task boxes.</w:t>
      </w:r>
    </w:p>
    <w:p w14:paraId="35E1335B" w14:textId="4587D364" w:rsidR="0059776E" w:rsidRDefault="282B746D" w:rsidP="244EF69F">
      <w:pPr>
        <w:pStyle w:val="ListParagraph"/>
        <w:numPr>
          <w:ilvl w:val="2"/>
          <w:numId w:val="555"/>
        </w:numPr>
        <w:spacing w:line="257" w:lineRule="auto"/>
        <w:rPr>
          <w:rFonts w:ascii="Aptos" w:eastAsia="Aptos" w:hAnsi="Aptos" w:cs="Aptos"/>
          <w:color w:val="215F9A"/>
        </w:rPr>
      </w:pPr>
      <w:r w:rsidRPr="282B746D">
        <w:rPr>
          <w:rFonts w:ascii="Aptos" w:eastAsia="Aptos" w:hAnsi="Aptos" w:cs="Aptos"/>
        </w:rPr>
        <w:t xml:space="preserve">Depending on the grade, one task may have several lettered parts (A, B, C, D, etc.) Each part should have its own row and </w:t>
      </w:r>
      <w:del w:id="92" w:author="Denise Mills" w:date="2024-08-02T21:50:00Z">
        <w:r w:rsidR="244EF69F" w:rsidRPr="282B746D" w:rsidDel="282B746D">
          <w:rPr>
            <w:rFonts w:ascii="Aptos" w:eastAsia="Aptos" w:hAnsi="Aptos" w:cs="Aptos"/>
          </w:rPr>
          <w:delText xml:space="preserve">Habitat </w:delText>
        </w:r>
      </w:del>
      <w:r w:rsidRPr="282B746D">
        <w:rPr>
          <w:rFonts w:ascii="Aptos" w:eastAsia="Aptos" w:hAnsi="Aptos" w:cs="Aptos"/>
        </w:rPr>
        <w:t xml:space="preserve">pattern in the EMM. </w:t>
      </w:r>
      <w:r w:rsidRPr="282B746D">
        <w:rPr>
          <w:rFonts w:ascii="Aptos" w:eastAsia="Aptos" w:hAnsi="Aptos" w:cs="Aptos"/>
          <w:color w:val="215F9A"/>
        </w:rPr>
        <w:t>(see Grade Level Considerations below.)</w:t>
      </w:r>
    </w:p>
    <w:p w14:paraId="560537BD" w14:textId="543CA54B" w:rsidR="0059776E" w:rsidRDefault="244EF69F" w:rsidP="244EF69F">
      <w:pPr>
        <w:spacing w:after="160" w:line="257" w:lineRule="auto"/>
        <w:ind w:left="2160"/>
      </w:pPr>
      <w:r w:rsidRPr="244EF69F">
        <w:rPr>
          <w:rFonts w:ascii="Aptos" w:eastAsia="Aptos" w:hAnsi="Aptos" w:cs="Aptos"/>
        </w:rPr>
        <w:t xml:space="preserve"> </w:t>
      </w:r>
    </w:p>
    <w:tbl>
      <w:tblPr>
        <w:tblStyle w:val="TableGrid"/>
        <w:tblW w:w="0" w:type="auto"/>
        <w:tblInd w:w="810" w:type="dxa"/>
        <w:tblLayout w:type="fixed"/>
        <w:tblLook w:val="04A0" w:firstRow="1" w:lastRow="0" w:firstColumn="1" w:lastColumn="0" w:noHBand="0" w:noVBand="1"/>
      </w:tblPr>
      <w:tblGrid>
        <w:gridCol w:w="4354"/>
        <w:gridCol w:w="4320"/>
      </w:tblGrid>
      <w:tr w:rsidR="244EF69F" w14:paraId="52D1B8D5" w14:textId="77777777" w:rsidTr="244EF69F">
        <w:trPr>
          <w:trHeight w:val="300"/>
        </w:trPr>
        <w:tc>
          <w:tcPr>
            <w:tcW w:w="867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5C9EB" w:themeFill="text2" w:themeFillTint="40"/>
            <w:tcMar>
              <w:left w:w="108" w:type="dxa"/>
              <w:right w:w="108" w:type="dxa"/>
            </w:tcMar>
          </w:tcPr>
          <w:p w14:paraId="67DFF986" w14:textId="5F2E44ED" w:rsidR="244EF69F" w:rsidRDefault="244EF69F" w:rsidP="244EF69F">
            <w:pPr>
              <w:spacing w:after="160" w:line="257" w:lineRule="auto"/>
              <w:jc w:val="center"/>
            </w:pPr>
            <w:r w:rsidRPr="244EF69F">
              <w:rPr>
                <w:rFonts w:ascii="Aptos" w:eastAsia="Aptos" w:hAnsi="Aptos" w:cs="Aptos"/>
                <w:b/>
                <w:bCs/>
                <w:color w:val="000000" w:themeColor="text1"/>
                <w:sz w:val="24"/>
                <w:szCs w:val="24"/>
              </w:rPr>
              <w:t>Grade Level Considerations</w:t>
            </w:r>
          </w:p>
        </w:tc>
      </w:tr>
      <w:tr w:rsidR="244EF69F" w14:paraId="6A7322D9" w14:textId="77777777" w:rsidTr="244EF69F">
        <w:trPr>
          <w:trHeight w:val="315"/>
        </w:trPr>
        <w:tc>
          <w:tcPr>
            <w:tcW w:w="43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9F7" w:themeFill="text2" w:themeFillTint="1A"/>
            <w:tcMar>
              <w:left w:w="108" w:type="dxa"/>
              <w:right w:w="108" w:type="dxa"/>
            </w:tcMar>
          </w:tcPr>
          <w:p w14:paraId="0249579D" w14:textId="5DC3D479" w:rsidR="244EF69F" w:rsidRDefault="244EF69F" w:rsidP="244EF69F">
            <w:pPr>
              <w:spacing w:after="160" w:line="257" w:lineRule="auto"/>
              <w:jc w:val="center"/>
            </w:pPr>
            <w:r w:rsidRPr="244EF69F">
              <w:rPr>
                <w:rFonts w:ascii="Aptos" w:eastAsia="Aptos" w:hAnsi="Aptos" w:cs="Aptos"/>
                <w:b/>
                <w:bCs/>
                <w:color w:val="000000" w:themeColor="text1"/>
              </w:rPr>
              <w:t>GK</w:t>
            </w:r>
          </w:p>
        </w:tc>
        <w:tc>
          <w:tcPr>
            <w:tcW w:w="4320" w:type="dxa"/>
            <w:tcBorders>
              <w:top w:val="nil"/>
              <w:left w:val="single" w:sz="8" w:space="0" w:color="000000" w:themeColor="text1"/>
              <w:bottom w:val="single" w:sz="8" w:space="0" w:color="000000" w:themeColor="text1"/>
              <w:right w:val="single" w:sz="8" w:space="0" w:color="000000" w:themeColor="text1"/>
            </w:tcBorders>
            <w:shd w:val="clear" w:color="auto" w:fill="DAE9F7" w:themeFill="text2" w:themeFillTint="1A"/>
            <w:tcMar>
              <w:left w:w="108" w:type="dxa"/>
              <w:right w:w="108" w:type="dxa"/>
            </w:tcMar>
          </w:tcPr>
          <w:p w14:paraId="0B9DCD27" w14:textId="0C5A70A6" w:rsidR="244EF69F" w:rsidRDefault="244EF69F" w:rsidP="244EF69F">
            <w:pPr>
              <w:spacing w:after="160" w:line="257" w:lineRule="auto"/>
              <w:jc w:val="center"/>
            </w:pPr>
            <w:r w:rsidRPr="244EF69F">
              <w:rPr>
                <w:rFonts w:ascii="Aptos" w:eastAsia="Aptos" w:hAnsi="Aptos" w:cs="Aptos"/>
                <w:b/>
                <w:bCs/>
                <w:color w:val="000000" w:themeColor="text1"/>
              </w:rPr>
              <w:t>G1-A1</w:t>
            </w:r>
          </w:p>
        </w:tc>
      </w:tr>
      <w:tr w:rsidR="244EF69F" w14:paraId="2EA4DF2C" w14:textId="77777777" w:rsidTr="244EF69F">
        <w:trPr>
          <w:trHeight w:val="1650"/>
        </w:trPr>
        <w:tc>
          <w:tcPr>
            <w:tcW w:w="43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5712937" w14:textId="58B6A0AE" w:rsidR="244EF69F" w:rsidRDefault="244EF69F" w:rsidP="244EF69F">
            <w:pPr>
              <w:spacing w:after="160" w:line="257" w:lineRule="auto"/>
            </w:pPr>
            <w:r w:rsidRPr="244EF69F">
              <w:rPr>
                <w:rFonts w:ascii="Aptos" w:eastAsia="Aptos" w:hAnsi="Aptos" w:cs="Aptos"/>
                <w:color w:val="000000" w:themeColor="text1"/>
              </w:rPr>
              <w:t>The Instructional Tasks are typically represented with an image. There is only one question for students to answer.</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C4CA7AA" w14:textId="0391071C" w:rsidR="244EF69F" w:rsidRDefault="244EF69F" w:rsidP="244EF69F">
            <w:pPr>
              <w:spacing w:after="160" w:line="257" w:lineRule="auto"/>
            </w:pPr>
            <w:r w:rsidRPr="244EF69F">
              <w:rPr>
                <w:rFonts w:ascii="Aptos" w:eastAsia="Aptos" w:hAnsi="Aptos" w:cs="Aptos"/>
                <w:color w:val="000000" w:themeColor="text1"/>
              </w:rPr>
              <w:t>The Instructional Tasks typically require students to answer a series of parts leading up to answering the initial question. The typical structure is as follows:</w:t>
            </w:r>
          </w:p>
          <w:p w14:paraId="3D3DE16D" w14:textId="758AC8DE" w:rsidR="244EF69F" w:rsidRDefault="244EF69F" w:rsidP="244EF69F">
            <w:pPr>
              <w:spacing w:after="160" w:line="257" w:lineRule="auto"/>
            </w:pPr>
            <w:r w:rsidRPr="244EF69F">
              <w:rPr>
                <w:rFonts w:ascii="Aptos" w:eastAsia="Aptos" w:hAnsi="Aptos" w:cs="Aptos"/>
                <w:color w:val="000000" w:themeColor="text1"/>
              </w:rPr>
              <w:t>Problem/Direction line</w:t>
            </w:r>
          </w:p>
          <w:p w14:paraId="2AD181A4" w14:textId="37989955" w:rsidR="244EF69F" w:rsidRDefault="244EF69F" w:rsidP="244EF69F">
            <w:pPr>
              <w:spacing w:after="160" w:line="257" w:lineRule="auto"/>
            </w:pPr>
            <w:r w:rsidRPr="244EF69F">
              <w:rPr>
                <w:rFonts w:ascii="Aptos" w:eastAsia="Aptos" w:hAnsi="Aptos" w:cs="Aptos"/>
                <w:color w:val="000000" w:themeColor="text1"/>
              </w:rPr>
              <w:t>Part A</w:t>
            </w:r>
          </w:p>
          <w:p w14:paraId="250788CE" w14:textId="63AFD66F" w:rsidR="244EF69F" w:rsidRDefault="244EF69F" w:rsidP="244EF69F">
            <w:pPr>
              <w:spacing w:line="257" w:lineRule="auto"/>
            </w:pPr>
            <w:r w:rsidRPr="244EF69F">
              <w:rPr>
                <w:rFonts w:ascii="Aptos" w:eastAsia="Aptos" w:hAnsi="Aptos" w:cs="Aptos"/>
                <w:color w:val="000000" w:themeColor="text1"/>
              </w:rPr>
              <w:t>Part B</w:t>
            </w:r>
          </w:p>
          <w:p w14:paraId="73D6B126" w14:textId="3D238550" w:rsidR="244EF69F" w:rsidRDefault="244EF69F" w:rsidP="244EF69F">
            <w:pPr>
              <w:spacing w:line="257" w:lineRule="auto"/>
            </w:pPr>
            <w:r w:rsidRPr="244EF69F">
              <w:rPr>
                <w:rFonts w:ascii="Aptos" w:eastAsia="Aptos" w:hAnsi="Aptos" w:cs="Aptos"/>
                <w:color w:val="000000" w:themeColor="text1"/>
              </w:rPr>
              <w:t xml:space="preserve"> </w:t>
            </w:r>
          </w:p>
          <w:p w14:paraId="166A0789" w14:textId="5EA49138" w:rsidR="244EF69F" w:rsidRDefault="244EF69F" w:rsidP="244EF69F">
            <w:pPr>
              <w:spacing w:line="257" w:lineRule="auto"/>
            </w:pPr>
            <w:r w:rsidRPr="244EF69F">
              <w:rPr>
                <w:rFonts w:ascii="Aptos" w:eastAsia="Aptos" w:hAnsi="Aptos" w:cs="Aptos"/>
                <w:color w:val="000000" w:themeColor="text1"/>
              </w:rPr>
              <w:t xml:space="preserve">Part C (and so on and so forth until all steps of the problem are complete) </w:t>
            </w:r>
          </w:p>
        </w:tc>
      </w:tr>
    </w:tbl>
    <w:p w14:paraId="7119F7B3" w14:textId="5CFCFE60" w:rsidR="0059776E" w:rsidRDefault="244EF69F" w:rsidP="244EF69F">
      <w:pPr>
        <w:spacing w:line="257" w:lineRule="auto"/>
      </w:pPr>
      <w:r w:rsidRPr="244EF69F">
        <w:rPr>
          <w:rFonts w:ascii="Aptos" w:eastAsia="Aptos" w:hAnsi="Aptos" w:cs="Aptos"/>
          <w:color w:val="000000" w:themeColor="text1"/>
        </w:rPr>
        <w:t xml:space="preserve"> </w:t>
      </w:r>
    </w:p>
    <w:p w14:paraId="27AD8829" w14:textId="1AA82CCB" w:rsidR="0059776E" w:rsidRDefault="244EF69F" w:rsidP="244EF69F">
      <w:pPr>
        <w:pStyle w:val="ListParagraph"/>
        <w:numPr>
          <w:ilvl w:val="2"/>
          <w:numId w:val="578"/>
        </w:numPr>
        <w:spacing w:line="257" w:lineRule="auto"/>
        <w:ind w:hanging="180"/>
        <w:rPr>
          <w:rFonts w:ascii="Aptos" w:eastAsia="Aptos" w:hAnsi="Aptos" w:cs="Aptos"/>
          <w:color w:val="000000" w:themeColor="text1"/>
        </w:rPr>
      </w:pPr>
      <w:r w:rsidRPr="244EF69F">
        <w:rPr>
          <w:rFonts w:ascii="Aptos" w:eastAsia="Aptos" w:hAnsi="Aptos" w:cs="Aptos"/>
          <w:color w:val="000000" w:themeColor="text1"/>
        </w:rPr>
        <w:t>Information for the Instructional Task section of the EMM will come from both the student page in the v1 TE, as well as the teacher wrap.</w:t>
      </w:r>
    </w:p>
    <w:p w14:paraId="1B3C593D" w14:textId="4B094312" w:rsidR="0059776E" w:rsidRDefault="244EF69F" w:rsidP="244EF69F">
      <w:pPr>
        <w:spacing w:after="160" w:line="257" w:lineRule="auto"/>
      </w:pPr>
      <w:r w:rsidRPr="244EF69F">
        <w:rPr>
          <w:rFonts w:ascii="Aptos" w:eastAsia="Aptos" w:hAnsi="Aptos" w:cs="Aptos"/>
          <w:b/>
          <w:bCs/>
        </w:rPr>
        <w:t>Finding Revised Content</w:t>
      </w:r>
    </w:p>
    <w:p w14:paraId="419EB755" w14:textId="42F8AFDF" w:rsidR="0059776E" w:rsidRDefault="2733BE28" w:rsidP="2733BE28">
      <w:pPr>
        <w:pStyle w:val="ListParagraph"/>
        <w:numPr>
          <w:ilvl w:val="2"/>
          <w:numId w:val="578"/>
        </w:numPr>
        <w:spacing w:line="257" w:lineRule="auto"/>
        <w:ind w:hanging="180"/>
        <w:rPr>
          <w:rFonts w:ascii="Aptos" w:eastAsia="Aptos" w:hAnsi="Aptos" w:cs="Aptos"/>
        </w:rPr>
      </w:pPr>
      <w:r w:rsidRPr="2733BE28">
        <w:rPr>
          <w:rFonts w:ascii="Aptos" w:eastAsia="Aptos" w:hAnsi="Aptos" w:cs="Aptos"/>
        </w:rPr>
        <w:t xml:space="preserve">When the </w:t>
      </w:r>
      <w:hyperlink r:id="rId206">
        <w:r w:rsidRPr="2733BE28">
          <w:rPr>
            <w:rStyle w:val="Hyperlink"/>
            <w:rFonts w:ascii="Aptos" w:eastAsia="Aptos" w:hAnsi="Aptos" w:cs="Aptos"/>
          </w:rPr>
          <w:t>Table of Contents</w:t>
        </w:r>
      </w:hyperlink>
      <w:r w:rsidRPr="2733BE28">
        <w:rPr>
          <w:rFonts w:ascii="Aptos" w:eastAsia="Aptos" w:hAnsi="Aptos" w:cs="Aptos"/>
        </w:rPr>
        <w:t xml:space="preserve"> indicates a lesson requires content revision, Column D will indicate “REV” or “COMB” (revised, combined) and Column C will indicate the source lesson(s) to be revised from NLv1 or another HMH source. </w:t>
      </w:r>
    </w:p>
    <w:p w14:paraId="5C370432" w14:textId="732A8E00" w:rsidR="2733BE28" w:rsidRDefault="2733BE28" w:rsidP="2733BE28">
      <w:pPr>
        <w:pStyle w:val="ListParagraph"/>
        <w:numPr>
          <w:ilvl w:val="3"/>
          <w:numId w:val="578"/>
        </w:numPr>
        <w:spacing w:line="257" w:lineRule="auto"/>
        <w:rPr>
          <w:rFonts w:ascii="Aptos" w:eastAsia="Aptos" w:hAnsi="Aptos" w:cs="Aptos"/>
          <w:color w:val="000000" w:themeColor="text1"/>
        </w:rPr>
      </w:pPr>
      <w:r w:rsidRPr="2733BE28">
        <w:rPr>
          <w:rFonts w:ascii="Aptos" w:eastAsia="Aptos" w:hAnsi="Aptos" w:cs="Aptos"/>
        </w:rPr>
        <w:t xml:space="preserve">If content is revised from v1, you will need to reference the </w:t>
      </w:r>
      <w:hyperlink r:id="rId207">
        <w:r w:rsidRPr="2733BE28">
          <w:rPr>
            <w:rStyle w:val="Hyperlink"/>
            <w:rFonts w:ascii="Aptos" w:eastAsia="Aptos" w:hAnsi="Aptos" w:cs="Aptos"/>
          </w:rPr>
          <w:t>Into Math National TEs.</w:t>
        </w:r>
      </w:hyperlink>
    </w:p>
    <w:p w14:paraId="6526ACB8" w14:textId="7290BDC3" w:rsidR="0059776E" w:rsidRDefault="244EF69F" w:rsidP="244EF69F">
      <w:pPr>
        <w:pStyle w:val="ListParagraph"/>
        <w:numPr>
          <w:ilvl w:val="3"/>
          <w:numId w:val="578"/>
        </w:numPr>
        <w:spacing w:line="257" w:lineRule="auto"/>
        <w:rPr>
          <w:rFonts w:ascii="Aptos" w:eastAsia="Aptos" w:hAnsi="Aptos" w:cs="Aptos"/>
          <w:color w:val="000000" w:themeColor="text1"/>
        </w:rPr>
      </w:pPr>
      <w:r w:rsidRPr="244EF69F">
        <w:rPr>
          <w:rFonts w:ascii="Aptos" w:eastAsia="Aptos" w:hAnsi="Aptos" w:cs="Aptos"/>
          <w:color w:val="000000" w:themeColor="text1"/>
        </w:rPr>
        <w:t xml:space="preserve">If content is revised from another HMH source, that source will be linked for you within the Table of Contents. </w:t>
      </w:r>
    </w:p>
    <w:p w14:paraId="5E7BF366" w14:textId="6DE94BD6" w:rsidR="0059776E" w:rsidRDefault="244EF69F" w:rsidP="244EF69F">
      <w:pPr>
        <w:pStyle w:val="ListParagraph"/>
        <w:numPr>
          <w:ilvl w:val="2"/>
          <w:numId w:val="578"/>
        </w:numPr>
        <w:spacing w:line="257" w:lineRule="auto"/>
        <w:ind w:hanging="180"/>
        <w:rPr>
          <w:rFonts w:ascii="Aptos" w:eastAsia="Aptos" w:hAnsi="Aptos" w:cs="Aptos"/>
        </w:rPr>
      </w:pPr>
      <w:r w:rsidRPr="244EF69F">
        <w:rPr>
          <w:rFonts w:ascii="Aptos" w:eastAsia="Aptos" w:hAnsi="Aptos" w:cs="Aptos"/>
        </w:rPr>
        <w:t xml:space="preserve">Task information regarding specific revisions can be found in the </w:t>
      </w:r>
      <w:hyperlink r:id="rId208">
        <w:r w:rsidRPr="244EF69F">
          <w:rPr>
            <w:rStyle w:val="Hyperlink"/>
            <w:rFonts w:ascii="Aptos" w:eastAsia="Aptos" w:hAnsi="Aptos" w:cs="Aptos"/>
            <w:color w:val="51808D"/>
          </w:rPr>
          <w:t>LXDV notes</w:t>
        </w:r>
      </w:hyperlink>
      <w:r w:rsidRPr="244EF69F">
        <w:rPr>
          <w:rFonts w:ascii="Aptos" w:eastAsia="Aptos" w:hAnsi="Aptos" w:cs="Aptos"/>
          <w:color w:val="51808D"/>
        </w:rPr>
        <w:t xml:space="preserve">. </w:t>
      </w:r>
      <w:r w:rsidRPr="244EF69F">
        <w:rPr>
          <w:rFonts w:ascii="Aptos" w:eastAsia="Aptos" w:hAnsi="Aptos" w:cs="Aptos"/>
        </w:rPr>
        <w:t>LXDV notes may also reference another lesson from which content may be adopted in order to revise the indicated lesson.</w:t>
      </w:r>
    </w:p>
    <w:p w14:paraId="5AB24459" w14:textId="68805A66" w:rsidR="0059776E" w:rsidRDefault="244EF69F" w:rsidP="244EF69F">
      <w:pPr>
        <w:spacing w:after="160" w:line="257" w:lineRule="auto"/>
      </w:pPr>
      <w:r w:rsidRPr="244EF69F">
        <w:rPr>
          <w:rFonts w:ascii="Aptos" w:eastAsia="Aptos" w:hAnsi="Aptos" w:cs="Aptos"/>
          <w:b/>
          <w:bCs/>
        </w:rPr>
        <w:lastRenderedPageBreak/>
        <w:t>Finding or Authoring New Content</w:t>
      </w:r>
    </w:p>
    <w:p w14:paraId="4445B335" w14:textId="32ADD17B" w:rsidR="0059776E" w:rsidRDefault="2733BE28" w:rsidP="2733BE28">
      <w:pPr>
        <w:pStyle w:val="ListParagraph"/>
        <w:numPr>
          <w:ilvl w:val="2"/>
          <w:numId w:val="578"/>
        </w:numPr>
        <w:spacing w:line="257" w:lineRule="auto"/>
        <w:ind w:hanging="180"/>
        <w:rPr>
          <w:rFonts w:ascii="Aptos" w:eastAsia="Aptos" w:hAnsi="Aptos" w:cs="Aptos"/>
        </w:rPr>
      </w:pPr>
      <w:r w:rsidRPr="2733BE28">
        <w:rPr>
          <w:rFonts w:ascii="Aptos" w:eastAsia="Aptos" w:hAnsi="Aptos" w:cs="Aptos"/>
        </w:rPr>
        <w:t xml:space="preserve">When the </w:t>
      </w:r>
      <w:hyperlink r:id="rId209">
        <w:r w:rsidRPr="2733BE28">
          <w:rPr>
            <w:rStyle w:val="Hyperlink"/>
            <w:rFonts w:ascii="Aptos" w:eastAsia="Aptos" w:hAnsi="Aptos" w:cs="Aptos"/>
          </w:rPr>
          <w:t>Table of Contents</w:t>
        </w:r>
      </w:hyperlink>
      <w:r w:rsidRPr="2733BE28">
        <w:rPr>
          <w:rFonts w:ascii="Aptos" w:eastAsia="Aptos" w:hAnsi="Aptos" w:cs="Aptos"/>
        </w:rPr>
        <w:t xml:space="preserve"> indicates a lesson requires new content, Column D will indicate “NEW.”</w:t>
      </w:r>
    </w:p>
    <w:p w14:paraId="2DD62FF1" w14:textId="4D71A0BE" w:rsidR="0059776E" w:rsidRDefault="2733BE28" w:rsidP="2733BE28">
      <w:pPr>
        <w:pStyle w:val="ListParagraph"/>
        <w:numPr>
          <w:ilvl w:val="2"/>
          <w:numId w:val="578"/>
        </w:numPr>
        <w:spacing w:line="257" w:lineRule="auto"/>
        <w:ind w:hanging="180"/>
        <w:rPr>
          <w:rFonts w:ascii="Aptos" w:eastAsia="Aptos" w:hAnsi="Aptos" w:cs="Aptos"/>
        </w:rPr>
      </w:pPr>
      <w:r w:rsidRPr="2733BE28">
        <w:rPr>
          <w:rFonts w:ascii="Aptos" w:eastAsia="Aptos" w:hAnsi="Aptos" w:cs="Aptos"/>
        </w:rPr>
        <w:t xml:space="preserve">Refer to the grade level </w:t>
      </w:r>
      <w:hyperlink r:id="rId210">
        <w:r w:rsidRPr="2733BE28">
          <w:rPr>
            <w:rStyle w:val="Hyperlink"/>
            <w:rFonts w:ascii="Aptos" w:eastAsia="Aptos" w:hAnsi="Aptos" w:cs="Aptos"/>
          </w:rPr>
          <w:t>LXDV notes</w:t>
        </w:r>
      </w:hyperlink>
      <w:r w:rsidRPr="2733BE28">
        <w:rPr>
          <w:rFonts w:ascii="Aptos" w:eastAsia="Aptos" w:hAnsi="Aptos" w:cs="Aptos"/>
        </w:rPr>
        <w:t xml:space="preserve"> to determine what content standards the newly authored lesson will need to target. Some of the new lesson tasks have been previously authored into the LXDV notes. At other times in the LXDV notes, specific references are made to what needs to be included in the newly authored lesson. </w:t>
      </w:r>
    </w:p>
    <w:p w14:paraId="380A5AEC" w14:textId="3FF59ECE" w:rsidR="0059776E" w:rsidRDefault="244EF69F" w:rsidP="244EF69F">
      <w:pPr>
        <w:spacing w:line="257" w:lineRule="auto"/>
        <w:ind w:left="2880"/>
        <w:rPr>
          <w:rFonts w:ascii="Aptos" w:eastAsia="Aptos" w:hAnsi="Aptos" w:cs="Aptos"/>
          <w:color w:val="000000" w:themeColor="text1"/>
        </w:rPr>
      </w:pPr>
      <w:r w:rsidRPr="244EF69F">
        <w:rPr>
          <w:rFonts w:ascii="Aptos" w:eastAsia="Aptos" w:hAnsi="Aptos" w:cs="Aptos"/>
          <w:color w:val="000000" w:themeColor="text1"/>
        </w:rPr>
        <w:t xml:space="preserve"> </w:t>
      </w:r>
    </w:p>
    <w:p w14:paraId="7E85E5D0" w14:textId="08A5BCE9" w:rsidR="0059776E" w:rsidRPr="00FF176D" w:rsidRDefault="282B746D" w:rsidP="244EF69F">
      <w:pPr>
        <w:pStyle w:val="Heading3"/>
        <w:rPr>
          <w:rFonts w:ascii="Aptos" w:eastAsia="Aptos" w:hAnsi="Aptos" w:cs="Aptos"/>
        </w:rPr>
      </w:pPr>
      <w:bookmarkStart w:id="93" w:name="_Setting_Up_Tasks"/>
      <w:bookmarkStart w:id="94" w:name="_Toc2108258820"/>
      <w:r w:rsidRPr="282B746D">
        <w:rPr>
          <w:rFonts w:ascii="Aptos" w:eastAsia="Aptos" w:hAnsi="Aptos" w:cs="Aptos"/>
        </w:rPr>
        <w:t>Setting Up Tasks &amp; Placing Content</w:t>
      </w:r>
      <w:bookmarkEnd w:id="93"/>
      <w:bookmarkEnd w:id="94"/>
    </w:p>
    <w:p w14:paraId="5244E0F4" w14:textId="557EAB01" w:rsidR="0059776E" w:rsidRDefault="3E54E229" w:rsidP="2733BE28">
      <w:pPr>
        <w:pStyle w:val="ListParagraph"/>
        <w:numPr>
          <w:ilvl w:val="0"/>
          <w:numId w:val="543"/>
        </w:numPr>
        <w:spacing w:line="257" w:lineRule="auto"/>
        <w:ind w:left="1080"/>
        <w:rPr>
          <w:rFonts w:ascii="Aptos" w:eastAsia="Aptos" w:hAnsi="Aptos" w:cs="Aptos"/>
        </w:rPr>
      </w:pPr>
      <w:r w:rsidRPr="3E54E229">
        <w:rPr>
          <w:rFonts w:ascii="Aptos" w:eastAsia="Aptos" w:hAnsi="Aptos" w:cs="Aptos"/>
          <w:color w:val="000000" w:themeColor="text1"/>
        </w:rPr>
        <w:t>Find the</w:t>
      </w:r>
      <w:r w:rsidRPr="3E54E229">
        <w:rPr>
          <w:rFonts w:ascii="Aptos" w:eastAsia="Aptos" w:hAnsi="Aptos" w:cs="Aptos"/>
        </w:rPr>
        <w:t xml:space="preserve"> </w:t>
      </w:r>
      <w:r w:rsidRPr="3E54E229">
        <w:rPr>
          <w:rFonts w:ascii="Aptos" w:eastAsia="Aptos" w:hAnsi="Aptos" w:cs="Aptos"/>
          <w:b/>
          <w:bCs/>
        </w:rPr>
        <w:t xml:space="preserve">Whole-Class Session: Learn </w:t>
      </w:r>
      <w:r w:rsidRPr="3E54E229">
        <w:rPr>
          <w:rFonts w:ascii="Aptos" w:eastAsia="Aptos" w:hAnsi="Aptos" w:cs="Aptos"/>
        </w:rPr>
        <w:t xml:space="preserve">section in the EMM. This entire first section is dedicated to Task 1. </w:t>
      </w:r>
    </w:p>
    <w:p w14:paraId="3F78115B" w14:textId="512F434B" w:rsidR="0059776E" w:rsidRDefault="3E54E229" w:rsidP="2733BE28">
      <w:pPr>
        <w:pStyle w:val="ListParagraph"/>
        <w:numPr>
          <w:ilvl w:val="0"/>
          <w:numId w:val="543"/>
        </w:numPr>
        <w:spacing w:line="257" w:lineRule="auto"/>
        <w:ind w:left="1080"/>
        <w:rPr>
          <w:rFonts w:ascii="Aptos" w:eastAsia="Aptos" w:hAnsi="Aptos" w:cs="Aptos"/>
        </w:rPr>
      </w:pPr>
      <w:r w:rsidRPr="3E54E229">
        <w:rPr>
          <w:rFonts w:ascii="Aptos" w:eastAsia="Aptos" w:hAnsi="Aptos" w:cs="Aptos"/>
        </w:rPr>
        <w:t xml:space="preserve">Use the SE Bookmap tab of the grade level </w:t>
      </w:r>
      <w:hyperlink r:id="rId211">
        <w:r w:rsidRPr="3E54E229">
          <w:rPr>
            <w:rStyle w:val="Hyperlink"/>
            <w:rFonts w:ascii="Aptos" w:eastAsia="Aptos" w:hAnsi="Aptos" w:cs="Aptos"/>
          </w:rPr>
          <w:t>TOC</w:t>
        </w:r>
      </w:hyperlink>
      <w:r w:rsidRPr="3E54E229">
        <w:rPr>
          <w:rFonts w:ascii="Aptos" w:eastAsia="Aptos" w:hAnsi="Aptos" w:cs="Aptos"/>
        </w:rPr>
        <w:t xml:space="preserve"> for page number</w:t>
      </w:r>
      <w:r w:rsidRPr="3E54E229">
        <w:rPr>
          <w:rFonts w:ascii="Aptos" w:eastAsia="Aptos" w:hAnsi="Aptos" w:cs="Aptos"/>
          <w:b/>
          <w:bCs/>
        </w:rPr>
        <w:t xml:space="preserve"> </w:t>
      </w:r>
      <w:r w:rsidRPr="3E54E229">
        <w:rPr>
          <w:rFonts w:ascii="Aptos" w:eastAsia="Aptos" w:hAnsi="Aptos" w:cs="Aptos"/>
        </w:rPr>
        <w:t>to fill in the page number.</w:t>
      </w:r>
    </w:p>
    <w:p w14:paraId="4FEB3790" w14:textId="41935DC4" w:rsidR="0059776E" w:rsidRDefault="3E54E229" w:rsidP="2733BE28">
      <w:pPr>
        <w:pStyle w:val="ListParagraph"/>
        <w:numPr>
          <w:ilvl w:val="0"/>
          <w:numId w:val="543"/>
        </w:numPr>
        <w:spacing w:line="257" w:lineRule="auto"/>
        <w:ind w:left="1080"/>
        <w:rPr>
          <w:rFonts w:ascii="Aptos" w:eastAsia="Aptos" w:hAnsi="Aptos" w:cs="Aptos"/>
        </w:rPr>
      </w:pPr>
      <w:r w:rsidRPr="3E54E229">
        <w:rPr>
          <w:rFonts w:ascii="Aptos" w:eastAsia="Aptos" w:hAnsi="Aptos" w:cs="Aptos"/>
        </w:rPr>
        <w:t xml:space="preserve">The next section of the EMM is broken down into three columns: </w:t>
      </w:r>
    </w:p>
    <w:p w14:paraId="3561C4F5" w14:textId="0D43B7B2" w:rsidR="0059776E" w:rsidRDefault="282B746D" w:rsidP="23D95DF5">
      <w:pPr>
        <w:spacing w:line="259" w:lineRule="auto"/>
        <w:ind w:left="2160" w:firstLine="720"/>
      </w:pPr>
      <w:r w:rsidRPr="282B746D">
        <w:rPr>
          <w:rFonts w:ascii="Aptos" w:eastAsia="Aptos" w:hAnsi="Aptos" w:cs="Aptos"/>
          <w:b/>
          <w:bCs/>
        </w:rPr>
        <w:t xml:space="preserve">1. </w:t>
      </w:r>
      <w:r>
        <w:t>Plankton Block Type/</w:t>
      </w:r>
      <w:del w:id="95" w:author="Denise Mills" w:date="2024-08-02T21:50:00Z">
        <w:r w:rsidR="244EF69F" w:rsidRPr="282B746D" w:rsidDel="282B746D">
          <w:rPr>
            <w:rFonts w:ascii="Aptos" w:eastAsia="Aptos" w:hAnsi="Aptos" w:cs="Aptos"/>
          </w:rPr>
          <w:delText xml:space="preserve">Habitat </w:delText>
        </w:r>
      </w:del>
      <w:r w:rsidRPr="282B746D">
        <w:rPr>
          <w:rFonts w:ascii="Aptos" w:eastAsia="Aptos" w:hAnsi="Aptos" w:cs="Aptos"/>
        </w:rPr>
        <w:t xml:space="preserve">Pattern </w:t>
      </w:r>
      <w:r w:rsidRPr="282B746D">
        <w:rPr>
          <w:rFonts w:ascii="Aptos" w:eastAsia="Aptos" w:hAnsi="Aptos" w:cs="Aptos"/>
          <w:highlight w:val="yellow"/>
        </w:rPr>
        <w:t>(with Print Content)</w:t>
      </w:r>
    </w:p>
    <w:p w14:paraId="783D171D" w14:textId="15248CFE" w:rsidR="0059776E" w:rsidRDefault="244EF69F" w:rsidP="244EF69F">
      <w:pPr>
        <w:spacing w:line="259" w:lineRule="auto"/>
        <w:ind w:left="2160" w:firstLine="720"/>
      </w:pPr>
      <w:r w:rsidRPr="244EF69F">
        <w:rPr>
          <w:rFonts w:ascii="Aptos" w:eastAsia="Aptos" w:hAnsi="Aptos" w:cs="Aptos"/>
          <w:b/>
          <w:bCs/>
        </w:rPr>
        <w:t>2.</w:t>
      </w:r>
      <w:r w:rsidRPr="244EF69F">
        <w:rPr>
          <w:rFonts w:ascii="Aptos" w:eastAsia="Aptos" w:hAnsi="Aptos" w:cs="Aptos"/>
        </w:rPr>
        <w:t xml:space="preserve"> Student Content </w:t>
      </w:r>
    </w:p>
    <w:p w14:paraId="3AE0E439" w14:textId="78FDC4F5" w:rsidR="0059776E" w:rsidRDefault="244EF69F" w:rsidP="244EF69F">
      <w:pPr>
        <w:spacing w:line="259" w:lineRule="auto"/>
        <w:ind w:left="2160" w:firstLine="720"/>
      </w:pPr>
      <w:r w:rsidRPr="244EF69F">
        <w:rPr>
          <w:rFonts w:ascii="Aptos" w:eastAsia="Aptos" w:hAnsi="Aptos" w:cs="Aptos"/>
          <w:b/>
          <w:bCs/>
        </w:rPr>
        <w:t>3.</w:t>
      </w:r>
      <w:r w:rsidRPr="244EF69F">
        <w:rPr>
          <w:rFonts w:ascii="Aptos" w:eastAsia="Aptos" w:hAnsi="Aptos" w:cs="Aptos"/>
        </w:rPr>
        <w:t xml:space="preserve"> Teacher Content</w:t>
      </w:r>
    </w:p>
    <w:p w14:paraId="6547F5C4" w14:textId="75E4EB96" w:rsidR="0059776E" w:rsidRDefault="282B746D" w:rsidP="2733BE28">
      <w:pPr>
        <w:pStyle w:val="ListParagraph"/>
        <w:numPr>
          <w:ilvl w:val="2"/>
          <w:numId w:val="543"/>
        </w:numPr>
        <w:spacing w:line="257" w:lineRule="auto"/>
        <w:rPr>
          <w:del w:id="96" w:author="Denise Mills" w:date="2024-08-02T21:56:00Z"/>
          <w:rFonts w:ascii="Aptos" w:eastAsia="Aptos" w:hAnsi="Aptos" w:cs="Aptos"/>
          <w:color w:val="000000" w:themeColor="text1"/>
        </w:rPr>
      </w:pPr>
      <w:r w:rsidRPr="282B746D">
        <w:rPr>
          <w:b/>
          <w:bCs/>
        </w:rPr>
        <w:t>Plankton Block Type/</w:t>
      </w:r>
      <w:del w:id="97" w:author="Denise Mills" w:date="2024-08-02T21:52:00Z">
        <w:r w:rsidR="43402F91" w:rsidRPr="282B746D" w:rsidDel="282B746D">
          <w:rPr>
            <w:rFonts w:ascii="Aptos" w:eastAsia="Aptos" w:hAnsi="Aptos" w:cs="Aptos"/>
            <w:b/>
            <w:bCs/>
          </w:rPr>
          <w:delText xml:space="preserve">Habitat </w:delText>
        </w:r>
      </w:del>
      <w:r w:rsidRPr="282B746D">
        <w:rPr>
          <w:rFonts w:ascii="Aptos" w:eastAsia="Aptos" w:hAnsi="Aptos" w:cs="Aptos"/>
          <w:b/>
          <w:bCs/>
        </w:rPr>
        <w:t xml:space="preserve">Pattern: </w:t>
      </w:r>
      <w:r w:rsidRPr="282B746D">
        <w:rPr>
          <w:rFonts w:ascii="Aptos" w:eastAsia="Aptos" w:hAnsi="Aptos" w:cs="Aptos"/>
        </w:rPr>
        <w:t>The first column in the table indicates the type of Plankton Block Type</w:t>
      </w:r>
      <w:del w:id="98" w:author="Denise Mills" w:date="2024-08-02T21:52:00Z">
        <w:r w:rsidR="43402F91" w:rsidRPr="282B746D" w:rsidDel="282B746D">
          <w:rPr>
            <w:rFonts w:ascii="Aptos" w:eastAsia="Aptos" w:hAnsi="Aptos" w:cs="Aptos"/>
          </w:rPr>
          <w:delText xml:space="preserve"> or Habitat </w:delText>
        </w:r>
      </w:del>
      <w:ins w:id="99" w:author="Denise Mills" w:date="2024-08-02T21:52:00Z">
        <w:r w:rsidRPr="282B746D">
          <w:rPr>
            <w:rFonts w:ascii="Aptos" w:eastAsia="Aptos" w:hAnsi="Aptos" w:cs="Aptos"/>
          </w:rPr>
          <w:t>/</w:t>
        </w:r>
      </w:ins>
      <w:r w:rsidRPr="282B746D">
        <w:rPr>
          <w:rFonts w:ascii="Aptos" w:eastAsia="Aptos" w:hAnsi="Aptos" w:cs="Aptos"/>
        </w:rPr>
        <w:t xml:space="preserve">pattern that will be needed for digital authoring. </w:t>
      </w:r>
      <w:r w:rsidRPr="282B746D">
        <w:rPr>
          <w:rFonts w:ascii="Aptos" w:eastAsia="Aptos" w:hAnsi="Aptos" w:cs="Aptos"/>
          <w:color w:val="000000" w:themeColor="text1"/>
        </w:rPr>
        <w:t xml:space="preserve">Use the </w:t>
      </w:r>
      <w:r w:rsidR="43402F91">
        <w:fldChar w:fldCharType="begin"/>
      </w:r>
      <w:r w:rsidR="43402F91">
        <w:instrText xml:space="preserve">HYPERLINK "https://hmhco.app.box.com/file/1523366055710?s=f8zkt8htnd6if5axdxvz9bo6yaoumfws" </w:instrText>
      </w:r>
      <w:r w:rsidR="43402F91">
        <w:fldChar w:fldCharType="separate"/>
      </w:r>
      <w:hyperlink r:id="rId212" w:history="1">
        <w:r w:rsidRPr="282B746D">
          <w:rPr>
            <w:rStyle w:val="Hyperlink"/>
            <w:rFonts w:ascii="Aptos" w:eastAsia="Aptos" w:hAnsi="Aptos" w:cs="Aptos"/>
          </w:rPr>
          <w:t>Pattern Guide for SYL and Tasks EMM Development</w:t>
        </w:r>
      </w:hyperlink>
      <w:del w:id="100" w:author="Denise Mills" w:date="2024-08-02T21:53:00Z">
        <w:r w:rsidR="43402F91">
          <w:fldChar w:fldCharType="end"/>
        </w:r>
      </w:del>
      <w:r w:rsidRPr="282B746D">
        <w:rPr>
          <w:rFonts w:ascii="Aptos" w:eastAsia="Aptos" w:hAnsi="Aptos" w:cs="Aptos"/>
          <w:color w:val="000000" w:themeColor="text1"/>
        </w:rPr>
        <w:t xml:space="preserve"> and the standards in the grade level</w:t>
      </w:r>
      <w:r w:rsidRPr="282B746D">
        <w:rPr>
          <w:rFonts w:ascii="Aptos" w:eastAsia="Aptos" w:hAnsi="Aptos" w:cs="Aptos"/>
          <w:color w:val="FF0000"/>
        </w:rPr>
        <w:t xml:space="preserve"> </w:t>
      </w:r>
      <w:hyperlink r:id="rId213">
        <w:r w:rsidRPr="282B746D">
          <w:rPr>
            <w:rStyle w:val="Hyperlink"/>
            <w:rFonts w:ascii="Aptos" w:eastAsia="Aptos" w:hAnsi="Aptos" w:cs="Aptos"/>
          </w:rPr>
          <w:t>TOC</w:t>
        </w:r>
      </w:hyperlink>
      <w:r w:rsidRPr="282B746D">
        <w:rPr>
          <w:rFonts w:ascii="Aptos" w:eastAsia="Aptos" w:hAnsi="Aptos" w:cs="Aptos"/>
        </w:rPr>
        <w:t xml:space="preserve"> </w:t>
      </w:r>
      <w:r w:rsidRPr="282B746D">
        <w:rPr>
          <w:rFonts w:ascii="Aptos" w:eastAsia="Aptos" w:hAnsi="Aptos" w:cs="Aptos"/>
          <w:color w:val="000000" w:themeColor="text1"/>
        </w:rPr>
        <w:t>to determine the type of block type/pattern used for each part of an individual Instructional Task.</w:t>
      </w:r>
    </w:p>
    <w:p w14:paraId="2BE24005" w14:textId="5C439BD2" w:rsidR="23D95DF5" w:rsidRDefault="23D95DF5" w:rsidP="282B746D">
      <w:pPr>
        <w:spacing w:line="257" w:lineRule="auto"/>
        <w:rPr>
          <w:del w:id="101" w:author="Denise Mills" w:date="2024-08-02T21:56:00Z"/>
        </w:rPr>
      </w:pPr>
    </w:p>
    <w:p w14:paraId="2ED39AA8" w14:textId="572E7965" w:rsidR="23D95DF5" w:rsidRDefault="23D95DF5" w:rsidP="282B746D">
      <w:pPr>
        <w:spacing w:line="257" w:lineRule="auto"/>
      </w:pPr>
    </w:p>
    <w:tbl>
      <w:tblPr>
        <w:tblStyle w:val="TableGrid"/>
        <w:tblW w:w="0" w:type="auto"/>
        <w:tblInd w:w="810" w:type="dxa"/>
        <w:tblLook w:val="04A0" w:firstRow="1" w:lastRow="0" w:firstColumn="1" w:lastColumn="0" w:noHBand="0" w:noVBand="1"/>
      </w:tblPr>
      <w:tblGrid>
        <w:gridCol w:w="9135"/>
      </w:tblGrid>
      <w:tr w:rsidR="282B746D" w14:paraId="715FA62C" w14:textId="77777777" w:rsidTr="282B746D">
        <w:trPr>
          <w:trHeight w:val="300"/>
        </w:trPr>
        <w:tc>
          <w:tcPr>
            <w:tcW w:w="9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5C9EB" w:themeFill="text2" w:themeFillTint="40"/>
            <w:tcMar>
              <w:left w:w="108" w:type="dxa"/>
              <w:right w:w="108" w:type="dxa"/>
            </w:tcMar>
          </w:tcPr>
          <w:p w14:paraId="4DE517D6" w14:textId="5CCEE3C3" w:rsidR="282B746D" w:rsidRDefault="282B746D" w:rsidP="282B746D">
            <w:pPr>
              <w:spacing w:after="160" w:line="257" w:lineRule="auto"/>
              <w:jc w:val="center"/>
            </w:pPr>
            <w:r w:rsidRPr="282B746D">
              <w:rPr>
                <w:rFonts w:ascii="Aptos" w:eastAsia="Aptos" w:hAnsi="Aptos" w:cs="Aptos"/>
                <w:b/>
                <w:bCs/>
                <w:color w:val="000000" w:themeColor="text1"/>
                <w:sz w:val="24"/>
                <w:szCs w:val="24"/>
              </w:rPr>
              <w:t>Grade Level Considerations</w:t>
            </w:r>
          </w:p>
        </w:tc>
      </w:tr>
      <w:tr w:rsidR="282B746D" w14:paraId="7387C3C8" w14:textId="77777777" w:rsidTr="282B746D">
        <w:trPr>
          <w:trHeight w:val="315"/>
        </w:trPr>
        <w:tc>
          <w:tcPr>
            <w:tcW w:w="9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9F7" w:themeFill="text2" w:themeFillTint="1A"/>
            <w:tcMar>
              <w:left w:w="108" w:type="dxa"/>
              <w:right w:w="108" w:type="dxa"/>
            </w:tcMar>
          </w:tcPr>
          <w:p w14:paraId="210BA829" w14:textId="0E43AFC0" w:rsidR="282B746D" w:rsidRDefault="282B746D" w:rsidP="282B746D">
            <w:pPr>
              <w:spacing w:after="160" w:line="257" w:lineRule="auto"/>
              <w:jc w:val="center"/>
            </w:pPr>
            <w:r w:rsidRPr="282B746D">
              <w:rPr>
                <w:rFonts w:ascii="Aptos" w:eastAsia="Aptos" w:hAnsi="Aptos" w:cs="Aptos"/>
                <w:b/>
                <w:bCs/>
                <w:color w:val="000000" w:themeColor="text1"/>
              </w:rPr>
              <w:t>GK-A1</w:t>
            </w:r>
          </w:p>
        </w:tc>
      </w:tr>
      <w:tr w:rsidR="282B746D" w14:paraId="1EF86750" w14:textId="77777777" w:rsidTr="282B746D">
        <w:trPr>
          <w:trHeight w:val="1650"/>
        </w:trPr>
        <w:tc>
          <w:tcPr>
            <w:tcW w:w="91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37F88E4" w14:textId="6391F102" w:rsidR="282B746D" w:rsidRDefault="282B746D" w:rsidP="282B746D">
            <w:pPr>
              <w:spacing w:after="160" w:line="257" w:lineRule="auto"/>
            </w:pPr>
            <w:r w:rsidRPr="282B746D">
              <w:rPr>
                <w:rFonts w:ascii="Aptos" w:eastAsia="Aptos" w:hAnsi="Aptos" w:cs="Aptos"/>
                <w:color w:val="000000" w:themeColor="text1"/>
              </w:rPr>
              <w:t xml:space="preserve">Digital student content is authored using the Plankton platform. </w:t>
            </w:r>
          </w:p>
          <w:p w14:paraId="0D582DDA" w14:textId="0D07E719" w:rsidR="282B746D" w:rsidRDefault="282B746D" w:rsidP="282B746D">
            <w:pPr>
              <w:spacing w:after="160" w:line="257" w:lineRule="auto"/>
              <w:rPr>
                <w:rFonts w:ascii="Aptos" w:eastAsia="Aptos" w:hAnsi="Aptos" w:cs="Aptos"/>
                <w:color w:val="000000" w:themeColor="text1"/>
              </w:rPr>
            </w:pPr>
          </w:p>
          <w:p w14:paraId="3071A70C" w14:textId="48902122" w:rsidR="282B746D" w:rsidRDefault="282B746D" w:rsidP="282B746D">
            <w:pPr>
              <w:spacing w:after="160" w:line="257" w:lineRule="auto"/>
              <w:rPr>
                <w:rFonts w:ascii="Aptos" w:eastAsia="Aptos" w:hAnsi="Aptos" w:cs="Aptos"/>
                <w:color w:val="000000" w:themeColor="text1"/>
              </w:rPr>
            </w:pPr>
            <w:r w:rsidRPr="282B746D">
              <w:rPr>
                <w:rFonts w:ascii="Aptos" w:eastAsia="Aptos" w:hAnsi="Aptos" w:cs="Aptos"/>
                <w:color w:val="000000" w:themeColor="text1"/>
              </w:rPr>
              <w:t xml:space="preserve">All static and interactive content is referred to as </w:t>
            </w:r>
            <w:r w:rsidRPr="282B746D">
              <w:rPr>
                <w:rFonts w:ascii="Aptos" w:eastAsia="Aptos" w:hAnsi="Aptos" w:cs="Aptos"/>
                <w:b/>
                <w:bCs/>
                <w:color w:val="000000" w:themeColor="text1"/>
              </w:rPr>
              <w:t>block types/patterns.</w:t>
            </w:r>
          </w:p>
        </w:tc>
      </w:tr>
    </w:tbl>
    <w:p w14:paraId="7616EC02" w14:textId="0C018893" w:rsidR="23D95DF5" w:rsidRDefault="23D95DF5" w:rsidP="23D95DF5">
      <w:pPr>
        <w:spacing w:line="257" w:lineRule="auto"/>
        <w:rPr>
          <w:rFonts w:ascii="Aptos" w:eastAsia="Aptos" w:hAnsi="Aptos" w:cs="Aptos"/>
          <w:color w:val="000000" w:themeColor="text1"/>
        </w:rPr>
      </w:pPr>
    </w:p>
    <w:p w14:paraId="7B38F742" w14:textId="055CB79D" w:rsidR="2067F0B2" w:rsidRDefault="2067F0B2" w:rsidP="2067F0B2">
      <w:pPr>
        <w:pStyle w:val="ListParagraph"/>
        <w:numPr>
          <w:ilvl w:val="3"/>
          <w:numId w:val="543"/>
        </w:numPr>
        <w:spacing w:line="257" w:lineRule="auto"/>
        <w:rPr>
          <w:rFonts w:ascii="Aptos" w:eastAsia="Aptos" w:hAnsi="Aptos" w:cs="Aptos"/>
          <w:highlight w:val="yellow"/>
        </w:rPr>
      </w:pPr>
      <w:r w:rsidRPr="2067F0B2">
        <w:rPr>
          <w:rFonts w:ascii="Aptos" w:eastAsia="Aptos" w:hAnsi="Aptos" w:cs="Aptos"/>
          <w:b/>
          <w:bCs/>
          <w:highlight w:val="yellow"/>
        </w:rPr>
        <w:t xml:space="preserve">With Print Content: </w:t>
      </w:r>
      <w:r w:rsidRPr="2067F0B2">
        <w:rPr>
          <w:rFonts w:ascii="Aptos" w:eastAsia="Aptos" w:hAnsi="Aptos" w:cs="Aptos"/>
          <w:highlight w:val="yellow"/>
        </w:rPr>
        <w:t>In the same left-hand column that the block type/pattern is listed, we also need to accommodate for how the content will appear in print.</w:t>
      </w:r>
    </w:p>
    <w:p w14:paraId="6DD4B195" w14:textId="30290C8C" w:rsidR="2067F0B2" w:rsidRDefault="2067F0B2" w:rsidP="2067F0B2">
      <w:pPr>
        <w:pStyle w:val="ListParagraph"/>
        <w:numPr>
          <w:ilvl w:val="3"/>
          <w:numId w:val="543"/>
        </w:numPr>
        <w:spacing w:line="257" w:lineRule="auto"/>
        <w:rPr>
          <w:rFonts w:ascii="Aptos" w:eastAsia="Aptos" w:hAnsi="Aptos" w:cs="Aptos"/>
          <w:highlight w:val="yellow"/>
        </w:rPr>
      </w:pPr>
      <w:r w:rsidRPr="2067F0B2">
        <w:rPr>
          <w:rFonts w:ascii="Aptos" w:eastAsia="Aptos" w:hAnsi="Aptos" w:cs="Aptos"/>
          <w:highlight w:val="yellow"/>
        </w:rPr>
        <w:t xml:space="preserve">Parity with print is important to keep in mind, with the idea that students should produce the same answer in both formats. </w:t>
      </w:r>
    </w:p>
    <w:p w14:paraId="184A7693" w14:textId="286E23AE" w:rsidR="2067F0B2" w:rsidRDefault="282B746D" w:rsidP="2067F0B2">
      <w:pPr>
        <w:pStyle w:val="ListParagraph"/>
        <w:numPr>
          <w:ilvl w:val="4"/>
          <w:numId w:val="543"/>
        </w:numPr>
        <w:spacing w:line="257" w:lineRule="auto"/>
        <w:rPr>
          <w:rFonts w:ascii="Aptos" w:eastAsia="Aptos" w:hAnsi="Aptos" w:cs="Aptos"/>
          <w:highlight w:val="yellow"/>
        </w:rPr>
      </w:pPr>
      <w:r w:rsidRPr="282B746D">
        <w:rPr>
          <w:rFonts w:ascii="Aptos" w:eastAsia="Aptos" w:hAnsi="Aptos" w:cs="Aptos"/>
          <w:highlight w:val="yellow"/>
        </w:rPr>
        <w:t xml:space="preserve">In cases where a student may use a </w:t>
      </w:r>
      <w:r w:rsidRPr="282B746D">
        <w:rPr>
          <w:rFonts w:ascii="Aptos" w:eastAsia="Aptos" w:hAnsi="Aptos" w:cs="Aptos"/>
          <w:b/>
          <w:bCs/>
          <w:highlight w:val="yellow"/>
        </w:rPr>
        <w:t xml:space="preserve">Drop Down </w:t>
      </w:r>
      <w:r w:rsidRPr="282B746D">
        <w:rPr>
          <w:rFonts w:ascii="Aptos" w:eastAsia="Aptos" w:hAnsi="Aptos" w:cs="Aptos"/>
          <w:highlight w:val="yellow"/>
        </w:rPr>
        <w:t xml:space="preserve">pattern in </w:t>
      </w:r>
      <w:del w:id="102" w:author="Denise Mills" w:date="2024-08-02T21:58:00Z">
        <w:r w:rsidR="2067F0B2" w:rsidRPr="282B746D" w:rsidDel="282B746D">
          <w:rPr>
            <w:rFonts w:ascii="Aptos" w:eastAsia="Aptos" w:hAnsi="Aptos" w:cs="Aptos"/>
            <w:highlight w:val="yellow"/>
          </w:rPr>
          <w:delText>Habitat</w:delText>
        </w:r>
      </w:del>
      <w:r w:rsidRPr="282B746D">
        <w:rPr>
          <w:rFonts w:ascii="Aptos" w:eastAsia="Aptos" w:hAnsi="Aptos" w:cs="Aptos"/>
          <w:highlight w:val="yellow"/>
        </w:rPr>
        <w:t xml:space="preserve"> </w:t>
      </w:r>
      <w:del w:id="103" w:author="Denise Mills" w:date="2024-08-02T22:09:00Z">
        <w:r w:rsidR="2067F0B2" w:rsidRPr="282B746D" w:rsidDel="282B746D">
          <w:rPr>
            <w:rFonts w:ascii="Aptos" w:eastAsia="Aptos" w:hAnsi="Aptos" w:cs="Aptos"/>
            <w:highlight w:val="yellow"/>
          </w:rPr>
          <w:delText>(</w:delText>
        </w:r>
      </w:del>
      <w:r w:rsidRPr="282B746D">
        <w:rPr>
          <w:rFonts w:ascii="Aptos" w:eastAsia="Aptos" w:hAnsi="Aptos" w:cs="Aptos"/>
          <w:highlight w:val="yellow"/>
        </w:rPr>
        <w:t>Grades 3-A1</w:t>
      </w:r>
      <w:del w:id="104" w:author="Denise Mills" w:date="2024-08-02T22:09:00Z">
        <w:r w:rsidR="2067F0B2" w:rsidRPr="282B746D" w:rsidDel="282B746D">
          <w:rPr>
            <w:rFonts w:ascii="Aptos" w:eastAsia="Aptos" w:hAnsi="Aptos" w:cs="Aptos"/>
            <w:highlight w:val="yellow"/>
          </w:rPr>
          <w:delText>)</w:delText>
        </w:r>
      </w:del>
      <w:r w:rsidRPr="282B746D">
        <w:rPr>
          <w:rFonts w:ascii="Aptos" w:eastAsia="Aptos" w:hAnsi="Aptos" w:cs="Aptos"/>
          <w:highlight w:val="yellow"/>
        </w:rPr>
        <w:t xml:space="preserve">, the print content may appear on a </w:t>
      </w:r>
      <w:r w:rsidRPr="282B746D">
        <w:rPr>
          <w:rFonts w:ascii="Aptos" w:eastAsia="Aptos" w:hAnsi="Aptos" w:cs="Aptos"/>
          <w:b/>
          <w:bCs/>
          <w:highlight w:val="yellow"/>
        </w:rPr>
        <w:t>write on line</w:t>
      </w:r>
      <w:r w:rsidRPr="282B746D">
        <w:rPr>
          <w:rFonts w:ascii="Aptos" w:eastAsia="Aptos" w:hAnsi="Aptos" w:cs="Aptos"/>
          <w:highlight w:val="yellow"/>
        </w:rPr>
        <w:t xml:space="preserve"> or </w:t>
      </w:r>
      <w:r w:rsidRPr="282B746D">
        <w:rPr>
          <w:rFonts w:ascii="Aptos" w:eastAsia="Aptos" w:hAnsi="Aptos" w:cs="Aptos"/>
          <w:b/>
          <w:bCs/>
          <w:highlight w:val="yellow"/>
        </w:rPr>
        <w:t xml:space="preserve">fill in </w:t>
      </w:r>
      <w:r w:rsidRPr="282B746D">
        <w:rPr>
          <w:rFonts w:ascii="Aptos" w:eastAsia="Aptos" w:hAnsi="Aptos" w:cs="Aptos"/>
          <w:b/>
          <w:bCs/>
          <w:highlight w:val="yellow"/>
        </w:rPr>
        <w:lastRenderedPageBreak/>
        <w:t>box</w:t>
      </w:r>
      <w:r w:rsidRPr="282B746D">
        <w:rPr>
          <w:rFonts w:ascii="Aptos" w:eastAsia="Aptos" w:hAnsi="Aptos" w:cs="Aptos"/>
          <w:highlight w:val="yellow"/>
        </w:rPr>
        <w:t>. A word bank is not always necessary to include in print depending on the amount of space on a page.</w:t>
      </w:r>
    </w:p>
    <w:p w14:paraId="35F71C2C" w14:textId="3C2B6EB8" w:rsidR="2067F0B2" w:rsidRDefault="2067F0B2" w:rsidP="2067F0B2">
      <w:pPr>
        <w:pStyle w:val="ListParagraph"/>
        <w:numPr>
          <w:ilvl w:val="3"/>
          <w:numId w:val="543"/>
        </w:numPr>
        <w:spacing w:line="257" w:lineRule="auto"/>
        <w:rPr>
          <w:rFonts w:ascii="Aptos" w:eastAsia="Aptos" w:hAnsi="Aptos" w:cs="Aptos"/>
          <w:highlight w:val="yellow"/>
        </w:rPr>
      </w:pPr>
      <w:r w:rsidRPr="2067F0B2">
        <w:rPr>
          <w:rFonts w:ascii="Aptos" w:eastAsia="Aptos" w:hAnsi="Aptos" w:cs="Aptos"/>
          <w:highlight w:val="yellow"/>
        </w:rPr>
        <w:t>Content may appear in print in the following ways:</w:t>
      </w:r>
    </w:p>
    <w:p w14:paraId="212F83AE" w14:textId="3F3D12AE" w:rsidR="2067F0B2" w:rsidRDefault="2067F0B2" w:rsidP="2067F0B2">
      <w:pPr>
        <w:pStyle w:val="ListParagraph"/>
        <w:numPr>
          <w:ilvl w:val="4"/>
          <w:numId w:val="543"/>
        </w:numPr>
        <w:spacing w:line="257" w:lineRule="auto"/>
        <w:rPr>
          <w:rFonts w:ascii="Aptos" w:eastAsia="Aptos" w:hAnsi="Aptos" w:cs="Aptos"/>
          <w:highlight w:val="yellow"/>
        </w:rPr>
      </w:pPr>
      <w:r w:rsidRPr="2067F0B2">
        <w:rPr>
          <w:rFonts w:ascii="Aptos" w:eastAsia="Aptos" w:hAnsi="Aptos" w:cs="Aptos"/>
          <w:highlight w:val="yellow"/>
        </w:rPr>
        <w:t>Write on Line (WOL)</w:t>
      </w:r>
    </w:p>
    <w:p w14:paraId="0E05DEED" w14:textId="1A15DCB6" w:rsidR="2067F0B2" w:rsidRDefault="2067F0B2" w:rsidP="2067F0B2">
      <w:pPr>
        <w:pStyle w:val="ListParagraph"/>
        <w:numPr>
          <w:ilvl w:val="4"/>
          <w:numId w:val="543"/>
        </w:numPr>
        <w:spacing w:line="257" w:lineRule="auto"/>
        <w:rPr>
          <w:rFonts w:ascii="Aptos" w:eastAsia="Aptos" w:hAnsi="Aptos" w:cs="Aptos"/>
          <w:highlight w:val="yellow"/>
        </w:rPr>
      </w:pPr>
      <w:r w:rsidRPr="2067F0B2">
        <w:rPr>
          <w:rFonts w:ascii="Aptos" w:eastAsia="Aptos" w:hAnsi="Aptos" w:cs="Aptos"/>
          <w:highlight w:val="yellow"/>
        </w:rPr>
        <w:t>Fill in Box (FIB)</w:t>
      </w:r>
    </w:p>
    <w:p w14:paraId="46622F48" w14:textId="4CE15494" w:rsidR="2067F0B2" w:rsidRDefault="2067F0B2" w:rsidP="2067F0B2">
      <w:pPr>
        <w:pStyle w:val="ListParagraph"/>
        <w:numPr>
          <w:ilvl w:val="4"/>
          <w:numId w:val="543"/>
        </w:numPr>
        <w:spacing w:line="257" w:lineRule="auto"/>
        <w:rPr>
          <w:rFonts w:ascii="Aptos" w:eastAsia="Aptos" w:hAnsi="Aptos" w:cs="Aptos"/>
          <w:highlight w:val="yellow"/>
        </w:rPr>
      </w:pPr>
      <w:r w:rsidRPr="2067F0B2">
        <w:rPr>
          <w:rFonts w:ascii="Aptos" w:eastAsia="Aptos" w:hAnsi="Aptos" w:cs="Aptos"/>
          <w:highlight w:val="yellow"/>
        </w:rPr>
        <w:t>Multiple Choice</w:t>
      </w:r>
    </w:p>
    <w:p w14:paraId="204A05CE" w14:textId="06072808" w:rsidR="2067F0B2" w:rsidRDefault="2067F0B2" w:rsidP="2067F0B2">
      <w:pPr>
        <w:pStyle w:val="ListParagraph"/>
        <w:numPr>
          <w:ilvl w:val="4"/>
          <w:numId w:val="543"/>
        </w:numPr>
        <w:spacing w:line="257" w:lineRule="auto"/>
        <w:rPr>
          <w:rFonts w:ascii="Aptos" w:eastAsia="Aptos" w:hAnsi="Aptos" w:cs="Aptos"/>
          <w:highlight w:val="yellow"/>
        </w:rPr>
      </w:pPr>
      <w:r w:rsidRPr="2067F0B2">
        <w:rPr>
          <w:rFonts w:ascii="Aptos" w:eastAsia="Aptos" w:hAnsi="Aptos" w:cs="Aptos"/>
          <w:highlight w:val="yellow"/>
        </w:rPr>
        <w:t xml:space="preserve">Open Space </w:t>
      </w:r>
    </w:p>
    <w:p w14:paraId="0D48CEF8" w14:textId="2B775E33" w:rsidR="2067F0B2" w:rsidRDefault="2067F0B2" w:rsidP="2067F0B2">
      <w:pPr>
        <w:spacing w:line="257" w:lineRule="auto"/>
        <w:ind w:left="1440" w:firstLine="720"/>
        <w:rPr>
          <w:rFonts w:ascii="Aptos" w:eastAsia="Aptos" w:hAnsi="Aptos" w:cs="Aptos"/>
          <w:highlight w:val="yellow"/>
        </w:rPr>
      </w:pPr>
      <w:r>
        <w:rPr>
          <w:noProof/>
        </w:rPr>
        <w:drawing>
          <wp:inline distT="0" distB="0" distL="0" distR="0" wp14:anchorId="3529513E" wp14:editId="431072A5">
            <wp:extent cx="3270095" cy="2539278"/>
            <wp:effectExtent l="0" t="0" r="0" b="0"/>
            <wp:docPr id="916152747" name="Picture 916152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4" cstate="print">
                      <a:extLst>
                        <a:ext uri="{28A0092B-C50C-407E-A947-70E740481C1C}">
                          <a14:useLocalDpi xmlns:a14="http://schemas.microsoft.com/office/drawing/2010/main" val="0"/>
                        </a:ext>
                      </a:extLst>
                    </a:blip>
                    <a:stretch>
                      <a:fillRect/>
                    </a:stretch>
                  </pic:blipFill>
                  <pic:spPr>
                    <a:xfrm>
                      <a:off x="0" y="0"/>
                      <a:ext cx="3270095" cy="2539278"/>
                    </a:xfrm>
                    <a:prstGeom prst="rect">
                      <a:avLst/>
                    </a:prstGeom>
                  </pic:spPr>
                </pic:pic>
              </a:graphicData>
            </a:graphic>
          </wp:inline>
        </w:drawing>
      </w:r>
    </w:p>
    <w:p w14:paraId="69BF6D8D" w14:textId="60627E51" w:rsidR="0059776E" w:rsidRDefault="282B746D" w:rsidP="2733BE28">
      <w:pPr>
        <w:pStyle w:val="ListParagraph"/>
        <w:numPr>
          <w:ilvl w:val="0"/>
          <w:numId w:val="543"/>
        </w:numPr>
        <w:spacing w:line="257" w:lineRule="auto"/>
        <w:ind w:left="1080"/>
        <w:rPr>
          <w:rFonts w:ascii="Aptos" w:eastAsia="Aptos" w:hAnsi="Aptos" w:cs="Aptos"/>
        </w:rPr>
      </w:pPr>
      <w:r w:rsidRPr="282B746D">
        <w:rPr>
          <w:rFonts w:ascii="Aptos" w:eastAsia="Aptos" w:hAnsi="Aptos" w:cs="Aptos"/>
          <w:b/>
          <w:bCs/>
        </w:rPr>
        <w:t>Student Content:</w:t>
      </w:r>
      <w:r w:rsidRPr="282B746D">
        <w:rPr>
          <w:rFonts w:ascii="Aptos" w:eastAsia="Aptos" w:hAnsi="Aptos" w:cs="Aptos"/>
          <w:color w:val="0070C0"/>
        </w:rPr>
        <w:t xml:space="preserve"> </w:t>
      </w:r>
      <w:r w:rsidRPr="282B746D">
        <w:rPr>
          <w:rFonts w:ascii="Aptos" w:eastAsia="Aptos" w:hAnsi="Aptos" w:cs="Aptos"/>
        </w:rPr>
        <w:t>The second column in the table includes lesson content for both print and digital. The actual lesson content is the same for both modes, but digital-specific considerations are included here. Gray text refers to digital-specific considerations and require you to input information needed within the Plankton Block Type</w:t>
      </w:r>
      <w:del w:id="105" w:author="Denise Mills" w:date="2024-08-02T21:57:00Z">
        <w:r w:rsidR="3E54E229" w:rsidRPr="282B746D" w:rsidDel="282B746D">
          <w:rPr>
            <w:rFonts w:ascii="Aptos" w:eastAsia="Aptos" w:hAnsi="Aptos" w:cs="Aptos"/>
          </w:rPr>
          <w:delText xml:space="preserve"> or Habitat </w:delText>
        </w:r>
      </w:del>
      <w:ins w:id="106" w:author="Denise Mills" w:date="2024-08-02T21:57:00Z">
        <w:r w:rsidRPr="282B746D">
          <w:rPr>
            <w:rFonts w:ascii="Aptos" w:eastAsia="Aptos" w:hAnsi="Aptos" w:cs="Aptos"/>
          </w:rPr>
          <w:t>/</w:t>
        </w:r>
      </w:ins>
      <w:r w:rsidRPr="282B746D">
        <w:rPr>
          <w:rFonts w:ascii="Aptos" w:eastAsia="Aptos" w:hAnsi="Aptos" w:cs="Aptos"/>
        </w:rPr>
        <w:t xml:space="preserve">pattern when necessary. You can find the input fields for each pattern in the </w:t>
      </w:r>
      <w:hyperlink r:id="rId215" w:history="1">
        <w:r w:rsidRPr="282B746D">
          <w:rPr>
            <w:rStyle w:val="Hyperlink"/>
            <w:rFonts w:ascii="Aptos" w:eastAsia="Aptos" w:hAnsi="Aptos" w:cs="Aptos"/>
          </w:rPr>
          <w:t>Pattern Guide for SYL and Tasks EMM Development.</w:t>
        </w:r>
      </w:hyperlink>
      <w:r w:rsidRPr="282B746D">
        <w:rPr>
          <w:rFonts w:ascii="Aptos" w:eastAsia="Aptos" w:hAnsi="Aptos" w:cs="Aptos"/>
        </w:rPr>
        <w:t xml:space="preserve"> Black text is student facing text which will appear both on the digital activity as well as the print Student Edition. </w:t>
      </w:r>
    </w:p>
    <w:p w14:paraId="45230801" w14:textId="3AB3FDDA" w:rsidR="0059776E" w:rsidRDefault="282B746D" w:rsidP="2733BE28">
      <w:pPr>
        <w:pStyle w:val="ListParagraph"/>
        <w:numPr>
          <w:ilvl w:val="0"/>
          <w:numId w:val="543"/>
        </w:numPr>
        <w:spacing w:line="257" w:lineRule="auto"/>
        <w:ind w:left="1080"/>
        <w:rPr>
          <w:rFonts w:ascii="Aptos" w:eastAsia="Aptos" w:hAnsi="Aptos" w:cs="Aptos"/>
          <w:color w:val="000000" w:themeColor="text1"/>
        </w:rPr>
      </w:pPr>
      <w:r w:rsidRPr="282B746D">
        <w:rPr>
          <w:rFonts w:ascii="Aptos" w:eastAsia="Aptos" w:hAnsi="Aptos" w:cs="Aptos"/>
          <w:color w:val="000000" w:themeColor="text1"/>
        </w:rPr>
        <w:t xml:space="preserve">The </w:t>
      </w:r>
      <w:r w:rsidRPr="282B746D">
        <w:rPr>
          <w:rFonts w:ascii="Aptos" w:eastAsia="Aptos" w:hAnsi="Aptos" w:cs="Aptos"/>
          <w:b/>
          <w:bCs/>
          <w:color w:val="000000" w:themeColor="text1"/>
        </w:rPr>
        <w:t>Plankton Block Type</w:t>
      </w:r>
      <w:ins w:id="107" w:author="Denise Mills" w:date="2024-08-02T21:59:00Z">
        <w:r w:rsidRPr="282B746D">
          <w:rPr>
            <w:rFonts w:ascii="Aptos" w:eastAsia="Aptos" w:hAnsi="Aptos" w:cs="Aptos"/>
            <w:b/>
            <w:bCs/>
            <w:color w:val="000000" w:themeColor="text1"/>
          </w:rPr>
          <w:t>/</w:t>
        </w:r>
      </w:ins>
      <w:del w:id="108" w:author="Denise Mills" w:date="2024-08-02T21:59:00Z">
        <w:r w:rsidR="3E54E229" w:rsidRPr="282B746D" w:rsidDel="282B746D">
          <w:rPr>
            <w:rFonts w:ascii="Aptos" w:eastAsia="Aptos" w:hAnsi="Aptos" w:cs="Aptos"/>
            <w:b/>
            <w:bCs/>
            <w:color w:val="000000" w:themeColor="text1"/>
          </w:rPr>
          <w:delText xml:space="preserve">, Habitat </w:delText>
        </w:r>
      </w:del>
      <w:r w:rsidRPr="282B746D">
        <w:rPr>
          <w:rFonts w:ascii="Aptos" w:eastAsia="Aptos" w:hAnsi="Aptos" w:cs="Aptos"/>
          <w:b/>
          <w:bCs/>
          <w:color w:val="000000" w:themeColor="text1"/>
        </w:rPr>
        <w:t>Pattern,</w:t>
      </w:r>
      <w:r w:rsidRPr="282B746D">
        <w:rPr>
          <w:rFonts w:ascii="Aptos" w:eastAsia="Aptos" w:hAnsi="Aptos" w:cs="Aptos"/>
          <w:color w:val="000000" w:themeColor="text1"/>
        </w:rPr>
        <w:t xml:space="preserve"> and the </w:t>
      </w:r>
      <w:r w:rsidRPr="282B746D">
        <w:rPr>
          <w:rFonts w:ascii="Aptos" w:eastAsia="Aptos" w:hAnsi="Aptos" w:cs="Aptos"/>
          <w:b/>
          <w:bCs/>
          <w:color w:val="000000" w:themeColor="text1"/>
        </w:rPr>
        <w:t>Student Content</w:t>
      </w:r>
      <w:r w:rsidRPr="282B746D">
        <w:rPr>
          <w:rFonts w:ascii="Aptos" w:eastAsia="Aptos" w:hAnsi="Aptos" w:cs="Aptos"/>
          <w:color w:val="000000" w:themeColor="text1"/>
        </w:rPr>
        <w:t xml:space="preserve"> go hand-in-hand.</w:t>
      </w:r>
    </w:p>
    <w:p w14:paraId="3138B55F" w14:textId="676F7B60" w:rsidR="2733BE28" w:rsidRDefault="006669A9" w:rsidP="2733BE28">
      <w:pPr>
        <w:pStyle w:val="ListParagraph"/>
        <w:numPr>
          <w:ilvl w:val="0"/>
          <w:numId w:val="543"/>
        </w:numPr>
        <w:spacing w:line="257" w:lineRule="auto"/>
        <w:ind w:left="1080"/>
        <w:rPr>
          <w:rFonts w:ascii="Aptos" w:eastAsia="Aptos" w:hAnsi="Aptos" w:cs="Aptos"/>
          <w:color w:val="000000" w:themeColor="text1"/>
        </w:rPr>
      </w:pPr>
      <w:r w:rsidRPr="006669A9">
        <w:rPr>
          <w:rFonts w:ascii="Aptos" w:eastAsia="Aptos" w:hAnsi="Aptos" w:cs="Aptos"/>
          <w:color w:val="000000" w:themeColor="text1"/>
        </w:rPr>
        <w:t>The</w:t>
      </w:r>
      <w:r w:rsidR="282B746D" w:rsidRPr="282B746D">
        <w:rPr>
          <w:rFonts w:ascii="Aptos" w:eastAsia="Aptos" w:hAnsi="Aptos" w:cs="Aptos"/>
          <w:color w:val="000000" w:themeColor="text1"/>
        </w:rPr>
        <w:t xml:space="preserve"> pattern for each item may vary, but each row will consist of a Set up Area</w:t>
      </w:r>
      <w:ins w:id="109" w:author="Denise Mills" w:date="2024-08-02T22:00:00Z">
        <w:r w:rsidR="282B746D" w:rsidRPr="282B746D">
          <w:rPr>
            <w:rFonts w:ascii="Aptos" w:eastAsia="Aptos" w:hAnsi="Aptos" w:cs="Aptos"/>
            <w:color w:val="000000" w:themeColor="text1"/>
          </w:rPr>
          <w:t xml:space="preserve"> and</w:t>
        </w:r>
      </w:ins>
      <w:del w:id="110" w:author="Denise Mills" w:date="2024-08-02T22:00:00Z">
        <w:r w:rsidR="3E54E229" w:rsidRPr="282B746D" w:rsidDel="282B746D">
          <w:rPr>
            <w:rFonts w:ascii="Aptos" w:eastAsia="Aptos" w:hAnsi="Aptos" w:cs="Aptos"/>
            <w:color w:val="000000" w:themeColor="text1"/>
          </w:rPr>
          <w:delText>,</w:delText>
        </w:r>
      </w:del>
      <w:r w:rsidR="282B746D" w:rsidRPr="282B746D">
        <w:rPr>
          <w:rFonts w:ascii="Aptos" w:eastAsia="Aptos" w:hAnsi="Aptos" w:cs="Aptos"/>
          <w:color w:val="000000" w:themeColor="text1"/>
        </w:rPr>
        <w:t xml:space="preserve"> Interaction Area</w:t>
      </w:r>
      <w:del w:id="111" w:author="Denise Mills" w:date="2024-08-02T21:59:00Z">
        <w:r w:rsidR="3E54E229" w:rsidRPr="282B746D" w:rsidDel="282B746D">
          <w:rPr>
            <w:rFonts w:ascii="Aptos" w:eastAsia="Aptos" w:hAnsi="Aptos" w:cs="Aptos"/>
            <w:color w:val="000000" w:themeColor="text1"/>
          </w:rPr>
          <w:delText>, Feedback Area (if applicable)</w:delText>
        </w:r>
      </w:del>
      <w:r w:rsidR="282B746D" w:rsidRPr="282B746D">
        <w:rPr>
          <w:rFonts w:ascii="Aptos" w:eastAsia="Aptos" w:hAnsi="Aptos" w:cs="Aptos"/>
          <w:color w:val="000000" w:themeColor="text1"/>
        </w:rPr>
        <w:t>.</w:t>
      </w:r>
    </w:p>
    <w:p w14:paraId="7787A05E" w14:textId="5F39BC90" w:rsidR="0059776E" w:rsidRDefault="20C61E1C" w:rsidP="23D95DF5">
      <w:pPr>
        <w:spacing w:after="160" w:line="257" w:lineRule="auto"/>
      </w:pPr>
      <w:r w:rsidRPr="20C61E1C">
        <w:rPr>
          <w:rFonts w:ascii="Aptos" w:eastAsia="Aptos" w:hAnsi="Aptos" w:cs="Aptos"/>
          <w:b/>
          <w:bCs/>
          <w:color w:val="000000" w:themeColor="text1"/>
        </w:rPr>
        <w:t>Setting Up Tasks</w:t>
      </w:r>
    </w:p>
    <w:tbl>
      <w:tblPr>
        <w:tblStyle w:val="TableGrid"/>
        <w:tblW w:w="0" w:type="auto"/>
        <w:tblInd w:w="270" w:type="dxa"/>
        <w:tblLayout w:type="fixed"/>
        <w:tblLook w:val="04A0" w:firstRow="1" w:lastRow="0" w:firstColumn="1" w:lastColumn="0" w:noHBand="0" w:noVBand="1"/>
      </w:tblPr>
      <w:tblGrid>
        <w:gridCol w:w="4583"/>
        <w:gridCol w:w="4300"/>
      </w:tblGrid>
      <w:tr w:rsidR="244EF69F" w14:paraId="69ABBAC9" w14:textId="77777777" w:rsidTr="282B746D">
        <w:trPr>
          <w:trHeight w:val="300"/>
        </w:trPr>
        <w:tc>
          <w:tcPr>
            <w:tcW w:w="8883"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5C9EB" w:themeFill="text2" w:themeFillTint="40"/>
            <w:tcMar>
              <w:left w:w="108" w:type="dxa"/>
              <w:right w:w="108" w:type="dxa"/>
            </w:tcMar>
          </w:tcPr>
          <w:p w14:paraId="2AA5912D" w14:textId="40A2A72A" w:rsidR="244EF69F" w:rsidRDefault="244EF69F" w:rsidP="244EF69F">
            <w:pPr>
              <w:spacing w:after="160" w:line="257" w:lineRule="auto"/>
              <w:jc w:val="center"/>
            </w:pPr>
            <w:r w:rsidRPr="244EF69F">
              <w:rPr>
                <w:rFonts w:ascii="Aptos" w:eastAsia="Aptos" w:hAnsi="Aptos" w:cs="Aptos"/>
                <w:b/>
                <w:bCs/>
                <w:color w:val="000000" w:themeColor="text1"/>
                <w:sz w:val="24"/>
                <w:szCs w:val="24"/>
              </w:rPr>
              <w:t>Grade Level Considerations</w:t>
            </w:r>
          </w:p>
        </w:tc>
      </w:tr>
      <w:tr w:rsidR="244EF69F" w14:paraId="0A51BE22" w14:textId="77777777" w:rsidTr="282B746D">
        <w:trPr>
          <w:trHeight w:val="315"/>
        </w:trPr>
        <w:tc>
          <w:tcPr>
            <w:tcW w:w="45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9F7" w:themeFill="text2" w:themeFillTint="1A"/>
            <w:tcMar>
              <w:left w:w="108" w:type="dxa"/>
              <w:right w:w="108" w:type="dxa"/>
            </w:tcMar>
          </w:tcPr>
          <w:p w14:paraId="0B556FBA" w14:textId="087F333B" w:rsidR="244EF69F" w:rsidRDefault="244EF69F" w:rsidP="244EF69F">
            <w:pPr>
              <w:spacing w:after="160" w:line="257" w:lineRule="auto"/>
              <w:jc w:val="center"/>
            </w:pPr>
            <w:r w:rsidRPr="244EF69F">
              <w:rPr>
                <w:rFonts w:ascii="Aptos" w:eastAsia="Aptos" w:hAnsi="Aptos" w:cs="Aptos"/>
                <w:b/>
                <w:bCs/>
                <w:color w:val="000000" w:themeColor="text1"/>
              </w:rPr>
              <w:t>GK</w:t>
            </w:r>
          </w:p>
        </w:tc>
        <w:tc>
          <w:tcPr>
            <w:tcW w:w="4300" w:type="dxa"/>
            <w:tcBorders>
              <w:top w:val="nil"/>
              <w:left w:val="single" w:sz="8" w:space="0" w:color="000000" w:themeColor="text1"/>
              <w:bottom w:val="single" w:sz="8" w:space="0" w:color="000000" w:themeColor="text1"/>
              <w:right w:val="single" w:sz="8" w:space="0" w:color="000000" w:themeColor="text1"/>
            </w:tcBorders>
            <w:shd w:val="clear" w:color="auto" w:fill="DAE9F7" w:themeFill="text2" w:themeFillTint="1A"/>
            <w:tcMar>
              <w:left w:w="108" w:type="dxa"/>
              <w:right w:w="108" w:type="dxa"/>
            </w:tcMar>
          </w:tcPr>
          <w:p w14:paraId="7C7A43E5" w14:textId="4A30A3DA" w:rsidR="244EF69F" w:rsidRDefault="244EF69F" w:rsidP="244EF69F">
            <w:pPr>
              <w:spacing w:after="160" w:line="257" w:lineRule="auto"/>
              <w:jc w:val="center"/>
            </w:pPr>
            <w:r w:rsidRPr="244EF69F">
              <w:rPr>
                <w:rFonts w:ascii="Aptos" w:eastAsia="Aptos" w:hAnsi="Aptos" w:cs="Aptos"/>
                <w:b/>
                <w:bCs/>
                <w:color w:val="000000" w:themeColor="text1"/>
              </w:rPr>
              <w:t>G1-A1</w:t>
            </w:r>
          </w:p>
        </w:tc>
      </w:tr>
      <w:tr w:rsidR="244EF69F" w14:paraId="6DAAC81C" w14:textId="77777777" w:rsidTr="282B746D">
        <w:trPr>
          <w:trHeight w:val="300"/>
        </w:trPr>
        <w:tc>
          <w:tcPr>
            <w:tcW w:w="45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ECF7308" w14:textId="43B72989" w:rsidR="244EF69F" w:rsidRDefault="244EF69F" w:rsidP="244EF69F">
            <w:pPr>
              <w:spacing w:after="160" w:line="257" w:lineRule="auto"/>
            </w:pPr>
            <w:r w:rsidRPr="244EF69F">
              <w:rPr>
                <w:rFonts w:ascii="Aptos" w:eastAsia="Aptos" w:hAnsi="Aptos" w:cs="Aptos"/>
              </w:rPr>
              <w:t xml:space="preserve">If direction lines for up to 2 tasks are grouped together in v1, it becomes a single task. </w:t>
            </w:r>
          </w:p>
          <w:p w14:paraId="34821AE3" w14:textId="002C11A7" w:rsidR="244EF69F" w:rsidRDefault="23D95DF5" w:rsidP="244EF69F">
            <w:pPr>
              <w:spacing w:after="160" w:line="257" w:lineRule="auto"/>
            </w:pPr>
            <w:r w:rsidRPr="23D95DF5">
              <w:rPr>
                <w:rFonts w:ascii="Aptos" w:eastAsia="Aptos" w:hAnsi="Aptos" w:cs="Aptos"/>
              </w:rPr>
              <w:t>When applicable, each image should be its own pattern in its own row in the EMM within the task.</w:t>
            </w:r>
          </w:p>
          <w:p w14:paraId="06A03394" w14:textId="0DF50DCF" w:rsidR="244EF69F" w:rsidRDefault="244EF69F" w:rsidP="244EF69F">
            <w:pPr>
              <w:spacing w:after="160" w:line="257" w:lineRule="auto"/>
            </w:pPr>
            <w:r w:rsidRPr="244EF69F">
              <w:rPr>
                <w:rFonts w:ascii="Aptos" w:eastAsia="Aptos" w:hAnsi="Aptos" w:cs="Aptos"/>
                <w:color w:val="000000" w:themeColor="text1"/>
              </w:rPr>
              <w:t xml:space="preserve"> </w:t>
            </w:r>
          </w:p>
        </w:tc>
        <w:tc>
          <w:tcPr>
            <w:tcW w:w="43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1C75DD" w14:textId="5F5BAF76" w:rsidR="244EF69F" w:rsidRDefault="244EF69F" w:rsidP="244EF69F">
            <w:pPr>
              <w:spacing w:line="257" w:lineRule="auto"/>
            </w:pPr>
            <w:r w:rsidRPr="244EF69F">
              <w:rPr>
                <w:rFonts w:ascii="Aptos" w:eastAsia="Aptos" w:hAnsi="Aptos" w:cs="Aptos"/>
                <w:color w:val="000000" w:themeColor="text1"/>
              </w:rPr>
              <w:t>Each task remains as a singular task with lettered steps.</w:t>
            </w:r>
          </w:p>
          <w:p w14:paraId="63367F53" w14:textId="6B23EE9C" w:rsidR="244EF69F" w:rsidRDefault="244EF69F" w:rsidP="244EF69F">
            <w:pPr>
              <w:spacing w:line="257" w:lineRule="auto"/>
            </w:pPr>
            <w:r w:rsidRPr="244EF69F">
              <w:rPr>
                <w:rFonts w:ascii="Aptos" w:eastAsia="Aptos" w:hAnsi="Aptos" w:cs="Aptos"/>
                <w:color w:val="000000" w:themeColor="text1"/>
              </w:rPr>
              <w:t xml:space="preserve"> </w:t>
            </w:r>
          </w:p>
          <w:p w14:paraId="2698DF16" w14:textId="08289551" w:rsidR="244EF69F" w:rsidRDefault="20C61E1C" w:rsidP="20C61E1C">
            <w:pPr>
              <w:spacing w:line="257" w:lineRule="auto"/>
              <w:rPr>
                <w:rFonts w:ascii="Aptos" w:eastAsia="Aptos" w:hAnsi="Aptos" w:cs="Aptos"/>
              </w:rPr>
            </w:pPr>
            <w:r w:rsidRPr="20C61E1C">
              <w:rPr>
                <w:rFonts w:ascii="Aptos" w:eastAsia="Aptos" w:hAnsi="Aptos" w:cs="Aptos"/>
                <w:color w:val="000000" w:themeColor="text1"/>
              </w:rPr>
              <w:t xml:space="preserve">Each step of the task </w:t>
            </w:r>
            <w:r w:rsidRPr="20C61E1C">
              <w:rPr>
                <w:rFonts w:ascii="Aptos" w:eastAsia="Aptos" w:hAnsi="Aptos" w:cs="Aptos"/>
              </w:rPr>
              <w:t>should be its own pattern in its own row in the EMM within the task.</w:t>
            </w:r>
          </w:p>
        </w:tc>
      </w:tr>
      <w:tr w:rsidR="244EF69F" w14:paraId="51DBD56C" w14:textId="77777777" w:rsidTr="282B746D">
        <w:trPr>
          <w:trHeight w:val="300"/>
        </w:trPr>
        <w:tc>
          <w:tcPr>
            <w:tcW w:w="45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38C6BB" w14:textId="1C2DB8AE" w:rsidR="244EF69F" w:rsidRDefault="20C61E1C" w:rsidP="23D95DF5">
            <w:pPr>
              <w:spacing w:after="160" w:line="257" w:lineRule="auto"/>
            </w:pPr>
            <w:r w:rsidRPr="20C61E1C">
              <w:rPr>
                <w:rFonts w:ascii="Aptos" w:eastAsia="Aptos" w:hAnsi="Aptos" w:cs="Aptos"/>
              </w:rPr>
              <w:lastRenderedPageBreak/>
              <w:t xml:space="preserve">Row 1 will always be dedicated to the direction line using the </w:t>
            </w:r>
            <w:r w:rsidRPr="20C61E1C">
              <w:rPr>
                <w:rFonts w:ascii="Aptos" w:eastAsia="Aptos" w:hAnsi="Aptos" w:cs="Aptos"/>
                <w:i/>
                <w:iCs/>
              </w:rPr>
              <w:t>text</w:t>
            </w:r>
            <w:r w:rsidRPr="20C61E1C">
              <w:rPr>
                <w:rFonts w:ascii="Aptos" w:eastAsia="Aptos" w:hAnsi="Aptos" w:cs="Aptos"/>
              </w:rPr>
              <w:t xml:space="preserve"> block type in </w:t>
            </w:r>
            <w:r w:rsidRPr="20C61E1C">
              <w:rPr>
                <w:rFonts w:ascii="Aptos" w:eastAsia="Aptos" w:hAnsi="Aptos" w:cs="Aptos"/>
                <w:b/>
                <w:bCs/>
              </w:rPr>
              <w:t>Plankton</w:t>
            </w:r>
            <w:r w:rsidRPr="20C61E1C">
              <w:rPr>
                <w:rFonts w:ascii="Aptos" w:eastAsia="Aptos" w:hAnsi="Aptos" w:cs="Aptos"/>
              </w:rPr>
              <w:t xml:space="preserve">. This is either new or a reused task from v1.  </w:t>
            </w:r>
          </w:p>
          <w:p w14:paraId="17BECDE4" w14:textId="0683EDFC" w:rsidR="244EF69F" w:rsidRDefault="23D95DF5" w:rsidP="23D95DF5">
            <w:pPr>
              <w:spacing w:after="160" w:line="257" w:lineRule="auto"/>
              <w:rPr>
                <w:rFonts w:ascii="Aptos" w:eastAsia="Aptos" w:hAnsi="Aptos" w:cs="Aptos"/>
              </w:rPr>
            </w:pPr>
            <w:r w:rsidRPr="23D95DF5">
              <w:rPr>
                <w:rFonts w:ascii="Aptos" w:eastAsia="Aptos" w:hAnsi="Aptos" w:cs="Aptos"/>
              </w:rPr>
              <w:t xml:space="preserve">Row 2 usually begins with the </w:t>
            </w:r>
            <w:r w:rsidRPr="23D95DF5">
              <w:rPr>
                <w:rFonts w:ascii="Aptos" w:eastAsia="Aptos" w:hAnsi="Aptos" w:cs="Aptos"/>
                <w:i/>
                <w:iCs/>
              </w:rPr>
              <w:t xml:space="preserve">Drawing Interaction. </w:t>
            </w:r>
          </w:p>
        </w:tc>
        <w:tc>
          <w:tcPr>
            <w:tcW w:w="43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D4F792" w14:textId="60F2EC96" w:rsidR="244EF69F" w:rsidRDefault="282B746D" w:rsidP="23D95DF5">
            <w:pPr>
              <w:spacing w:after="160" w:line="257" w:lineRule="auto"/>
            </w:pPr>
            <w:r w:rsidRPr="282B746D">
              <w:rPr>
                <w:rFonts w:ascii="Aptos" w:eastAsia="Aptos" w:hAnsi="Aptos" w:cs="Aptos"/>
              </w:rPr>
              <w:t xml:space="preserve">Row 1 begins with the </w:t>
            </w:r>
            <w:r w:rsidRPr="282B746D">
              <w:rPr>
                <w:rFonts w:ascii="Aptos" w:eastAsia="Aptos" w:hAnsi="Aptos" w:cs="Aptos"/>
                <w:i/>
                <w:iCs/>
              </w:rPr>
              <w:t xml:space="preserve">Text </w:t>
            </w:r>
            <w:r w:rsidRPr="282B746D">
              <w:rPr>
                <w:rFonts w:ascii="Aptos" w:eastAsia="Aptos" w:hAnsi="Aptos" w:cs="Aptos"/>
              </w:rPr>
              <w:t>(</w:t>
            </w:r>
            <w:r w:rsidRPr="282B746D">
              <w:rPr>
                <w:rFonts w:ascii="Aptos" w:eastAsia="Aptos" w:hAnsi="Aptos" w:cs="Aptos"/>
                <w:b/>
                <w:bCs/>
              </w:rPr>
              <w:t xml:space="preserve">Plankton Block Type) </w:t>
            </w:r>
            <w:r w:rsidRPr="282B746D">
              <w:rPr>
                <w:rFonts w:ascii="Aptos" w:eastAsia="Aptos" w:hAnsi="Aptos" w:cs="Aptos"/>
              </w:rPr>
              <w:t xml:space="preserve">or </w:t>
            </w:r>
            <w:r w:rsidRPr="282B746D">
              <w:rPr>
                <w:rFonts w:ascii="Aptos" w:eastAsia="Aptos" w:hAnsi="Aptos" w:cs="Aptos"/>
                <w:i/>
                <w:iCs/>
              </w:rPr>
              <w:t xml:space="preserve">Paragraph </w:t>
            </w:r>
            <w:r w:rsidRPr="282B746D">
              <w:rPr>
                <w:rFonts w:ascii="Aptos" w:eastAsia="Aptos" w:hAnsi="Aptos" w:cs="Aptos"/>
              </w:rPr>
              <w:t>(</w:t>
            </w:r>
            <w:del w:id="112" w:author="Denise Mills" w:date="2024-08-02T21:59:00Z">
              <w:r w:rsidR="244EF69F" w:rsidRPr="282B746D" w:rsidDel="282B746D">
                <w:rPr>
                  <w:rFonts w:ascii="Aptos" w:eastAsia="Aptos" w:hAnsi="Aptos" w:cs="Aptos"/>
                  <w:b/>
                  <w:bCs/>
                </w:rPr>
                <w:delText>Habitat</w:delText>
              </w:r>
            </w:del>
            <w:r w:rsidRPr="282B746D">
              <w:rPr>
                <w:rFonts w:ascii="Aptos" w:eastAsia="Aptos" w:hAnsi="Aptos" w:cs="Aptos"/>
                <w:b/>
                <w:bCs/>
              </w:rPr>
              <w:t xml:space="preserve"> pattern</w:t>
            </w:r>
            <w:r w:rsidRPr="282B746D">
              <w:rPr>
                <w:rFonts w:ascii="Aptos" w:eastAsia="Aptos" w:hAnsi="Aptos" w:cs="Aptos"/>
              </w:rPr>
              <w:t xml:space="preserve">), and the </w:t>
            </w:r>
            <w:r w:rsidRPr="282B746D">
              <w:rPr>
                <w:rFonts w:ascii="Aptos" w:eastAsia="Aptos" w:hAnsi="Aptos" w:cs="Aptos"/>
                <w:b/>
                <w:bCs/>
              </w:rPr>
              <w:t>Student Content</w:t>
            </w:r>
            <w:r w:rsidRPr="282B746D">
              <w:rPr>
                <w:rFonts w:ascii="Aptos" w:eastAsia="Aptos" w:hAnsi="Aptos" w:cs="Aptos"/>
              </w:rPr>
              <w:t xml:space="preserve"> includes the task that is being reused from v1.  We referred to this above as the Problem/Direction line and is the first part of the task structure: </w:t>
            </w:r>
          </w:p>
          <w:p w14:paraId="060F8B85" w14:textId="3AD8E3E4" w:rsidR="244EF69F" w:rsidRDefault="244EF69F" w:rsidP="244EF69F">
            <w:pPr>
              <w:spacing w:after="160" w:line="257" w:lineRule="auto"/>
            </w:pPr>
            <w:r w:rsidRPr="244EF69F">
              <w:rPr>
                <w:rFonts w:ascii="Aptos" w:eastAsia="Aptos" w:hAnsi="Aptos" w:cs="Aptos"/>
                <w:color w:val="4471C4"/>
              </w:rPr>
              <w:t>Problem</w:t>
            </w:r>
          </w:p>
          <w:p w14:paraId="22B27042" w14:textId="757CC104" w:rsidR="244EF69F" w:rsidRDefault="23D95DF5" w:rsidP="23D95DF5">
            <w:pPr>
              <w:spacing w:after="160" w:line="257" w:lineRule="auto"/>
            </w:pPr>
            <w:r w:rsidRPr="23D95DF5">
              <w:rPr>
                <w:rFonts w:ascii="Aptos" w:eastAsia="Aptos" w:hAnsi="Aptos" w:cs="Aptos"/>
                <w:color w:val="000000" w:themeColor="text1"/>
              </w:rPr>
              <w:t>Bolded Direction Line (if applicable)</w:t>
            </w:r>
          </w:p>
          <w:p w14:paraId="085C7C3D" w14:textId="69B5952C" w:rsidR="244EF69F" w:rsidRDefault="20C61E1C" w:rsidP="20C61E1C">
            <w:pPr>
              <w:spacing w:after="160" w:line="257" w:lineRule="auto"/>
            </w:pPr>
            <w:r w:rsidRPr="20C61E1C">
              <w:rPr>
                <w:rFonts w:ascii="Aptos" w:eastAsia="Aptos" w:hAnsi="Aptos" w:cs="Aptos"/>
                <w:color w:val="000000" w:themeColor="text1"/>
              </w:rPr>
              <w:t>Part A</w:t>
            </w:r>
          </w:p>
          <w:p w14:paraId="00BC56E7" w14:textId="77DD482C" w:rsidR="244EF69F" w:rsidRDefault="20C61E1C" w:rsidP="20C61E1C">
            <w:pPr>
              <w:spacing w:after="160" w:line="257" w:lineRule="auto"/>
            </w:pPr>
            <w:r w:rsidRPr="20C61E1C">
              <w:rPr>
                <w:rFonts w:ascii="Aptos" w:eastAsia="Aptos" w:hAnsi="Aptos" w:cs="Aptos"/>
                <w:color w:val="000000" w:themeColor="text1"/>
              </w:rPr>
              <w:t>Part B</w:t>
            </w:r>
          </w:p>
          <w:p w14:paraId="649C46A2" w14:textId="20019A93" w:rsidR="244EF69F" w:rsidRDefault="23D95DF5" w:rsidP="244EF69F">
            <w:pPr>
              <w:spacing w:line="257" w:lineRule="auto"/>
            </w:pPr>
            <w:r w:rsidRPr="23D95DF5">
              <w:rPr>
                <w:rFonts w:ascii="Aptos" w:eastAsia="Aptos" w:hAnsi="Aptos" w:cs="Aptos"/>
                <w:color w:val="000000" w:themeColor="text1"/>
              </w:rPr>
              <w:t>Part C (and so on and so forth until all steps of the problem are complete)</w:t>
            </w:r>
          </w:p>
          <w:p w14:paraId="1168F749" w14:textId="3312E23C" w:rsidR="23D95DF5" w:rsidRDefault="23D95DF5" w:rsidP="23D95DF5">
            <w:pPr>
              <w:spacing w:line="257" w:lineRule="auto"/>
              <w:rPr>
                <w:rFonts w:ascii="Aptos" w:eastAsia="Aptos" w:hAnsi="Aptos" w:cs="Aptos"/>
                <w:color w:val="000000" w:themeColor="text1"/>
              </w:rPr>
            </w:pPr>
          </w:p>
          <w:p w14:paraId="45796A24" w14:textId="1FEACEB8" w:rsidR="23D95DF5" w:rsidRDefault="20C61E1C" w:rsidP="20C61E1C">
            <w:pPr>
              <w:spacing w:line="257" w:lineRule="auto"/>
              <w:rPr>
                <w:rFonts w:ascii="Aptos" w:eastAsia="Aptos" w:hAnsi="Aptos" w:cs="Aptos"/>
                <w:color w:val="000000" w:themeColor="text1"/>
              </w:rPr>
            </w:pPr>
            <w:r w:rsidRPr="20C61E1C">
              <w:rPr>
                <w:rFonts w:ascii="Aptos" w:eastAsia="Aptos" w:hAnsi="Aptos" w:cs="Aptos"/>
                <w:color w:val="000000" w:themeColor="text1"/>
              </w:rPr>
              <w:t>For G1-2 in</w:t>
            </w:r>
            <w:r w:rsidRPr="20C61E1C">
              <w:rPr>
                <w:rFonts w:ascii="Aptos" w:eastAsia="Aptos" w:hAnsi="Aptos" w:cs="Aptos"/>
                <w:b/>
                <w:bCs/>
                <w:color w:val="000000" w:themeColor="text1"/>
              </w:rPr>
              <w:t xml:space="preserve"> Plankton</w:t>
            </w:r>
            <w:r w:rsidRPr="20C61E1C">
              <w:rPr>
                <w:rFonts w:ascii="Aptos" w:eastAsia="Aptos" w:hAnsi="Aptos" w:cs="Aptos"/>
                <w:color w:val="000000" w:themeColor="text1"/>
              </w:rPr>
              <w:t xml:space="preserve">, the Problem will be in its </w:t>
            </w:r>
            <w:r w:rsidRPr="20C61E1C">
              <w:rPr>
                <w:rFonts w:ascii="Aptos" w:eastAsia="Aptos" w:hAnsi="Aptos" w:cs="Aptos"/>
                <w:b/>
                <w:bCs/>
                <w:color w:val="000000" w:themeColor="text1"/>
              </w:rPr>
              <w:t>own</w:t>
            </w:r>
            <w:r w:rsidRPr="20C61E1C">
              <w:rPr>
                <w:rFonts w:ascii="Aptos" w:eastAsia="Aptos" w:hAnsi="Aptos" w:cs="Aptos"/>
                <w:color w:val="000000" w:themeColor="text1"/>
              </w:rPr>
              <w:t xml:space="preserve"> text row. This will appear as the “opener screen”</w:t>
            </w:r>
          </w:p>
          <w:p w14:paraId="45DEF377" w14:textId="5A80174E" w:rsidR="23D95DF5" w:rsidRDefault="23D95DF5" w:rsidP="20C61E1C">
            <w:pPr>
              <w:spacing w:line="257" w:lineRule="auto"/>
              <w:rPr>
                <w:rFonts w:ascii="Aptos" w:eastAsia="Aptos" w:hAnsi="Aptos" w:cs="Aptos"/>
                <w:color w:val="000000" w:themeColor="text1"/>
              </w:rPr>
            </w:pPr>
            <w:r>
              <w:rPr>
                <w:noProof/>
              </w:rPr>
              <w:drawing>
                <wp:inline distT="0" distB="0" distL="0" distR="0" wp14:anchorId="79727F5D" wp14:editId="439E00B3">
                  <wp:extent cx="2581275" cy="1390650"/>
                  <wp:effectExtent l="0" t="0" r="0" b="0"/>
                  <wp:docPr id="140352160" name="Picture 140352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6">
                            <a:extLst>
                              <a:ext uri="{28A0092B-C50C-407E-A947-70E740481C1C}">
                                <a14:useLocalDpi xmlns:a14="http://schemas.microsoft.com/office/drawing/2010/main" val="0"/>
                              </a:ext>
                            </a:extLst>
                          </a:blip>
                          <a:stretch>
                            <a:fillRect/>
                          </a:stretch>
                        </pic:blipFill>
                        <pic:spPr>
                          <a:xfrm>
                            <a:off x="0" y="0"/>
                            <a:ext cx="2581275" cy="1390650"/>
                          </a:xfrm>
                          <a:prstGeom prst="rect">
                            <a:avLst/>
                          </a:prstGeom>
                        </pic:spPr>
                      </pic:pic>
                    </a:graphicData>
                  </a:graphic>
                </wp:inline>
              </w:drawing>
            </w:r>
          </w:p>
          <w:p w14:paraId="2AFE92C2" w14:textId="23A330F9" w:rsidR="23D95DF5" w:rsidRDefault="20C61E1C" w:rsidP="20C61E1C">
            <w:pPr>
              <w:spacing w:line="257" w:lineRule="auto"/>
              <w:rPr>
                <w:rFonts w:ascii="Aptos" w:eastAsia="Aptos" w:hAnsi="Aptos" w:cs="Aptos"/>
                <w:color w:val="000000" w:themeColor="text1"/>
              </w:rPr>
            </w:pPr>
            <w:r w:rsidRPr="20C61E1C">
              <w:rPr>
                <w:rFonts w:ascii="Aptos" w:eastAsia="Aptos" w:hAnsi="Aptos" w:cs="Aptos"/>
                <w:color w:val="000000" w:themeColor="text1"/>
              </w:rPr>
              <w:t>For G1-2 in</w:t>
            </w:r>
            <w:r w:rsidRPr="20C61E1C">
              <w:rPr>
                <w:rFonts w:ascii="Aptos" w:eastAsia="Aptos" w:hAnsi="Aptos" w:cs="Aptos"/>
                <w:b/>
                <w:bCs/>
                <w:color w:val="000000" w:themeColor="text1"/>
              </w:rPr>
              <w:t xml:space="preserve"> Plankton</w:t>
            </w:r>
            <w:r w:rsidRPr="20C61E1C">
              <w:rPr>
                <w:rFonts w:ascii="Aptos" w:eastAsia="Aptos" w:hAnsi="Aptos" w:cs="Aptos"/>
                <w:color w:val="000000" w:themeColor="text1"/>
              </w:rPr>
              <w:t xml:space="preserve">, the bolded letter parts will be in their </w:t>
            </w:r>
            <w:r w:rsidRPr="20C61E1C">
              <w:rPr>
                <w:rFonts w:ascii="Aptos" w:eastAsia="Aptos" w:hAnsi="Aptos" w:cs="Aptos"/>
                <w:b/>
                <w:bCs/>
                <w:color w:val="000000" w:themeColor="text1"/>
              </w:rPr>
              <w:t>own</w:t>
            </w:r>
            <w:r w:rsidRPr="20C61E1C">
              <w:rPr>
                <w:rFonts w:ascii="Aptos" w:eastAsia="Aptos" w:hAnsi="Aptos" w:cs="Aptos"/>
                <w:color w:val="000000" w:themeColor="text1"/>
              </w:rPr>
              <w:t xml:space="preserve"> text row. They will appear on individual screens.</w:t>
            </w:r>
          </w:p>
          <w:p w14:paraId="190A88AF" w14:textId="72ACEA7F" w:rsidR="23D95DF5" w:rsidRDefault="23D95DF5" w:rsidP="20C61E1C">
            <w:pPr>
              <w:spacing w:line="257" w:lineRule="auto"/>
              <w:rPr>
                <w:rFonts w:ascii="Aptos" w:eastAsia="Aptos" w:hAnsi="Aptos" w:cs="Aptos"/>
                <w:color w:val="000000" w:themeColor="text1"/>
              </w:rPr>
            </w:pPr>
            <w:r>
              <w:rPr>
                <w:noProof/>
              </w:rPr>
              <w:drawing>
                <wp:inline distT="0" distB="0" distL="0" distR="0" wp14:anchorId="0F41408B" wp14:editId="30E1C0F6">
                  <wp:extent cx="2581275" cy="1400175"/>
                  <wp:effectExtent l="0" t="0" r="0" b="0"/>
                  <wp:docPr id="587331614" name="Picture 58733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7">
                            <a:extLst>
                              <a:ext uri="{28A0092B-C50C-407E-A947-70E740481C1C}">
                                <a14:useLocalDpi xmlns:a14="http://schemas.microsoft.com/office/drawing/2010/main" val="0"/>
                              </a:ext>
                            </a:extLst>
                          </a:blip>
                          <a:stretch>
                            <a:fillRect/>
                          </a:stretch>
                        </pic:blipFill>
                        <pic:spPr>
                          <a:xfrm>
                            <a:off x="0" y="0"/>
                            <a:ext cx="2581275" cy="1400175"/>
                          </a:xfrm>
                          <a:prstGeom prst="rect">
                            <a:avLst/>
                          </a:prstGeom>
                        </pic:spPr>
                      </pic:pic>
                    </a:graphicData>
                  </a:graphic>
                </wp:inline>
              </w:drawing>
            </w:r>
          </w:p>
          <w:p w14:paraId="4D06ECBF" w14:textId="4F36F6A7" w:rsidR="23D95DF5" w:rsidRDefault="23D95DF5" w:rsidP="20C61E1C">
            <w:pPr>
              <w:spacing w:line="257" w:lineRule="auto"/>
              <w:rPr>
                <w:rFonts w:ascii="Aptos" w:eastAsia="Aptos" w:hAnsi="Aptos" w:cs="Aptos"/>
              </w:rPr>
            </w:pPr>
            <w:r>
              <w:rPr>
                <w:noProof/>
              </w:rPr>
              <w:drawing>
                <wp:inline distT="0" distB="0" distL="0" distR="0" wp14:anchorId="3E8DA813" wp14:editId="2343EFF4">
                  <wp:extent cx="2581275" cy="1552575"/>
                  <wp:effectExtent l="0" t="0" r="0" b="0"/>
                  <wp:docPr id="2136981357" name="Picture 213698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8">
                            <a:extLst>
                              <a:ext uri="{28A0092B-C50C-407E-A947-70E740481C1C}">
                                <a14:useLocalDpi xmlns:a14="http://schemas.microsoft.com/office/drawing/2010/main" val="0"/>
                              </a:ext>
                            </a:extLst>
                          </a:blip>
                          <a:stretch>
                            <a:fillRect/>
                          </a:stretch>
                        </pic:blipFill>
                        <pic:spPr>
                          <a:xfrm>
                            <a:off x="0" y="0"/>
                            <a:ext cx="2581275" cy="1552575"/>
                          </a:xfrm>
                          <a:prstGeom prst="rect">
                            <a:avLst/>
                          </a:prstGeom>
                        </pic:spPr>
                      </pic:pic>
                    </a:graphicData>
                  </a:graphic>
                </wp:inline>
              </w:drawing>
            </w:r>
          </w:p>
          <w:p w14:paraId="44730B48" w14:textId="648C96FF" w:rsidR="23D95DF5" w:rsidRDefault="282B746D" w:rsidP="282B746D">
            <w:pPr>
              <w:spacing w:line="257" w:lineRule="auto"/>
              <w:rPr>
                <w:rFonts w:ascii="Aptos" w:eastAsia="Aptos" w:hAnsi="Aptos" w:cs="Aptos"/>
                <w:color w:val="000000" w:themeColor="text1"/>
              </w:rPr>
            </w:pPr>
            <w:r w:rsidRPr="282B746D">
              <w:rPr>
                <w:rFonts w:ascii="Aptos" w:eastAsia="Aptos" w:hAnsi="Aptos" w:cs="Aptos"/>
                <w:color w:val="000000" w:themeColor="text1"/>
              </w:rPr>
              <w:lastRenderedPageBreak/>
              <w:t>For G3-A1</w:t>
            </w:r>
            <w:del w:id="113" w:author="Denise Mills" w:date="2024-08-02T22:01:00Z">
              <w:r w:rsidR="23D95DF5" w:rsidRPr="282B746D" w:rsidDel="282B746D">
                <w:rPr>
                  <w:rFonts w:ascii="Aptos" w:eastAsia="Aptos" w:hAnsi="Aptos" w:cs="Aptos"/>
                  <w:color w:val="000000" w:themeColor="text1"/>
                </w:rPr>
                <w:delText xml:space="preserve"> in </w:delText>
              </w:r>
              <w:r w:rsidR="23D95DF5" w:rsidRPr="282B746D" w:rsidDel="282B746D">
                <w:rPr>
                  <w:rFonts w:ascii="Aptos" w:eastAsia="Aptos" w:hAnsi="Aptos" w:cs="Aptos"/>
                  <w:b/>
                  <w:bCs/>
                  <w:color w:val="000000" w:themeColor="text1"/>
                </w:rPr>
                <w:delText>Habitat</w:delText>
              </w:r>
            </w:del>
            <w:r w:rsidRPr="282B746D">
              <w:rPr>
                <w:rFonts w:ascii="Aptos" w:eastAsia="Aptos" w:hAnsi="Aptos" w:cs="Aptos"/>
                <w:color w:val="000000" w:themeColor="text1"/>
              </w:rPr>
              <w:t xml:space="preserve">, the direction line will appear in the </w:t>
            </w:r>
            <w:r w:rsidRPr="282B746D">
              <w:rPr>
                <w:rFonts w:ascii="Aptos" w:eastAsia="Aptos" w:hAnsi="Aptos" w:cs="Aptos"/>
                <w:i/>
                <w:iCs/>
                <w:color w:val="000000" w:themeColor="text1"/>
              </w:rPr>
              <w:t>paragraph</w:t>
            </w:r>
            <w:r w:rsidRPr="282B746D">
              <w:rPr>
                <w:rFonts w:ascii="Aptos" w:eastAsia="Aptos" w:hAnsi="Aptos" w:cs="Aptos"/>
                <w:color w:val="000000" w:themeColor="text1"/>
              </w:rPr>
              <w:t xml:space="preserve"> interaction in its own row. The lettered parts will be authored within their respective patterns using the “Question Stem” section of the pattern chosen. </w:t>
            </w:r>
          </w:p>
          <w:p w14:paraId="5009355F" w14:textId="107AB9AF" w:rsidR="244EF69F" w:rsidRDefault="244EF69F" w:rsidP="244EF69F">
            <w:pPr>
              <w:spacing w:after="160" w:line="257" w:lineRule="auto"/>
            </w:pPr>
            <w:r w:rsidRPr="244EF69F">
              <w:rPr>
                <w:rFonts w:ascii="Calibri" w:eastAsia="Calibri" w:hAnsi="Calibri" w:cs="Calibri"/>
              </w:rPr>
              <w:t xml:space="preserve"> </w:t>
            </w:r>
          </w:p>
        </w:tc>
      </w:tr>
      <w:tr w:rsidR="244EF69F" w14:paraId="18172349" w14:textId="77777777" w:rsidTr="282B746D">
        <w:trPr>
          <w:trHeight w:val="300"/>
        </w:trPr>
        <w:tc>
          <w:tcPr>
            <w:tcW w:w="45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B6F97D" w14:textId="5887CDEA" w:rsidR="244EF69F" w:rsidRDefault="23D95DF5" w:rsidP="244EF69F">
            <w:pPr>
              <w:spacing w:after="160" w:line="257" w:lineRule="auto"/>
            </w:pPr>
            <w:r w:rsidRPr="23D95DF5">
              <w:rPr>
                <w:rFonts w:ascii="Aptos" w:eastAsia="Aptos" w:hAnsi="Aptos" w:cs="Aptos"/>
              </w:rPr>
              <w:lastRenderedPageBreak/>
              <w:t>Pick up the story at the bottom of the v1 SE page to serve as the direction line.</w:t>
            </w:r>
          </w:p>
        </w:tc>
        <w:tc>
          <w:tcPr>
            <w:tcW w:w="43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9FDD48" w14:textId="73E4DA78" w:rsidR="244EF69F" w:rsidRDefault="20C61E1C" w:rsidP="20C61E1C">
            <w:pPr>
              <w:spacing w:line="257" w:lineRule="auto"/>
              <w:rPr>
                <w:rFonts w:ascii="Aptos" w:eastAsia="Aptos" w:hAnsi="Aptos" w:cs="Aptos"/>
                <w:color w:val="000000" w:themeColor="text1"/>
              </w:rPr>
            </w:pPr>
            <w:r w:rsidRPr="20C61E1C">
              <w:rPr>
                <w:rFonts w:ascii="Aptos" w:eastAsia="Aptos" w:hAnsi="Aptos" w:cs="Aptos"/>
                <w:b/>
                <w:bCs/>
                <w:color w:val="000000" w:themeColor="text1"/>
              </w:rPr>
              <w:t xml:space="preserve">Plankton: </w:t>
            </w:r>
            <w:r w:rsidRPr="20C61E1C">
              <w:rPr>
                <w:rFonts w:ascii="Aptos" w:eastAsia="Aptos" w:hAnsi="Aptos" w:cs="Aptos"/>
                <w:color w:val="000000" w:themeColor="text1"/>
              </w:rPr>
              <w:t xml:space="preserve">Pick up the problem next to the numbered task on the SE page to serve as the direction line using </w:t>
            </w:r>
            <w:r w:rsidRPr="20C61E1C">
              <w:rPr>
                <w:rFonts w:ascii="Aptos" w:eastAsia="Aptos" w:hAnsi="Aptos" w:cs="Aptos"/>
                <w:i/>
                <w:iCs/>
                <w:color w:val="000000" w:themeColor="text1"/>
              </w:rPr>
              <w:t>text</w:t>
            </w:r>
            <w:r w:rsidRPr="20C61E1C">
              <w:rPr>
                <w:rFonts w:ascii="Aptos" w:eastAsia="Aptos" w:hAnsi="Aptos" w:cs="Aptos"/>
                <w:color w:val="000000" w:themeColor="text1"/>
              </w:rPr>
              <w:t xml:space="preserve"> block type.</w:t>
            </w:r>
          </w:p>
          <w:p w14:paraId="57E64C1C" w14:textId="464813CB" w:rsidR="244EF69F" w:rsidRDefault="244EF69F" w:rsidP="23D95DF5">
            <w:pPr>
              <w:spacing w:line="257" w:lineRule="auto"/>
              <w:rPr>
                <w:rFonts w:ascii="Aptos" w:eastAsia="Aptos" w:hAnsi="Aptos" w:cs="Aptos"/>
                <w:b/>
                <w:bCs/>
                <w:color w:val="000000" w:themeColor="text1"/>
              </w:rPr>
            </w:pPr>
          </w:p>
          <w:p w14:paraId="2C9CFA8C" w14:textId="64F675B2" w:rsidR="244EF69F" w:rsidRDefault="244EF69F" w:rsidP="23D95DF5">
            <w:pPr>
              <w:spacing w:line="257" w:lineRule="auto"/>
              <w:rPr>
                <w:rFonts w:ascii="Aptos" w:eastAsia="Aptos" w:hAnsi="Aptos" w:cs="Aptos"/>
                <w:color w:val="000000" w:themeColor="text1"/>
              </w:rPr>
            </w:pPr>
            <w:del w:id="114" w:author="Denise Mills" w:date="2024-08-02T22:01:00Z">
              <w:r w:rsidRPr="282B746D" w:rsidDel="282B746D">
                <w:rPr>
                  <w:rFonts w:ascii="Aptos" w:eastAsia="Aptos" w:hAnsi="Aptos" w:cs="Aptos"/>
                  <w:b/>
                  <w:bCs/>
                  <w:color w:val="000000" w:themeColor="text1"/>
                </w:rPr>
                <w:delText>Habitat</w:delText>
              </w:r>
            </w:del>
            <w:ins w:id="115" w:author="Denise Mills" w:date="2024-08-02T22:01:00Z">
              <w:r w:rsidR="282B746D" w:rsidRPr="282B746D">
                <w:rPr>
                  <w:rFonts w:ascii="Aptos" w:eastAsia="Aptos" w:hAnsi="Aptos" w:cs="Aptos"/>
                  <w:color w:val="000000" w:themeColor="text1"/>
                </w:rPr>
                <w:t xml:space="preserve"> For G3-A1</w:t>
              </w:r>
            </w:ins>
            <w:r w:rsidR="282B746D" w:rsidRPr="282B746D">
              <w:rPr>
                <w:rFonts w:ascii="Aptos" w:eastAsia="Aptos" w:hAnsi="Aptos" w:cs="Aptos"/>
                <w:b/>
                <w:bCs/>
                <w:color w:val="000000" w:themeColor="text1"/>
              </w:rPr>
              <w:t xml:space="preserve">: </w:t>
            </w:r>
            <w:r w:rsidR="282B746D" w:rsidRPr="282B746D">
              <w:rPr>
                <w:rFonts w:ascii="Aptos" w:eastAsia="Aptos" w:hAnsi="Aptos" w:cs="Aptos"/>
                <w:color w:val="000000" w:themeColor="text1"/>
              </w:rPr>
              <w:t xml:space="preserve">Pick up the problem next to the numbered task on the SE page to serve as the </w:t>
            </w:r>
            <w:r w:rsidR="282B746D" w:rsidRPr="282B746D">
              <w:rPr>
                <w:rFonts w:ascii="Aptos" w:eastAsia="Aptos" w:hAnsi="Aptos" w:cs="Aptos"/>
                <w:b/>
                <w:bCs/>
                <w:color w:val="000000" w:themeColor="text1"/>
              </w:rPr>
              <w:t xml:space="preserve">Question Stem </w:t>
            </w:r>
            <w:r w:rsidR="282B746D" w:rsidRPr="282B746D">
              <w:rPr>
                <w:rFonts w:ascii="Aptos" w:eastAsia="Aptos" w:hAnsi="Aptos" w:cs="Aptos"/>
                <w:color w:val="000000" w:themeColor="text1"/>
              </w:rPr>
              <w:t>within any pattern.</w:t>
            </w:r>
          </w:p>
          <w:p w14:paraId="4BCE9A95" w14:textId="242D4710" w:rsidR="244EF69F" w:rsidRDefault="244EF69F" w:rsidP="244EF69F">
            <w:pPr>
              <w:spacing w:after="160" w:line="257" w:lineRule="auto"/>
            </w:pPr>
            <w:r w:rsidRPr="244EF69F">
              <w:rPr>
                <w:rFonts w:ascii="Calibri" w:eastAsia="Calibri" w:hAnsi="Calibri" w:cs="Calibri"/>
              </w:rPr>
              <w:t xml:space="preserve"> </w:t>
            </w:r>
          </w:p>
        </w:tc>
      </w:tr>
      <w:tr w:rsidR="244EF69F" w14:paraId="52B17737" w14:textId="77777777" w:rsidTr="282B746D">
        <w:trPr>
          <w:trHeight w:val="300"/>
        </w:trPr>
        <w:tc>
          <w:tcPr>
            <w:tcW w:w="45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3F7226" w14:textId="68B22CBD" w:rsidR="244EF69F" w:rsidRDefault="244EF69F" w:rsidP="244EF69F">
            <w:pPr>
              <w:spacing w:after="160" w:line="257" w:lineRule="auto"/>
            </w:pPr>
            <w:r w:rsidRPr="244EF69F">
              <w:rPr>
                <w:rFonts w:ascii="Aptos" w:eastAsia="Aptos" w:hAnsi="Aptos" w:cs="Aptos"/>
                <w:b/>
                <w:bCs/>
                <w:color w:val="000000" w:themeColor="text1"/>
              </w:rPr>
              <w:t xml:space="preserve"> </w:t>
            </w:r>
          </w:p>
        </w:tc>
        <w:tc>
          <w:tcPr>
            <w:tcW w:w="43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ABB01B" w14:textId="33CDFB84" w:rsidR="244EF69F" w:rsidRDefault="20C61E1C" w:rsidP="23D95DF5">
            <w:pPr>
              <w:spacing w:line="257" w:lineRule="auto"/>
              <w:rPr>
                <w:rFonts w:ascii="Aptos" w:eastAsia="Aptos" w:hAnsi="Aptos" w:cs="Aptos"/>
                <w:color w:val="000000" w:themeColor="text1"/>
              </w:rPr>
            </w:pPr>
            <w:r w:rsidRPr="20C61E1C">
              <w:rPr>
                <w:rFonts w:ascii="Aptos" w:eastAsia="Aptos" w:hAnsi="Aptos" w:cs="Aptos"/>
                <w:color w:val="000000" w:themeColor="text1"/>
              </w:rPr>
              <w:t xml:space="preserve">In other rows, the direction line or question stem should start with the </w:t>
            </w:r>
            <w:r w:rsidRPr="20C61E1C">
              <w:rPr>
                <w:rFonts w:ascii="Aptos" w:eastAsia="Aptos" w:hAnsi="Aptos" w:cs="Aptos"/>
                <w:b/>
                <w:bCs/>
                <w:color w:val="000000" w:themeColor="text1"/>
              </w:rPr>
              <w:t>bolded letter</w:t>
            </w:r>
            <w:r w:rsidRPr="20C61E1C">
              <w:rPr>
                <w:rFonts w:ascii="Aptos" w:eastAsia="Aptos" w:hAnsi="Aptos" w:cs="Aptos"/>
                <w:color w:val="000000" w:themeColor="text1"/>
              </w:rPr>
              <w:t xml:space="preserve"> if referencing the stepped-out parts of the problem.</w:t>
            </w:r>
          </w:p>
          <w:p w14:paraId="0DF7401A" w14:textId="7A399F8B" w:rsidR="244EF69F" w:rsidRDefault="244EF69F" w:rsidP="244EF69F">
            <w:pPr>
              <w:spacing w:line="257" w:lineRule="auto"/>
            </w:pPr>
            <w:r w:rsidRPr="244EF69F">
              <w:rPr>
                <w:rFonts w:ascii="Aptos" w:eastAsia="Aptos" w:hAnsi="Aptos" w:cs="Aptos"/>
                <w:b/>
                <w:bCs/>
                <w:color w:val="000000" w:themeColor="text1"/>
              </w:rPr>
              <w:t xml:space="preserve"> </w:t>
            </w:r>
          </w:p>
        </w:tc>
      </w:tr>
    </w:tbl>
    <w:p w14:paraId="24B0FE7A" w14:textId="246767EE" w:rsidR="2733BE28" w:rsidRDefault="2733BE28" w:rsidP="23D95DF5">
      <w:pPr>
        <w:spacing w:line="257" w:lineRule="auto"/>
        <w:rPr>
          <w:rFonts w:ascii="Aptos" w:eastAsia="Aptos" w:hAnsi="Aptos" w:cs="Aptos"/>
          <w:color w:val="000000" w:themeColor="text1"/>
        </w:rPr>
      </w:pPr>
    </w:p>
    <w:p w14:paraId="0284CFA7" w14:textId="7842AF1E" w:rsidR="2733BE28" w:rsidRDefault="2733BE28" w:rsidP="2733BE28">
      <w:pPr>
        <w:spacing w:line="257" w:lineRule="auto"/>
        <w:rPr>
          <w:rFonts w:ascii="Aptos" w:eastAsia="Aptos" w:hAnsi="Aptos" w:cs="Aptos"/>
          <w:color w:val="000000" w:themeColor="text1"/>
        </w:rPr>
      </w:pPr>
    </w:p>
    <w:tbl>
      <w:tblPr>
        <w:tblStyle w:val="TableGrid"/>
        <w:tblW w:w="0" w:type="auto"/>
        <w:tblInd w:w="270" w:type="dxa"/>
        <w:tblLayout w:type="fixed"/>
        <w:tblLook w:val="04A0" w:firstRow="1" w:lastRow="0" w:firstColumn="1" w:lastColumn="0" w:noHBand="0" w:noVBand="1"/>
      </w:tblPr>
      <w:tblGrid>
        <w:gridCol w:w="9114"/>
      </w:tblGrid>
      <w:tr w:rsidR="244EF69F" w14:paraId="39A561DE" w14:textId="77777777" w:rsidTr="20C61E1C">
        <w:trPr>
          <w:trHeight w:val="300"/>
        </w:trPr>
        <w:tc>
          <w:tcPr>
            <w:tcW w:w="91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5C9EB" w:themeFill="text2" w:themeFillTint="40"/>
            <w:tcMar>
              <w:left w:w="108" w:type="dxa"/>
              <w:right w:w="108" w:type="dxa"/>
            </w:tcMar>
          </w:tcPr>
          <w:p w14:paraId="2839AE45" w14:textId="204CDF54" w:rsidR="244EF69F" w:rsidRDefault="244EF69F" w:rsidP="244EF69F">
            <w:pPr>
              <w:spacing w:after="160" w:line="257" w:lineRule="auto"/>
              <w:jc w:val="center"/>
            </w:pPr>
            <w:r w:rsidRPr="244EF69F">
              <w:rPr>
                <w:rFonts w:ascii="Aptos" w:eastAsia="Aptos" w:hAnsi="Aptos" w:cs="Aptos"/>
                <w:b/>
                <w:bCs/>
                <w:color w:val="000000" w:themeColor="text1"/>
                <w:sz w:val="24"/>
                <w:szCs w:val="24"/>
              </w:rPr>
              <w:t>Grade Level Considerations</w:t>
            </w:r>
          </w:p>
        </w:tc>
      </w:tr>
      <w:tr w:rsidR="244EF69F" w14:paraId="5D302F2E" w14:textId="77777777" w:rsidTr="20C61E1C">
        <w:trPr>
          <w:trHeight w:val="315"/>
        </w:trPr>
        <w:tc>
          <w:tcPr>
            <w:tcW w:w="91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9F7" w:themeFill="text2" w:themeFillTint="1A"/>
            <w:tcMar>
              <w:left w:w="108" w:type="dxa"/>
              <w:right w:w="108" w:type="dxa"/>
            </w:tcMar>
          </w:tcPr>
          <w:p w14:paraId="5D454BA2" w14:textId="00F0DE09" w:rsidR="244EF69F" w:rsidRDefault="244EF69F" w:rsidP="244EF69F">
            <w:pPr>
              <w:spacing w:after="160" w:line="257" w:lineRule="auto"/>
              <w:jc w:val="center"/>
            </w:pPr>
            <w:r w:rsidRPr="244EF69F">
              <w:rPr>
                <w:rFonts w:ascii="Aptos" w:eastAsia="Aptos" w:hAnsi="Aptos" w:cs="Aptos"/>
                <w:b/>
                <w:bCs/>
                <w:color w:val="000000" w:themeColor="text1"/>
              </w:rPr>
              <w:t>G1-2</w:t>
            </w:r>
          </w:p>
        </w:tc>
      </w:tr>
      <w:tr w:rsidR="244EF69F" w14:paraId="2820B79A" w14:textId="77777777" w:rsidTr="20C61E1C">
        <w:trPr>
          <w:trHeight w:val="4620"/>
        </w:trPr>
        <w:tc>
          <w:tcPr>
            <w:tcW w:w="91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FCDEA42" w14:textId="04FC016B" w:rsidR="244EF69F" w:rsidRDefault="20C61E1C" w:rsidP="23D95DF5">
            <w:pPr>
              <w:spacing w:after="160" w:line="257" w:lineRule="auto"/>
            </w:pPr>
            <w:r w:rsidRPr="20C61E1C">
              <w:rPr>
                <w:rFonts w:ascii="Aptos" w:eastAsia="Aptos" w:hAnsi="Aptos" w:cs="Aptos"/>
                <w:color w:val="000000" w:themeColor="text1"/>
              </w:rPr>
              <w:t>Occasionally in G1 and G2, there are no lettered steps. In this case, the direction line would be the actual problem in whichever pattern you chose to represent the question. The example shows a task with no lettered steps in Grade 1. The EMM inputs show that the direction line for this task was put into a text block type in Row 1, and the content of this this task was put into a Drawing Interaction in row 2. (The drawing interaction was chosen here because part of the standard is for students to write numbers.)</w:t>
            </w:r>
          </w:p>
          <w:p w14:paraId="1E28D149" w14:textId="0A9D1441" w:rsidR="23D95DF5" w:rsidRDefault="20C61E1C" w:rsidP="23D95DF5">
            <w:pPr>
              <w:spacing w:after="160" w:line="257" w:lineRule="auto"/>
              <w:rPr>
                <w:rFonts w:ascii="Aptos" w:eastAsia="Aptos" w:hAnsi="Aptos" w:cs="Aptos"/>
                <w:color w:val="000000" w:themeColor="text1"/>
              </w:rPr>
            </w:pPr>
            <w:r w:rsidRPr="20C61E1C">
              <w:rPr>
                <w:rFonts w:ascii="Aptos" w:eastAsia="Aptos" w:hAnsi="Aptos" w:cs="Aptos"/>
                <w:color w:val="000000" w:themeColor="text1"/>
              </w:rPr>
              <w:t xml:space="preserve">While there is not a lettered step for the last fill in the blank, this would need to be put in a third row with the </w:t>
            </w:r>
            <w:r w:rsidRPr="20C61E1C">
              <w:rPr>
                <w:rFonts w:ascii="Aptos" w:eastAsia="Aptos" w:hAnsi="Aptos" w:cs="Aptos"/>
                <w:i/>
                <w:iCs/>
                <w:color w:val="000000" w:themeColor="text1"/>
              </w:rPr>
              <w:t>fill in the blank</w:t>
            </w:r>
            <w:r w:rsidRPr="20C61E1C">
              <w:rPr>
                <w:rFonts w:ascii="Aptos" w:eastAsia="Aptos" w:hAnsi="Aptos" w:cs="Aptos"/>
                <w:color w:val="000000" w:themeColor="text1"/>
              </w:rPr>
              <w:t xml:space="preserve"> block type and the specific input fields for that block type (found in the interaction guide.)</w:t>
            </w:r>
          </w:p>
          <w:p w14:paraId="4C61851D" w14:textId="0606D2C1" w:rsidR="244EF69F" w:rsidRDefault="244EF69F" w:rsidP="244EF69F">
            <w:pPr>
              <w:spacing w:after="160" w:line="257" w:lineRule="auto"/>
            </w:pPr>
            <w:r w:rsidRPr="244EF69F">
              <w:rPr>
                <w:rFonts w:ascii="Aptos" w:eastAsia="Aptos" w:hAnsi="Aptos" w:cs="Aptos"/>
                <w:color w:val="000000" w:themeColor="text1"/>
              </w:rPr>
              <w:t xml:space="preserve"> </w:t>
            </w:r>
          </w:p>
          <w:tbl>
            <w:tblPr>
              <w:tblStyle w:val="TableGrid"/>
              <w:tblW w:w="0" w:type="auto"/>
              <w:tblLayout w:type="fixed"/>
              <w:tblLook w:val="06A0" w:firstRow="1" w:lastRow="0" w:firstColumn="1" w:lastColumn="0" w:noHBand="1" w:noVBand="1"/>
            </w:tblPr>
            <w:tblGrid>
              <w:gridCol w:w="4452"/>
              <w:gridCol w:w="4452"/>
            </w:tblGrid>
            <w:tr w:rsidR="244EF69F" w14:paraId="414D3865" w14:textId="77777777" w:rsidTr="23D95DF5">
              <w:trPr>
                <w:trHeight w:val="210"/>
              </w:trPr>
              <w:tc>
                <w:tcPr>
                  <w:tcW w:w="44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5817391" w14:textId="5F28D458" w:rsidR="244EF69F" w:rsidRDefault="244EF69F" w:rsidP="244EF69F">
                  <w:r w:rsidRPr="244EF69F">
                    <w:rPr>
                      <w:rFonts w:ascii="Aptos" w:eastAsia="Aptos" w:hAnsi="Aptos" w:cs="Aptos"/>
                      <w:b/>
                      <w:bCs/>
                      <w:color w:val="000000" w:themeColor="text1"/>
                      <w:sz w:val="24"/>
                      <w:szCs w:val="24"/>
                    </w:rPr>
                    <w:t>No lettered steps</w:t>
                  </w:r>
                </w:p>
              </w:tc>
              <w:tc>
                <w:tcPr>
                  <w:tcW w:w="44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90A56B2" w14:textId="44CBEE76" w:rsidR="244EF69F" w:rsidRDefault="244EF69F" w:rsidP="244EF69F">
                  <w:r w:rsidRPr="244EF69F">
                    <w:rPr>
                      <w:rFonts w:ascii="Aptos" w:eastAsia="Aptos" w:hAnsi="Aptos" w:cs="Aptos"/>
                      <w:b/>
                      <w:bCs/>
                      <w:color w:val="000000" w:themeColor="text1"/>
                      <w:sz w:val="24"/>
                      <w:szCs w:val="24"/>
                    </w:rPr>
                    <w:t>EMM inputs</w:t>
                  </w:r>
                </w:p>
              </w:tc>
            </w:tr>
            <w:tr w:rsidR="244EF69F" w14:paraId="52E81E2B" w14:textId="77777777" w:rsidTr="23D95DF5">
              <w:trPr>
                <w:trHeight w:val="210"/>
              </w:trPr>
              <w:tc>
                <w:tcPr>
                  <w:tcW w:w="44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2296AD3" w14:textId="6189245C" w:rsidR="244EF69F" w:rsidRDefault="244EF69F" w:rsidP="244EF69F">
                  <w:r>
                    <w:rPr>
                      <w:noProof/>
                    </w:rPr>
                    <w:lastRenderedPageBreak/>
                    <w:drawing>
                      <wp:inline distT="0" distB="0" distL="0" distR="0" wp14:anchorId="5D741BB2" wp14:editId="7D98247E">
                        <wp:extent cx="2295525" cy="1192693"/>
                        <wp:effectExtent l="0" t="0" r="0" b="0"/>
                        <wp:docPr id="1661762831" name="Picture 166176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1762831"/>
                                <pic:cNvPicPr/>
                              </pic:nvPicPr>
                              <pic:blipFill>
                                <a:blip r:embed="rId219">
                                  <a:extLst>
                                    <a:ext uri="{28A0092B-C50C-407E-A947-70E740481C1C}">
                                      <a14:useLocalDpi xmlns:a14="http://schemas.microsoft.com/office/drawing/2010/main" val="0"/>
                                    </a:ext>
                                  </a:extLst>
                                </a:blip>
                                <a:stretch>
                                  <a:fillRect/>
                                </a:stretch>
                              </pic:blipFill>
                              <pic:spPr>
                                <a:xfrm>
                                  <a:off x="0" y="0"/>
                                  <a:ext cx="2295525" cy="1192693"/>
                                </a:xfrm>
                                <a:prstGeom prst="rect">
                                  <a:avLst/>
                                </a:prstGeom>
                              </pic:spPr>
                            </pic:pic>
                          </a:graphicData>
                        </a:graphic>
                      </wp:inline>
                    </w:drawing>
                  </w:r>
                </w:p>
              </w:tc>
              <w:tc>
                <w:tcPr>
                  <w:tcW w:w="44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6EBEC0" w14:textId="69B93D23" w:rsidR="244EF69F" w:rsidRDefault="244EF69F" w:rsidP="244EF69F">
                  <w:r>
                    <w:rPr>
                      <w:noProof/>
                    </w:rPr>
                    <w:drawing>
                      <wp:inline distT="0" distB="0" distL="0" distR="0" wp14:anchorId="4B648AD4" wp14:editId="351A5F6C">
                        <wp:extent cx="2387434" cy="2276983"/>
                        <wp:effectExtent l="0" t="0" r="0" b="0"/>
                        <wp:docPr id="1533098332" name="Picture 1533098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0">
                                  <a:extLst>
                                    <a:ext uri="{28A0092B-C50C-407E-A947-70E740481C1C}">
                                      <a14:useLocalDpi xmlns:a14="http://schemas.microsoft.com/office/drawing/2010/main" val="0"/>
                                    </a:ext>
                                  </a:extLst>
                                </a:blip>
                                <a:stretch>
                                  <a:fillRect/>
                                </a:stretch>
                              </pic:blipFill>
                              <pic:spPr>
                                <a:xfrm>
                                  <a:off x="0" y="0"/>
                                  <a:ext cx="2387434" cy="2276983"/>
                                </a:xfrm>
                                <a:prstGeom prst="rect">
                                  <a:avLst/>
                                </a:prstGeom>
                              </pic:spPr>
                            </pic:pic>
                          </a:graphicData>
                        </a:graphic>
                      </wp:inline>
                    </w:drawing>
                  </w:r>
                </w:p>
              </w:tc>
            </w:tr>
          </w:tbl>
          <w:p w14:paraId="598FDA3B" w14:textId="77777777" w:rsidR="00635459" w:rsidRDefault="00635459"/>
        </w:tc>
      </w:tr>
    </w:tbl>
    <w:p w14:paraId="72B5E643" w14:textId="38554421" w:rsidR="0059776E" w:rsidRDefault="244EF69F" w:rsidP="244EF69F">
      <w:pPr>
        <w:spacing w:line="257" w:lineRule="auto"/>
        <w:rPr>
          <w:rFonts w:ascii="Aptos" w:eastAsia="Aptos" w:hAnsi="Aptos" w:cs="Aptos"/>
        </w:rPr>
      </w:pPr>
      <w:r w:rsidRPr="244EF69F">
        <w:rPr>
          <w:rFonts w:ascii="Aptos" w:eastAsia="Aptos" w:hAnsi="Aptos" w:cs="Aptos"/>
          <w:color w:val="000000" w:themeColor="text1"/>
        </w:rPr>
        <w:lastRenderedPageBreak/>
        <w:t xml:space="preserve"> </w:t>
      </w:r>
    </w:p>
    <w:p w14:paraId="606DF562" w14:textId="10A798CE" w:rsidR="0059776E" w:rsidRDefault="20C61E1C" w:rsidP="23D95DF5">
      <w:pPr>
        <w:pStyle w:val="ListParagraph"/>
        <w:numPr>
          <w:ilvl w:val="0"/>
          <w:numId w:val="543"/>
        </w:numPr>
        <w:spacing w:line="257" w:lineRule="auto"/>
        <w:ind w:left="1080"/>
        <w:rPr>
          <w:rFonts w:ascii="Aptos" w:eastAsia="Aptos" w:hAnsi="Aptos" w:cs="Aptos"/>
          <w:u w:val="single"/>
        </w:rPr>
      </w:pPr>
      <w:r w:rsidRPr="20C61E1C">
        <w:rPr>
          <w:rFonts w:ascii="Aptos" w:eastAsia="Aptos" w:hAnsi="Aptos" w:cs="Aptos"/>
        </w:rPr>
        <w:t xml:space="preserve">When including math symbols for any grade, please author those using </w:t>
      </w:r>
      <w:r w:rsidRPr="20C61E1C">
        <w:rPr>
          <w:rFonts w:ascii="Aptos" w:eastAsia="Aptos" w:hAnsi="Aptos" w:cs="Aptos"/>
          <w:i/>
          <w:iCs/>
        </w:rPr>
        <w:t>latex.</w:t>
      </w:r>
    </w:p>
    <w:p w14:paraId="5CA048C8" w14:textId="2C8F8359" w:rsidR="0059776E" w:rsidRDefault="23D95DF5" w:rsidP="20C61E1C">
      <w:pPr>
        <w:pStyle w:val="ListParagraph"/>
        <w:numPr>
          <w:ilvl w:val="3"/>
          <w:numId w:val="543"/>
        </w:numPr>
        <w:spacing w:line="257" w:lineRule="auto"/>
        <w:jc w:val="center"/>
        <w:rPr>
          <w:rFonts w:ascii="Aptos" w:eastAsia="Aptos" w:hAnsi="Aptos" w:cs="Aptos"/>
          <w:u w:val="single"/>
        </w:rPr>
      </w:pPr>
      <w:r w:rsidRPr="23D95DF5">
        <w:rPr>
          <w:rFonts w:ascii="Aptos" w:eastAsia="Aptos" w:hAnsi="Aptos" w:cs="Aptos"/>
        </w:rPr>
        <w:t xml:space="preserve">In </w:t>
      </w:r>
      <w:r w:rsidRPr="23D95DF5">
        <w:rPr>
          <w:rFonts w:ascii="Aptos" w:eastAsia="Aptos" w:hAnsi="Aptos" w:cs="Aptos"/>
          <w:b/>
          <w:bCs/>
        </w:rPr>
        <w:t>Plankton</w:t>
      </w:r>
      <w:r w:rsidRPr="23D95DF5">
        <w:rPr>
          <w:rFonts w:ascii="Aptos" w:eastAsia="Aptos" w:hAnsi="Aptos" w:cs="Aptos"/>
        </w:rPr>
        <w:t xml:space="preserve">, </w:t>
      </w:r>
      <w:r w:rsidRPr="20C61E1C">
        <w:rPr>
          <w:rFonts w:ascii="Aptos" w:eastAsia="Aptos" w:hAnsi="Aptos" w:cs="Aptos"/>
          <w:i/>
          <w:iCs/>
        </w:rPr>
        <w:t>latex</w:t>
      </w:r>
      <w:r w:rsidRPr="20C61E1C">
        <w:rPr>
          <w:rFonts w:ascii="Aptos" w:eastAsia="Aptos" w:hAnsi="Aptos" w:cs="Aptos"/>
        </w:rPr>
        <w:t xml:space="preserve"> is found using the </w:t>
      </w:r>
      <w:r w:rsidRPr="20C61E1C">
        <w:rPr>
          <w:rFonts w:ascii="Aptos" w:eastAsia="Aptos" w:hAnsi="Aptos" w:cs="Aptos"/>
          <w:i/>
          <w:iCs/>
        </w:rPr>
        <w:t>text</w:t>
      </w:r>
      <w:r w:rsidRPr="20C61E1C">
        <w:rPr>
          <w:rFonts w:ascii="Aptos" w:eastAsia="Aptos" w:hAnsi="Aptos" w:cs="Aptos"/>
        </w:rPr>
        <w:t xml:space="preserve"> block type. Latex is </w:t>
      </w:r>
      <m:oMath>
        <m:sPre>
          <m:sPrePr>
            <m:ctrlPr>
              <w:rPr>
                <w:rFonts w:ascii="Cambria Math" w:hAnsi="Cambria Math"/>
              </w:rPr>
            </m:ctrlPr>
          </m:sPrePr>
          <m:sub/>
          <m:sup>
            <m:sSup>
              <m:sSupPr>
                <m:ctrlPr>
                  <w:rPr>
                    <w:rFonts w:ascii="Cambria Math" w:hAnsi="Cambria Math"/>
                  </w:rPr>
                </m:ctrlPr>
              </m:sSupPr>
              <m:e>
                <m:r>
                  <w:rPr>
                    <w:rFonts w:ascii="Cambria Math" w:hAnsi="Cambria Math"/>
                  </w:rPr>
                  <m:t>x</m:t>
                </m:r>
              </m:e>
              <m:sup>
                <m:r>
                  <w:rPr>
                    <w:rFonts w:ascii="Cambria Math" w:hAnsi="Cambria Math"/>
                  </w:rPr>
                  <m:t>2</m:t>
                </m:r>
              </m:sup>
            </m:sSup>
          </m:sup>
          <m:e/>
        </m:sPre>
      </m:oMath>
      <w:r w:rsidRPr="20C61E1C">
        <w:rPr>
          <w:rFonts w:ascii="Aptos" w:eastAsia="Aptos" w:hAnsi="Aptos" w:cs="Aptos"/>
        </w:rPr>
        <w:t xml:space="preserve"> here. </w:t>
      </w:r>
    </w:p>
    <w:p w14:paraId="76CDDA27" w14:textId="2CB9D871" w:rsidR="0059776E" w:rsidRDefault="43402F91" w:rsidP="23D95DF5">
      <w:pPr>
        <w:pStyle w:val="ListParagraph"/>
        <w:numPr>
          <w:ilvl w:val="3"/>
          <w:numId w:val="543"/>
        </w:numPr>
        <w:spacing w:line="257" w:lineRule="auto"/>
        <w:rPr>
          <w:rFonts w:ascii="Aptos" w:eastAsia="Aptos" w:hAnsi="Aptos" w:cs="Aptos"/>
          <w:u w:val="single"/>
        </w:rPr>
      </w:pPr>
      <w:del w:id="116" w:author="Denise Mills" w:date="2024-08-02T22:01:00Z">
        <w:r w:rsidRPr="282B746D" w:rsidDel="282B746D">
          <w:rPr>
            <w:rFonts w:ascii="Aptos" w:eastAsia="Aptos" w:hAnsi="Aptos" w:cs="Aptos"/>
          </w:rPr>
          <w:delText xml:space="preserve">In </w:delText>
        </w:r>
        <w:r w:rsidRPr="282B746D" w:rsidDel="282B746D">
          <w:rPr>
            <w:rFonts w:ascii="Aptos" w:eastAsia="Aptos" w:hAnsi="Aptos" w:cs="Aptos"/>
            <w:b/>
            <w:bCs/>
          </w:rPr>
          <w:delText>Habitat</w:delText>
        </w:r>
      </w:del>
      <w:ins w:id="117" w:author="Denise Mills" w:date="2024-08-02T22:01:00Z">
        <w:r w:rsidR="282B746D" w:rsidRPr="282B746D">
          <w:rPr>
            <w:rFonts w:ascii="Aptos" w:eastAsia="Aptos" w:hAnsi="Aptos" w:cs="Aptos"/>
            <w:b/>
            <w:bCs/>
          </w:rPr>
          <w:t>For G3–A1</w:t>
        </w:r>
      </w:ins>
      <w:r w:rsidR="282B746D" w:rsidRPr="282B746D">
        <w:rPr>
          <w:rFonts w:ascii="Aptos" w:eastAsia="Aptos" w:hAnsi="Aptos" w:cs="Aptos"/>
        </w:rPr>
        <w:t xml:space="preserve">, </w:t>
      </w:r>
      <w:r w:rsidR="282B746D" w:rsidRPr="282B746D">
        <w:rPr>
          <w:rFonts w:ascii="Aptos" w:eastAsia="Aptos" w:hAnsi="Aptos" w:cs="Aptos"/>
          <w:i/>
          <w:iCs/>
        </w:rPr>
        <w:t>latex</w:t>
      </w:r>
      <w:r w:rsidR="282B746D" w:rsidRPr="282B746D">
        <w:rPr>
          <w:rFonts w:ascii="Aptos" w:eastAsia="Aptos" w:hAnsi="Aptos" w:cs="Aptos"/>
        </w:rPr>
        <w:t xml:space="preserve"> can be authored into the question stem of the pattern by choosing </w:t>
      </w:r>
      <w:r w:rsidR="282B746D" w:rsidRPr="282B746D">
        <w:rPr>
          <w:rFonts w:ascii="Aptos" w:eastAsia="Aptos" w:hAnsi="Aptos" w:cs="Aptos"/>
          <w:i/>
          <w:iCs/>
        </w:rPr>
        <w:t>fx.</w:t>
      </w:r>
    </w:p>
    <w:p w14:paraId="3FB1B304" w14:textId="64CCF707" w:rsidR="0059776E" w:rsidRDefault="282B746D" w:rsidP="23D95DF5">
      <w:pPr>
        <w:pStyle w:val="ListParagraph"/>
        <w:numPr>
          <w:ilvl w:val="3"/>
          <w:numId w:val="543"/>
        </w:numPr>
        <w:spacing w:line="257" w:lineRule="auto"/>
        <w:rPr>
          <w:rFonts w:ascii="Aptos" w:eastAsia="Aptos" w:hAnsi="Aptos" w:cs="Aptos"/>
          <w:color w:val="0000FF"/>
          <w:u w:val="single"/>
        </w:rPr>
      </w:pPr>
      <w:r w:rsidRPr="282B746D">
        <w:rPr>
          <w:rFonts w:ascii="Aptos" w:eastAsia="Aptos" w:hAnsi="Aptos" w:cs="Aptos"/>
        </w:rPr>
        <w:t xml:space="preserve">For grades that require more complex math symbols and equations use the </w:t>
      </w:r>
      <w:r w:rsidRPr="282B746D">
        <w:rPr>
          <w:rFonts w:ascii="Aptos" w:eastAsia="Aptos" w:hAnsi="Aptos" w:cs="Aptos"/>
          <w:i/>
          <w:iCs/>
        </w:rPr>
        <w:t xml:space="preserve">Equation Text Editor </w:t>
      </w:r>
      <w:r w:rsidRPr="282B746D">
        <w:rPr>
          <w:rFonts w:ascii="Aptos" w:eastAsia="Aptos" w:hAnsi="Aptos" w:cs="Aptos"/>
        </w:rPr>
        <w:t xml:space="preserve">in lieu of </w:t>
      </w:r>
      <w:r w:rsidRPr="282B746D">
        <w:rPr>
          <w:rFonts w:ascii="Aptos" w:eastAsia="Aptos" w:hAnsi="Aptos" w:cs="Aptos"/>
          <w:i/>
          <w:iCs/>
        </w:rPr>
        <w:t>Paragraph</w:t>
      </w:r>
      <w:r w:rsidRPr="282B746D">
        <w:rPr>
          <w:rFonts w:ascii="Aptos" w:eastAsia="Aptos" w:hAnsi="Aptos" w:cs="Aptos"/>
        </w:rPr>
        <w:t>. For additional informati</w:t>
      </w:r>
      <w:r w:rsidRPr="282B746D">
        <w:rPr>
          <w:rFonts w:ascii="Aptos" w:eastAsia="Aptos" w:hAnsi="Aptos" w:cs="Aptos"/>
          <w:color w:val="000000" w:themeColor="text1"/>
        </w:rPr>
        <w:t xml:space="preserve">on, refer to the  </w:t>
      </w:r>
      <w:r w:rsidRPr="282B746D">
        <w:rPr>
          <w:rFonts w:ascii="Aptos" w:eastAsia="Aptos" w:hAnsi="Aptos" w:cs="Aptos"/>
          <w:color w:val="0000FF"/>
          <w:u w:val="single"/>
        </w:rPr>
        <w:t xml:space="preserve">Pattern Guide for SYL and Tasks EMM Development. </w:t>
      </w:r>
    </w:p>
    <w:p w14:paraId="5C29909F" w14:textId="4C4901F5" w:rsidR="0059776E" w:rsidRDefault="23D95DF5" w:rsidP="244EF69F">
      <w:pPr>
        <w:spacing w:line="257" w:lineRule="auto"/>
      </w:pPr>
      <w:r w:rsidRPr="23D95DF5">
        <w:rPr>
          <w:rFonts w:ascii="Aptos" w:eastAsia="Aptos" w:hAnsi="Aptos" w:cs="Aptos"/>
          <w:color w:val="000000" w:themeColor="text1"/>
        </w:rPr>
        <w:t xml:space="preserve"> </w:t>
      </w:r>
    </w:p>
    <w:p w14:paraId="1C63102A" w14:textId="061EEA60" w:rsidR="0059776E" w:rsidRDefault="20C61E1C" w:rsidP="20C61E1C">
      <w:pPr>
        <w:spacing w:line="257" w:lineRule="auto"/>
        <w:rPr>
          <w:rFonts w:ascii="Aptos" w:eastAsia="Aptos" w:hAnsi="Aptos" w:cs="Aptos"/>
          <w:color w:val="000000" w:themeColor="text1"/>
        </w:rPr>
      </w:pPr>
      <w:r w:rsidRPr="20C61E1C">
        <w:rPr>
          <w:rFonts w:ascii="Aptos" w:eastAsia="Aptos" w:hAnsi="Aptos" w:cs="Aptos"/>
          <w:b/>
          <w:bCs/>
          <w:color w:val="000000" w:themeColor="text1"/>
        </w:rPr>
        <w:t>EMM Input Fields</w:t>
      </w:r>
    </w:p>
    <w:p w14:paraId="7240D10C" w14:textId="65180A2A" w:rsidR="2733BE28" w:rsidRDefault="23D95DF5" w:rsidP="2733BE28">
      <w:pPr>
        <w:pStyle w:val="ListParagraph"/>
        <w:numPr>
          <w:ilvl w:val="0"/>
          <w:numId w:val="543"/>
        </w:numPr>
        <w:spacing w:line="257" w:lineRule="auto"/>
        <w:ind w:left="1080"/>
        <w:rPr>
          <w:rFonts w:ascii="Aptos" w:eastAsia="Aptos" w:hAnsi="Aptos" w:cs="Aptos"/>
          <w:color w:val="000000" w:themeColor="text1"/>
        </w:rPr>
      </w:pPr>
      <w:r w:rsidRPr="23D95DF5">
        <w:rPr>
          <w:rFonts w:ascii="Aptos" w:eastAsia="Aptos" w:hAnsi="Aptos" w:cs="Aptos"/>
          <w:color w:val="000000" w:themeColor="text1"/>
        </w:rPr>
        <w:t>Ensure that all images are checked prior to including them in the EMM using the following steps:</w:t>
      </w:r>
    </w:p>
    <w:p w14:paraId="0D56773D" w14:textId="22DAE44E" w:rsidR="2733BE28" w:rsidRDefault="2733BE28" w:rsidP="2733BE28">
      <w:pPr>
        <w:spacing w:line="257" w:lineRule="auto"/>
        <w:rPr>
          <w:rFonts w:ascii="Aptos" w:eastAsia="Aptos" w:hAnsi="Aptos" w:cs="Aptos"/>
          <w:color w:val="000000" w:themeColor="text1"/>
        </w:rPr>
      </w:pPr>
    </w:p>
    <w:p w14:paraId="07DECA1E" w14:textId="42236038" w:rsidR="2733BE28" w:rsidRDefault="2733BE28" w:rsidP="2733BE28">
      <w:pPr>
        <w:spacing w:line="257" w:lineRule="auto"/>
        <w:ind w:left="1440" w:firstLine="720"/>
        <w:rPr>
          <w:rFonts w:ascii="Aptos" w:eastAsia="Aptos" w:hAnsi="Aptos" w:cs="Aptos"/>
          <w:b/>
          <w:bCs/>
          <w:color w:val="000000" w:themeColor="text1"/>
        </w:rPr>
      </w:pPr>
      <w:r w:rsidRPr="2733BE28">
        <w:rPr>
          <w:rFonts w:ascii="Aptos" w:eastAsia="Aptos" w:hAnsi="Aptos" w:cs="Aptos"/>
          <w:b/>
          <w:bCs/>
          <w:color w:val="000000" w:themeColor="text1"/>
        </w:rPr>
        <w:t>Image Review</w:t>
      </w:r>
    </w:p>
    <w:p w14:paraId="284F84FB" w14:textId="74300341" w:rsidR="2733BE28" w:rsidRDefault="43402F91" w:rsidP="2733BE28">
      <w:pPr>
        <w:pStyle w:val="ListParagraph"/>
        <w:numPr>
          <w:ilvl w:val="0"/>
          <w:numId w:val="445"/>
        </w:numPr>
        <w:rPr>
          <w:color w:val="000000" w:themeColor="text1"/>
        </w:rPr>
      </w:pPr>
      <w:r w:rsidRPr="43402F91">
        <w:rPr>
          <w:color w:val="000000" w:themeColor="text1"/>
        </w:rPr>
        <w:t xml:space="preserve">Open the </w:t>
      </w:r>
      <w:hyperlink r:id="rId221">
        <w:r w:rsidRPr="43402F91">
          <w:rPr>
            <w:rStyle w:val="Hyperlink"/>
          </w:rPr>
          <w:t>Image Guidelines and Workflow in Box</w:t>
        </w:r>
      </w:hyperlink>
      <w:r w:rsidRPr="43402F91">
        <w:rPr>
          <w:color w:val="000000" w:themeColor="text1"/>
        </w:rPr>
        <w:t>.</w:t>
      </w:r>
    </w:p>
    <w:p w14:paraId="19EEA708" w14:textId="77777777" w:rsidR="2733BE28" w:rsidRDefault="2733BE28" w:rsidP="2733BE28">
      <w:pPr>
        <w:pStyle w:val="ListParagraph"/>
        <w:numPr>
          <w:ilvl w:val="0"/>
          <w:numId w:val="445"/>
        </w:numPr>
        <w:rPr>
          <w:color w:val="000000" w:themeColor="text1"/>
        </w:rPr>
      </w:pPr>
      <w:r w:rsidRPr="2733BE28">
        <w:rPr>
          <w:color w:val="000000" w:themeColor="text1"/>
        </w:rPr>
        <w:t xml:space="preserve">Filter by lesson in the CA Image Tracker Smartsheet. </w:t>
      </w:r>
    </w:p>
    <w:p w14:paraId="7BC6A0B8" w14:textId="0012021A" w:rsidR="2733BE28" w:rsidRDefault="00000000" w:rsidP="2733BE28">
      <w:pPr>
        <w:pStyle w:val="ListParagraph"/>
        <w:numPr>
          <w:ilvl w:val="0"/>
          <w:numId w:val="445"/>
        </w:numPr>
        <w:rPr>
          <w:color w:val="000000" w:themeColor="text1"/>
        </w:rPr>
      </w:pPr>
      <w:hyperlink r:id="rId222">
        <w:r w:rsidR="2733BE28" w:rsidRPr="2733BE28">
          <w:rPr>
            <w:rStyle w:val="Hyperlink"/>
          </w:rPr>
          <w:t>K-5 LXDV Dashboard Link</w:t>
        </w:r>
      </w:hyperlink>
    </w:p>
    <w:p w14:paraId="2439278B" w14:textId="2F8F5F4F" w:rsidR="2733BE28" w:rsidRDefault="00000000" w:rsidP="2733BE28">
      <w:pPr>
        <w:pStyle w:val="ListParagraph"/>
        <w:numPr>
          <w:ilvl w:val="0"/>
          <w:numId w:val="445"/>
        </w:numPr>
        <w:rPr>
          <w:color w:val="000000" w:themeColor="text1"/>
        </w:rPr>
      </w:pPr>
      <w:hyperlink r:id="rId223">
        <w:r w:rsidR="2733BE28" w:rsidRPr="2733BE28">
          <w:rPr>
            <w:rStyle w:val="Hyperlink"/>
          </w:rPr>
          <w:t>6-A1 LXDV Dashboard Link</w:t>
        </w:r>
      </w:hyperlink>
    </w:p>
    <w:p w14:paraId="684BC665" w14:textId="77777777" w:rsidR="2733BE28" w:rsidRDefault="2733BE28" w:rsidP="2733BE28">
      <w:pPr>
        <w:pStyle w:val="ListParagraph"/>
        <w:numPr>
          <w:ilvl w:val="0"/>
          <w:numId w:val="445"/>
        </w:numPr>
        <w:rPr>
          <w:color w:val="000000" w:themeColor="text1"/>
        </w:rPr>
      </w:pPr>
      <w:r w:rsidRPr="2733BE28">
        <w:rPr>
          <w:color w:val="000000" w:themeColor="text1"/>
        </w:rPr>
        <w:t>Review each item in the lesson and approve (or reject) IPAAC suggestions.</w:t>
      </w:r>
    </w:p>
    <w:p w14:paraId="78139A34" w14:textId="02754439" w:rsidR="2733BE28" w:rsidRDefault="2733BE28" w:rsidP="2733BE28">
      <w:pPr>
        <w:pStyle w:val="ListParagraph"/>
        <w:numPr>
          <w:ilvl w:val="0"/>
          <w:numId w:val="445"/>
        </w:numPr>
        <w:rPr>
          <w:color w:val="000000" w:themeColor="text1"/>
        </w:rPr>
      </w:pPr>
      <w:r w:rsidRPr="2733BE28">
        <w:rPr>
          <w:color w:val="000000" w:themeColor="text1"/>
        </w:rPr>
        <w:t>Note the spec information, and alt text in each Task of the EMM.</w:t>
      </w:r>
    </w:p>
    <w:p w14:paraId="072813D3" w14:textId="02B0E616" w:rsidR="2733BE28" w:rsidRDefault="2733BE28" w:rsidP="2733BE28">
      <w:pPr>
        <w:spacing w:line="257" w:lineRule="auto"/>
        <w:rPr>
          <w:rFonts w:ascii="Aptos" w:eastAsia="Aptos" w:hAnsi="Aptos" w:cs="Aptos"/>
          <w:b/>
          <w:bCs/>
          <w:color w:val="000000" w:themeColor="text1"/>
        </w:rPr>
      </w:pPr>
    </w:p>
    <w:p w14:paraId="6EA8F815" w14:textId="3F6C16B5" w:rsidR="0059776E" w:rsidRDefault="282B746D" w:rsidP="2733BE28">
      <w:pPr>
        <w:pStyle w:val="ListParagraph"/>
        <w:numPr>
          <w:ilvl w:val="0"/>
          <w:numId w:val="543"/>
        </w:numPr>
        <w:spacing w:line="257" w:lineRule="auto"/>
        <w:ind w:left="1080"/>
        <w:rPr>
          <w:rFonts w:ascii="Aptos" w:eastAsia="Aptos" w:hAnsi="Aptos" w:cs="Aptos"/>
          <w:color w:val="000000" w:themeColor="text1"/>
        </w:rPr>
      </w:pPr>
      <w:r w:rsidRPr="282B746D">
        <w:rPr>
          <w:rFonts w:ascii="Aptos" w:eastAsia="Aptos" w:hAnsi="Aptos" w:cs="Aptos"/>
          <w:color w:val="000000" w:themeColor="text1"/>
        </w:rPr>
        <w:t xml:space="preserve"> Once the image has been checked and approved, the image information in </w:t>
      </w:r>
      <w:r w:rsidRPr="282B746D">
        <w:rPr>
          <w:rFonts w:ascii="Aptos" w:eastAsia="Aptos" w:hAnsi="Aptos" w:cs="Aptos"/>
          <w:b/>
          <w:bCs/>
          <w:color w:val="3A7C22" w:themeColor="accent6" w:themeShade="BF"/>
        </w:rPr>
        <w:t>green</w:t>
      </w:r>
      <w:r w:rsidRPr="282B746D">
        <w:rPr>
          <w:rFonts w:ascii="Aptos" w:eastAsia="Aptos" w:hAnsi="Aptos" w:cs="Aptos"/>
          <w:color w:val="000000" w:themeColor="text1"/>
        </w:rPr>
        <w:t xml:space="preserve"> below should be entered in its own row, </w:t>
      </w:r>
      <w:r w:rsidRPr="282B746D">
        <w:rPr>
          <w:rFonts w:ascii="Aptos" w:eastAsia="Aptos" w:hAnsi="Aptos" w:cs="Aptos"/>
          <w:i/>
          <w:iCs/>
          <w:color w:val="000000" w:themeColor="text1"/>
        </w:rPr>
        <w:t>unless</w:t>
      </w:r>
      <w:r w:rsidRPr="282B746D">
        <w:rPr>
          <w:rFonts w:ascii="Aptos" w:eastAsia="Aptos" w:hAnsi="Aptos" w:cs="Aptos"/>
          <w:color w:val="000000" w:themeColor="text1"/>
        </w:rPr>
        <w:t xml:space="preserve"> it is part of the background image within the Drawing Interaction or as options given in a Multiple Choice or Drag and Drop. If it is part of the block type/pattern, the following formation is needed as part of the input fields in the EMM:</w:t>
      </w:r>
    </w:p>
    <w:p w14:paraId="0E4E7F59" w14:textId="4B8A765A" w:rsidR="0059776E" w:rsidRDefault="23D95DF5" w:rsidP="2733BE28">
      <w:pPr>
        <w:pStyle w:val="ListParagraph"/>
        <w:numPr>
          <w:ilvl w:val="1"/>
          <w:numId w:val="543"/>
        </w:numPr>
        <w:spacing w:line="257" w:lineRule="auto"/>
        <w:ind w:left="1800"/>
        <w:rPr>
          <w:rFonts w:ascii="Aptos" w:eastAsia="Aptos" w:hAnsi="Aptos" w:cs="Aptos"/>
          <w:color w:val="000000" w:themeColor="text1"/>
        </w:rPr>
      </w:pPr>
      <w:r w:rsidRPr="23D95DF5">
        <w:rPr>
          <w:rFonts w:ascii="Aptos" w:eastAsia="Aptos" w:hAnsi="Aptos" w:cs="Aptos"/>
          <w:b/>
          <w:bCs/>
          <w:color w:val="196A24"/>
        </w:rPr>
        <w:lastRenderedPageBreak/>
        <w:t>Print Image:</w:t>
      </w:r>
      <w:r w:rsidRPr="23D95DF5">
        <w:rPr>
          <w:rFonts w:ascii="Aptos" w:eastAsia="Aptos" w:hAnsi="Aptos" w:cs="Aptos"/>
          <w:color w:val="196A24"/>
        </w:rPr>
        <w:t xml:space="preserve"> </w:t>
      </w:r>
      <w:r w:rsidRPr="23D95DF5">
        <w:rPr>
          <w:rFonts w:ascii="Aptos" w:eastAsia="Aptos" w:hAnsi="Aptos" w:cs="Aptos"/>
          <w:color w:val="000000" w:themeColor="text1"/>
        </w:rPr>
        <w:t xml:space="preserve">enter the original v1 source file info: grade number, module number, lesson number, and page number. Include note to not include anno with the image. </w:t>
      </w:r>
    </w:p>
    <w:p w14:paraId="7D28FED2" w14:textId="4F75F3A1" w:rsidR="0059776E" w:rsidRDefault="2733BE28" w:rsidP="2733BE28">
      <w:pPr>
        <w:pStyle w:val="ListParagraph"/>
        <w:numPr>
          <w:ilvl w:val="1"/>
          <w:numId w:val="543"/>
        </w:numPr>
        <w:spacing w:line="257" w:lineRule="auto"/>
        <w:ind w:left="1800"/>
        <w:rPr>
          <w:rFonts w:ascii="Aptos" w:eastAsia="Aptos" w:hAnsi="Aptos" w:cs="Aptos"/>
          <w:color w:val="000000" w:themeColor="text1"/>
        </w:rPr>
      </w:pPr>
      <w:r w:rsidRPr="2733BE28">
        <w:rPr>
          <w:rFonts w:ascii="Aptos" w:eastAsia="Aptos" w:hAnsi="Aptos" w:cs="Aptos"/>
          <w:b/>
          <w:bCs/>
          <w:color w:val="196A24"/>
        </w:rPr>
        <w:t>Alt Text:</w:t>
      </w:r>
      <w:r w:rsidRPr="2733BE28">
        <w:rPr>
          <w:rFonts w:ascii="Aptos" w:eastAsia="Aptos" w:hAnsi="Aptos" w:cs="Aptos"/>
          <w:color w:val="000000" w:themeColor="text1"/>
        </w:rPr>
        <w:t xml:space="preserve"> provide written alt text for the image that is being used. Use </w:t>
      </w:r>
      <w:hyperlink r:id="rId224">
        <w:r w:rsidRPr="2733BE28">
          <w:rPr>
            <w:rStyle w:val="Hyperlink"/>
            <w:rFonts w:ascii="Aptos" w:eastAsia="Aptos" w:hAnsi="Aptos" w:cs="Aptos"/>
            <w:i/>
            <w:iCs/>
          </w:rPr>
          <w:t>Alt Text guidelines</w:t>
        </w:r>
      </w:hyperlink>
      <w:r w:rsidRPr="2733BE28">
        <w:rPr>
          <w:rFonts w:ascii="Aptos" w:eastAsia="Aptos" w:hAnsi="Aptos" w:cs="Aptos"/>
          <w:color w:val="000000" w:themeColor="text1"/>
        </w:rPr>
        <w:t xml:space="preserve"> for more information.</w:t>
      </w:r>
    </w:p>
    <w:p w14:paraId="208672E0" w14:textId="4D75B69B" w:rsidR="0059776E" w:rsidRDefault="2733BE28" w:rsidP="2733BE28">
      <w:pPr>
        <w:pStyle w:val="ListParagraph"/>
        <w:numPr>
          <w:ilvl w:val="1"/>
          <w:numId w:val="543"/>
        </w:numPr>
        <w:spacing w:line="257" w:lineRule="auto"/>
        <w:ind w:left="1800"/>
        <w:rPr>
          <w:rFonts w:ascii="Aptos" w:eastAsia="Aptos" w:hAnsi="Aptos" w:cs="Aptos"/>
          <w:color w:val="000000" w:themeColor="text1"/>
        </w:rPr>
      </w:pPr>
      <w:r w:rsidRPr="2733BE28">
        <w:rPr>
          <w:rFonts w:ascii="Aptos" w:eastAsia="Aptos" w:hAnsi="Aptos" w:cs="Aptos"/>
          <w:color w:val="000000" w:themeColor="text1"/>
        </w:rPr>
        <w:t>Include a scrap image from print to indicate the exact image being reused. Include note to not include anno with the image.</w:t>
      </w:r>
    </w:p>
    <w:p w14:paraId="476044A2" w14:textId="32AAF2F1" w:rsidR="0059776E" w:rsidRDefault="2733BE28" w:rsidP="2733BE28">
      <w:pPr>
        <w:pStyle w:val="ListParagraph"/>
        <w:numPr>
          <w:ilvl w:val="1"/>
          <w:numId w:val="543"/>
        </w:numPr>
        <w:spacing w:line="257" w:lineRule="auto"/>
        <w:ind w:left="1800"/>
        <w:rPr>
          <w:rFonts w:ascii="Aptos" w:eastAsia="Aptos" w:hAnsi="Aptos" w:cs="Aptos"/>
          <w:color w:val="000000" w:themeColor="text1"/>
        </w:rPr>
      </w:pPr>
      <w:r w:rsidRPr="2733BE28">
        <w:rPr>
          <w:rFonts w:ascii="Aptos" w:eastAsia="Aptos" w:hAnsi="Aptos" w:cs="Aptos"/>
          <w:b/>
          <w:bCs/>
          <w:color w:val="196A24"/>
        </w:rPr>
        <w:t>Anno Print Tech Art/Image:</w:t>
      </w:r>
      <w:r w:rsidRPr="2733BE28">
        <w:rPr>
          <w:rFonts w:ascii="Aptos" w:eastAsia="Aptos" w:hAnsi="Aptos" w:cs="Aptos"/>
          <w:color w:val="196A24"/>
        </w:rPr>
        <w:t xml:space="preserve"> </w:t>
      </w:r>
      <w:r w:rsidRPr="2733BE28">
        <w:rPr>
          <w:rFonts w:ascii="Aptos" w:eastAsia="Aptos" w:hAnsi="Aptos" w:cs="Aptos"/>
          <w:color w:val="000000" w:themeColor="text1"/>
        </w:rPr>
        <w:t>same source information as Background Image, but include anno</w:t>
      </w:r>
    </w:p>
    <w:p w14:paraId="75D2A1FF" w14:textId="2AD42462" w:rsidR="0059776E" w:rsidRDefault="2733BE28" w:rsidP="2733BE28">
      <w:pPr>
        <w:pStyle w:val="ListParagraph"/>
        <w:numPr>
          <w:ilvl w:val="1"/>
          <w:numId w:val="543"/>
        </w:numPr>
        <w:spacing w:line="257" w:lineRule="auto"/>
        <w:ind w:left="1800"/>
        <w:rPr>
          <w:rFonts w:ascii="Aptos" w:eastAsia="Aptos" w:hAnsi="Aptos" w:cs="Aptos"/>
          <w:color w:val="000000" w:themeColor="text1"/>
        </w:rPr>
      </w:pPr>
      <w:r w:rsidRPr="2733BE28">
        <w:rPr>
          <w:rFonts w:ascii="Aptos" w:eastAsia="Aptos" w:hAnsi="Aptos" w:cs="Aptos"/>
          <w:b/>
          <w:bCs/>
          <w:color w:val="196A24"/>
        </w:rPr>
        <w:t>Anno Print Tech Art/Image Alt Text:</w:t>
      </w:r>
      <w:r w:rsidRPr="2733BE28">
        <w:rPr>
          <w:rFonts w:ascii="Aptos" w:eastAsia="Aptos" w:hAnsi="Aptos" w:cs="Aptos"/>
          <w:color w:val="196A24"/>
        </w:rPr>
        <w:t xml:space="preserve"> </w:t>
      </w:r>
      <w:r w:rsidRPr="2733BE28">
        <w:rPr>
          <w:rFonts w:ascii="Aptos" w:eastAsia="Aptos" w:hAnsi="Aptos" w:cs="Aptos"/>
          <w:color w:val="000000" w:themeColor="text1"/>
        </w:rPr>
        <w:t>provide written alt text for the image that is being used including the anno.</w:t>
      </w:r>
    </w:p>
    <w:p w14:paraId="6EA71B47" w14:textId="7CA951F7" w:rsidR="0059776E" w:rsidRDefault="282B746D" w:rsidP="2733BE28">
      <w:pPr>
        <w:pStyle w:val="ListParagraph"/>
        <w:numPr>
          <w:ilvl w:val="1"/>
          <w:numId w:val="543"/>
        </w:numPr>
        <w:spacing w:line="257" w:lineRule="auto"/>
        <w:ind w:left="1800"/>
        <w:rPr>
          <w:rFonts w:ascii="Aptos" w:eastAsia="Aptos" w:hAnsi="Aptos" w:cs="Aptos"/>
          <w:color w:val="000000" w:themeColor="text1"/>
        </w:rPr>
      </w:pPr>
      <w:r w:rsidRPr="282B746D">
        <w:rPr>
          <w:rFonts w:ascii="Aptos" w:eastAsia="Aptos" w:hAnsi="Aptos" w:cs="Aptos"/>
          <w:color w:val="000000" w:themeColor="text1"/>
        </w:rPr>
        <w:t xml:space="preserve">Add additional rows in the Task section to continue with either the bolded direction line (may require a Drawing Interaction) or the </w:t>
      </w:r>
      <w:r w:rsidRPr="282B746D">
        <w:rPr>
          <w:rFonts w:ascii="Aptos" w:eastAsia="Aptos" w:hAnsi="Aptos" w:cs="Aptos"/>
          <w:b/>
          <w:bCs/>
          <w:color w:val="000000" w:themeColor="text1"/>
        </w:rPr>
        <w:t>bolded letters</w:t>
      </w:r>
      <w:r w:rsidRPr="282B746D">
        <w:rPr>
          <w:rFonts w:ascii="Aptos" w:eastAsia="Aptos" w:hAnsi="Aptos" w:cs="Aptos"/>
          <w:color w:val="000000" w:themeColor="text1"/>
        </w:rPr>
        <w:t xml:space="preserve"> that indicate each stepped-out part of the Instructional Task (Plankton block types</w:t>
      </w:r>
      <w:ins w:id="118" w:author="Denise Mills" w:date="2024-08-02T22:03:00Z">
        <w:r w:rsidRPr="282B746D">
          <w:rPr>
            <w:rFonts w:ascii="Aptos" w:eastAsia="Aptos" w:hAnsi="Aptos" w:cs="Aptos"/>
            <w:color w:val="000000" w:themeColor="text1"/>
          </w:rPr>
          <w:t>/</w:t>
        </w:r>
      </w:ins>
      <w:r w:rsidRPr="282B746D">
        <w:rPr>
          <w:rFonts w:ascii="Aptos" w:eastAsia="Aptos" w:hAnsi="Aptos" w:cs="Aptos"/>
          <w:color w:val="000000" w:themeColor="text1"/>
        </w:rPr>
        <w:t xml:space="preserve"> </w:t>
      </w:r>
      <w:del w:id="119" w:author="Denise Mills" w:date="2024-08-02T22:03:00Z">
        <w:r w:rsidR="2733BE28" w:rsidRPr="282B746D" w:rsidDel="282B746D">
          <w:rPr>
            <w:rFonts w:ascii="Aptos" w:eastAsia="Aptos" w:hAnsi="Aptos" w:cs="Aptos"/>
            <w:color w:val="000000" w:themeColor="text1"/>
          </w:rPr>
          <w:delText xml:space="preserve">and Habitat </w:delText>
        </w:r>
      </w:del>
      <w:r w:rsidRPr="282B746D">
        <w:rPr>
          <w:rFonts w:ascii="Aptos" w:eastAsia="Aptos" w:hAnsi="Aptos" w:cs="Aptos"/>
          <w:color w:val="000000" w:themeColor="text1"/>
        </w:rPr>
        <w:t>patterns will vary based on the kind of question):</w:t>
      </w:r>
    </w:p>
    <w:p w14:paraId="63F8D6EA" w14:textId="0FC11B78" w:rsidR="0059776E" w:rsidRDefault="2733BE28" w:rsidP="2733BE28">
      <w:pPr>
        <w:pStyle w:val="ListParagraph"/>
        <w:numPr>
          <w:ilvl w:val="2"/>
          <w:numId w:val="543"/>
        </w:numPr>
        <w:spacing w:line="257" w:lineRule="auto"/>
        <w:ind w:left="2520"/>
        <w:rPr>
          <w:rFonts w:ascii="Aptos" w:eastAsia="Aptos" w:hAnsi="Aptos" w:cs="Aptos"/>
          <w:color w:val="000000" w:themeColor="text1"/>
        </w:rPr>
      </w:pPr>
      <w:r w:rsidRPr="2733BE28">
        <w:rPr>
          <w:rFonts w:ascii="Aptos" w:eastAsia="Aptos" w:hAnsi="Aptos" w:cs="Aptos"/>
          <w:color w:val="000000" w:themeColor="text1"/>
        </w:rPr>
        <w:t>Bolded Direction Line (if applicable)</w:t>
      </w:r>
    </w:p>
    <w:p w14:paraId="6FCB6CBF" w14:textId="29D85010" w:rsidR="0059776E" w:rsidRDefault="2733BE28" w:rsidP="2733BE28">
      <w:pPr>
        <w:pStyle w:val="ListParagraph"/>
        <w:numPr>
          <w:ilvl w:val="2"/>
          <w:numId w:val="543"/>
        </w:numPr>
        <w:spacing w:line="257" w:lineRule="auto"/>
        <w:ind w:left="2520"/>
        <w:rPr>
          <w:rFonts w:ascii="Aptos" w:eastAsia="Aptos" w:hAnsi="Aptos" w:cs="Aptos"/>
          <w:color w:val="0F4761" w:themeColor="accent1" w:themeShade="BF"/>
        </w:rPr>
      </w:pPr>
      <w:r w:rsidRPr="2733BE28">
        <w:rPr>
          <w:rFonts w:ascii="Aptos" w:eastAsia="Aptos" w:hAnsi="Aptos" w:cs="Aptos"/>
          <w:color w:val="0F4761" w:themeColor="accent1" w:themeShade="BF"/>
        </w:rPr>
        <w:t>Part A (in its own row)</w:t>
      </w:r>
    </w:p>
    <w:p w14:paraId="4A1B1DCA" w14:textId="44F469DD" w:rsidR="0059776E" w:rsidRDefault="2733BE28" w:rsidP="2733BE28">
      <w:pPr>
        <w:pStyle w:val="ListParagraph"/>
        <w:numPr>
          <w:ilvl w:val="2"/>
          <w:numId w:val="543"/>
        </w:numPr>
        <w:spacing w:line="257" w:lineRule="auto"/>
        <w:ind w:left="2520"/>
        <w:rPr>
          <w:rFonts w:ascii="Aptos" w:eastAsia="Aptos" w:hAnsi="Aptos" w:cs="Aptos"/>
          <w:color w:val="4471C4"/>
        </w:rPr>
      </w:pPr>
      <w:r w:rsidRPr="2733BE28">
        <w:rPr>
          <w:rFonts w:ascii="Aptos" w:eastAsia="Aptos" w:hAnsi="Aptos" w:cs="Aptos"/>
          <w:color w:val="4471C4"/>
        </w:rPr>
        <w:t>Part B (in its own row)</w:t>
      </w:r>
    </w:p>
    <w:p w14:paraId="08BB3333" w14:textId="5B5D8A89" w:rsidR="0059776E" w:rsidRDefault="2733BE28" w:rsidP="2733BE28">
      <w:pPr>
        <w:pStyle w:val="ListParagraph"/>
        <w:numPr>
          <w:ilvl w:val="2"/>
          <w:numId w:val="543"/>
        </w:numPr>
        <w:spacing w:line="257" w:lineRule="auto"/>
        <w:ind w:left="2520"/>
        <w:rPr>
          <w:rFonts w:ascii="Aptos" w:eastAsia="Aptos" w:hAnsi="Aptos" w:cs="Aptos"/>
          <w:color w:val="000000" w:themeColor="text1"/>
        </w:rPr>
      </w:pPr>
      <w:r w:rsidRPr="2733BE28">
        <w:rPr>
          <w:rFonts w:ascii="Aptos" w:eastAsia="Aptos" w:hAnsi="Aptos" w:cs="Aptos"/>
          <w:color w:val="4471C4"/>
        </w:rPr>
        <w:t>Part C (in its own row... and so on and so forth until all steps of the problem are complete)</w:t>
      </w:r>
      <w:r w:rsidRPr="2733BE28">
        <w:rPr>
          <w:rFonts w:ascii="Aptos" w:eastAsia="Aptos" w:hAnsi="Aptos" w:cs="Aptos"/>
          <w:color w:val="000000" w:themeColor="text1"/>
        </w:rPr>
        <w:t xml:space="preserve"> </w:t>
      </w:r>
    </w:p>
    <w:p w14:paraId="06D05AF7" w14:textId="418B054D" w:rsidR="0059776E" w:rsidRDefault="282B746D" w:rsidP="2733BE28">
      <w:pPr>
        <w:pStyle w:val="ListParagraph"/>
        <w:numPr>
          <w:ilvl w:val="0"/>
          <w:numId w:val="543"/>
        </w:numPr>
        <w:spacing w:line="257" w:lineRule="auto"/>
        <w:ind w:left="1080"/>
        <w:rPr>
          <w:rFonts w:ascii="Aptos" w:eastAsia="Aptos" w:hAnsi="Aptos" w:cs="Aptos"/>
          <w:color w:val="000000" w:themeColor="text1"/>
        </w:rPr>
      </w:pPr>
      <w:r w:rsidRPr="282B746D">
        <w:rPr>
          <w:rFonts w:ascii="Aptos" w:eastAsia="Aptos" w:hAnsi="Aptos" w:cs="Aptos"/>
          <w:color w:val="000000" w:themeColor="text1"/>
        </w:rPr>
        <w:t>The specific inputs of other various Plankton block types</w:t>
      </w:r>
      <w:ins w:id="120" w:author="Denise Mills" w:date="2024-08-02T22:03:00Z">
        <w:r w:rsidRPr="282B746D">
          <w:rPr>
            <w:rFonts w:ascii="Aptos" w:eastAsia="Aptos" w:hAnsi="Aptos" w:cs="Aptos"/>
            <w:color w:val="000000" w:themeColor="text1"/>
          </w:rPr>
          <w:t>/</w:t>
        </w:r>
      </w:ins>
      <w:del w:id="121" w:author="Denise Mills" w:date="2024-08-02T22:03:00Z">
        <w:r w:rsidR="3E54E229" w:rsidRPr="282B746D" w:rsidDel="282B746D">
          <w:rPr>
            <w:rFonts w:ascii="Aptos" w:eastAsia="Aptos" w:hAnsi="Aptos" w:cs="Aptos"/>
            <w:color w:val="000000" w:themeColor="text1"/>
          </w:rPr>
          <w:delText xml:space="preserve"> and Habitat </w:delText>
        </w:r>
      </w:del>
      <w:r w:rsidRPr="282B746D">
        <w:rPr>
          <w:rFonts w:ascii="Aptos" w:eastAsia="Aptos" w:hAnsi="Aptos" w:cs="Aptos"/>
          <w:color w:val="000000" w:themeColor="text1"/>
        </w:rPr>
        <w:t>patterns vary. More information about the input fields and what they require can be found in the respective interaction guides.</w:t>
      </w:r>
    </w:p>
    <w:p w14:paraId="4AE3F671" w14:textId="6455BE07" w:rsidR="0059776E" w:rsidRDefault="20C61E1C" w:rsidP="2733BE28">
      <w:pPr>
        <w:pStyle w:val="ListParagraph"/>
        <w:numPr>
          <w:ilvl w:val="2"/>
          <w:numId w:val="543"/>
        </w:numPr>
        <w:spacing w:line="257" w:lineRule="auto"/>
        <w:rPr>
          <w:rFonts w:ascii="Aptos" w:eastAsia="Aptos" w:hAnsi="Aptos" w:cs="Aptos"/>
          <w:color w:val="000000" w:themeColor="text1"/>
        </w:rPr>
      </w:pPr>
      <w:r w:rsidRPr="20C61E1C">
        <w:rPr>
          <w:rFonts w:ascii="Aptos" w:eastAsia="Aptos" w:hAnsi="Aptos" w:cs="Aptos"/>
          <w:color w:val="000000" w:themeColor="text1"/>
        </w:rPr>
        <w:t>The information entered in the input fields in black text will also be used in print. Gray text is specific to digital inputs.</w:t>
      </w:r>
    </w:p>
    <w:p w14:paraId="105FBA3C" w14:textId="22F90584" w:rsidR="0059776E" w:rsidRDefault="23D95DF5" w:rsidP="2733BE28">
      <w:pPr>
        <w:pStyle w:val="ListParagraph"/>
        <w:numPr>
          <w:ilvl w:val="2"/>
          <w:numId w:val="543"/>
        </w:numPr>
        <w:spacing w:line="257" w:lineRule="auto"/>
        <w:rPr>
          <w:rFonts w:ascii="Aptos" w:eastAsia="Aptos" w:hAnsi="Aptos" w:cs="Aptos"/>
          <w:color w:val="000000" w:themeColor="text1"/>
        </w:rPr>
      </w:pPr>
      <w:r w:rsidRPr="23D95DF5">
        <w:rPr>
          <w:rFonts w:ascii="Aptos" w:eastAsia="Aptos" w:hAnsi="Aptos" w:cs="Aptos"/>
          <w:color w:val="000000" w:themeColor="text1"/>
        </w:rPr>
        <w:t>Place any anno that would require students to insert an answer in brackets: [</w:t>
      </w:r>
      <w:r w:rsidRPr="23D95DF5">
        <w:rPr>
          <w:rFonts w:ascii="Aptos" w:eastAsia="Aptos" w:hAnsi="Aptos" w:cs="Aptos"/>
          <w:color w:val="D91CD6"/>
        </w:rPr>
        <w:t>answer</w:t>
      </w:r>
      <w:r w:rsidRPr="23D95DF5">
        <w:rPr>
          <w:rFonts w:ascii="Aptos" w:eastAsia="Aptos" w:hAnsi="Aptos" w:cs="Aptos"/>
          <w:color w:val="000000" w:themeColor="text1"/>
        </w:rPr>
        <w:t>]</w:t>
      </w:r>
    </w:p>
    <w:p w14:paraId="41134CB1" w14:textId="32433B6E" w:rsidR="23D95DF5" w:rsidRDefault="23D95DF5" w:rsidP="282B746D">
      <w:pPr>
        <w:spacing w:line="257" w:lineRule="auto"/>
        <w:rPr>
          <w:del w:id="122" w:author="Denise Mills" w:date="2024-08-02T22:03:00Z"/>
          <w:rFonts w:ascii="Aptos" w:eastAsia="Aptos" w:hAnsi="Aptos" w:cs="Aptos"/>
          <w:b/>
          <w:bCs/>
          <w:color w:val="000000" w:themeColor="text1"/>
        </w:rPr>
      </w:pPr>
      <w:del w:id="123" w:author="Denise Mills" w:date="2024-08-02T22:03:00Z">
        <w:r w:rsidRPr="282B746D" w:rsidDel="282B746D">
          <w:rPr>
            <w:rFonts w:ascii="Aptos" w:eastAsia="Aptos" w:hAnsi="Aptos" w:cs="Aptos"/>
            <w:b/>
            <w:bCs/>
            <w:color w:val="000000" w:themeColor="text1"/>
          </w:rPr>
          <w:delText>Feedback Area &amp; Feedback Delivery  (Digital only):</w:delText>
        </w:r>
      </w:del>
    </w:p>
    <w:p w14:paraId="071AE824" w14:textId="16CE7C2A" w:rsidR="23D95DF5" w:rsidRDefault="23D95DF5" w:rsidP="23D95DF5">
      <w:pPr>
        <w:pStyle w:val="ListParagraph"/>
        <w:numPr>
          <w:ilvl w:val="0"/>
          <w:numId w:val="543"/>
        </w:numPr>
        <w:spacing w:line="257" w:lineRule="auto"/>
        <w:ind w:left="1080"/>
        <w:rPr>
          <w:del w:id="124" w:author="Denise Mills" w:date="2024-08-02T22:03:00Z"/>
          <w:rFonts w:ascii="Aptos" w:eastAsia="Aptos" w:hAnsi="Aptos" w:cs="Aptos"/>
          <w:color w:val="000000" w:themeColor="text1"/>
        </w:rPr>
      </w:pPr>
      <w:del w:id="125" w:author="Denise Mills" w:date="2024-08-02T22:03:00Z">
        <w:r w:rsidDel="282B746D">
          <w:delText>Feedback is similar in both Plankton and Habitat. It is separated in this table here for reference:</w:delText>
        </w:r>
      </w:del>
    </w:p>
    <w:tbl>
      <w:tblPr>
        <w:tblStyle w:val="TableGrid"/>
        <w:tblW w:w="0" w:type="auto"/>
        <w:tblLayout w:type="fixed"/>
        <w:tblLook w:val="06A0" w:firstRow="1" w:lastRow="0" w:firstColumn="1" w:lastColumn="0" w:noHBand="1" w:noVBand="1"/>
      </w:tblPr>
      <w:tblGrid>
        <w:gridCol w:w="5040"/>
        <w:gridCol w:w="5040"/>
      </w:tblGrid>
      <w:tr w:rsidR="23D95DF5" w14:paraId="1344853C" w14:textId="77777777" w:rsidTr="282B746D">
        <w:trPr>
          <w:trHeight w:val="300"/>
        </w:trPr>
        <w:tc>
          <w:tcPr>
            <w:tcW w:w="5040" w:type="dxa"/>
            <w:shd w:val="clear" w:color="auto" w:fill="D9E2F3"/>
          </w:tcPr>
          <w:p w14:paraId="507A4253" w14:textId="68BE1861" w:rsidR="23D95DF5" w:rsidRDefault="23D95DF5" w:rsidP="282B746D">
            <w:pPr>
              <w:jc w:val="center"/>
              <w:rPr>
                <w:del w:id="126" w:author="Denise Mills" w:date="2024-08-02T22:03:00Z"/>
                <w:rFonts w:ascii="Aptos" w:eastAsia="Aptos" w:hAnsi="Aptos" w:cs="Aptos"/>
                <w:b/>
                <w:bCs/>
                <w:color w:val="000000" w:themeColor="text1"/>
              </w:rPr>
            </w:pPr>
            <w:del w:id="127" w:author="Denise Mills" w:date="2024-08-02T22:03:00Z">
              <w:r w:rsidRPr="282B746D" w:rsidDel="282B746D">
                <w:rPr>
                  <w:rFonts w:ascii="Aptos" w:eastAsia="Aptos" w:hAnsi="Aptos" w:cs="Aptos"/>
                  <w:b/>
                  <w:bCs/>
                  <w:color w:val="000000" w:themeColor="text1"/>
                </w:rPr>
                <w:delText>Plankton Feedback Delivery</w:delText>
              </w:r>
            </w:del>
          </w:p>
          <w:p w14:paraId="62C9EF82" w14:textId="0DEA2268" w:rsidR="23D95DF5" w:rsidRDefault="23D95DF5" w:rsidP="23D95DF5">
            <w:pPr>
              <w:jc w:val="center"/>
              <w:rPr>
                <w:rFonts w:ascii="Aptos" w:eastAsia="Aptos" w:hAnsi="Aptos" w:cs="Aptos"/>
                <w:b/>
                <w:bCs/>
                <w:color w:val="000000" w:themeColor="text1"/>
              </w:rPr>
            </w:pPr>
            <w:del w:id="128" w:author="Denise Mills" w:date="2024-08-02T22:03:00Z">
              <w:r w:rsidRPr="282B746D" w:rsidDel="282B746D">
                <w:rPr>
                  <w:rFonts w:ascii="Aptos" w:eastAsia="Aptos" w:hAnsi="Aptos" w:cs="Aptos"/>
                  <w:b/>
                  <w:bCs/>
                  <w:color w:val="000000" w:themeColor="text1"/>
                </w:rPr>
                <w:delText>GK-2</w:delText>
              </w:r>
            </w:del>
          </w:p>
        </w:tc>
        <w:tc>
          <w:tcPr>
            <w:tcW w:w="5040" w:type="dxa"/>
            <w:shd w:val="clear" w:color="auto" w:fill="D9E2F3"/>
          </w:tcPr>
          <w:p w14:paraId="38F98D55" w14:textId="2FCFA843" w:rsidR="23D95DF5" w:rsidRDefault="23D95DF5" w:rsidP="282B746D">
            <w:pPr>
              <w:jc w:val="center"/>
              <w:rPr>
                <w:del w:id="129" w:author="Denise Mills" w:date="2024-08-02T22:03:00Z"/>
                <w:rFonts w:ascii="Aptos" w:eastAsia="Aptos" w:hAnsi="Aptos" w:cs="Aptos"/>
                <w:b/>
                <w:bCs/>
                <w:color w:val="000000" w:themeColor="text1"/>
              </w:rPr>
            </w:pPr>
            <w:del w:id="130" w:author="Denise Mills" w:date="2024-08-02T22:03:00Z">
              <w:r w:rsidRPr="282B746D" w:rsidDel="282B746D">
                <w:rPr>
                  <w:rFonts w:ascii="Aptos" w:eastAsia="Aptos" w:hAnsi="Aptos" w:cs="Aptos"/>
                  <w:b/>
                  <w:bCs/>
                  <w:color w:val="000000" w:themeColor="text1"/>
                </w:rPr>
                <w:delText>Habitat Feedback Area</w:delText>
              </w:r>
            </w:del>
          </w:p>
          <w:p w14:paraId="12C35FF7" w14:textId="206A88CB" w:rsidR="23D95DF5" w:rsidRDefault="23D95DF5" w:rsidP="23D95DF5">
            <w:pPr>
              <w:jc w:val="center"/>
              <w:rPr>
                <w:rFonts w:ascii="Aptos" w:eastAsia="Aptos" w:hAnsi="Aptos" w:cs="Aptos"/>
                <w:b/>
                <w:bCs/>
                <w:color w:val="000000" w:themeColor="text1"/>
              </w:rPr>
            </w:pPr>
            <w:del w:id="131" w:author="Denise Mills" w:date="2024-08-02T22:03:00Z">
              <w:r w:rsidRPr="282B746D" w:rsidDel="282B746D">
                <w:rPr>
                  <w:rFonts w:ascii="Aptos" w:eastAsia="Aptos" w:hAnsi="Aptos" w:cs="Aptos"/>
                  <w:b/>
                  <w:bCs/>
                  <w:color w:val="000000" w:themeColor="text1"/>
                </w:rPr>
                <w:delText>G3-A1</w:delText>
              </w:r>
            </w:del>
          </w:p>
        </w:tc>
      </w:tr>
      <w:tr w:rsidR="23D95DF5" w14:paraId="49D573FE" w14:textId="77777777" w:rsidTr="282B746D">
        <w:trPr>
          <w:trHeight w:val="300"/>
        </w:trPr>
        <w:tc>
          <w:tcPr>
            <w:tcW w:w="5040" w:type="dxa"/>
          </w:tcPr>
          <w:p w14:paraId="55B01998" w14:textId="4B2AC587" w:rsidR="23D95DF5" w:rsidRDefault="23D95DF5" w:rsidP="23D95DF5">
            <w:pPr>
              <w:rPr>
                <w:del w:id="132" w:author="Denise Mills" w:date="2024-08-02T22:03:00Z"/>
                <w:rFonts w:ascii="Aptos" w:eastAsia="Aptos" w:hAnsi="Aptos" w:cs="Aptos"/>
                <w:b/>
                <w:bCs/>
                <w:color w:val="000000" w:themeColor="text1"/>
              </w:rPr>
            </w:pPr>
            <w:del w:id="133" w:author="Denise Mills" w:date="2024-08-02T22:03:00Z">
              <w:r w:rsidRPr="282B746D" w:rsidDel="282B746D">
                <w:rPr>
                  <w:rFonts w:ascii="Aptos" w:eastAsia="Aptos" w:hAnsi="Aptos" w:cs="Aptos"/>
                  <w:color w:val="000000" w:themeColor="text1"/>
                </w:rPr>
                <w:delText>Each Response Validation requires a Feedback Delivery.</w:delText>
              </w:r>
            </w:del>
          </w:p>
          <w:p w14:paraId="295D6C5D" w14:textId="1A35A45C" w:rsidR="23D95DF5" w:rsidRDefault="23D95DF5" w:rsidP="23D95DF5">
            <w:pPr>
              <w:rPr>
                <w:del w:id="134" w:author="Denise Mills" w:date="2024-08-02T22:03:00Z"/>
                <w:rFonts w:ascii="Aptos" w:eastAsia="Aptos" w:hAnsi="Aptos" w:cs="Aptos"/>
                <w:color w:val="000000" w:themeColor="text1"/>
              </w:rPr>
            </w:pPr>
          </w:p>
          <w:p w14:paraId="44B09777" w14:textId="6B9C0D3E" w:rsidR="23D95DF5" w:rsidRDefault="23D95DF5" w:rsidP="23D95DF5">
            <w:pPr>
              <w:rPr>
                <w:del w:id="135" w:author="Denise Mills" w:date="2024-08-02T22:03:00Z"/>
                <w:rFonts w:ascii="Aptos" w:eastAsia="Aptos" w:hAnsi="Aptos" w:cs="Aptos"/>
                <w:color w:val="000000" w:themeColor="text1"/>
              </w:rPr>
            </w:pPr>
            <w:del w:id="136" w:author="Denise Mills" w:date="2024-08-02T22:03:00Z">
              <w:r w:rsidRPr="282B746D" w:rsidDel="282B746D">
                <w:rPr>
                  <w:rFonts w:ascii="Aptos" w:eastAsia="Aptos" w:hAnsi="Aptos" w:cs="Aptos"/>
                  <w:color w:val="000000" w:themeColor="text1"/>
                </w:rPr>
                <w:delText xml:space="preserve">If the Response Validation is marked as correct- include canned response and feedback for Correct answer. </w:delText>
              </w:r>
              <w:r w:rsidRPr="282B746D" w:rsidDel="282B746D">
                <w:rPr>
                  <w:rFonts w:ascii="Aptos" w:eastAsia="Aptos" w:hAnsi="Aptos" w:cs="Aptos"/>
                  <w:b/>
                  <w:bCs/>
                  <w:color w:val="000000" w:themeColor="text1"/>
                </w:rPr>
                <w:delText>(this is the equivalent to Correct in Habitat)</w:delText>
              </w:r>
            </w:del>
          </w:p>
          <w:p w14:paraId="72D4FD59" w14:textId="79D6F27F" w:rsidR="23D95DF5" w:rsidRDefault="23D95DF5" w:rsidP="23D95DF5">
            <w:pPr>
              <w:rPr>
                <w:del w:id="137" w:author="Denise Mills" w:date="2024-08-02T22:03:00Z"/>
                <w:rFonts w:ascii="Aptos" w:eastAsia="Aptos" w:hAnsi="Aptos" w:cs="Aptos"/>
                <w:color w:val="000000" w:themeColor="text1"/>
              </w:rPr>
            </w:pPr>
          </w:p>
          <w:p w14:paraId="61954081" w14:textId="6DC0DB82" w:rsidR="23D95DF5" w:rsidRDefault="23D95DF5" w:rsidP="23D95DF5">
            <w:pPr>
              <w:rPr>
                <w:del w:id="138" w:author="Denise Mills" w:date="2024-08-02T22:03:00Z"/>
                <w:rFonts w:ascii="Aptos" w:eastAsia="Aptos" w:hAnsi="Aptos" w:cs="Aptos"/>
                <w:color w:val="000000" w:themeColor="text1"/>
              </w:rPr>
            </w:pPr>
            <w:del w:id="139" w:author="Denise Mills" w:date="2024-08-02T22:03:00Z">
              <w:r w:rsidRPr="282B746D" w:rsidDel="282B746D">
                <w:rPr>
                  <w:rFonts w:ascii="Aptos" w:eastAsia="Aptos" w:hAnsi="Aptos" w:cs="Aptos"/>
                  <w:color w:val="000000" w:themeColor="text1"/>
                </w:rPr>
                <w:delText>If the Response Validation is marked as incorrected (unchecked), include TWO delivery attempts.</w:delText>
              </w:r>
            </w:del>
          </w:p>
          <w:p w14:paraId="532F340F" w14:textId="7AFF3615" w:rsidR="23D95DF5" w:rsidRDefault="23D95DF5" w:rsidP="23D95DF5">
            <w:pPr>
              <w:rPr>
                <w:del w:id="140" w:author="Denise Mills" w:date="2024-08-02T22:03:00Z"/>
                <w:rFonts w:ascii="Aptos" w:eastAsia="Aptos" w:hAnsi="Aptos" w:cs="Aptos"/>
                <w:color w:val="000000" w:themeColor="text1"/>
              </w:rPr>
            </w:pPr>
          </w:p>
          <w:p w14:paraId="0DD196A4" w14:textId="2B7D31C6" w:rsidR="23D95DF5" w:rsidRDefault="23D95DF5" w:rsidP="23D95DF5">
            <w:pPr>
              <w:rPr>
                <w:del w:id="141" w:author="Denise Mills" w:date="2024-08-02T22:03:00Z"/>
                <w:rFonts w:ascii="Aptos" w:eastAsia="Aptos" w:hAnsi="Aptos" w:cs="Aptos"/>
                <w:color w:val="000000" w:themeColor="text1"/>
              </w:rPr>
            </w:pPr>
            <w:del w:id="142" w:author="Denise Mills" w:date="2024-08-02T22:03:00Z">
              <w:r w:rsidRPr="282B746D" w:rsidDel="282B746D">
                <w:rPr>
                  <w:rFonts w:ascii="Aptos" w:eastAsia="Aptos" w:hAnsi="Aptos" w:cs="Aptos"/>
                  <w:color w:val="000000" w:themeColor="text1"/>
                </w:rPr>
                <w:delText>Feedback Delivery (1</w:delText>
              </w:r>
              <w:r w:rsidRPr="282B746D" w:rsidDel="282B746D">
                <w:rPr>
                  <w:rFonts w:ascii="Aptos" w:eastAsia="Aptos" w:hAnsi="Aptos" w:cs="Aptos"/>
                  <w:color w:val="000000" w:themeColor="text1"/>
                  <w:vertAlign w:val="superscript"/>
                </w:rPr>
                <w:delText>st</w:delText>
              </w:r>
              <w:r w:rsidRPr="282B746D" w:rsidDel="282B746D">
                <w:rPr>
                  <w:rFonts w:ascii="Aptos" w:eastAsia="Aptos" w:hAnsi="Aptos" w:cs="Aptos"/>
                  <w:color w:val="000000" w:themeColor="text1"/>
                </w:rPr>
                <w:delText xml:space="preserve"> attempt)- Incorrect. Include canned response feedback for why the answer is </w:delText>
              </w:r>
              <w:r w:rsidRPr="282B746D" w:rsidDel="282B746D">
                <w:rPr>
                  <w:rFonts w:ascii="Aptos" w:eastAsia="Aptos" w:hAnsi="Aptos" w:cs="Aptos"/>
                  <w:color w:val="000000" w:themeColor="text1"/>
                </w:rPr>
                <w:lastRenderedPageBreak/>
                <w:delText xml:space="preserve">incorrect. </w:delText>
              </w:r>
              <w:r w:rsidRPr="282B746D" w:rsidDel="282B746D">
                <w:rPr>
                  <w:rFonts w:ascii="Aptos" w:eastAsia="Aptos" w:hAnsi="Aptos" w:cs="Aptos"/>
                  <w:b/>
                  <w:bCs/>
                  <w:color w:val="000000" w:themeColor="text1"/>
                </w:rPr>
                <w:delText>(this is the equivalent to Incorrect in Habitat)</w:delText>
              </w:r>
            </w:del>
          </w:p>
          <w:p w14:paraId="1FF80975" w14:textId="45C9321C" w:rsidR="23D95DF5" w:rsidRDefault="23D95DF5" w:rsidP="23D95DF5">
            <w:pPr>
              <w:rPr>
                <w:del w:id="143" w:author="Denise Mills" w:date="2024-08-02T22:03:00Z"/>
                <w:rFonts w:ascii="Aptos" w:eastAsia="Aptos" w:hAnsi="Aptos" w:cs="Aptos"/>
                <w:color w:val="000000" w:themeColor="text1"/>
              </w:rPr>
            </w:pPr>
          </w:p>
          <w:p w14:paraId="3C1A492D" w14:textId="62E68D81" w:rsidR="23D95DF5" w:rsidRDefault="23D95DF5" w:rsidP="23D95DF5">
            <w:pPr>
              <w:rPr>
                <w:del w:id="144" w:author="Denise Mills" w:date="2024-08-02T22:03:00Z"/>
                <w:rFonts w:ascii="Aptos" w:eastAsia="Aptos" w:hAnsi="Aptos" w:cs="Aptos"/>
                <w:color w:val="000000" w:themeColor="text1"/>
              </w:rPr>
            </w:pPr>
            <w:del w:id="145" w:author="Denise Mills" w:date="2024-08-02T22:03:00Z">
              <w:r w:rsidRPr="282B746D" w:rsidDel="282B746D">
                <w:rPr>
                  <w:rFonts w:ascii="Aptos" w:eastAsia="Aptos" w:hAnsi="Aptos" w:cs="Aptos"/>
                  <w:color w:val="000000" w:themeColor="text1"/>
                </w:rPr>
                <w:delText>Feedback Delivery (2</w:delText>
              </w:r>
              <w:r w:rsidRPr="282B746D" w:rsidDel="282B746D">
                <w:rPr>
                  <w:rFonts w:ascii="Aptos" w:eastAsia="Aptos" w:hAnsi="Aptos" w:cs="Aptos"/>
                  <w:color w:val="000000" w:themeColor="text1"/>
                  <w:vertAlign w:val="superscript"/>
                </w:rPr>
                <w:delText>nd</w:delText>
              </w:r>
              <w:r w:rsidRPr="282B746D" w:rsidDel="282B746D">
                <w:rPr>
                  <w:rFonts w:ascii="Aptos" w:eastAsia="Aptos" w:hAnsi="Aptos" w:cs="Aptos"/>
                  <w:color w:val="000000" w:themeColor="text1"/>
                </w:rPr>
                <w:delText xml:space="preserve"> attempt)- Incorrect. Include canned response and feedback for correct answer. </w:delText>
              </w:r>
              <w:r w:rsidRPr="282B746D" w:rsidDel="282B746D">
                <w:rPr>
                  <w:rFonts w:ascii="Aptos" w:eastAsia="Aptos" w:hAnsi="Aptos" w:cs="Aptos"/>
                  <w:b/>
                  <w:bCs/>
                  <w:color w:val="000000" w:themeColor="text1"/>
                </w:rPr>
                <w:delText>(this is the equivalent to Final Incorrect in Habitat)</w:delText>
              </w:r>
            </w:del>
          </w:p>
          <w:p w14:paraId="5030CBDF" w14:textId="0A9A37F1" w:rsidR="23D95DF5" w:rsidRDefault="23D95DF5" w:rsidP="23D95DF5">
            <w:pPr>
              <w:rPr>
                <w:del w:id="146" w:author="Denise Mills" w:date="2024-08-02T22:03:00Z"/>
                <w:rFonts w:ascii="Aptos" w:eastAsia="Aptos" w:hAnsi="Aptos" w:cs="Aptos"/>
                <w:color w:val="000000" w:themeColor="text1"/>
              </w:rPr>
            </w:pPr>
          </w:p>
          <w:p w14:paraId="3DB417CD" w14:textId="10D625DE" w:rsidR="23D95DF5" w:rsidRDefault="23D95DF5" w:rsidP="23D95DF5">
            <w:pPr>
              <w:rPr>
                <w:del w:id="147" w:author="Denise Mills" w:date="2024-08-02T22:03:00Z"/>
                <w:rFonts w:ascii="Aptos" w:eastAsia="Aptos" w:hAnsi="Aptos" w:cs="Aptos"/>
                <w:color w:val="000000" w:themeColor="text1"/>
              </w:rPr>
            </w:pPr>
          </w:p>
          <w:p w14:paraId="432371EC" w14:textId="43B0C209" w:rsidR="23D95DF5" w:rsidRDefault="23D95DF5" w:rsidP="23D95DF5">
            <w:pPr>
              <w:rPr>
                <w:rFonts w:ascii="Aptos" w:eastAsia="Aptos" w:hAnsi="Aptos" w:cs="Aptos"/>
                <w:color w:val="000000" w:themeColor="text1"/>
              </w:rPr>
            </w:pPr>
          </w:p>
        </w:tc>
        <w:tc>
          <w:tcPr>
            <w:tcW w:w="5040" w:type="dxa"/>
          </w:tcPr>
          <w:p w14:paraId="2C2B20EC" w14:textId="328A1A8C" w:rsidR="23D95DF5" w:rsidRDefault="23D95DF5" w:rsidP="23D95DF5">
            <w:pPr>
              <w:spacing w:line="257" w:lineRule="auto"/>
              <w:rPr>
                <w:del w:id="148" w:author="Denise Mills" w:date="2024-08-02T22:03:00Z"/>
                <w:rFonts w:ascii="Aptos" w:eastAsia="Aptos" w:hAnsi="Aptos" w:cs="Aptos"/>
              </w:rPr>
            </w:pPr>
            <w:del w:id="149" w:author="Denise Mills" w:date="2024-08-02T22:03:00Z">
              <w:r w:rsidRPr="282B746D" w:rsidDel="282B746D">
                <w:rPr>
                  <w:rFonts w:ascii="Aptos" w:eastAsia="Aptos" w:hAnsi="Aptos" w:cs="Aptos"/>
                </w:rPr>
                <w:lastRenderedPageBreak/>
                <w:delText>Feedback for Correct answers, Partially Correct answers, Incorrect, and Finally Incorrect answers (with no additional tries after Finally Incorrect) will need to be written. This area is only for Habitat and will allow students to have hints to help them solve the problem.</w:delText>
              </w:r>
            </w:del>
          </w:p>
          <w:p w14:paraId="4994B8EB" w14:textId="24792671" w:rsidR="23D95DF5" w:rsidRDefault="23D95DF5" w:rsidP="23D95DF5">
            <w:pPr>
              <w:rPr>
                <w:rFonts w:ascii="Aptos" w:eastAsia="Aptos" w:hAnsi="Aptos" w:cs="Aptos"/>
                <w:color w:val="000000" w:themeColor="text1"/>
              </w:rPr>
            </w:pPr>
          </w:p>
        </w:tc>
      </w:tr>
      <w:tr w:rsidR="23D95DF5" w14:paraId="691CA267" w14:textId="77777777" w:rsidTr="282B746D">
        <w:trPr>
          <w:trHeight w:val="300"/>
        </w:trPr>
        <w:tc>
          <w:tcPr>
            <w:tcW w:w="5040" w:type="dxa"/>
          </w:tcPr>
          <w:p w14:paraId="20D0A19C" w14:textId="42105451" w:rsidR="23D95DF5" w:rsidRDefault="23D95DF5" w:rsidP="23D95DF5">
            <w:pPr>
              <w:spacing w:line="257" w:lineRule="auto"/>
              <w:rPr>
                <w:del w:id="150" w:author="Denise Mills" w:date="2024-08-02T22:04:00Z"/>
                <w:rFonts w:ascii="Aptos" w:eastAsia="Aptos" w:hAnsi="Aptos" w:cs="Aptos"/>
                <w:color w:val="0000FF"/>
              </w:rPr>
            </w:pPr>
            <w:del w:id="151" w:author="Denise Mills" w:date="2024-08-02T22:04:00Z">
              <w:r w:rsidRPr="282B746D" w:rsidDel="282B746D">
                <w:rPr>
                  <w:rFonts w:ascii="Aptos" w:eastAsia="Aptos" w:hAnsi="Aptos" w:cs="Aptos"/>
                </w:rPr>
                <w:delText xml:space="preserve">Each include </w:delText>
              </w:r>
              <w:r>
                <w:fldChar w:fldCharType="begin"/>
              </w:r>
              <w:r>
                <w:delInstrText xml:space="preserve">HYPERLINK "https://hmhco.app.box.com/file/1559758576359" </w:delInstrText>
              </w:r>
              <w:r>
                <w:fldChar w:fldCharType="separate"/>
              </w:r>
              <w:r w:rsidRPr="282B746D" w:rsidDel="282B746D">
                <w:rPr>
                  <w:rStyle w:val="Hyperlink"/>
                  <w:rFonts w:ascii="Aptos" w:eastAsia="Aptos" w:hAnsi="Aptos" w:cs="Aptos"/>
                </w:rPr>
                <w:delText>Canned Response and Feedback.</w:delText>
              </w:r>
              <w:r>
                <w:fldChar w:fldCharType="end"/>
              </w:r>
              <w:r w:rsidRPr="282B746D" w:rsidDel="282B746D">
                <w:rPr>
                  <w:rFonts w:ascii="Aptos" w:eastAsia="Aptos" w:hAnsi="Aptos" w:cs="Aptos"/>
                  <w:color w:val="0000FF"/>
                </w:rPr>
                <w:delText xml:space="preserve"> </w:delText>
              </w:r>
              <w:r w:rsidRPr="282B746D" w:rsidDel="282B746D">
                <w:rPr>
                  <w:rFonts w:ascii="Aptos" w:eastAsia="Aptos" w:hAnsi="Aptos" w:cs="Aptos"/>
                </w:rPr>
                <w:delText xml:space="preserve">You can find the list on Page 39. The canned responses are grade band specific, so be sure it is appropriate for the grade you are working on. </w:delText>
              </w:r>
            </w:del>
          </w:p>
          <w:p w14:paraId="77E4BE82" w14:textId="3970601D" w:rsidR="23D95DF5" w:rsidRDefault="23D95DF5" w:rsidP="23D95DF5">
            <w:pPr>
              <w:pStyle w:val="ListParagraph"/>
              <w:numPr>
                <w:ilvl w:val="2"/>
                <w:numId w:val="543"/>
              </w:numPr>
              <w:spacing w:line="257" w:lineRule="auto"/>
              <w:rPr>
                <w:del w:id="152" w:author="Denise Mills" w:date="2024-08-02T22:04:00Z"/>
                <w:rFonts w:ascii="Aptos" w:eastAsia="Aptos" w:hAnsi="Aptos" w:cs="Aptos"/>
              </w:rPr>
            </w:pPr>
            <w:del w:id="153" w:author="Denise Mills" w:date="2024-08-02T22:04:00Z">
              <w:r w:rsidRPr="282B746D" w:rsidDel="282B746D">
                <w:rPr>
                  <w:rFonts w:ascii="Aptos" w:eastAsia="Aptos" w:hAnsi="Aptos" w:cs="Aptos"/>
                </w:rPr>
                <w:delText>Canned responses are generic, motivational responses that indicate whether a student got the answer correct or is granted another try.</w:delText>
              </w:r>
            </w:del>
          </w:p>
          <w:p w14:paraId="0418AE34" w14:textId="7A59D69F" w:rsidR="23D95DF5" w:rsidRDefault="23D95DF5" w:rsidP="23D95DF5">
            <w:pPr>
              <w:pStyle w:val="ListParagraph"/>
              <w:numPr>
                <w:ilvl w:val="2"/>
                <w:numId w:val="543"/>
              </w:numPr>
              <w:spacing w:line="257" w:lineRule="auto"/>
              <w:rPr>
                <w:del w:id="154" w:author="Denise Mills" w:date="2024-08-02T22:04:00Z"/>
                <w:rFonts w:ascii="Aptos" w:eastAsia="Aptos" w:hAnsi="Aptos" w:cs="Aptos"/>
                <w:color w:val="0000FF"/>
              </w:rPr>
            </w:pPr>
            <w:del w:id="155" w:author="Denise Mills" w:date="2024-08-02T22:04:00Z">
              <w:r w:rsidRPr="282B746D" w:rsidDel="282B746D">
                <w:rPr>
                  <w:rFonts w:ascii="Aptos" w:eastAsia="Aptos" w:hAnsi="Aptos" w:cs="Aptos"/>
                </w:rPr>
                <w:delText xml:space="preserve">Feedback gives students an opportunity to understand where they may have gone wrong or provides a hint to help them better understand the problem. This feedback will need to be written and should be specific to solving the problem. General notes can be found on page 40 of the </w:delText>
              </w:r>
              <w:r>
                <w:fldChar w:fldCharType="begin"/>
              </w:r>
              <w:r>
                <w:delInstrText xml:space="preserve">HYPERLINK "https://hmhco.app.box.com/file/1523366055710?s=f8zkt8htnd6if5axdxvz9bo6yaoumfws" </w:delInstrText>
              </w:r>
              <w:r>
                <w:fldChar w:fldCharType="separate"/>
              </w:r>
              <w:r w:rsidRPr="282B746D" w:rsidDel="282B746D">
                <w:rPr>
                  <w:rStyle w:val="Hyperlink"/>
                  <w:rFonts w:ascii="Aptos" w:eastAsia="Aptos" w:hAnsi="Aptos" w:cs="Aptos"/>
                </w:rPr>
                <w:delText>Canned Response and Feedback</w:delText>
              </w:r>
              <w:r>
                <w:fldChar w:fldCharType="end"/>
              </w:r>
              <w:r w:rsidRPr="282B746D" w:rsidDel="282B746D">
                <w:rPr>
                  <w:rFonts w:ascii="Aptos" w:eastAsia="Aptos" w:hAnsi="Aptos" w:cs="Aptos"/>
                  <w:color w:val="0000FF"/>
                  <w:u w:val="single"/>
                </w:rPr>
                <w:delText xml:space="preserve"> </w:delText>
              </w:r>
              <w:r w:rsidRPr="282B746D" w:rsidDel="282B746D">
                <w:rPr>
                  <w:rFonts w:ascii="Aptos" w:eastAsia="Aptos" w:hAnsi="Aptos" w:cs="Aptos"/>
                </w:rPr>
                <w:delText>document.</w:delText>
              </w:r>
            </w:del>
          </w:p>
          <w:p w14:paraId="49106444" w14:textId="525FBCF1" w:rsidR="23D95DF5" w:rsidRDefault="23D95DF5" w:rsidP="23D95DF5">
            <w:pPr>
              <w:spacing w:line="257" w:lineRule="auto"/>
              <w:rPr>
                <w:del w:id="156" w:author="Denise Mills" w:date="2024-08-02T22:04:00Z"/>
                <w:rFonts w:ascii="Aptos" w:eastAsia="Aptos" w:hAnsi="Aptos" w:cs="Aptos"/>
                <w:b/>
                <w:bCs/>
              </w:rPr>
            </w:pPr>
          </w:p>
          <w:p w14:paraId="16F5EECA" w14:textId="4314CA92" w:rsidR="23D95DF5" w:rsidRDefault="23D95DF5" w:rsidP="23D95DF5">
            <w:pPr>
              <w:spacing w:line="257" w:lineRule="auto"/>
              <w:rPr>
                <w:del w:id="157" w:author="Denise Mills" w:date="2024-08-02T22:04:00Z"/>
                <w:rFonts w:ascii="Aptos" w:eastAsia="Aptos" w:hAnsi="Aptos" w:cs="Aptos"/>
              </w:rPr>
            </w:pPr>
            <w:del w:id="158" w:author="Denise Mills" w:date="2024-08-02T22:04:00Z">
              <w:r w:rsidRPr="282B746D" w:rsidDel="282B746D">
                <w:rPr>
                  <w:rFonts w:ascii="Aptos" w:eastAsia="Aptos" w:hAnsi="Aptos" w:cs="Aptos"/>
                  <w:b/>
                  <w:bCs/>
                </w:rPr>
                <w:delText>Correct Answer Feedback and Incorrect Answer Feedback Delivery (2</w:delText>
              </w:r>
              <w:r w:rsidRPr="282B746D" w:rsidDel="282B746D">
                <w:rPr>
                  <w:rFonts w:ascii="Aptos" w:eastAsia="Aptos" w:hAnsi="Aptos" w:cs="Aptos"/>
                  <w:b/>
                  <w:bCs/>
                  <w:vertAlign w:val="superscript"/>
                </w:rPr>
                <w:delText>nd</w:delText>
              </w:r>
              <w:r w:rsidRPr="282B746D" w:rsidDel="282B746D">
                <w:rPr>
                  <w:rFonts w:ascii="Aptos" w:eastAsia="Aptos" w:hAnsi="Aptos" w:cs="Aptos"/>
                  <w:b/>
                  <w:bCs/>
                </w:rPr>
                <w:delText xml:space="preserve"> attempt)</w:delText>
              </w:r>
              <w:r w:rsidRPr="282B746D" w:rsidDel="282B746D">
                <w:rPr>
                  <w:rFonts w:ascii="Aptos" w:eastAsia="Aptos" w:hAnsi="Aptos" w:cs="Aptos"/>
                </w:rPr>
                <w:delText xml:space="preserve"> should be the same. This feedback can explain how to solve the problem and reiterate the answer.</w:delText>
              </w:r>
            </w:del>
          </w:p>
          <w:p w14:paraId="2F0A9969" w14:textId="57FB334A" w:rsidR="23D95DF5" w:rsidRDefault="23D95DF5" w:rsidP="23D95DF5">
            <w:pPr>
              <w:spacing w:line="257" w:lineRule="auto"/>
              <w:rPr>
                <w:del w:id="159" w:author="Denise Mills" w:date="2024-08-02T22:04:00Z"/>
                <w:rFonts w:ascii="Aptos" w:eastAsia="Aptos" w:hAnsi="Aptos" w:cs="Aptos"/>
                <w:b/>
                <w:bCs/>
              </w:rPr>
            </w:pPr>
          </w:p>
          <w:p w14:paraId="326874B7" w14:textId="5449DC72" w:rsidR="23D95DF5" w:rsidRDefault="23D95DF5" w:rsidP="23D95DF5">
            <w:pPr>
              <w:spacing w:line="257" w:lineRule="auto"/>
              <w:rPr>
                <w:del w:id="160" w:author="Denise Mills" w:date="2024-08-02T22:04:00Z"/>
                <w:rFonts w:ascii="Aptos" w:eastAsia="Aptos" w:hAnsi="Aptos" w:cs="Aptos"/>
              </w:rPr>
            </w:pPr>
            <w:del w:id="161" w:author="Denise Mills" w:date="2024-08-02T22:04:00Z">
              <w:r w:rsidRPr="282B746D" w:rsidDel="282B746D">
                <w:rPr>
                  <w:rFonts w:ascii="Aptos" w:eastAsia="Aptos" w:hAnsi="Aptos" w:cs="Aptos"/>
                  <w:b/>
                  <w:bCs/>
                </w:rPr>
                <w:delText>Incorrect Answer Feedback Delivery (1</w:delText>
              </w:r>
              <w:r w:rsidRPr="282B746D" w:rsidDel="282B746D">
                <w:rPr>
                  <w:rFonts w:ascii="Aptos" w:eastAsia="Aptos" w:hAnsi="Aptos" w:cs="Aptos"/>
                  <w:b/>
                  <w:bCs/>
                  <w:vertAlign w:val="superscript"/>
                </w:rPr>
                <w:delText>st</w:delText>
              </w:r>
              <w:r w:rsidRPr="282B746D" w:rsidDel="282B746D">
                <w:rPr>
                  <w:rFonts w:ascii="Aptos" w:eastAsia="Aptos" w:hAnsi="Aptos" w:cs="Aptos"/>
                  <w:b/>
                  <w:bCs/>
                </w:rPr>
                <w:delText xml:space="preserve"> attempt)</w:delText>
              </w:r>
              <w:r w:rsidRPr="282B746D" w:rsidDel="282B746D">
                <w:rPr>
                  <w:rFonts w:ascii="Aptos" w:eastAsia="Aptos" w:hAnsi="Aptos" w:cs="Aptos"/>
                </w:rPr>
                <w:delText xml:space="preserve"> includes specific feedback related to the question or feedback on how to solve the question.</w:delText>
              </w:r>
            </w:del>
          </w:p>
          <w:p w14:paraId="072BCA1C" w14:textId="662672BC" w:rsidR="23D95DF5" w:rsidRDefault="23D95DF5" w:rsidP="23D95DF5">
            <w:pPr>
              <w:rPr>
                <w:rFonts w:ascii="Aptos" w:eastAsia="Aptos" w:hAnsi="Aptos" w:cs="Aptos"/>
                <w:color w:val="000000" w:themeColor="text1"/>
              </w:rPr>
            </w:pPr>
          </w:p>
        </w:tc>
        <w:tc>
          <w:tcPr>
            <w:tcW w:w="5040" w:type="dxa"/>
          </w:tcPr>
          <w:p w14:paraId="2DFF6E74" w14:textId="06AD45DD" w:rsidR="23D95DF5" w:rsidRDefault="23D95DF5" w:rsidP="23D95DF5">
            <w:pPr>
              <w:spacing w:line="257" w:lineRule="auto"/>
              <w:rPr>
                <w:del w:id="162" w:author="Denise Mills" w:date="2024-08-02T22:04:00Z"/>
                <w:rFonts w:ascii="Aptos" w:eastAsia="Aptos" w:hAnsi="Aptos" w:cs="Aptos"/>
                <w:color w:val="0000FF"/>
              </w:rPr>
            </w:pPr>
            <w:del w:id="163" w:author="Denise Mills" w:date="2024-08-02T22:04:00Z">
              <w:r w:rsidRPr="282B746D" w:rsidDel="282B746D">
                <w:rPr>
                  <w:rFonts w:ascii="Aptos" w:eastAsia="Aptos" w:hAnsi="Aptos" w:cs="Aptos"/>
                </w:rPr>
                <w:delText xml:space="preserve">Each include </w:delText>
              </w:r>
              <w:r>
                <w:fldChar w:fldCharType="begin"/>
              </w:r>
              <w:r>
                <w:delInstrText xml:space="preserve">HYPERLINK "https://hmhco.app.box.com/file/1523366055710?s=f8zkt8htnd6if5axdxvz9bo6yaoumfws" </w:delInstrText>
              </w:r>
              <w:r>
                <w:fldChar w:fldCharType="separate"/>
              </w:r>
              <w:r w:rsidRPr="282B746D" w:rsidDel="282B746D">
                <w:rPr>
                  <w:rStyle w:val="Hyperlink"/>
                  <w:rFonts w:ascii="Aptos" w:eastAsia="Aptos" w:hAnsi="Aptos" w:cs="Aptos"/>
                </w:rPr>
                <w:delText>Canned Response and Feedback</w:delText>
              </w:r>
              <w:r>
                <w:fldChar w:fldCharType="end"/>
              </w:r>
              <w:r w:rsidRPr="282B746D" w:rsidDel="282B746D">
                <w:rPr>
                  <w:rFonts w:ascii="Aptos" w:eastAsia="Aptos" w:hAnsi="Aptos" w:cs="Aptos"/>
                  <w:color w:val="0000FF"/>
                  <w:u w:val="single"/>
                </w:rPr>
                <w:delText>.</w:delText>
              </w:r>
              <w:r w:rsidRPr="282B746D" w:rsidDel="282B746D">
                <w:rPr>
                  <w:rFonts w:ascii="Aptos" w:eastAsia="Aptos" w:hAnsi="Aptos" w:cs="Aptos"/>
                  <w:color w:val="0000FF"/>
                </w:rPr>
                <w:delText xml:space="preserve"> </w:delText>
              </w:r>
              <w:r w:rsidRPr="282B746D" w:rsidDel="282B746D">
                <w:rPr>
                  <w:rFonts w:ascii="Aptos" w:eastAsia="Aptos" w:hAnsi="Aptos" w:cs="Aptos"/>
                </w:rPr>
                <w:delText xml:space="preserve">You can find the list on Page 39. The canned responses are grade band specific, so be sure it is appropriate for the grade you are working on. </w:delText>
              </w:r>
            </w:del>
          </w:p>
          <w:p w14:paraId="5A754275" w14:textId="3970601D" w:rsidR="23D95DF5" w:rsidRDefault="23D95DF5" w:rsidP="23D95DF5">
            <w:pPr>
              <w:pStyle w:val="ListParagraph"/>
              <w:numPr>
                <w:ilvl w:val="2"/>
                <w:numId w:val="543"/>
              </w:numPr>
              <w:spacing w:line="257" w:lineRule="auto"/>
              <w:rPr>
                <w:del w:id="164" w:author="Denise Mills" w:date="2024-08-02T22:04:00Z"/>
                <w:rFonts w:ascii="Aptos" w:eastAsia="Aptos" w:hAnsi="Aptos" w:cs="Aptos"/>
              </w:rPr>
            </w:pPr>
            <w:del w:id="165" w:author="Denise Mills" w:date="2024-08-02T22:04:00Z">
              <w:r w:rsidRPr="282B746D" w:rsidDel="282B746D">
                <w:rPr>
                  <w:rFonts w:ascii="Aptos" w:eastAsia="Aptos" w:hAnsi="Aptos" w:cs="Aptos"/>
                </w:rPr>
                <w:delText>Canned responses are generic, motivational responses that indicate whether a student got the answer correct or is granted another try.</w:delText>
              </w:r>
            </w:del>
          </w:p>
          <w:p w14:paraId="0F53E66B" w14:textId="7A59D69F" w:rsidR="23D95DF5" w:rsidRDefault="23D95DF5" w:rsidP="23D95DF5">
            <w:pPr>
              <w:pStyle w:val="ListParagraph"/>
              <w:numPr>
                <w:ilvl w:val="2"/>
                <w:numId w:val="543"/>
              </w:numPr>
              <w:spacing w:line="257" w:lineRule="auto"/>
              <w:rPr>
                <w:del w:id="166" w:author="Denise Mills" w:date="2024-08-02T22:04:00Z"/>
                <w:rFonts w:ascii="Aptos" w:eastAsia="Aptos" w:hAnsi="Aptos" w:cs="Aptos"/>
                <w:color w:val="0000FF"/>
              </w:rPr>
            </w:pPr>
            <w:del w:id="167" w:author="Denise Mills" w:date="2024-08-02T22:04:00Z">
              <w:r w:rsidRPr="282B746D" w:rsidDel="282B746D">
                <w:rPr>
                  <w:rFonts w:ascii="Aptos" w:eastAsia="Aptos" w:hAnsi="Aptos" w:cs="Aptos"/>
                </w:rPr>
                <w:delText xml:space="preserve">Feedback gives students an opportunity to understand where they may have gone wrong or provides a hint to help them better understand the problem. This feedback will need to be written and should be specific to solving the problem. General notes can be found on page 40 of the </w:delText>
              </w:r>
              <w:r>
                <w:fldChar w:fldCharType="begin"/>
              </w:r>
              <w:r>
                <w:delInstrText xml:space="preserve">HYPERLINK "https://hmhco.app.box.com/file/1523366055710?s=f8zkt8htnd6if5axdxvz9bo6yaoumfws" </w:delInstrText>
              </w:r>
              <w:r>
                <w:fldChar w:fldCharType="separate"/>
              </w:r>
              <w:r w:rsidRPr="282B746D" w:rsidDel="282B746D">
                <w:rPr>
                  <w:rStyle w:val="Hyperlink"/>
                  <w:rFonts w:ascii="Aptos" w:eastAsia="Aptos" w:hAnsi="Aptos" w:cs="Aptos"/>
                </w:rPr>
                <w:delText>Canned Response and Feedback</w:delText>
              </w:r>
              <w:r>
                <w:fldChar w:fldCharType="end"/>
              </w:r>
              <w:r w:rsidRPr="282B746D" w:rsidDel="282B746D">
                <w:rPr>
                  <w:rFonts w:ascii="Aptos" w:eastAsia="Aptos" w:hAnsi="Aptos" w:cs="Aptos"/>
                  <w:color w:val="0000FF"/>
                  <w:u w:val="single"/>
                </w:rPr>
                <w:delText xml:space="preserve"> </w:delText>
              </w:r>
              <w:r w:rsidRPr="282B746D" w:rsidDel="282B746D">
                <w:rPr>
                  <w:rFonts w:ascii="Aptos" w:eastAsia="Aptos" w:hAnsi="Aptos" w:cs="Aptos"/>
                </w:rPr>
                <w:delText>document.</w:delText>
              </w:r>
            </w:del>
          </w:p>
          <w:p w14:paraId="774C2A38" w14:textId="525FBCF1" w:rsidR="23D95DF5" w:rsidRDefault="23D95DF5" w:rsidP="23D95DF5">
            <w:pPr>
              <w:spacing w:line="257" w:lineRule="auto"/>
              <w:rPr>
                <w:del w:id="168" w:author="Denise Mills" w:date="2024-08-02T22:04:00Z"/>
                <w:rFonts w:ascii="Aptos" w:eastAsia="Aptos" w:hAnsi="Aptos" w:cs="Aptos"/>
                <w:b/>
                <w:bCs/>
              </w:rPr>
            </w:pPr>
          </w:p>
          <w:p w14:paraId="24070F7C" w14:textId="397B0E97" w:rsidR="23D95DF5" w:rsidRDefault="23D95DF5" w:rsidP="23D95DF5">
            <w:pPr>
              <w:spacing w:line="257" w:lineRule="auto"/>
              <w:rPr>
                <w:del w:id="169" w:author="Denise Mills" w:date="2024-08-02T22:04:00Z"/>
                <w:rFonts w:ascii="Aptos" w:eastAsia="Aptos" w:hAnsi="Aptos" w:cs="Aptos"/>
              </w:rPr>
            </w:pPr>
            <w:del w:id="170" w:author="Denise Mills" w:date="2024-08-02T22:04:00Z">
              <w:r w:rsidRPr="282B746D" w:rsidDel="282B746D">
                <w:rPr>
                  <w:rFonts w:ascii="Aptos" w:eastAsia="Aptos" w:hAnsi="Aptos" w:cs="Aptos"/>
                  <w:b/>
                  <w:bCs/>
                </w:rPr>
                <w:delText>Correct and Final incorrect feedback</w:delText>
              </w:r>
              <w:r w:rsidRPr="282B746D" w:rsidDel="282B746D">
                <w:rPr>
                  <w:rFonts w:ascii="Aptos" w:eastAsia="Aptos" w:hAnsi="Aptos" w:cs="Aptos"/>
                </w:rPr>
                <w:delText xml:space="preserve"> should be the same. This feedback can explain how to solve the problem and reiterate the answer.</w:delText>
              </w:r>
            </w:del>
          </w:p>
          <w:p w14:paraId="60E40B90" w14:textId="57FB334A" w:rsidR="23D95DF5" w:rsidRDefault="23D95DF5" w:rsidP="23D95DF5">
            <w:pPr>
              <w:spacing w:line="257" w:lineRule="auto"/>
              <w:rPr>
                <w:del w:id="171" w:author="Denise Mills" w:date="2024-08-02T22:04:00Z"/>
                <w:rFonts w:ascii="Aptos" w:eastAsia="Aptos" w:hAnsi="Aptos" w:cs="Aptos"/>
                <w:b/>
                <w:bCs/>
              </w:rPr>
            </w:pPr>
          </w:p>
          <w:p w14:paraId="7B3A6F64" w14:textId="0C0CEF6F" w:rsidR="23D95DF5" w:rsidRDefault="23D95DF5" w:rsidP="23D95DF5">
            <w:pPr>
              <w:spacing w:line="257" w:lineRule="auto"/>
              <w:rPr>
                <w:del w:id="172" w:author="Denise Mills" w:date="2024-08-02T22:04:00Z"/>
                <w:rFonts w:ascii="Aptos" w:eastAsia="Aptos" w:hAnsi="Aptos" w:cs="Aptos"/>
              </w:rPr>
            </w:pPr>
            <w:del w:id="173" w:author="Denise Mills" w:date="2024-08-02T22:04:00Z">
              <w:r w:rsidRPr="282B746D" w:rsidDel="282B746D">
                <w:rPr>
                  <w:rFonts w:ascii="Aptos" w:eastAsia="Aptos" w:hAnsi="Aptos" w:cs="Aptos"/>
                  <w:b/>
                  <w:bCs/>
                </w:rPr>
                <w:delText>Partially correct</w:delText>
              </w:r>
              <w:r w:rsidRPr="282B746D" w:rsidDel="282B746D">
                <w:rPr>
                  <w:rFonts w:ascii="Aptos" w:eastAsia="Aptos" w:hAnsi="Aptos" w:cs="Aptos"/>
                </w:rPr>
                <w:delText xml:space="preserve"> and </w:delText>
              </w:r>
              <w:r w:rsidRPr="282B746D" w:rsidDel="282B746D">
                <w:rPr>
                  <w:rFonts w:ascii="Aptos" w:eastAsia="Aptos" w:hAnsi="Aptos" w:cs="Aptos"/>
                  <w:b/>
                  <w:bCs/>
                </w:rPr>
                <w:delText>incorrect feedback</w:delText>
              </w:r>
              <w:r w:rsidRPr="282B746D" w:rsidDel="282B746D">
                <w:rPr>
                  <w:rFonts w:ascii="Aptos" w:eastAsia="Aptos" w:hAnsi="Aptos" w:cs="Aptos"/>
                </w:rPr>
                <w:delText xml:space="preserve"> should be the same. This feedback includes specific feedback related to the question or feedback on how to solve the question.</w:delText>
              </w:r>
            </w:del>
          </w:p>
          <w:p w14:paraId="70EA1F7C" w14:textId="49FA7611" w:rsidR="23D95DF5" w:rsidRDefault="23D95DF5" w:rsidP="23D95DF5">
            <w:pPr>
              <w:rPr>
                <w:rFonts w:ascii="Aptos" w:eastAsia="Aptos" w:hAnsi="Aptos" w:cs="Aptos"/>
                <w:color w:val="000000" w:themeColor="text1"/>
              </w:rPr>
            </w:pPr>
          </w:p>
        </w:tc>
      </w:tr>
      <w:tr w:rsidR="23D95DF5" w14:paraId="07CCCD4E" w14:textId="77777777" w:rsidTr="282B746D">
        <w:trPr>
          <w:trHeight w:val="300"/>
        </w:trPr>
        <w:tc>
          <w:tcPr>
            <w:tcW w:w="5040" w:type="dxa"/>
          </w:tcPr>
          <w:p w14:paraId="65E4C724" w14:textId="1961B5FE" w:rsidR="23D95DF5" w:rsidRDefault="23D95DF5" w:rsidP="23D95DF5">
            <w:pPr>
              <w:spacing w:line="257" w:lineRule="auto"/>
              <w:rPr>
                <w:rFonts w:ascii="Aptos" w:eastAsia="Aptos" w:hAnsi="Aptos" w:cs="Aptos"/>
              </w:rPr>
            </w:pPr>
            <w:del w:id="174" w:author="Denise Mills" w:date="2024-08-02T22:04:00Z">
              <w:r w:rsidRPr="282B746D" w:rsidDel="282B746D">
                <w:rPr>
                  <w:rFonts w:ascii="Aptos" w:eastAsia="Aptos" w:hAnsi="Aptos" w:cs="Aptos"/>
                </w:rPr>
                <w:delText>If there is only 1 attempt at answering a question, you do not need Incorrect Answer Feedback Delivery (2</w:delText>
              </w:r>
              <w:r w:rsidRPr="282B746D" w:rsidDel="282B746D">
                <w:rPr>
                  <w:rFonts w:ascii="Aptos" w:eastAsia="Aptos" w:hAnsi="Aptos" w:cs="Aptos"/>
                  <w:vertAlign w:val="superscript"/>
                </w:rPr>
                <w:delText>nd</w:delText>
              </w:r>
              <w:r w:rsidRPr="282B746D" w:rsidDel="282B746D">
                <w:rPr>
                  <w:rFonts w:ascii="Aptos" w:eastAsia="Aptos" w:hAnsi="Aptos" w:cs="Aptos"/>
                </w:rPr>
                <w:delText xml:space="preserve"> attempt). </w:delText>
              </w:r>
            </w:del>
          </w:p>
        </w:tc>
        <w:tc>
          <w:tcPr>
            <w:tcW w:w="5040" w:type="dxa"/>
          </w:tcPr>
          <w:p w14:paraId="19406EC2" w14:textId="02E2BF80" w:rsidR="23D95DF5" w:rsidRDefault="23D95DF5" w:rsidP="23D95DF5">
            <w:pPr>
              <w:spacing w:line="257" w:lineRule="auto"/>
              <w:rPr>
                <w:del w:id="175" w:author="Denise Mills" w:date="2024-08-02T22:04:00Z"/>
                <w:rFonts w:ascii="Aptos" w:eastAsia="Aptos" w:hAnsi="Aptos" w:cs="Aptos"/>
              </w:rPr>
            </w:pPr>
            <w:del w:id="176" w:author="Denise Mills" w:date="2024-08-02T22:04:00Z">
              <w:r w:rsidRPr="282B746D" w:rsidDel="282B746D">
                <w:rPr>
                  <w:rFonts w:ascii="Aptos" w:eastAsia="Aptos" w:hAnsi="Aptos" w:cs="Aptos"/>
                </w:rPr>
                <w:delText>If there is only 1 attempt at answering a question, you do not need partially correct. It would either be Correct, or Final Incorrect in this case.</w:delText>
              </w:r>
            </w:del>
          </w:p>
          <w:p w14:paraId="6CE5D8F3" w14:textId="30C786DC" w:rsidR="23D95DF5" w:rsidRDefault="23D95DF5" w:rsidP="23D95DF5">
            <w:pPr>
              <w:rPr>
                <w:rFonts w:ascii="Aptos" w:eastAsia="Aptos" w:hAnsi="Aptos" w:cs="Aptos"/>
                <w:color w:val="000000" w:themeColor="text1"/>
              </w:rPr>
            </w:pPr>
          </w:p>
        </w:tc>
      </w:tr>
      <w:tr w:rsidR="23D95DF5" w14:paraId="28B3448D" w14:textId="77777777" w:rsidTr="282B746D">
        <w:trPr>
          <w:trHeight w:val="300"/>
        </w:trPr>
        <w:tc>
          <w:tcPr>
            <w:tcW w:w="5040" w:type="dxa"/>
          </w:tcPr>
          <w:p w14:paraId="39ABE5C3" w14:textId="631981B7" w:rsidR="23D95DF5" w:rsidRDefault="23D95DF5" w:rsidP="23D95DF5">
            <w:pPr>
              <w:spacing w:line="257" w:lineRule="auto"/>
              <w:rPr>
                <w:del w:id="177" w:author="Denise Mills" w:date="2024-08-02T22:04:00Z"/>
                <w:rFonts w:ascii="Aptos" w:eastAsia="Aptos" w:hAnsi="Aptos" w:cs="Aptos"/>
              </w:rPr>
            </w:pPr>
            <w:del w:id="178" w:author="Denise Mills" w:date="2024-08-02T22:04:00Z">
              <w:r w:rsidRPr="282B746D" w:rsidDel="282B746D">
                <w:rPr>
                  <w:rFonts w:ascii="Aptos" w:eastAsia="Aptos" w:hAnsi="Aptos" w:cs="Aptos"/>
                </w:rPr>
                <w:delText>Speech to text and Drawing Interaction do not require feedback.</w:delText>
              </w:r>
            </w:del>
          </w:p>
          <w:p w14:paraId="602310D2" w14:textId="68D41A16" w:rsidR="23D95DF5" w:rsidRDefault="23D95DF5" w:rsidP="23D95DF5">
            <w:pPr>
              <w:rPr>
                <w:rFonts w:ascii="Aptos" w:eastAsia="Aptos" w:hAnsi="Aptos" w:cs="Aptos"/>
                <w:color w:val="000000" w:themeColor="text1"/>
              </w:rPr>
            </w:pPr>
          </w:p>
        </w:tc>
        <w:tc>
          <w:tcPr>
            <w:tcW w:w="5040" w:type="dxa"/>
          </w:tcPr>
          <w:p w14:paraId="2F65C09A" w14:textId="6C63A073" w:rsidR="23D95DF5" w:rsidRDefault="23D95DF5" w:rsidP="23D95DF5">
            <w:pPr>
              <w:spacing w:line="257" w:lineRule="auto"/>
              <w:rPr>
                <w:del w:id="179" w:author="Denise Mills" w:date="2024-08-02T22:04:00Z"/>
                <w:rFonts w:ascii="Aptos" w:eastAsia="Aptos" w:hAnsi="Aptos" w:cs="Aptos"/>
              </w:rPr>
            </w:pPr>
            <w:del w:id="180" w:author="Denise Mills" w:date="2024-08-02T22:04:00Z">
              <w:r w:rsidRPr="282B746D" w:rsidDel="282B746D">
                <w:rPr>
                  <w:rFonts w:ascii="Aptos" w:eastAsia="Aptos" w:hAnsi="Aptos" w:cs="Aptos"/>
                </w:rPr>
                <w:delText>Speech to text and Drawing Interaction do not have any response type/attempt or feedback.</w:delText>
              </w:r>
            </w:del>
          </w:p>
          <w:p w14:paraId="26843B55" w14:textId="3D69667C" w:rsidR="23D95DF5" w:rsidRDefault="23D95DF5" w:rsidP="23D95DF5">
            <w:pPr>
              <w:rPr>
                <w:rFonts w:ascii="Aptos" w:eastAsia="Aptos" w:hAnsi="Aptos" w:cs="Aptos"/>
                <w:color w:val="000000" w:themeColor="text1"/>
              </w:rPr>
            </w:pPr>
          </w:p>
        </w:tc>
      </w:tr>
    </w:tbl>
    <w:p w14:paraId="3BCEF8C3" w14:textId="7562BD6F" w:rsidR="0059776E" w:rsidRDefault="282B746D" w:rsidP="23D95DF5">
      <w:pPr>
        <w:pStyle w:val="ListParagraph"/>
        <w:numPr>
          <w:ilvl w:val="0"/>
          <w:numId w:val="37"/>
        </w:numPr>
        <w:spacing w:line="259" w:lineRule="auto"/>
        <w:rPr>
          <w:rFonts w:ascii="Aptos" w:eastAsia="Aptos" w:hAnsi="Aptos" w:cs="Aptos"/>
        </w:rPr>
      </w:pPr>
      <w:r w:rsidRPr="282B746D">
        <w:rPr>
          <w:rFonts w:ascii="Aptos" w:eastAsia="Aptos" w:hAnsi="Aptos" w:cs="Aptos"/>
        </w:rPr>
        <w:t xml:space="preserve"> Continue to include the reused content from v1 by including in each row of the EMM. Each part of the task should have its own row and Plankton block type/</w:t>
      </w:r>
      <w:del w:id="181" w:author="Denise Mills" w:date="2024-08-02T22:04:00Z">
        <w:r w:rsidR="244EF69F" w:rsidRPr="282B746D" w:rsidDel="282B746D">
          <w:rPr>
            <w:rFonts w:ascii="Aptos" w:eastAsia="Aptos" w:hAnsi="Aptos" w:cs="Aptos"/>
          </w:rPr>
          <w:delText xml:space="preserve">Habitat </w:delText>
        </w:r>
      </w:del>
      <w:r w:rsidRPr="282B746D">
        <w:rPr>
          <w:rFonts w:ascii="Aptos" w:eastAsia="Aptos" w:hAnsi="Aptos" w:cs="Aptos"/>
        </w:rPr>
        <w:t>pattern.</w:t>
      </w:r>
    </w:p>
    <w:p w14:paraId="3E47F044" w14:textId="421E13A2" w:rsidR="0059776E" w:rsidRDefault="282B746D" w:rsidP="23D95DF5">
      <w:pPr>
        <w:pStyle w:val="ListParagraph"/>
        <w:numPr>
          <w:ilvl w:val="0"/>
          <w:numId w:val="37"/>
        </w:numPr>
        <w:spacing w:line="259" w:lineRule="auto"/>
        <w:rPr>
          <w:rFonts w:ascii="Aptos" w:eastAsia="Aptos" w:hAnsi="Aptos" w:cs="Aptos"/>
          <w:color w:val="000000" w:themeColor="text1"/>
        </w:rPr>
      </w:pPr>
      <w:r w:rsidRPr="282B746D">
        <w:rPr>
          <w:rFonts w:ascii="Aptos" w:eastAsia="Aptos" w:hAnsi="Aptos" w:cs="Aptos"/>
          <w:color w:val="000000" w:themeColor="text1"/>
        </w:rPr>
        <w:lastRenderedPageBreak/>
        <w:t>If there are additional rows for Plankton block types/</w:t>
      </w:r>
      <w:del w:id="182" w:author="Denise Mills" w:date="2024-08-02T22:04:00Z">
        <w:r w:rsidR="244EF69F" w:rsidRPr="282B746D" w:rsidDel="282B746D">
          <w:rPr>
            <w:rFonts w:ascii="Aptos" w:eastAsia="Aptos" w:hAnsi="Aptos" w:cs="Aptos"/>
            <w:color w:val="000000" w:themeColor="text1"/>
          </w:rPr>
          <w:delText xml:space="preserve">Habitat </w:delText>
        </w:r>
      </w:del>
      <w:r w:rsidRPr="282B746D">
        <w:rPr>
          <w:rFonts w:ascii="Aptos" w:eastAsia="Aptos" w:hAnsi="Aptos" w:cs="Aptos"/>
          <w:color w:val="000000" w:themeColor="text1"/>
        </w:rPr>
        <w:t>patterns that are unused, please place N/A into the row to indicate there is no more information to go there.</w:t>
      </w:r>
    </w:p>
    <w:p w14:paraId="0906EDEB" w14:textId="567462B9" w:rsidR="0059776E" w:rsidRDefault="0059776E" w:rsidP="23D95DF5">
      <w:pPr>
        <w:spacing w:line="259" w:lineRule="auto"/>
        <w:rPr>
          <w:rFonts w:ascii="Aptos" w:eastAsia="Aptos" w:hAnsi="Aptos" w:cs="Aptos"/>
        </w:rPr>
      </w:pPr>
    </w:p>
    <w:p w14:paraId="6321CD5F" w14:textId="4538FEF0" w:rsidR="0059776E" w:rsidRDefault="244EF69F" w:rsidP="244EF69F">
      <w:pPr>
        <w:spacing w:line="259" w:lineRule="auto"/>
      </w:pPr>
      <w:r w:rsidRPr="244EF69F">
        <w:rPr>
          <w:rFonts w:ascii="Aptos" w:eastAsia="Aptos" w:hAnsi="Aptos" w:cs="Aptos"/>
          <w:b/>
          <w:bCs/>
        </w:rPr>
        <w:t>Parity with Print:</w:t>
      </w:r>
      <w:r w:rsidRPr="244EF69F">
        <w:rPr>
          <w:rFonts w:ascii="Aptos" w:eastAsia="Aptos" w:hAnsi="Aptos" w:cs="Aptos"/>
          <w:b/>
          <w:bCs/>
          <w:i/>
          <w:iCs/>
        </w:rPr>
        <w:t xml:space="preserve"> </w:t>
      </w:r>
      <w:r w:rsidRPr="244EF69F">
        <w:rPr>
          <w:rFonts w:ascii="Aptos" w:eastAsia="Aptos" w:hAnsi="Aptos" w:cs="Aptos"/>
          <w:i/>
          <w:iCs/>
        </w:rPr>
        <w:t>Please note that some tasks that are being reused may still need to be revised so that there is a parity with print. Some examples of this are as follows:</w:t>
      </w:r>
    </w:p>
    <w:p w14:paraId="04CA383D" w14:textId="29FB666F" w:rsidR="2733BE28" w:rsidRDefault="2733BE28" w:rsidP="2733BE28">
      <w:pPr>
        <w:spacing w:line="257" w:lineRule="auto"/>
      </w:pPr>
      <w:r w:rsidRPr="2733BE28">
        <w:rPr>
          <w:rFonts w:ascii="Aptos" w:eastAsia="Aptos" w:hAnsi="Aptos" w:cs="Aptos"/>
          <w:i/>
          <w:iCs/>
        </w:rPr>
        <w:t xml:space="preserve"> </w:t>
      </w:r>
    </w:p>
    <w:tbl>
      <w:tblPr>
        <w:tblStyle w:val="TableGrid"/>
        <w:tblW w:w="0" w:type="auto"/>
        <w:tblLayout w:type="fixed"/>
        <w:tblLook w:val="06A0" w:firstRow="1" w:lastRow="0" w:firstColumn="1" w:lastColumn="0" w:noHBand="1" w:noVBand="1"/>
      </w:tblPr>
      <w:tblGrid>
        <w:gridCol w:w="3150"/>
        <w:gridCol w:w="3630"/>
        <w:gridCol w:w="2550"/>
      </w:tblGrid>
      <w:tr w:rsidR="244EF69F" w14:paraId="31295CD9" w14:textId="77777777" w:rsidTr="244EF69F">
        <w:trPr>
          <w:trHeight w:val="300"/>
        </w:trPr>
        <w:tc>
          <w:tcPr>
            <w:tcW w:w="3150" w:type="dxa"/>
            <w:tcBorders>
              <w:top w:val="single" w:sz="8" w:space="0" w:color="auto"/>
              <w:left w:val="single" w:sz="8" w:space="0" w:color="auto"/>
              <w:bottom w:val="single" w:sz="8" w:space="0" w:color="000000" w:themeColor="text1"/>
              <w:right w:val="single" w:sz="8" w:space="0" w:color="000000" w:themeColor="text1"/>
            </w:tcBorders>
            <w:shd w:val="clear" w:color="auto" w:fill="BFBFBF" w:themeFill="background1" w:themeFillShade="BF"/>
            <w:tcMar>
              <w:left w:w="105" w:type="dxa"/>
              <w:right w:w="105" w:type="dxa"/>
            </w:tcMar>
          </w:tcPr>
          <w:p w14:paraId="7B51C5F7" w14:textId="6201ECCE" w:rsidR="244EF69F" w:rsidRDefault="244EF69F" w:rsidP="244EF69F">
            <w:pPr>
              <w:spacing w:line="257" w:lineRule="auto"/>
              <w:jc w:val="center"/>
            </w:pPr>
            <w:r w:rsidRPr="244EF69F">
              <w:rPr>
                <w:rFonts w:ascii="Calibri" w:eastAsia="Calibri" w:hAnsi="Calibri" w:cs="Calibri"/>
                <w:b/>
                <w:bCs/>
                <w:color w:val="000000" w:themeColor="text1"/>
              </w:rPr>
              <w:t>Reused Content</w:t>
            </w:r>
          </w:p>
        </w:tc>
        <w:tc>
          <w:tcPr>
            <w:tcW w:w="3630" w:type="dxa"/>
            <w:tcBorders>
              <w:top w:val="single" w:sz="8" w:space="0" w:color="auto"/>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left w:w="105" w:type="dxa"/>
              <w:right w:w="105" w:type="dxa"/>
            </w:tcMar>
          </w:tcPr>
          <w:p w14:paraId="798A3874" w14:textId="2B78C5C7" w:rsidR="244EF69F" w:rsidRDefault="244EF69F" w:rsidP="244EF69F">
            <w:pPr>
              <w:spacing w:line="257" w:lineRule="auto"/>
              <w:jc w:val="center"/>
            </w:pPr>
            <w:r w:rsidRPr="244EF69F">
              <w:rPr>
                <w:rFonts w:ascii="Calibri" w:eastAsia="Calibri" w:hAnsi="Calibri" w:cs="Calibri"/>
                <w:b/>
                <w:bCs/>
                <w:color w:val="000000" w:themeColor="text1"/>
              </w:rPr>
              <w:t>V2 EMM</w:t>
            </w:r>
          </w:p>
        </w:tc>
        <w:tc>
          <w:tcPr>
            <w:tcW w:w="2550" w:type="dxa"/>
            <w:tcBorders>
              <w:top w:val="single" w:sz="8" w:space="0" w:color="auto"/>
              <w:left w:val="single" w:sz="8" w:space="0" w:color="000000" w:themeColor="text1"/>
              <w:bottom w:val="single" w:sz="8" w:space="0" w:color="000000" w:themeColor="text1"/>
              <w:right w:val="single" w:sz="8" w:space="0" w:color="auto"/>
            </w:tcBorders>
            <w:shd w:val="clear" w:color="auto" w:fill="BFBFBF" w:themeFill="background1" w:themeFillShade="BF"/>
            <w:tcMar>
              <w:left w:w="105" w:type="dxa"/>
              <w:right w:w="105" w:type="dxa"/>
            </w:tcMar>
          </w:tcPr>
          <w:p w14:paraId="542D0455" w14:textId="5435E74D" w:rsidR="244EF69F" w:rsidRDefault="244EF69F" w:rsidP="244EF69F">
            <w:pPr>
              <w:spacing w:line="257" w:lineRule="auto"/>
              <w:jc w:val="center"/>
            </w:pPr>
            <w:r w:rsidRPr="244EF69F">
              <w:rPr>
                <w:rFonts w:ascii="Aptos" w:eastAsia="Aptos" w:hAnsi="Aptos" w:cs="Aptos"/>
                <w:b/>
                <w:bCs/>
                <w:color w:val="000000" w:themeColor="text1"/>
                <w:sz w:val="24"/>
                <w:szCs w:val="24"/>
              </w:rPr>
              <w:t>Rationale</w:t>
            </w:r>
          </w:p>
        </w:tc>
      </w:tr>
      <w:tr w:rsidR="244EF69F" w14:paraId="5630087A" w14:textId="77777777" w:rsidTr="244EF69F">
        <w:trPr>
          <w:trHeight w:val="300"/>
        </w:trPr>
        <w:tc>
          <w:tcPr>
            <w:tcW w:w="3150"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40555486" w14:textId="10CAE74B" w:rsidR="244EF69F" w:rsidRDefault="244EF69F" w:rsidP="244EF69F">
            <w:pPr>
              <w:spacing w:line="257" w:lineRule="auto"/>
            </w:pPr>
            <w:r>
              <w:rPr>
                <w:noProof/>
              </w:rPr>
              <w:drawing>
                <wp:inline distT="0" distB="0" distL="0" distR="0" wp14:anchorId="5D2F7418" wp14:editId="7C298D95">
                  <wp:extent cx="1857375" cy="361950"/>
                  <wp:effectExtent l="0" t="0" r="0" b="0"/>
                  <wp:docPr id="1464628145" name="Picture 1464628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5">
                            <a:extLst>
                              <a:ext uri="{28A0092B-C50C-407E-A947-70E740481C1C}">
                                <a14:useLocalDpi xmlns:a14="http://schemas.microsoft.com/office/drawing/2010/main" val="0"/>
                              </a:ext>
                            </a:extLst>
                          </a:blip>
                          <a:stretch>
                            <a:fillRect/>
                          </a:stretch>
                        </pic:blipFill>
                        <pic:spPr>
                          <a:xfrm>
                            <a:off x="0" y="0"/>
                            <a:ext cx="1857375" cy="361950"/>
                          </a:xfrm>
                          <a:prstGeom prst="rect">
                            <a:avLst/>
                          </a:prstGeom>
                        </pic:spPr>
                      </pic:pic>
                    </a:graphicData>
                  </a:graphic>
                </wp:inline>
              </w:drawing>
            </w:r>
          </w:p>
        </w:tc>
        <w:tc>
          <w:tcPr>
            <w:tcW w:w="36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39B756D8" w14:textId="250EBB6F" w:rsidR="244EF69F" w:rsidRDefault="244EF69F" w:rsidP="244EF69F">
            <w:pPr>
              <w:spacing w:line="257" w:lineRule="auto"/>
            </w:pPr>
            <w:r>
              <w:rPr>
                <w:noProof/>
              </w:rPr>
              <w:drawing>
                <wp:inline distT="0" distB="0" distL="0" distR="0" wp14:anchorId="27837F17" wp14:editId="103ABD86">
                  <wp:extent cx="2158730" cy="1803174"/>
                  <wp:effectExtent l="0" t="0" r="0" b="0"/>
                  <wp:docPr id="1018678125" name="Picture 1018678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6">
                            <a:extLst>
                              <a:ext uri="{28A0092B-C50C-407E-A947-70E740481C1C}">
                                <a14:useLocalDpi xmlns:a14="http://schemas.microsoft.com/office/drawing/2010/main" val="0"/>
                              </a:ext>
                            </a:extLst>
                          </a:blip>
                          <a:stretch>
                            <a:fillRect/>
                          </a:stretch>
                        </pic:blipFill>
                        <pic:spPr>
                          <a:xfrm>
                            <a:off x="0" y="0"/>
                            <a:ext cx="2158730" cy="1803174"/>
                          </a:xfrm>
                          <a:prstGeom prst="rect">
                            <a:avLst/>
                          </a:prstGeom>
                        </pic:spPr>
                      </pic:pic>
                    </a:graphicData>
                  </a:graphic>
                </wp:inline>
              </w:drawing>
            </w:r>
          </w:p>
        </w:tc>
        <w:tc>
          <w:tcPr>
            <w:tcW w:w="2550"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0103FA66" w14:textId="17D5D435" w:rsidR="244EF69F" w:rsidRDefault="244EF69F" w:rsidP="244EF69F">
            <w:pPr>
              <w:spacing w:line="257" w:lineRule="auto"/>
            </w:pPr>
            <w:r w:rsidRPr="244EF69F">
              <w:rPr>
                <w:rFonts w:ascii="Aptos" w:eastAsia="Aptos" w:hAnsi="Aptos" w:cs="Aptos"/>
                <w:color w:val="000000" w:themeColor="text1"/>
                <w:sz w:val="24"/>
                <w:szCs w:val="24"/>
              </w:rPr>
              <w:t xml:space="preserve">This question is stated in a way that expects students to provide an explanation (How can you...) but the standard for this lesson does not require students to offer explanations. </w:t>
            </w:r>
          </w:p>
          <w:p w14:paraId="6219F4D3" w14:textId="566D29B0" w:rsidR="244EF69F" w:rsidRDefault="244EF69F" w:rsidP="244EF69F">
            <w:pPr>
              <w:spacing w:line="257" w:lineRule="auto"/>
            </w:pPr>
            <w:r w:rsidRPr="244EF69F">
              <w:rPr>
                <w:rFonts w:ascii="Aptos" w:eastAsia="Aptos" w:hAnsi="Aptos" w:cs="Aptos"/>
                <w:color w:val="000000" w:themeColor="text1"/>
                <w:sz w:val="24"/>
                <w:szCs w:val="24"/>
              </w:rPr>
              <w:t xml:space="preserve"> </w:t>
            </w:r>
          </w:p>
          <w:p w14:paraId="3FE0FF19" w14:textId="05E5C2D2" w:rsidR="244EF69F" w:rsidRDefault="244EF69F" w:rsidP="244EF69F">
            <w:pPr>
              <w:spacing w:line="257" w:lineRule="auto"/>
            </w:pPr>
            <w:r w:rsidRPr="244EF69F">
              <w:rPr>
                <w:rFonts w:ascii="Aptos" w:eastAsia="Aptos" w:hAnsi="Aptos" w:cs="Aptos"/>
                <w:color w:val="000000" w:themeColor="text1"/>
                <w:sz w:val="24"/>
                <w:szCs w:val="24"/>
              </w:rPr>
              <w:t>The revised version is more direct.</w:t>
            </w:r>
          </w:p>
          <w:p w14:paraId="7A11DFD8" w14:textId="482E1A43" w:rsidR="244EF69F" w:rsidRDefault="244EF69F" w:rsidP="244EF69F">
            <w:pPr>
              <w:spacing w:line="257" w:lineRule="auto"/>
            </w:pPr>
            <w:r w:rsidRPr="244EF69F">
              <w:rPr>
                <w:rFonts w:ascii="Calibri" w:eastAsia="Calibri" w:hAnsi="Calibri" w:cs="Calibri"/>
                <w:color w:val="000000" w:themeColor="text1"/>
              </w:rPr>
              <w:t xml:space="preserve"> </w:t>
            </w:r>
          </w:p>
        </w:tc>
      </w:tr>
      <w:tr w:rsidR="244EF69F" w14:paraId="0B14EAD9" w14:textId="77777777" w:rsidTr="244EF69F">
        <w:trPr>
          <w:trHeight w:val="300"/>
        </w:trPr>
        <w:tc>
          <w:tcPr>
            <w:tcW w:w="3150" w:type="dxa"/>
            <w:tcBorders>
              <w:top w:val="single" w:sz="8" w:space="0" w:color="000000" w:themeColor="text1"/>
              <w:left w:val="single" w:sz="8" w:space="0" w:color="auto"/>
              <w:bottom w:val="single" w:sz="8" w:space="0" w:color="auto"/>
              <w:right w:val="single" w:sz="8" w:space="0" w:color="000000" w:themeColor="text1"/>
            </w:tcBorders>
            <w:tcMar>
              <w:left w:w="105" w:type="dxa"/>
              <w:right w:w="105" w:type="dxa"/>
            </w:tcMar>
          </w:tcPr>
          <w:p w14:paraId="47532841" w14:textId="755EBBFD" w:rsidR="244EF69F" w:rsidRDefault="244EF69F" w:rsidP="244EF69F">
            <w:pPr>
              <w:spacing w:line="257" w:lineRule="auto"/>
            </w:pPr>
            <w:r>
              <w:rPr>
                <w:noProof/>
              </w:rPr>
              <w:drawing>
                <wp:inline distT="0" distB="0" distL="0" distR="0" wp14:anchorId="7A6EBEC3" wp14:editId="5F4EE4F4">
                  <wp:extent cx="1857375" cy="1438275"/>
                  <wp:effectExtent l="0" t="0" r="0" b="0"/>
                  <wp:docPr id="176867340" name="Picture 176867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7">
                            <a:extLst>
                              <a:ext uri="{28A0092B-C50C-407E-A947-70E740481C1C}">
                                <a14:useLocalDpi xmlns:a14="http://schemas.microsoft.com/office/drawing/2010/main" val="0"/>
                              </a:ext>
                            </a:extLst>
                          </a:blip>
                          <a:stretch>
                            <a:fillRect/>
                          </a:stretch>
                        </pic:blipFill>
                        <pic:spPr>
                          <a:xfrm>
                            <a:off x="0" y="0"/>
                            <a:ext cx="1857375" cy="1438275"/>
                          </a:xfrm>
                          <a:prstGeom prst="rect">
                            <a:avLst/>
                          </a:prstGeom>
                        </pic:spPr>
                      </pic:pic>
                    </a:graphicData>
                  </a:graphic>
                </wp:inline>
              </w:drawing>
            </w:r>
          </w:p>
        </w:tc>
        <w:tc>
          <w:tcPr>
            <w:tcW w:w="3630" w:type="dxa"/>
            <w:tcBorders>
              <w:top w:val="single" w:sz="8" w:space="0" w:color="000000" w:themeColor="text1"/>
              <w:left w:val="single" w:sz="8" w:space="0" w:color="000000" w:themeColor="text1"/>
              <w:bottom w:val="single" w:sz="8" w:space="0" w:color="auto"/>
              <w:right w:val="single" w:sz="8" w:space="0" w:color="000000" w:themeColor="text1"/>
            </w:tcBorders>
            <w:tcMar>
              <w:left w:w="105" w:type="dxa"/>
              <w:right w:w="105" w:type="dxa"/>
            </w:tcMar>
          </w:tcPr>
          <w:p w14:paraId="698BC56D" w14:textId="74C8310C" w:rsidR="244EF69F" w:rsidRDefault="244EF69F" w:rsidP="244EF69F">
            <w:pPr>
              <w:spacing w:line="257" w:lineRule="auto"/>
            </w:pPr>
            <w:r w:rsidRPr="244EF69F">
              <w:rPr>
                <w:rFonts w:ascii="Aptos" w:eastAsia="Aptos" w:hAnsi="Aptos" w:cs="Aptos"/>
                <w:b/>
                <w:bCs/>
                <w:color w:val="3A7C22" w:themeColor="accent6" w:themeShade="BF"/>
                <w:sz w:val="18"/>
                <w:szCs w:val="18"/>
              </w:rPr>
              <w:t>Set Up Area</w:t>
            </w:r>
          </w:p>
          <w:p w14:paraId="7E97469C" w14:textId="340EBC54" w:rsidR="244EF69F" w:rsidRDefault="244EF69F" w:rsidP="244EF69F">
            <w:r w:rsidRPr="244EF69F">
              <w:rPr>
                <w:rFonts w:ascii="Aptos" w:eastAsia="Aptos" w:hAnsi="Aptos" w:cs="Aptos"/>
                <w:color w:val="A6A6A6" w:themeColor="background1" w:themeShade="A6"/>
                <w:sz w:val="18"/>
                <w:szCs w:val="18"/>
              </w:rPr>
              <w:t>Title: N/A</w:t>
            </w:r>
          </w:p>
          <w:p w14:paraId="5ACCFAB0" w14:textId="13D59804" w:rsidR="244EF69F" w:rsidRDefault="244EF69F" w:rsidP="244EF69F">
            <w:r w:rsidRPr="244EF69F">
              <w:rPr>
                <w:rFonts w:ascii="Aptos" w:eastAsia="Aptos" w:hAnsi="Aptos" w:cs="Aptos"/>
                <w:color w:val="A6A6A6" w:themeColor="background1" w:themeShade="A6"/>
                <w:sz w:val="18"/>
                <w:szCs w:val="18"/>
              </w:rPr>
              <w:t>Question Stem:</w:t>
            </w:r>
            <w:r w:rsidRPr="244EF69F">
              <w:rPr>
                <w:rFonts w:ascii="Aptos" w:eastAsia="Aptos" w:hAnsi="Aptos" w:cs="Aptos"/>
                <w:color w:val="000000" w:themeColor="text1"/>
                <w:sz w:val="18"/>
                <w:szCs w:val="18"/>
              </w:rPr>
              <w:t xml:space="preserve"> </w:t>
            </w:r>
            <w:r w:rsidRPr="244EF69F">
              <w:rPr>
                <w:rFonts w:ascii="Aptos" w:eastAsia="Aptos" w:hAnsi="Aptos" w:cs="Aptos"/>
                <w:b/>
                <w:bCs/>
                <w:color w:val="000000" w:themeColor="text1"/>
                <w:sz w:val="18"/>
                <w:szCs w:val="18"/>
              </w:rPr>
              <w:t xml:space="preserve">C. </w:t>
            </w:r>
            <w:r w:rsidRPr="244EF69F">
              <w:rPr>
                <w:rFonts w:ascii="Aptos" w:eastAsia="Aptos" w:hAnsi="Aptos" w:cs="Aptos"/>
                <w:color w:val="000000" w:themeColor="text1"/>
                <w:sz w:val="18"/>
                <w:szCs w:val="18"/>
              </w:rPr>
              <w:t>Jon finds 2 – 4 and 4 + 2. Choose a column and a row with the same addend. Write the sums. Record the equations.</w:t>
            </w:r>
          </w:p>
          <w:p w14:paraId="33F16929" w14:textId="2B8FCAF4" w:rsidR="244EF69F" w:rsidRDefault="244EF69F" w:rsidP="244EF69F">
            <w:r w:rsidRPr="244EF69F">
              <w:rPr>
                <w:rFonts w:ascii="Aptos" w:eastAsia="Aptos" w:hAnsi="Aptos" w:cs="Aptos"/>
                <w:color w:val="000000" w:themeColor="text1"/>
                <w:sz w:val="18"/>
                <w:szCs w:val="18"/>
              </w:rPr>
              <w:t xml:space="preserve"> </w:t>
            </w:r>
          </w:p>
          <w:p w14:paraId="35C51BC2" w14:textId="725D3754" w:rsidR="244EF69F" w:rsidRDefault="244EF69F" w:rsidP="244EF69F">
            <w:r w:rsidRPr="244EF69F">
              <w:rPr>
                <w:rFonts w:ascii="Aptos" w:eastAsia="Aptos" w:hAnsi="Aptos" w:cs="Aptos"/>
                <w:b/>
                <w:bCs/>
                <w:color w:val="3A7C22" w:themeColor="accent6" w:themeShade="BF"/>
                <w:sz w:val="18"/>
                <w:szCs w:val="18"/>
              </w:rPr>
              <w:t>Interaction Area</w:t>
            </w:r>
          </w:p>
          <w:p w14:paraId="149FCFCF" w14:textId="3CFBC27D" w:rsidR="244EF69F" w:rsidRDefault="244EF69F" w:rsidP="244EF69F">
            <w:r w:rsidRPr="244EF69F">
              <w:rPr>
                <w:rFonts w:ascii="Aptos" w:eastAsia="Aptos" w:hAnsi="Aptos" w:cs="Aptos"/>
                <w:color w:val="A6A6A6" w:themeColor="background1" w:themeShade="A6"/>
                <w:sz w:val="18"/>
                <w:szCs w:val="18"/>
              </w:rPr>
              <w:t>Response Type: Checked</w:t>
            </w:r>
          </w:p>
          <w:p w14:paraId="45779410" w14:textId="64AA3037" w:rsidR="244EF69F" w:rsidRDefault="244EF69F" w:rsidP="244EF69F">
            <w:r w:rsidRPr="244EF69F">
              <w:rPr>
                <w:rFonts w:ascii="Aptos" w:eastAsia="Aptos" w:hAnsi="Aptos" w:cs="Aptos"/>
                <w:color w:val="A6A6A6" w:themeColor="background1" w:themeShade="A6"/>
                <w:sz w:val="18"/>
                <w:szCs w:val="18"/>
              </w:rPr>
              <w:t>Attempts: Default 2</w:t>
            </w:r>
          </w:p>
          <w:p w14:paraId="66411C05" w14:textId="453EC46D" w:rsidR="244EF69F" w:rsidRDefault="244EF69F" w:rsidP="244EF69F">
            <w:r w:rsidRPr="244EF69F">
              <w:rPr>
                <w:rFonts w:ascii="Aptos" w:eastAsia="Aptos" w:hAnsi="Aptos" w:cs="Aptos"/>
                <w:color w:val="000000" w:themeColor="text1"/>
                <w:sz w:val="18"/>
                <w:szCs w:val="18"/>
              </w:rPr>
              <w:t xml:space="preserve"> </w:t>
            </w:r>
          </w:p>
          <w:p w14:paraId="1C31C9EB" w14:textId="4EA9DFC6" w:rsidR="244EF69F" w:rsidRDefault="244EF69F" w:rsidP="244EF69F">
            <w:r w:rsidRPr="244EF69F">
              <w:rPr>
                <w:rFonts w:ascii="Aptos" w:eastAsia="Aptos" w:hAnsi="Aptos" w:cs="Aptos"/>
                <w:color w:val="A6A6A6" w:themeColor="background1" w:themeShade="A6"/>
                <w:sz w:val="18"/>
                <w:szCs w:val="18"/>
              </w:rPr>
              <w:t>Item 1 Pre FIB:</w:t>
            </w:r>
            <w:r w:rsidRPr="244EF69F">
              <w:rPr>
                <w:rFonts w:ascii="Aptos" w:eastAsia="Aptos" w:hAnsi="Aptos" w:cs="Aptos"/>
                <w:color w:val="000000" w:themeColor="text1"/>
                <w:sz w:val="18"/>
                <w:szCs w:val="18"/>
              </w:rPr>
              <w:t xml:space="preserve"> </w:t>
            </w:r>
            <w:r w:rsidRPr="244EF69F">
              <w:rPr>
                <w:rFonts w:ascii="Aptos" w:eastAsia="Aptos" w:hAnsi="Aptos" w:cs="Aptos"/>
                <w:color w:val="BFBFBF" w:themeColor="background1" w:themeShade="BF"/>
                <w:sz w:val="18"/>
                <w:szCs w:val="18"/>
              </w:rPr>
              <w:t>N/A</w:t>
            </w:r>
            <w:r w:rsidRPr="244EF69F">
              <w:rPr>
                <w:rFonts w:ascii="Aptos" w:eastAsia="Aptos" w:hAnsi="Aptos" w:cs="Aptos"/>
                <w:color w:val="000000" w:themeColor="text1"/>
                <w:sz w:val="18"/>
                <w:szCs w:val="18"/>
              </w:rPr>
              <w:t xml:space="preserve"> </w:t>
            </w:r>
          </w:p>
          <w:p w14:paraId="441CC8C1" w14:textId="358ECF6E" w:rsidR="244EF69F" w:rsidRDefault="244EF69F" w:rsidP="244EF69F">
            <w:r w:rsidRPr="244EF69F">
              <w:rPr>
                <w:rFonts w:ascii="Aptos" w:eastAsia="Aptos" w:hAnsi="Aptos" w:cs="Aptos"/>
                <w:color w:val="A6A6A6" w:themeColor="background1" w:themeShade="A6"/>
                <w:sz w:val="18"/>
                <w:szCs w:val="18"/>
              </w:rPr>
              <w:t xml:space="preserve">FIB: </w:t>
            </w:r>
            <w:r w:rsidRPr="244EF69F">
              <w:rPr>
                <w:rFonts w:ascii="Aptos" w:eastAsia="Aptos" w:hAnsi="Aptos" w:cs="Aptos"/>
                <w:color w:val="E59EDC" w:themeColor="accent5" w:themeTint="66"/>
                <w:sz w:val="18"/>
                <w:szCs w:val="18"/>
              </w:rPr>
              <w:t>6</w:t>
            </w:r>
          </w:p>
          <w:p w14:paraId="6D10CD78" w14:textId="665FD57B" w:rsidR="244EF69F" w:rsidRDefault="244EF69F" w:rsidP="244EF69F">
            <w:r w:rsidRPr="244EF69F">
              <w:rPr>
                <w:rFonts w:ascii="Aptos" w:eastAsia="Aptos" w:hAnsi="Aptos" w:cs="Aptos"/>
                <w:color w:val="A6A6A6" w:themeColor="background1" w:themeShade="A6"/>
                <w:sz w:val="18"/>
                <w:szCs w:val="18"/>
              </w:rPr>
              <w:t xml:space="preserve">Post FIB: </w:t>
            </w:r>
            <w:r w:rsidRPr="244EF69F">
              <w:rPr>
                <w:rFonts w:ascii="Aptos" w:eastAsia="Aptos" w:hAnsi="Aptos" w:cs="Aptos"/>
                <w:color w:val="000000" w:themeColor="text1"/>
                <w:sz w:val="18"/>
                <w:szCs w:val="18"/>
              </w:rPr>
              <w:t>+</w:t>
            </w:r>
          </w:p>
          <w:p w14:paraId="3EAF9612" w14:textId="086DF47E" w:rsidR="244EF69F" w:rsidRDefault="244EF69F" w:rsidP="244EF69F">
            <w:r w:rsidRPr="244EF69F">
              <w:rPr>
                <w:rFonts w:ascii="Aptos" w:eastAsia="Aptos" w:hAnsi="Aptos" w:cs="Aptos"/>
                <w:color w:val="A6A6A6" w:themeColor="background1" w:themeShade="A6"/>
                <w:sz w:val="18"/>
                <w:szCs w:val="18"/>
              </w:rPr>
              <w:t>Item 2 Pre FIB:</w:t>
            </w:r>
            <w:r w:rsidRPr="244EF69F">
              <w:rPr>
                <w:rFonts w:ascii="Aptos" w:eastAsia="Aptos" w:hAnsi="Aptos" w:cs="Aptos"/>
                <w:color w:val="000000" w:themeColor="text1"/>
                <w:sz w:val="18"/>
                <w:szCs w:val="18"/>
              </w:rPr>
              <w:t xml:space="preserve"> </w:t>
            </w:r>
            <w:r w:rsidRPr="244EF69F">
              <w:rPr>
                <w:rFonts w:ascii="Aptos" w:eastAsia="Aptos" w:hAnsi="Aptos" w:cs="Aptos"/>
                <w:color w:val="BFBFBF" w:themeColor="background1" w:themeShade="BF"/>
                <w:sz w:val="18"/>
                <w:szCs w:val="18"/>
              </w:rPr>
              <w:t>N/A</w:t>
            </w:r>
            <w:r w:rsidRPr="244EF69F">
              <w:rPr>
                <w:rFonts w:ascii="Aptos" w:eastAsia="Aptos" w:hAnsi="Aptos" w:cs="Aptos"/>
                <w:color w:val="000000" w:themeColor="text1"/>
                <w:sz w:val="18"/>
                <w:szCs w:val="18"/>
              </w:rPr>
              <w:t xml:space="preserve"> </w:t>
            </w:r>
          </w:p>
          <w:p w14:paraId="07EAF14F" w14:textId="03537D67" w:rsidR="244EF69F" w:rsidRDefault="244EF69F" w:rsidP="244EF69F">
            <w:r w:rsidRPr="244EF69F">
              <w:rPr>
                <w:rFonts w:ascii="Aptos" w:eastAsia="Aptos" w:hAnsi="Aptos" w:cs="Aptos"/>
                <w:color w:val="A6A6A6" w:themeColor="background1" w:themeShade="A6"/>
                <w:sz w:val="18"/>
                <w:szCs w:val="18"/>
              </w:rPr>
              <w:t xml:space="preserve">FIB: </w:t>
            </w:r>
            <w:r w:rsidRPr="244EF69F">
              <w:rPr>
                <w:rFonts w:ascii="Aptos" w:eastAsia="Aptos" w:hAnsi="Aptos" w:cs="Aptos"/>
                <w:color w:val="E59EDC" w:themeColor="accent5" w:themeTint="66"/>
                <w:sz w:val="18"/>
                <w:szCs w:val="18"/>
              </w:rPr>
              <w:t>0</w:t>
            </w:r>
          </w:p>
          <w:p w14:paraId="1691C47B" w14:textId="6A7E682C" w:rsidR="244EF69F" w:rsidRDefault="244EF69F" w:rsidP="244EF69F">
            <w:r w:rsidRPr="244EF69F">
              <w:rPr>
                <w:rFonts w:ascii="Aptos" w:eastAsia="Aptos" w:hAnsi="Aptos" w:cs="Aptos"/>
                <w:color w:val="A6A6A6" w:themeColor="background1" w:themeShade="A6"/>
                <w:sz w:val="18"/>
                <w:szCs w:val="18"/>
              </w:rPr>
              <w:t xml:space="preserve">Post FIB: </w:t>
            </w:r>
            <w:r w:rsidRPr="244EF69F">
              <w:rPr>
                <w:rFonts w:ascii="Aptos" w:eastAsia="Aptos" w:hAnsi="Aptos" w:cs="Aptos"/>
                <w:color w:val="000000" w:themeColor="text1"/>
                <w:sz w:val="18"/>
                <w:szCs w:val="18"/>
              </w:rPr>
              <w:t>=</w:t>
            </w:r>
          </w:p>
          <w:p w14:paraId="19AD207A" w14:textId="0A54D09B" w:rsidR="244EF69F" w:rsidRDefault="244EF69F" w:rsidP="244EF69F">
            <w:r w:rsidRPr="244EF69F">
              <w:rPr>
                <w:rFonts w:ascii="Aptos" w:eastAsia="Aptos" w:hAnsi="Aptos" w:cs="Aptos"/>
                <w:color w:val="A6A6A6" w:themeColor="background1" w:themeShade="A6"/>
                <w:sz w:val="18"/>
                <w:szCs w:val="18"/>
              </w:rPr>
              <w:t>Item 3 Pre FIB:</w:t>
            </w:r>
            <w:r w:rsidRPr="244EF69F">
              <w:rPr>
                <w:rFonts w:ascii="Aptos" w:eastAsia="Aptos" w:hAnsi="Aptos" w:cs="Aptos"/>
                <w:color w:val="000000" w:themeColor="text1"/>
                <w:sz w:val="18"/>
                <w:szCs w:val="18"/>
              </w:rPr>
              <w:t xml:space="preserve"> </w:t>
            </w:r>
            <w:r w:rsidRPr="244EF69F">
              <w:rPr>
                <w:rFonts w:ascii="Aptos" w:eastAsia="Aptos" w:hAnsi="Aptos" w:cs="Aptos"/>
                <w:color w:val="BFBFBF" w:themeColor="background1" w:themeShade="BF"/>
                <w:sz w:val="18"/>
                <w:szCs w:val="18"/>
              </w:rPr>
              <w:t>N/A</w:t>
            </w:r>
            <w:r w:rsidRPr="244EF69F">
              <w:rPr>
                <w:rFonts w:ascii="Aptos" w:eastAsia="Aptos" w:hAnsi="Aptos" w:cs="Aptos"/>
                <w:color w:val="000000" w:themeColor="text1"/>
                <w:sz w:val="18"/>
                <w:szCs w:val="18"/>
              </w:rPr>
              <w:t xml:space="preserve"> </w:t>
            </w:r>
          </w:p>
          <w:p w14:paraId="759E7EC0" w14:textId="671CD38C" w:rsidR="244EF69F" w:rsidRDefault="244EF69F" w:rsidP="244EF69F">
            <w:r w:rsidRPr="244EF69F">
              <w:rPr>
                <w:rFonts w:ascii="Aptos" w:eastAsia="Aptos" w:hAnsi="Aptos" w:cs="Aptos"/>
                <w:color w:val="A6A6A6" w:themeColor="background1" w:themeShade="A6"/>
                <w:sz w:val="18"/>
                <w:szCs w:val="18"/>
              </w:rPr>
              <w:t xml:space="preserve">FIB: </w:t>
            </w:r>
            <w:r w:rsidRPr="244EF69F">
              <w:rPr>
                <w:rFonts w:ascii="Aptos" w:eastAsia="Aptos" w:hAnsi="Aptos" w:cs="Aptos"/>
                <w:color w:val="E59EDC" w:themeColor="accent5" w:themeTint="66"/>
                <w:sz w:val="18"/>
                <w:szCs w:val="18"/>
              </w:rPr>
              <w:t>6</w:t>
            </w:r>
          </w:p>
          <w:p w14:paraId="65DF572E" w14:textId="7D6A709A" w:rsidR="244EF69F" w:rsidRDefault="244EF69F" w:rsidP="244EF69F">
            <w:r w:rsidRPr="244EF69F">
              <w:rPr>
                <w:rFonts w:ascii="Aptos" w:eastAsia="Aptos" w:hAnsi="Aptos" w:cs="Aptos"/>
                <w:color w:val="A6A6A6" w:themeColor="background1" w:themeShade="A6"/>
                <w:sz w:val="18"/>
                <w:szCs w:val="18"/>
              </w:rPr>
              <w:t xml:space="preserve">Post FIB: </w:t>
            </w:r>
            <w:r w:rsidRPr="244EF69F">
              <w:rPr>
                <w:rFonts w:ascii="Aptos" w:eastAsia="Aptos" w:hAnsi="Aptos" w:cs="Aptos"/>
                <w:color w:val="BFBFBF" w:themeColor="background1" w:themeShade="BF"/>
                <w:sz w:val="18"/>
                <w:szCs w:val="18"/>
              </w:rPr>
              <w:t>N/A</w:t>
            </w:r>
          </w:p>
          <w:p w14:paraId="13881F8A" w14:textId="30496C9B" w:rsidR="244EF69F" w:rsidRDefault="244EF69F" w:rsidP="244EF69F">
            <w:r w:rsidRPr="244EF69F">
              <w:rPr>
                <w:rFonts w:ascii="Aptos" w:eastAsia="Aptos" w:hAnsi="Aptos" w:cs="Aptos"/>
                <w:color w:val="BFBFBF" w:themeColor="background1" w:themeShade="BF"/>
                <w:sz w:val="18"/>
                <w:szCs w:val="18"/>
              </w:rPr>
              <w:t xml:space="preserve"> </w:t>
            </w:r>
          </w:p>
          <w:p w14:paraId="58014181" w14:textId="33DDE814" w:rsidR="244EF69F" w:rsidRDefault="244EF69F" w:rsidP="244EF69F">
            <w:r w:rsidRPr="244EF69F">
              <w:rPr>
                <w:rFonts w:ascii="Aptos" w:eastAsia="Aptos" w:hAnsi="Aptos" w:cs="Aptos"/>
                <w:sz w:val="18"/>
                <w:szCs w:val="18"/>
              </w:rPr>
              <w:t xml:space="preserve">Etc, etc. </w:t>
            </w:r>
          </w:p>
          <w:p w14:paraId="6365B44D" w14:textId="04FC5517" w:rsidR="244EF69F" w:rsidRDefault="244EF69F" w:rsidP="244EF69F">
            <w:r w:rsidRPr="244EF69F">
              <w:rPr>
                <w:rFonts w:ascii="Aptos" w:eastAsia="Aptos" w:hAnsi="Aptos" w:cs="Aptos"/>
                <w:color w:val="A6A6A6" w:themeColor="background1" w:themeShade="A6"/>
                <w:sz w:val="24"/>
                <w:szCs w:val="24"/>
              </w:rPr>
              <w:t xml:space="preserve"> </w:t>
            </w:r>
          </w:p>
          <w:p w14:paraId="6EC0AD8A" w14:textId="7D1A7FB2" w:rsidR="244EF69F" w:rsidRDefault="244EF69F" w:rsidP="244EF69F">
            <w:r w:rsidRPr="244EF69F">
              <w:rPr>
                <w:rFonts w:ascii="Aptos" w:eastAsia="Aptos" w:hAnsi="Aptos" w:cs="Aptos"/>
                <w:color w:val="000000" w:themeColor="text1"/>
                <w:sz w:val="24"/>
                <w:szCs w:val="24"/>
              </w:rPr>
              <w:t xml:space="preserve"> </w:t>
            </w:r>
          </w:p>
          <w:p w14:paraId="48B0B6D8" w14:textId="7CECF946" w:rsidR="244EF69F" w:rsidRDefault="244EF69F" w:rsidP="244EF69F">
            <w:pPr>
              <w:spacing w:line="257" w:lineRule="auto"/>
            </w:pPr>
            <w:r w:rsidRPr="244EF69F">
              <w:rPr>
                <w:rFonts w:ascii="Calibri" w:eastAsia="Calibri" w:hAnsi="Calibri" w:cs="Calibri"/>
                <w:color w:val="000000" w:themeColor="text1"/>
              </w:rPr>
              <w:t xml:space="preserve"> </w:t>
            </w:r>
          </w:p>
        </w:tc>
        <w:tc>
          <w:tcPr>
            <w:tcW w:w="2550" w:type="dxa"/>
            <w:tcBorders>
              <w:top w:val="single" w:sz="8" w:space="0" w:color="000000" w:themeColor="text1"/>
              <w:left w:val="single" w:sz="8" w:space="0" w:color="000000" w:themeColor="text1"/>
              <w:bottom w:val="single" w:sz="8" w:space="0" w:color="auto"/>
              <w:right w:val="single" w:sz="8" w:space="0" w:color="auto"/>
            </w:tcBorders>
            <w:tcMar>
              <w:left w:w="105" w:type="dxa"/>
              <w:right w:w="105" w:type="dxa"/>
            </w:tcMar>
          </w:tcPr>
          <w:p w14:paraId="295140FD" w14:textId="76552271" w:rsidR="244EF69F" w:rsidRDefault="244EF69F" w:rsidP="244EF69F">
            <w:pPr>
              <w:spacing w:line="257" w:lineRule="auto"/>
            </w:pPr>
            <w:r w:rsidRPr="244EF69F">
              <w:rPr>
                <w:rFonts w:ascii="Aptos" w:eastAsia="Aptos" w:hAnsi="Aptos" w:cs="Aptos"/>
                <w:color w:val="000000" w:themeColor="text1"/>
                <w:sz w:val="24"/>
                <w:szCs w:val="24"/>
              </w:rPr>
              <w:t xml:space="preserve">Another consideration of parity to print is that in the digital version, due to digital constraints, we are giving students the math symbols:  </w:t>
            </w:r>
          </w:p>
          <w:p w14:paraId="3041F1D4" w14:textId="4B838D60" w:rsidR="244EF69F" w:rsidRDefault="244EF69F" w:rsidP="244EF69F">
            <w:pPr>
              <w:spacing w:line="257" w:lineRule="auto"/>
            </w:pPr>
            <w:r w:rsidRPr="244EF69F">
              <w:rPr>
                <w:rFonts w:ascii="Aptos" w:eastAsia="Aptos" w:hAnsi="Aptos" w:cs="Aptos"/>
                <w:color w:val="000000" w:themeColor="text1"/>
                <w:sz w:val="24"/>
                <w:szCs w:val="24"/>
              </w:rPr>
              <w:t xml:space="preserve">___ </w:t>
            </w:r>
            <w:r w:rsidRPr="244EF69F">
              <w:rPr>
                <w:rFonts w:ascii="Aptos" w:eastAsia="Aptos" w:hAnsi="Aptos" w:cs="Aptos"/>
                <w:color w:val="000000" w:themeColor="text1"/>
                <w:sz w:val="24"/>
                <w:szCs w:val="24"/>
                <w:highlight w:val="yellow"/>
              </w:rPr>
              <w:t>+</w:t>
            </w:r>
            <w:r w:rsidRPr="244EF69F">
              <w:rPr>
                <w:rFonts w:ascii="Aptos" w:eastAsia="Aptos" w:hAnsi="Aptos" w:cs="Aptos"/>
                <w:color w:val="000000" w:themeColor="text1"/>
                <w:sz w:val="24"/>
                <w:szCs w:val="24"/>
              </w:rPr>
              <w:t xml:space="preserve">  ___ </w:t>
            </w:r>
            <w:r w:rsidRPr="244EF69F">
              <w:rPr>
                <w:rFonts w:ascii="Aptos" w:eastAsia="Aptos" w:hAnsi="Aptos" w:cs="Aptos"/>
                <w:color w:val="000000" w:themeColor="text1"/>
                <w:sz w:val="24"/>
                <w:szCs w:val="24"/>
                <w:highlight w:val="yellow"/>
              </w:rPr>
              <w:t>=</w:t>
            </w:r>
            <w:r w:rsidRPr="244EF69F">
              <w:rPr>
                <w:rFonts w:ascii="Aptos" w:eastAsia="Aptos" w:hAnsi="Aptos" w:cs="Aptos"/>
                <w:color w:val="000000" w:themeColor="text1"/>
                <w:sz w:val="24"/>
                <w:szCs w:val="24"/>
              </w:rPr>
              <w:t xml:space="preserve"> ___</w:t>
            </w:r>
          </w:p>
          <w:p w14:paraId="6F5F1227" w14:textId="2FDEED80" w:rsidR="244EF69F" w:rsidRDefault="244EF69F" w:rsidP="244EF69F">
            <w:pPr>
              <w:spacing w:line="257" w:lineRule="auto"/>
            </w:pPr>
            <w:r w:rsidRPr="244EF69F">
              <w:rPr>
                <w:rFonts w:ascii="Aptos" w:eastAsia="Aptos" w:hAnsi="Aptos" w:cs="Aptos"/>
                <w:color w:val="000000" w:themeColor="text1"/>
                <w:sz w:val="24"/>
                <w:szCs w:val="24"/>
              </w:rPr>
              <w:t xml:space="preserve"> </w:t>
            </w:r>
          </w:p>
          <w:p w14:paraId="69DDA37E" w14:textId="76D4A091" w:rsidR="244EF69F" w:rsidRDefault="244EF69F" w:rsidP="244EF69F">
            <w:pPr>
              <w:spacing w:line="257" w:lineRule="auto"/>
            </w:pPr>
            <w:r w:rsidRPr="244EF69F">
              <w:rPr>
                <w:rFonts w:ascii="Aptos" w:eastAsia="Aptos" w:hAnsi="Aptos" w:cs="Aptos"/>
                <w:color w:val="000000" w:themeColor="text1"/>
                <w:sz w:val="24"/>
                <w:szCs w:val="24"/>
              </w:rPr>
              <w:t xml:space="preserve">This also means that in print, we would need to give them the same blanks for them to fill in only the numbers so that it is a 1:1 match. The standards need to be considered here as well to ensure that the student is not expected to choose an operation, and that giving them that </w:t>
            </w:r>
            <w:r w:rsidRPr="244EF69F">
              <w:rPr>
                <w:rFonts w:ascii="Aptos" w:eastAsia="Aptos" w:hAnsi="Aptos" w:cs="Aptos"/>
                <w:color w:val="000000" w:themeColor="text1"/>
                <w:sz w:val="24"/>
                <w:szCs w:val="24"/>
              </w:rPr>
              <w:lastRenderedPageBreak/>
              <w:t>information is still in alignment with the standard.</w:t>
            </w:r>
          </w:p>
          <w:p w14:paraId="385203AF" w14:textId="3E2F27C9" w:rsidR="244EF69F" w:rsidRDefault="244EF69F" w:rsidP="244EF69F">
            <w:pPr>
              <w:spacing w:line="257" w:lineRule="auto"/>
            </w:pPr>
            <w:r w:rsidRPr="244EF69F">
              <w:rPr>
                <w:rFonts w:ascii="Aptos" w:eastAsia="Aptos" w:hAnsi="Aptos" w:cs="Aptos"/>
                <w:color w:val="000000" w:themeColor="text1"/>
                <w:sz w:val="24"/>
                <w:szCs w:val="24"/>
              </w:rPr>
              <w:t xml:space="preserve"> </w:t>
            </w:r>
          </w:p>
        </w:tc>
      </w:tr>
    </w:tbl>
    <w:p w14:paraId="21E4ACB4" w14:textId="6E987BB4" w:rsidR="0059776E" w:rsidRDefault="5676EF49" w:rsidP="244EF69F">
      <w:pPr>
        <w:spacing w:line="257" w:lineRule="auto"/>
      </w:pPr>
      <w:r w:rsidRPr="5676EF49">
        <w:rPr>
          <w:rFonts w:ascii="Aptos" w:eastAsia="Aptos" w:hAnsi="Aptos" w:cs="Aptos"/>
          <w:i/>
          <w:iCs/>
        </w:rPr>
        <w:lastRenderedPageBreak/>
        <w:t>For more information, please see</w:t>
      </w:r>
      <w:r w:rsidRPr="5676EF49">
        <w:rPr>
          <w:rFonts w:ascii="Aptos" w:eastAsia="Aptos" w:hAnsi="Aptos" w:cs="Aptos"/>
          <w:i/>
          <w:iCs/>
          <w:color w:val="0F9DD4"/>
        </w:rPr>
        <w:t xml:space="preserve"> </w:t>
      </w:r>
      <w:hyperlink r:id="rId228">
        <w:r w:rsidRPr="5676EF49">
          <w:rPr>
            <w:rStyle w:val="Hyperlink"/>
            <w:rFonts w:ascii="Aptos" w:eastAsia="Aptos" w:hAnsi="Aptos" w:cs="Aptos"/>
          </w:rPr>
          <w:t>Parity with Print</w:t>
        </w:r>
      </w:hyperlink>
      <w:r w:rsidRPr="5676EF49">
        <w:rPr>
          <w:rFonts w:ascii="Aptos" w:eastAsia="Aptos" w:hAnsi="Aptos" w:cs="Aptos"/>
          <w:color w:val="FF0000"/>
        </w:rPr>
        <w:t xml:space="preserve"> </w:t>
      </w:r>
      <w:r w:rsidRPr="5676EF49">
        <w:rPr>
          <w:rFonts w:ascii="Aptos" w:eastAsia="Aptos" w:hAnsi="Aptos" w:cs="Aptos"/>
        </w:rPr>
        <w:t>for more information.</w:t>
      </w:r>
    </w:p>
    <w:p w14:paraId="5A7FA7A3" w14:textId="78E0DD61" w:rsidR="5676EF49" w:rsidRDefault="5676EF49" w:rsidP="5676EF49">
      <w:pPr>
        <w:spacing w:line="257" w:lineRule="auto"/>
        <w:rPr>
          <w:rFonts w:ascii="Aptos" w:eastAsia="Aptos" w:hAnsi="Aptos" w:cs="Aptos"/>
        </w:rPr>
      </w:pPr>
    </w:p>
    <w:p w14:paraId="78E35552" w14:textId="2AC237B1" w:rsidR="5676EF49" w:rsidRDefault="5676EF49" w:rsidP="5676EF49">
      <w:pPr>
        <w:spacing w:line="257" w:lineRule="auto"/>
        <w:rPr>
          <w:rFonts w:ascii="Aptos" w:eastAsia="Aptos" w:hAnsi="Aptos" w:cs="Aptos"/>
          <w:i/>
          <w:iCs/>
        </w:rPr>
      </w:pPr>
      <w:r w:rsidRPr="5676EF49">
        <w:rPr>
          <w:rFonts w:ascii="Aptos" w:eastAsia="Aptos" w:hAnsi="Aptos" w:cs="Aptos"/>
          <w:b/>
          <w:bCs/>
        </w:rPr>
        <w:t>K-8/A1 Discrepancy in Step It Out Tasks:</w:t>
      </w:r>
      <w:r w:rsidRPr="5676EF49">
        <w:rPr>
          <w:rFonts w:ascii="Aptos" w:eastAsia="Aptos" w:hAnsi="Aptos" w:cs="Aptos"/>
          <w:b/>
          <w:bCs/>
          <w:i/>
          <w:iCs/>
        </w:rPr>
        <w:t xml:space="preserve"> </w:t>
      </w:r>
      <w:r w:rsidRPr="5676EF49">
        <w:rPr>
          <w:rFonts w:ascii="Aptos" w:eastAsia="Aptos" w:hAnsi="Aptos" w:cs="Aptos"/>
        </w:rPr>
        <w:t xml:space="preserve">When </w:t>
      </w:r>
      <w:r w:rsidRPr="5676EF49">
        <w:rPr>
          <w:rFonts w:ascii="Calibri" w:eastAsia="Calibri" w:hAnsi="Calibri" w:cs="Calibri"/>
        </w:rPr>
        <w:t>applicable, blanks can be added to tasks to make them more in line with K-8. Blanks do not need to be added to every part of the Task, but one or two when able.</w:t>
      </w:r>
    </w:p>
    <w:p w14:paraId="2742BA58" w14:textId="10DCE664" w:rsidR="5676EF49" w:rsidRDefault="5676EF49" w:rsidP="5676EF49">
      <w:pPr>
        <w:spacing w:line="257" w:lineRule="auto"/>
        <w:rPr>
          <w:rFonts w:ascii="Calibri" w:eastAsia="Calibri" w:hAnsi="Calibri" w:cs="Calibri"/>
        </w:rPr>
      </w:pPr>
      <w:r w:rsidRPr="5676EF49">
        <w:rPr>
          <w:rFonts w:ascii="Calibri" w:eastAsia="Calibri" w:hAnsi="Calibri" w:cs="Calibri"/>
        </w:rPr>
        <w:t>Example:</w:t>
      </w:r>
    </w:p>
    <w:p w14:paraId="4E17682B" w14:textId="699AA287" w:rsidR="5676EF49" w:rsidRDefault="5676EF49" w:rsidP="5676EF49">
      <w:pPr>
        <w:spacing w:line="257" w:lineRule="auto"/>
      </w:pPr>
      <w:r>
        <w:rPr>
          <w:noProof/>
        </w:rPr>
        <w:drawing>
          <wp:inline distT="0" distB="0" distL="0" distR="0" wp14:anchorId="4406887E" wp14:editId="6FF3C734">
            <wp:extent cx="5943600" cy="5086350"/>
            <wp:effectExtent l="0" t="0" r="0" b="0"/>
            <wp:docPr id="1900978148" name="Picture 190097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9">
                      <a:extLst>
                        <a:ext uri="{28A0092B-C50C-407E-A947-70E740481C1C}">
                          <a14:useLocalDpi xmlns:a14="http://schemas.microsoft.com/office/drawing/2010/main" val="0"/>
                        </a:ext>
                      </a:extLst>
                    </a:blip>
                    <a:stretch>
                      <a:fillRect/>
                    </a:stretch>
                  </pic:blipFill>
                  <pic:spPr>
                    <a:xfrm>
                      <a:off x="0" y="0"/>
                      <a:ext cx="5943600" cy="5086350"/>
                    </a:xfrm>
                    <a:prstGeom prst="rect">
                      <a:avLst/>
                    </a:prstGeom>
                  </pic:spPr>
                </pic:pic>
              </a:graphicData>
            </a:graphic>
          </wp:inline>
        </w:drawing>
      </w:r>
    </w:p>
    <w:p w14:paraId="6CF96108" w14:textId="494A03B4" w:rsidR="0059776E" w:rsidRDefault="244EF69F" w:rsidP="244EF69F">
      <w:pPr>
        <w:spacing w:line="257" w:lineRule="auto"/>
      </w:pPr>
      <w:r w:rsidRPr="244EF69F">
        <w:rPr>
          <w:rFonts w:ascii="Aptos" w:eastAsia="Aptos" w:hAnsi="Aptos" w:cs="Aptos"/>
        </w:rPr>
        <w:t xml:space="preserve"> </w:t>
      </w:r>
    </w:p>
    <w:p w14:paraId="010D0A45" w14:textId="4B9EF9E9" w:rsidR="0059776E" w:rsidRDefault="5609DC12" w:rsidP="244EF69F">
      <w:pPr>
        <w:pStyle w:val="ListParagraph"/>
        <w:numPr>
          <w:ilvl w:val="0"/>
          <w:numId w:val="508"/>
        </w:numPr>
        <w:spacing w:line="257" w:lineRule="auto"/>
        <w:rPr>
          <w:rFonts w:ascii="Calibri" w:eastAsia="Calibri" w:hAnsi="Calibri" w:cs="Calibri"/>
        </w:rPr>
      </w:pPr>
      <w:r w:rsidRPr="5609DC12">
        <w:rPr>
          <w:rFonts w:ascii="Calibri" w:eastAsia="Calibri" w:hAnsi="Calibri" w:cs="Calibri"/>
          <w:b/>
          <w:bCs/>
        </w:rPr>
        <w:t xml:space="preserve">Teacher Guide: </w:t>
      </w:r>
      <w:r w:rsidRPr="5609DC12">
        <w:rPr>
          <w:rFonts w:ascii="Calibri" w:eastAsia="Calibri" w:hAnsi="Calibri" w:cs="Calibri"/>
        </w:rPr>
        <w:t xml:space="preserve">The third column in the table includes teacher notes specific to the lesson. </w:t>
      </w:r>
    </w:p>
    <w:p w14:paraId="207BAFE2" w14:textId="132895A4" w:rsidR="0059776E" w:rsidRDefault="23D95DF5" w:rsidP="2733BE28">
      <w:pPr>
        <w:pStyle w:val="ListParagraph"/>
        <w:numPr>
          <w:ilvl w:val="0"/>
          <w:numId w:val="543"/>
        </w:numPr>
        <w:spacing w:line="257" w:lineRule="auto"/>
        <w:ind w:left="1080"/>
        <w:rPr>
          <w:rFonts w:ascii="Aptos" w:eastAsia="Aptos" w:hAnsi="Aptos" w:cs="Aptos"/>
          <w:b/>
          <w:bCs/>
          <w:color w:val="0F4761" w:themeColor="accent1" w:themeShade="BF"/>
        </w:rPr>
      </w:pPr>
      <w:r w:rsidRPr="23D95DF5">
        <w:rPr>
          <w:rFonts w:ascii="Aptos" w:eastAsia="Aptos" w:hAnsi="Aptos" w:cs="Aptos"/>
          <w:b/>
          <w:bCs/>
          <w:color w:val="0F4761" w:themeColor="accent1" w:themeShade="BF"/>
        </w:rPr>
        <w:t xml:space="preserve">Parts of the Task Teacher Guide: </w:t>
      </w:r>
    </w:p>
    <w:p w14:paraId="7F0537A9" w14:textId="7A042947" w:rsidR="5609DC12" w:rsidRDefault="5609DC12" w:rsidP="5609DC12">
      <w:pPr>
        <w:pStyle w:val="ListParagraph"/>
        <w:numPr>
          <w:ilvl w:val="1"/>
          <w:numId w:val="543"/>
        </w:numPr>
        <w:spacing w:line="257" w:lineRule="auto"/>
        <w:ind w:left="1800"/>
        <w:rPr>
          <w:rFonts w:ascii="Aptos" w:eastAsia="Aptos" w:hAnsi="Aptos" w:cs="Aptos"/>
          <w:color w:val="9E46E3"/>
        </w:rPr>
      </w:pPr>
      <w:r w:rsidRPr="5609DC12">
        <w:rPr>
          <w:rFonts w:ascii="Aptos" w:eastAsia="Aptos" w:hAnsi="Aptos" w:cs="Aptos"/>
          <w:color w:val="9E46E3"/>
        </w:rPr>
        <w:t>Consider</w:t>
      </w:r>
    </w:p>
    <w:p w14:paraId="798AE3E9" w14:textId="6E4AE1C5" w:rsidR="0059776E" w:rsidRDefault="5609DC12" w:rsidP="2733BE28">
      <w:pPr>
        <w:pStyle w:val="ListParagraph"/>
        <w:numPr>
          <w:ilvl w:val="1"/>
          <w:numId w:val="543"/>
        </w:numPr>
        <w:spacing w:line="257" w:lineRule="auto"/>
        <w:ind w:left="1800"/>
        <w:rPr>
          <w:rFonts w:ascii="Aptos" w:eastAsia="Aptos" w:hAnsi="Aptos" w:cs="Aptos"/>
          <w:color w:val="9E46E3"/>
        </w:rPr>
      </w:pPr>
      <w:r w:rsidRPr="5609DC12">
        <w:rPr>
          <w:rFonts w:ascii="Aptos" w:eastAsia="Aptos" w:hAnsi="Aptos" w:cs="Aptos"/>
          <w:color w:val="9E46E3"/>
        </w:rPr>
        <w:t>Start</w:t>
      </w:r>
    </w:p>
    <w:p w14:paraId="1AC9F296" w14:textId="5DB1CCD8" w:rsidR="0059776E" w:rsidRDefault="5609DC12" w:rsidP="2733BE28">
      <w:pPr>
        <w:pStyle w:val="ListParagraph"/>
        <w:numPr>
          <w:ilvl w:val="1"/>
          <w:numId w:val="543"/>
        </w:numPr>
        <w:spacing w:line="257" w:lineRule="auto"/>
        <w:ind w:left="1800"/>
        <w:rPr>
          <w:rFonts w:ascii="Aptos" w:eastAsia="Aptos" w:hAnsi="Aptos" w:cs="Aptos"/>
          <w:color w:val="00B050"/>
        </w:rPr>
      </w:pPr>
      <w:r w:rsidRPr="5609DC12">
        <w:rPr>
          <w:rFonts w:ascii="Aptos" w:eastAsia="Aptos" w:hAnsi="Aptos" w:cs="Aptos"/>
          <w:color w:val="00B050"/>
        </w:rPr>
        <w:t>Ask</w:t>
      </w:r>
    </w:p>
    <w:p w14:paraId="4722DA8A" w14:textId="455E1150" w:rsidR="0059776E" w:rsidRDefault="5609DC12" w:rsidP="2733BE28">
      <w:pPr>
        <w:pStyle w:val="ListParagraph"/>
        <w:numPr>
          <w:ilvl w:val="1"/>
          <w:numId w:val="543"/>
        </w:numPr>
        <w:spacing w:line="259" w:lineRule="auto"/>
        <w:ind w:left="1800"/>
        <w:rPr>
          <w:rFonts w:ascii="Aptos" w:eastAsia="Aptos" w:hAnsi="Aptos" w:cs="Aptos"/>
          <w:color w:val="00B050"/>
        </w:rPr>
      </w:pPr>
      <w:r w:rsidRPr="5609DC12">
        <w:rPr>
          <w:rFonts w:ascii="Aptos" w:eastAsia="Aptos" w:hAnsi="Aptos" w:cs="Aptos"/>
          <w:color w:val="00B050"/>
        </w:rPr>
        <w:t xml:space="preserve">Now </w:t>
      </w:r>
    </w:p>
    <w:p w14:paraId="1713879D" w14:textId="066D04D4" w:rsidR="0059776E" w:rsidRDefault="5609DC12" w:rsidP="2733BE28">
      <w:pPr>
        <w:pStyle w:val="ListParagraph"/>
        <w:numPr>
          <w:ilvl w:val="1"/>
          <w:numId w:val="543"/>
        </w:numPr>
        <w:spacing w:line="259" w:lineRule="auto"/>
        <w:ind w:left="1800"/>
        <w:rPr>
          <w:rFonts w:ascii="Aptos" w:eastAsia="Aptos" w:hAnsi="Aptos" w:cs="Aptos"/>
          <w:color w:val="0070C0"/>
        </w:rPr>
      </w:pPr>
      <w:r w:rsidRPr="5609DC12">
        <w:rPr>
          <w:rFonts w:ascii="Aptos" w:eastAsia="Aptos" w:hAnsi="Aptos" w:cs="Aptos"/>
          <w:color w:val="0070C0"/>
        </w:rPr>
        <w:lastRenderedPageBreak/>
        <w:t>Next</w:t>
      </w:r>
    </w:p>
    <w:p w14:paraId="377699FA" w14:textId="6F0EB2B3" w:rsidR="0059776E" w:rsidRDefault="5609DC12" w:rsidP="2733BE28">
      <w:pPr>
        <w:pStyle w:val="ListParagraph"/>
        <w:numPr>
          <w:ilvl w:val="1"/>
          <w:numId w:val="543"/>
        </w:numPr>
        <w:spacing w:line="259" w:lineRule="auto"/>
        <w:ind w:left="1800"/>
        <w:rPr>
          <w:rFonts w:ascii="Aptos" w:eastAsia="Aptos" w:hAnsi="Aptos" w:cs="Aptos"/>
          <w:color w:val="9E46E3"/>
        </w:rPr>
      </w:pPr>
      <w:r w:rsidRPr="5609DC12">
        <w:rPr>
          <w:rFonts w:ascii="Aptos" w:eastAsia="Aptos" w:hAnsi="Aptos" w:cs="Aptos"/>
          <w:color w:val="9E46E3"/>
        </w:rPr>
        <w:t>Then</w:t>
      </w:r>
    </w:p>
    <w:p w14:paraId="655A4394" w14:textId="414A10E1" w:rsidR="0059776E" w:rsidRDefault="23D95DF5" w:rsidP="2733BE28">
      <w:pPr>
        <w:pStyle w:val="ListParagraph"/>
        <w:numPr>
          <w:ilvl w:val="0"/>
          <w:numId w:val="543"/>
        </w:numPr>
        <w:spacing w:line="259" w:lineRule="auto"/>
        <w:ind w:left="1080"/>
        <w:rPr>
          <w:rFonts w:ascii="Aptos" w:eastAsia="Aptos" w:hAnsi="Aptos" w:cs="Aptos"/>
          <w:b/>
          <w:bCs/>
          <w:color w:val="0F4761" w:themeColor="accent1" w:themeShade="BF"/>
        </w:rPr>
      </w:pPr>
      <w:r w:rsidRPr="23D95DF5">
        <w:rPr>
          <w:rFonts w:ascii="Aptos" w:eastAsia="Aptos" w:hAnsi="Aptos" w:cs="Aptos"/>
          <w:b/>
          <w:bCs/>
          <w:color w:val="0F4761" w:themeColor="accent1" w:themeShade="BF"/>
        </w:rPr>
        <w:t>Key:</w:t>
      </w:r>
    </w:p>
    <w:p w14:paraId="40060F27" w14:textId="1387D691" w:rsidR="0059776E" w:rsidRDefault="2733BE28" w:rsidP="2733BE28">
      <w:pPr>
        <w:pStyle w:val="ListParagraph"/>
        <w:numPr>
          <w:ilvl w:val="1"/>
          <w:numId w:val="543"/>
        </w:numPr>
        <w:spacing w:line="259" w:lineRule="auto"/>
        <w:ind w:left="1800"/>
        <w:rPr>
          <w:rFonts w:ascii="Aptos" w:eastAsia="Aptos" w:hAnsi="Aptos" w:cs="Aptos"/>
        </w:rPr>
      </w:pPr>
      <w:r w:rsidRPr="2733BE28">
        <w:rPr>
          <w:rFonts w:ascii="Aptos" w:eastAsia="Aptos" w:hAnsi="Aptos" w:cs="Aptos"/>
          <w:color w:val="9E46E3"/>
        </w:rPr>
        <w:t xml:space="preserve">Purple </w:t>
      </w:r>
      <w:r w:rsidRPr="2733BE28">
        <w:rPr>
          <w:rFonts w:ascii="Aptos" w:eastAsia="Aptos" w:hAnsi="Aptos" w:cs="Aptos"/>
        </w:rPr>
        <w:t xml:space="preserve">– must occur in this order </w:t>
      </w:r>
    </w:p>
    <w:p w14:paraId="7B2E6186" w14:textId="6B64AB17" w:rsidR="0059776E" w:rsidRDefault="2733BE28" w:rsidP="2733BE28">
      <w:pPr>
        <w:pStyle w:val="ListParagraph"/>
        <w:numPr>
          <w:ilvl w:val="1"/>
          <w:numId w:val="543"/>
        </w:numPr>
        <w:spacing w:line="259" w:lineRule="auto"/>
        <w:ind w:left="1800"/>
        <w:rPr>
          <w:rFonts w:ascii="Aptos" w:eastAsia="Aptos" w:hAnsi="Aptos" w:cs="Aptos"/>
        </w:rPr>
      </w:pPr>
      <w:r w:rsidRPr="2733BE28">
        <w:rPr>
          <w:rFonts w:ascii="Aptos" w:eastAsia="Aptos" w:hAnsi="Aptos" w:cs="Aptos"/>
          <w:color w:val="00B050"/>
        </w:rPr>
        <w:t xml:space="preserve">Green </w:t>
      </w:r>
      <w:r w:rsidRPr="2733BE28">
        <w:rPr>
          <w:rFonts w:ascii="Aptos" w:eastAsia="Aptos" w:hAnsi="Aptos" w:cs="Aptos"/>
        </w:rPr>
        <w:t xml:space="preserve">– can be moved in the flow to where it makes sense in the teachers supporting the students through the task. But all 5 pieces of the structure must be present for every task. </w:t>
      </w:r>
    </w:p>
    <w:p w14:paraId="04282386" w14:textId="443CFF5C" w:rsidR="0059776E" w:rsidRDefault="2733BE28" w:rsidP="2733BE28">
      <w:pPr>
        <w:pStyle w:val="ListParagraph"/>
        <w:numPr>
          <w:ilvl w:val="1"/>
          <w:numId w:val="543"/>
        </w:numPr>
        <w:spacing w:line="259" w:lineRule="auto"/>
        <w:ind w:left="1800"/>
        <w:rPr>
          <w:rFonts w:ascii="Aptos" w:eastAsia="Aptos" w:hAnsi="Aptos" w:cs="Aptos"/>
        </w:rPr>
      </w:pPr>
      <w:r w:rsidRPr="2733BE28">
        <w:rPr>
          <w:rFonts w:ascii="Aptos" w:eastAsia="Aptos" w:hAnsi="Aptos" w:cs="Aptos"/>
          <w:color w:val="0070C0"/>
        </w:rPr>
        <w:t xml:space="preserve">Blue </w:t>
      </w:r>
      <w:r w:rsidRPr="2733BE28">
        <w:rPr>
          <w:rFonts w:ascii="Aptos" w:eastAsia="Aptos" w:hAnsi="Aptos" w:cs="Aptos"/>
        </w:rPr>
        <w:t>– only occurs when an SMP / MP is being cited for that task.</w:t>
      </w:r>
    </w:p>
    <w:p w14:paraId="1C7B85A9" w14:textId="51922B32" w:rsidR="0059776E" w:rsidRDefault="23D95DF5" w:rsidP="2733BE28">
      <w:pPr>
        <w:pStyle w:val="ListParagraph"/>
        <w:numPr>
          <w:ilvl w:val="0"/>
          <w:numId w:val="543"/>
        </w:numPr>
        <w:spacing w:line="259" w:lineRule="auto"/>
        <w:ind w:left="1080"/>
        <w:rPr>
          <w:rFonts w:ascii="Aptos" w:eastAsia="Aptos" w:hAnsi="Aptos" w:cs="Aptos"/>
          <w:b/>
          <w:bCs/>
          <w:color w:val="0F4761" w:themeColor="accent1" w:themeShade="BF"/>
        </w:rPr>
      </w:pPr>
      <w:r w:rsidRPr="23D95DF5">
        <w:rPr>
          <w:rFonts w:ascii="Aptos" w:eastAsia="Aptos" w:hAnsi="Aptos" w:cs="Aptos"/>
          <w:b/>
          <w:bCs/>
          <w:color w:val="0F4761" w:themeColor="accent1" w:themeShade="BF"/>
        </w:rPr>
        <w:t>How to author the Parts of the Task Teacher Notes Text:</w:t>
      </w:r>
    </w:p>
    <w:p w14:paraId="2A5447ED" w14:textId="5EDA492C" w:rsidR="0059776E" w:rsidRDefault="2733BE28" w:rsidP="2733BE28">
      <w:pPr>
        <w:pStyle w:val="ListParagraph"/>
        <w:numPr>
          <w:ilvl w:val="1"/>
          <w:numId w:val="543"/>
        </w:numPr>
        <w:spacing w:line="259" w:lineRule="auto"/>
        <w:ind w:left="1800"/>
        <w:rPr>
          <w:rFonts w:ascii="Aptos" w:eastAsia="Aptos" w:hAnsi="Aptos" w:cs="Aptos"/>
        </w:rPr>
      </w:pPr>
      <w:r w:rsidRPr="2733BE28">
        <w:rPr>
          <w:rFonts w:ascii="Aptos" w:eastAsia="Aptos" w:hAnsi="Aptos" w:cs="Aptos"/>
        </w:rPr>
        <w:t xml:space="preserve">Black roman text is boilerplate and must be used. </w:t>
      </w:r>
    </w:p>
    <w:p w14:paraId="1D55C3FE" w14:textId="1E42486E" w:rsidR="0059776E" w:rsidRDefault="2733BE28" w:rsidP="2733BE28">
      <w:pPr>
        <w:pStyle w:val="ListParagraph"/>
        <w:numPr>
          <w:ilvl w:val="1"/>
          <w:numId w:val="543"/>
        </w:numPr>
        <w:spacing w:line="259" w:lineRule="auto"/>
        <w:ind w:left="1800"/>
        <w:rPr>
          <w:rFonts w:ascii="Aptos" w:eastAsia="Aptos" w:hAnsi="Aptos" w:cs="Aptos"/>
        </w:rPr>
      </w:pPr>
      <w:r w:rsidRPr="2733BE28">
        <w:rPr>
          <w:rFonts w:ascii="Aptos" w:eastAsia="Aptos" w:hAnsi="Aptos" w:cs="Aptos"/>
        </w:rPr>
        <w:t xml:space="preserve">Text in [brackets] indicate where content needs to be inserted by LXDv. </w:t>
      </w:r>
    </w:p>
    <w:p w14:paraId="5EDAC178" w14:textId="314768EC" w:rsidR="0059776E" w:rsidRDefault="2733BE28" w:rsidP="2733BE28">
      <w:pPr>
        <w:pStyle w:val="ListParagraph"/>
        <w:numPr>
          <w:ilvl w:val="1"/>
          <w:numId w:val="543"/>
        </w:numPr>
        <w:spacing w:line="259" w:lineRule="auto"/>
        <w:ind w:left="1800"/>
        <w:rPr>
          <w:rFonts w:ascii="Aptos" w:eastAsia="Aptos" w:hAnsi="Aptos" w:cs="Aptos"/>
        </w:rPr>
      </w:pPr>
      <w:r w:rsidRPr="2733BE28">
        <w:rPr>
          <w:rFonts w:ascii="Aptos" w:eastAsia="Aptos" w:hAnsi="Aptos" w:cs="Aptos"/>
        </w:rPr>
        <w:t>Keep the formatting as shown, so if text is bold, it should be bold in the EMM as well; if text is magenta, it should be magenta in the EMM as well.</w:t>
      </w:r>
    </w:p>
    <w:p w14:paraId="55FE2D70" w14:textId="1C142F43" w:rsidR="0059776E" w:rsidRDefault="5609DC12" w:rsidP="2733BE28">
      <w:pPr>
        <w:pStyle w:val="ListParagraph"/>
        <w:numPr>
          <w:ilvl w:val="1"/>
          <w:numId w:val="543"/>
        </w:numPr>
        <w:spacing w:line="259" w:lineRule="auto"/>
        <w:ind w:left="1800"/>
        <w:rPr>
          <w:rFonts w:ascii="Aptos" w:eastAsia="Aptos" w:hAnsi="Aptos" w:cs="Aptos"/>
          <w:b/>
          <w:bCs/>
        </w:rPr>
      </w:pPr>
      <w:r w:rsidRPr="5609DC12">
        <w:rPr>
          <w:rFonts w:ascii="Aptos" w:eastAsia="Aptos" w:hAnsi="Aptos" w:cs="Aptos"/>
        </w:rPr>
        <w:t xml:space="preserve">Text in (parenthesis) is directions for the LXDv to populate the EMM. </w:t>
      </w:r>
      <w:r w:rsidRPr="5609DC12">
        <w:rPr>
          <w:rFonts w:ascii="Aptos" w:eastAsia="Aptos" w:hAnsi="Aptos" w:cs="Aptos"/>
          <w:b/>
          <w:bCs/>
        </w:rPr>
        <w:t xml:space="preserve"> </w:t>
      </w:r>
    </w:p>
    <w:p w14:paraId="2DD796C4" w14:textId="09B29C5A" w:rsidR="5609DC12" w:rsidRDefault="5609DC12" w:rsidP="5609DC12">
      <w:pPr>
        <w:spacing w:line="259" w:lineRule="auto"/>
        <w:rPr>
          <w:rFonts w:ascii="Aptos" w:eastAsia="Aptos" w:hAnsi="Aptos" w:cs="Aptos"/>
          <w:b/>
          <w:bCs/>
        </w:rPr>
      </w:pPr>
    </w:p>
    <w:p w14:paraId="296B5842" w14:textId="203BDABD" w:rsidR="5609DC12" w:rsidRDefault="23D95DF5" w:rsidP="5609DC12">
      <w:pPr>
        <w:pStyle w:val="ListParagraph"/>
        <w:numPr>
          <w:ilvl w:val="0"/>
          <w:numId w:val="543"/>
        </w:numPr>
        <w:spacing w:line="259" w:lineRule="auto"/>
        <w:ind w:left="1080"/>
        <w:rPr>
          <w:rFonts w:ascii="Aptos" w:eastAsia="Aptos" w:hAnsi="Aptos" w:cs="Aptos"/>
          <w:b/>
          <w:bCs/>
          <w:color w:val="9E46E3"/>
        </w:rPr>
      </w:pPr>
      <w:r w:rsidRPr="23D95DF5">
        <w:rPr>
          <w:rFonts w:ascii="Aptos" w:eastAsia="Aptos" w:hAnsi="Aptos" w:cs="Aptos"/>
          <w:b/>
          <w:bCs/>
          <w:color w:val="9E46E3"/>
        </w:rPr>
        <w:t>Consider</w:t>
      </w:r>
    </w:p>
    <w:p w14:paraId="5CF3FD4E" w14:textId="2A39189D" w:rsidR="5609DC12" w:rsidRDefault="5609DC12" w:rsidP="5609DC12">
      <w:pPr>
        <w:pStyle w:val="ListParagraph"/>
        <w:numPr>
          <w:ilvl w:val="3"/>
          <w:numId w:val="543"/>
        </w:numPr>
        <w:spacing w:line="259" w:lineRule="auto"/>
        <w:rPr>
          <w:rFonts w:ascii="Aptos" w:eastAsia="Aptos" w:hAnsi="Aptos" w:cs="Aptos"/>
        </w:rPr>
      </w:pPr>
      <w:r w:rsidRPr="5609DC12">
        <w:rPr>
          <w:rFonts w:ascii="Aptos" w:eastAsia="Aptos" w:hAnsi="Aptos" w:cs="Aptos"/>
        </w:rPr>
        <w:t xml:space="preserve">This is only included if the task is introducing new vocabulary. If the task is not in introducing new vocabulary, this should not appear in the Teacher Guide and the Teacher Guide content should start with the </w:t>
      </w:r>
      <w:r w:rsidRPr="5609DC12">
        <w:rPr>
          <w:rFonts w:ascii="Aptos" w:eastAsia="Aptos" w:hAnsi="Aptos" w:cs="Aptos"/>
          <w:b/>
          <w:bCs/>
          <w:color w:val="9E46E3"/>
        </w:rPr>
        <w:t>Start</w:t>
      </w:r>
      <w:r w:rsidRPr="5609DC12">
        <w:rPr>
          <w:rFonts w:ascii="Aptos" w:eastAsia="Aptos" w:hAnsi="Aptos" w:cs="Aptos"/>
        </w:rPr>
        <w:t xml:space="preserve"> part. Delete ‘and [Vocabulary Term]’ if needed, or add an additional [Vocabulary Term] if needed, using the oxford comma.</w:t>
      </w:r>
    </w:p>
    <w:p w14:paraId="0E6D9786" w14:textId="3FE42EB4" w:rsidR="5609DC12" w:rsidRDefault="5609DC12" w:rsidP="5609DC12">
      <w:pPr>
        <w:pStyle w:val="ListParagraph"/>
        <w:numPr>
          <w:ilvl w:val="3"/>
          <w:numId w:val="543"/>
        </w:numPr>
        <w:spacing w:line="259" w:lineRule="auto"/>
        <w:rPr>
          <w:rFonts w:ascii="Aptos" w:eastAsia="Aptos" w:hAnsi="Aptos" w:cs="Aptos"/>
        </w:rPr>
      </w:pPr>
      <w:r w:rsidRPr="5609DC12">
        <w:rPr>
          <w:rFonts w:ascii="Aptos" w:eastAsia="Aptos" w:hAnsi="Aptos" w:cs="Aptos"/>
        </w:rPr>
        <w:t>Vocabulary Terms should have the same treatment as in the SE, so should be bold and highlighted in yellow.</w:t>
      </w:r>
    </w:p>
    <w:p w14:paraId="000AB522" w14:textId="592EB184" w:rsidR="5609DC12" w:rsidRDefault="5609DC12" w:rsidP="5609DC12">
      <w:pPr>
        <w:pStyle w:val="ListParagraph"/>
        <w:numPr>
          <w:ilvl w:val="3"/>
          <w:numId w:val="543"/>
        </w:numPr>
        <w:spacing w:line="259" w:lineRule="auto"/>
        <w:rPr>
          <w:rFonts w:ascii="Aptos" w:eastAsia="Aptos" w:hAnsi="Aptos" w:cs="Aptos"/>
        </w:rPr>
      </w:pPr>
      <w:r w:rsidRPr="5609DC12">
        <w:rPr>
          <w:rFonts w:ascii="Aptos" w:eastAsia="Aptos" w:hAnsi="Aptos" w:cs="Aptos"/>
        </w:rPr>
        <w:t>(This part consists mostly of boilerplate. Insert the vocabulary terms where the brackets occur. These should be the same vocabulary terms for this task on the SE page.)</w:t>
      </w:r>
    </w:p>
    <w:p w14:paraId="082E9602" w14:textId="4CC16F11" w:rsidR="5609DC12" w:rsidRDefault="5609DC12" w:rsidP="5609DC12">
      <w:pPr>
        <w:spacing w:line="259" w:lineRule="auto"/>
        <w:rPr>
          <w:rFonts w:ascii="Aptos" w:eastAsia="Aptos" w:hAnsi="Aptos" w:cs="Aptos"/>
          <w:b/>
          <w:bCs/>
        </w:rPr>
      </w:pPr>
      <w:r w:rsidRPr="5609DC12">
        <w:rPr>
          <w:rFonts w:ascii="Aptos" w:eastAsia="Aptos" w:hAnsi="Aptos" w:cs="Aptos"/>
          <w:b/>
          <w:bCs/>
        </w:rPr>
        <w:t xml:space="preserve"> </w:t>
      </w:r>
    </w:p>
    <w:p w14:paraId="5007FD1B" w14:textId="73680768" w:rsidR="5609DC12" w:rsidRDefault="6B527798" w:rsidP="5609DC12">
      <w:pPr>
        <w:spacing w:line="259" w:lineRule="auto"/>
        <w:ind w:left="2160"/>
        <w:rPr>
          <w:rFonts w:ascii="Aptos" w:eastAsia="Aptos" w:hAnsi="Aptos" w:cs="Aptos"/>
        </w:rPr>
      </w:pPr>
      <w:r w:rsidRPr="6B527798">
        <w:rPr>
          <w:rFonts w:ascii="Aptos" w:eastAsia="Aptos" w:hAnsi="Aptos" w:cs="Aptos"/>
          <w:b/>
          <w:bCs/>
        </w:rPr>
        <w:t xml:space="preserve"> </w:t>
      </w:r>
      <w:commentRangeStart w:id="183"/>
      <w:commentRangeStart w:id="184"/>
      <w:commentRangeStart w:id="185"/>
      <w:r w:rsidRPr="6B527798">
        <w:rPr>
          <w:rFonts w:ascii="Aptos" w:eastAsia="Aptos" w:hAnsi="Aptos" w:cs="Aptos"/>
          <w:b/>
          <w:bCs/>
        </w:rPr>
        <w:t xml:space="preserve">Consider </w:t>
      </w:r>
      <w:r w:rsidRPr="6B527798">
        <w:rPr>
          <w:rFonts w:ascii="Aptos" w:eastAsia="Aptos" w:hAnsi="Aptos" w:cs="Aptos"/>
        </w:rPr>
        <w:t xml:space="preserve">using the </w:t>
      </w:r>
      <w:r w:rsidRPr="6B527798">
        <w:rPr>
          <w:rFonts w:ascii="Aptos" w:eastAsia="Aptos" w:hAnsi="Aptos" w:cs="Aptos"/>
          <w:b/>
          <w:bCs/>
        </w:rPr>
        <w:t>Words to Learn routine</w:t>
      </w:r>
      <w:r w:rsidRPr="6B527798">
        <w:rPr>
          <w:rFonts w:ascii="Aptos" w:eastAsia="Aptos" w:hAnsi="Aptos" w:cs="Aptos"/>
        </w:rPr>
        <w:t xml:space="preserve"> for [</w:t>
      </w:r>
      <w:r w:rsidRPr="6B527798">
        <w:rPr>
          <w:rFonts w:ascii="Aptos" w:eastAsia="Aptos" w:hAnsi="Aptos" w:cs="Aptos"/>
          <w:b/>
          <w:bCs/>
          <w:highlight w:val="yellow"/>
        </w:rPr>
        <w:t>Vocabulary Term</w:t>
      </w:r>
      <w:r w:rsidRPr="6B527798">
        <w:rPr>
          <w:rFonts w:ascii="Aptos" w:eastAsia="Aptos" w:hAnsi="Aptos" w:cs="Aptos"/>
        </w:rPr>
        <w:t>] and [</w:t>
      </w:r>
      <w:r w:rsidRPr="6B527798">
        <w:rPr>
          <w:rFonts w:ascii="Aptos" w:eastAsia="Aptos" w:hAnsi="Aptos" w:cs="Aptos"/>
          <w:b/>
          <w:bCs/>
          <w:highlight w:val="yellow"/>
        </w:rPr>
        <w:t>Vocabulary Term</w:t>
      </w:r>
      <w:r w:rsidRPr="6B527798">
        <w:rPr>
          <w:rFonts w:ascii="Aptos" w:eastAsia="Aptos" w:hAnsi="Aptos" w:cs="Aptos"/>
        </w:rPr>
        <w:t xml:space="preserve">] when students need to describe their thinking. Or if there are ML students in your class, you may use the routine before instruction begins. </w:t>
      </w:r>
      <w:commentRangeEnd w:id="183"/>
      <w:r w:rsidR="5609DC12">
        <w:rPr>
          <w:rStyle w:val="CommentReference"/>
        </w:rPr>
        <w:commentReference w:id="183"/>
      </w:r>
      <w:commentRangeEnd w:id="184"/>
      <w:r w:rsidR="5609DC12">
        <w:rPr>
          <w:rStyle w:val="CommentReference"/>
        </w:rPr>
        <w:commentReference w:id="184"/>
      </w:r>
      <w:commentRangeEnd w:id="185"/>
      <w:r w:rsidR="5609DC12">
        <w:rPr>
          <w:rStyle w:val="CommentReference"/>
        </w:rPr>
        <w:commentReference w:id="185"/>
      </w:r>
    </w:p>
    <w:p w14:paraId="19733FB9" w14:textId="1AB79478" w:rsidR="5609DC12" w:rsidRDefault="5609DC12" w:rsidP="5609DC12">
      <w:pPr>
        <w:spacing w:line="259" w:lineRule="auto"/>
        <w:rPr>
          <w:rFonts w:ascii="Aptos" w:eastAsia="Aptos" w:hAnsi="Aptos" w:cs="Aptos"/>
          <w:b/>
          <w:bCs/>
          <w:color w:val="9E46E3"/>
        </w:rPr>
      </w:pPr>
      <w:r w:rsidRPr="5609DC12">
        <w:rPr>
          <w:rFonts w:ascii="Aptos" w:eastAsia="Aptos" w:hAnsi="Aptos" w:cs="Aptos"/>
        </w:rPr>
        <w:t xml:space="preserve"> </w:t>
      </w:r>
    </w:p>
    <w:p w14:paraId="4C710907" w14:textId="633C2C01" w:rsidR="5609DC12" w:rsidRDefault="5609DC12" w:rsidP="5609DC12">
      <w:pPr>
        <w:spacing w:line="259" w:lineRule="auto"/>
        <w:rPr>
          <w:rFonts w:ascii="Aptos" w:eastAsia="Aptos" w:hAnsi="Aptos" w:cs="Aptos"/>
          <w:b/>
          <w:bCs/>
          <w:color w:val="9E46E3"/>
        </w:rPr>
      </w:pPr>
    </w:p>
    <w:p w14:paraId="26760C06" w14:textId="005D895D" w:rsidR="5609DC12" w:rsidRDefault="23D95DF5" w:rsidP="5609DC12">
      <w:pPr>
        <w:pStyle w:val="ListParagraph"/>
        <w:numPr>
          <w:ilvl w:val="0"/>
          <w:numId w:val="543"/>
        </w:numPr>
        <w:spacing w:line="259" w:lineRule="auto"/>
        <w:ind w:left="1080"/>
        <w:rPr>
          <w:rFonts w:ascii="Aptos" w:eastAsia="Aptos" w:hAnsi="Aptos" w:cs="Aptos"/>
          <w:b/>
          <w:bCs/>
          <w:color w:val="9E46E3"/>
        </w:rPr>
      </w:pPr>
      <w:r w:rsidRPr="23D95DF5">
        <w:rPr>
          <w:rFonts w:ascii="Aptos" w:eastAsia="Aptos" w:hAnsi="Aptos" w:cs="Aptos"/>
          <w:b/>
          <w:bCs/>
          <w:color w:val="9E46E3"/>
        </w:rPr>
        <w:t>Start</w:t>
      </w:r>
    </w:p>
    <w:p w14:paraId="2E56B73C" w14:textId="2E3A890D" w:rsidR="0059776E" w:rsidRDefault="244EF69F" w:rsidP="244EF69F">
      <w:pPr>
        <w:pStyle w:val="ListParagraph"/>
        <w:numPr>
          <w:ilvl w:val="3"/>
          <w:numId w:val="543"/>
        </w:numPr>
        <w:spacing w:line="259" w:lineRule="auto"/>
        <w:rPr>
          <w:rFonts w:ascii="Aptos" w:eastAsia="Aptos" w:hAnsi="Aptos" w:cs="Aptos"/>
        </w:rPr>
      </w:pPr>
      <w:r w:rsidRPr="244EF69F">
        <w:rPr>
          <w:rFonts w:ascii="Aptos" w:eastAsia="Aptos" w:hAnsi="Aptos" w:cs="Aptos"/>
        </w:rPr>
        <w:t xml:space="preserve">(This part consists mostly of boilerplate. However, an MLR needs to be selected and the name inserted where the brackets occur. See the </w:t>
      </w:r>
      <w:hyperlink r:id="rId230">
        <w:r w:rsidRPr="244EF69F">
          <w:rPr>
            <w:rStyle w:val="Hyperlink"/>
            <w:rFonts w:ascii="Aptos" w:eastAsia="Aptos" w:hAnsi="Aptos" w:cs="Aptos"/>
          </w:rPr>
          <w:t>MLR guidelines</w:t>
        </w:r>
      </w:hyperlink>
      <w:r w:rsidRPr="244EF69F">
        <w:rPr>
          <w:rFonts w:ascii="Aptos" w:eastAsia="Aptos" w:hAnsi="Aptos" w:cs="Aptos"/>
        </w:rPr>
        <w:t xml:space="preserve"> for guidance on how to select and cite an MLR.)</w:t>
      </w:r>
    </w:p>
    <w:p w14:paraId="16DEF12D" w14:textId="4CC16F11" w:rsidR="0059776E" w:rsidRDefault="5609DC12" w:rsidP="244EF69F">
      <w:pPr>
        <w:spacing w:line="259" w:lineRule="auto"/>
      </w:pPr>
      <w:r w:rsidRPr="5609DC12">
        <w:rPr>
          <w:rFonts w:ascii="Aptos" w:eastAsia="Aptos" w:hAnsi="Aptos" w:cs="Aptos"/>
          <w:b/>
          <w:bCs/>
        </w:rPr>
        <w:t xml:space="preserve"> </w:t>
      </w:r>
    </w:p>
    <w:p w14:paraId="4E0862F4" w14:textId="3AB8A485" w:rsidR="0059776E" w:rsidRDefault="0898C427" w:rsidP="23D95DF5">
      <w:pPr>
        <w:spacing w:line="259" w:lineRule="auto"/>
        <w:ind w:left="2160"/>
        <w:rPr>
          <w:rFonts w:ascii="Aptos" w:eastAsia="Aptos" w:hAnsi="Aptos" w:cs="Aptos"/>
        </w:rPr>
      </w:pPr>
      <w:commentRangeStart w:id="186"/>
      <w:commentRangeStart w:id="187"/>
      <w:r w:rsidRPr="0898C427">
        <w:rPr>
          <w:rFonts w:ascii="Aptos" w:eastAsia="Aptos" w:hAnsi="Aptos" w:cs="Aptos"/>
          <w:b/>
          <w:bCs/>
        </w:rPr>
        <w:t>Start</w:t>
      </w:r>
      <w:r w:rsidRPr="0898C427">
        <w:rPr>
          <w:rFonts w:ascii="Aptos" w:eastAsia="Aptos" w:hAnsi="Aptos" w:cs="Aptos"/>
        </w:rPr>
        <w:t xml:space="preserve"> the task by making sure the students understand the problem. The [</w:t>
      </w:r>
      <w:r w:rsidRPr="0898C427">
        <w:rPr>
          <w:rFonts w:ascii="Aptos" w:eastAsia="Aptos" w:hAnsi="Aptos" w:cs="Aptos"/>
          <w:b/>
          <w:bCs/>
        </w:rPr>
        <w:t>insert MLR]</w:t>
      </w:r>
      <w:r w:rsidRPr="0898C427">
        <w:rPr>
          <w:rFonts w:ascii="Aptos" w:eastAsia="Aptos" w:hAnsi="Aptos" w:cs="Aptos"/>
        </w:rPr>
        <w:t xml:space="preserve"> routine can help support students make sense of the problem.</w:t>
      </w:r>
    </w:p>
    <w:p w14:paraId="77260F64" w14:textId="77C1329A" w:rsidR="0059776E" w:rsidRDefault="23D95DF5" w:rsidP="23D95DF5">
      <w:pPr>
        <w:spacing w:line="259" w:lineRule="auto"/>
        <w:rPr>
          <w:rFonts w:ascii="Aptos" w:eastAsia="Aptos" w:hAnsi="Aptos" w:cs="Aptos"/>
        </w:rPr>
      </w:pPr>
      <w:r w:rsidRPr="23D95DF5">
        <w:rPr>
          <w:rFonts w:ascii="Aptos" w:eastAsia="Aptos" w:hAnsi="Aptos" w:cs="Aptos"/>
        </w:rPr>
        <w:t xml:space="preserve"> </w:t>
      </w:r>
      <w:commentRangeEnd w:id="186"/>
      <w:r w:rsidR="244EF69F">
        <w:rPr>
          <w:rStyle w:val="CommentReference"/>
        </w:rPr>
        <w:commentReference w:id="186"/>
      </w:r>
      <w:commentRangeEnd w:id="187"/>
      <w:r w:rsidR="244EF69F">
        <w:rPr>
          <w:rStyle w:val="CommentReference"/>
        </w:rPr>
        <w:commentReference w:id="187"/>
      </w:r>
    </w:p>
    <w:p w14:paraId="1E161B23" w14:textId="13FB3728" w:rsidR="0059776E" w:rsidRDefault="23D95DF5" w:rsidP="2733BE28">
      <w:pPr>
        <w:pStyle w:val="ListParagraph"/>
        <w:numPr>
          <w:ilvl w:val="0"/>
          <w:numId w:val="543"/>
        </w:numPr>
        <w:spacing w:line="259" w:lineRule="auto"/>
        <w:ind w:left="1080"/>
        <w:rPr>
          <w:rFonts w:ascii="Aptos" w:eastAsia="Aptos" w:hAnsi="Aptos" w:cs="Aptos"/>
          <w:b/>
          <w:bCs/>
          <w:color w:val="00B050"/>
        </w:rPr>
      </w:pPr>
      <w:r w:rsidRPr="23D95DF5">
        <w:rPr>
          <w:rFonts w:ascii="Aptos" w:eastAsia="Aptos" w:hAnsi="Aptos" w:cs="Aptos"/>
          <w:b/>
          <w:bCs/>
          <w:color w:val="00B050"/>
        </w:rPr>
        <w:t>Ask</w:t>
      </w:r>
    </w:p>
    <w:p w14:paraId="78C2D6C0" w14:textId="2A769289" w:rsidR="0059776E" w:rsidRDefault="244EF69F" w:rsidP="244EF69F">
      <w:pPr>
        <w:pStyle w:val="ListParagraph"/>
        <w:numPr>
          <w:ilvl w:val="3"/>
          <w:numId w:val="543"/>
        </w:numPr>
        <w:spacing w:line="259" w:lineRule="auto"/>
        <w:rPr>
          <w:rFonts w:ascii="Aptos" w:eastAsia="Aptos" w:hAnsi="Aptos" w:cs="Aptos"/>
        </w:rPr>
      </w:pPr>
      <w:r w:rsidRPr="244EF69F">
        <w:rPr>
          <w:rFonts w:ascii="Aptos" w:eastAsia="Aptos" w:hAnsi="Aptos" w:cs="Aptos"/>
          <w:color w:val="000000" w:themeColor="text1"/>
        </w:rPr>
        <w:lastRenderedPageBreak/>
        <w:t xml:space="preserve">(On average there are usually 3-5 questions per task. The questions should either be a precursor for students working the task: </w:t>
      </w:r>
      <w:r w:rsidRPr="244EF69F">
        <w:rPr>
          <w:rFonts w:ascii="Aptos" w:eastAsia="Aptos" w:hAnsi="Aptos" w:cs="Aptos"/>
        </w:rPr>
        <w:t>set up the problem in the task or are guidance for students’ strategies or solutions</w:t>
      </w:r>
      <w:r w:rsidRPr="244EF69F">
        <w:rPr>
          <w:rFonts w:ascii="Aptos" w:eastAsia="Aptos" w:hAnsi="Aptos" w:cs="Aptos"/>
          <w:color w:val="000000" w:themeColor="text1"/>
        </w:rPr>
        <w:t xml:space="preserve">; or should follow the students solving the problem in the task: </w:t>
      </w:r>
      <w:r w:rsidRPr="244EF69F">
        <w:rPr>
          <w:rFonts w:ascii="Aptos" w:eastAsia="Aptos" w:hAnsi="Aptos" w:cs="Aptos"/>
        </w:rPr>
        <w:t xml:space="preserve">follow-up or expand on the strategies used to the problem, or both.) </w:t>
      </w:r>
    </w:p>
    <w:p w14:paraId="53338AEF" w14:textId="64BDBD3F" w:rsidR="0059776E" w:rsidRDefault="244EF69F" w:rsidP="244EF69F">
      <w:pPr>
        <w:spacing w:line="259" w:lineRule="auto"/>
      </w:pPr>
      <w:r w:rsidRPr="244EF69F">
        <w:rPr>
          <w:rFonts w:ascii="Aptos" w:eastAsia="Aptos" w:hAnsi="Aptos" w:cs="Aptos"/>
        </w:rPr>
        <w:t xml:space="preserve"> </w:t>
      </w:r>
    </w:p>
    <w:p w14:paraId="297A2109" w14:textId="22681A15" w:rsidR="0059776E" w:rsidRDefault="0A843228" w:rsidP="244EF69F">
      <w:pPr>
        <w:spacing w:line="259" w:lineRule="auto"/>
        <w:ind w:left="2160"/>
      </w:pPr>
      <w:r w:rsidRPr="0A843228">
        <w:rPr>
          <w:rFonts w:ascii="Aptos" w:eastAsia="Aptos" w:hAnsi="Aptos" w:cs="Aptos"/>
          <w:b/>
          <w:bCs/>
          <w:color w:val="000000" w:themeColor="text1"/>
          <w:highlight w:val="yellow"/>
        </w:rPr>
        <w:t>ASK</w:t>
      </w:r>
      <w:r w:rsidRPr="0A843228">
        <w:rPr>
          <w:rFonts w:ascii="Aptos" w:eastAsia="Aptos" w:hAnsi="Aptos" w:cs="Aptos"/>
        </w:rPr>
        <w:t xml:space="preserve"> [insert text]</w:t>
      </w:r>
    </w:p>
    <w:p w14:paraId="4FC888B6" w14:textId="32F659BE" w:rsidR="0059776E" w:rsidRDefault="244EF69F" w:rsidP="244EF69F">
      <w:pPr>
        <w:spacing w:line="259" w:lineRule="auto"/>
        <w:ind w:left="2160"/>
      </w:pPr>
      <w:r w:rsidRPr="244EF69F">
        <w:rPr>
          <w:rFonts w:ascii="Aptos" w:eastAsia="Aptos" w:hAnsi="Aptos" w:cs="Aptos"/>
          <w:color w:val="FF2F92"/>
        </w:rPr>
        <w:t>[insert anno]</w:t>
      </w:r>
    </w:p>
    <w:p w14:paraId="412985BC" w14:textId="2B1931EB" w:rsidR="0059776E" w:rsidRDefault="244EF69F" w:rsidP="244EF69F">
      <w:pPr>
        <w:spacing w:line="259" w:lineRule="auto"/>
      </w:pPr>
      <w:r w:rsidRPr="244EF69F">
        <w:rPr>
          <w:rFonts w:ascii="Aptos" w:eastAsia="Aptos" w:hAnsi="Aptos" w:cs="Aptos"/>
          <w:color w:val="00B050"/>
        </w:rPr>
        <w:t xml:space="preserve"> </w:t>
      </w:r>
    </w:p>
    <w:p w14:paraId="7DC7A73D" w14:textId="6A26EBFB" w:rsidR="0059776E" w:rsidRDefault="23D95DF5" w:rsidP="2733BE28">
      <w:pPr>
        <w:pStyle w:val="ListParagraph"/>
        <w:numPr>
          <w:ilvl w:val="0"/>
          <w:numId w:val="543"/>
        </w:numPr>
        <w:spacing w:line="259" w:lineRule="auto"/>
        <w:ind w:left="1080"/>
        <w:rPr>
          <w:rFonts w:ascii="Aptos" w:eastAsia="Aptos" w:hAnsi="Aptos" w:cs="Aptos"/>
          <w:b/>
          <w:bCs/>
          <w:color w:val="00B050"/>
        </w:rPr>
      </w:pPr>
      <w:r w:rsidRPr="23D95DF5">
        <w:rPr>
          <w:rFonts w:ascii="Aptos" w:eastAsia="Aptos" w:hAnsi="Aptos" w:cs="Aptos"/>
          <w:b/>
          <w:bCs/>
          <w:color w:val="00B050"/>
        </w:rPr>
        <w:t>Now</w:t>
      </w:r>
    </w:p>
    <w:p w14:paraId="4BB414EA" w14:textId="1F5FE54B" w:rsidR="0059776E" w:rsidRDefault="244EF69F" w:rsidP="244EF69F">
      <w:pPr>
        <w:pStyle w:val="ListParagraph"/>
        <w:numPr>
          <w:ilvl w:val="3"/>
          <w:numId w:val="543"/>
        </w:numPr>
        <w:spacing w:line="259" w:lineRule="auto"/>
        <w:rPr>
          <w:rFonts w:ascii="Aptos" w:eastAsia="Aptos" w:hAnsi="Aptos" w:cs="Aptos"/>
        </w:rPr>
      </w:pPr>
      <w:r w:rsidRPr="244EF69F">
        <w:rPr>
          <w:rFonts w:ascii="Aptos" w:eastAsia="Aptos" w:hAnsi="Aptos" w:cs="Aptos"/>
        </w:rPr>
        <w:t>(This is boilerplate and should be moved within the content of the Teacher Notes, without edits, to where it makes sense in the flow of task. See guidance below for additional details.)</w:t>
      </w:r>
    </w:p>
    <w:p w14:paraId="4F22BE78" w14:textId="5A34AD59" w:rsidR="0059776E" w:rsidRDefault="244EF69F" w:rsidP="244EF69F">
      <w:pPr>
        <w:spacing w:line="259" w:lineRule="auto"/>
      </w:pPr>
      <w:r w:rsidRPr="244EF69F">
        <w:rPr>
          <w:rFonts w:ascii="Aptos" w:eastAsia="Aptos" w:hAnsi="Aptos" w:cs="Aptos"/>
          <w:b/>
          <w:bCs/>
          <w:color w:val="00B050"/>
        </w:rPr>
        <w:t xml:space="preserve"> </w:t>
      </w:r>
    </w:p>
    <w:p w14:paraId="5818E46F" w14:textId="224AE52D" w:rsidR="0059776E" w:rsidRDefault="0898C427" w:rsidP="23D95DF5">
      <w:pPr>
        <w:spacing w:line="259" w:lineRule="auto"/>
        <w:ind w:left="2160"/>
        <w:rPr>
          <w:rFonts w:ascii="Aptos" w:eastAsia="Aptos" w:hAnsi="Aptos" w:cs="Aptos"/>
        </w:rPr>
      </w:pPr>
      <w:commentRangeStart w:id="188"/>
      <w:commentRangeStart w:id="189"/>
      <w:r w:rsidRPr="0898C427">
        <w:rPr>
          <w:rFonts w:ascii="Aptos" w:eastAsia="Aptos" w:hAnsi="Aptos" w:cs="Aptos"/>
          <w:b/>
          <w:bCs/>
        </w:rPr>
        <w:t>Now</w:t>
      </w:r>
      <w:r w:rsidRPr="0898C427">
        <w:rPr>
          <w:rFonts w:ascii="Aptos" w:eastAsia="Aptos" w:hAnsi="Aptos" w:cs="Aptos"/>
        </w:rPr>
        <w:t>, have students solve the problem.</w:t>
      </w:r>
      <w:commentRangeEnd w:id="188"/>
      <w:r w:rsidR="244EF69F">
        <w:rPr>
          <w:rStyle w:val="CommentReference"/>
        </w:rPr>
        <w:commentReference w:id="188"/>
      </w:r>
      <w:commentRangeEnd w:id="189"/>
      <w:r w:rsidR="244EF69F">
        <w:rPr>
          <w:rStyle w:val="CommentReference"/>
        </w:rPr>
        <w:commentReference w:id="189"/>
      </w:r>
    </w:p>
    <w:p w14:paraId="60719FE9" w14:textId="234F0833" w:rsidR="0059776E" w:rsidRDefault="244EF69F" w:rsidP="244EF69F">
      <w:pPr>
        <w:spacing w:line="259" w:lineRule="auto"/>
      </w:pPr>
      <w:r w:rsidRPr="244EF69F">
        <w:rPr>
          <w:rFonts w:ascii="Aptos" w:eastAsia="Aptos" w:hAnsi="Aptos" w:cs="Aptos"/>
          <w:color w:val="00B050"/>
        </w:rPr>
        <w:t xml:space="preserve"> </w:t>
      </w:r>
    </w:p>
    <w:p w14:paraId="7B0DF46B" w14:textId="5095D81F" w:rsidR="0059776E" w:rsidRDefault="23D95DF5" w:rsidP="2733BE28">
      <w:pPr>
        <w:pStyle w:val="ListParagraph"/>
        <w:numPr>
          <w:ilvl w:val="0"/>
          <w:numId w:val="543"/>
        </w:numPr>
        <w:spacing w:line="259" w:lineRule="auto"/>
        <w:ind w:left="1080"/>
        <w:rPr>
          <w:rFonts w:ascii="Aptos" w:eastAsia="Aptos" w:hAnsi="Aptos" w:cs="Aptos"/>
          <w:b/>
          <w:bCs/>
          <w:color w:val="0070C0"/>
        </w:rPr>
      </w:pPr>
      <w:r w:rsidRPr="23D95DF5">
        <w:rPr>
          <w:rFonts w:ascii="Aptos" w:eastAsia="Aptos" w:hAnsi="Aptos" w:cs="Aptos"/>
          <w:b/>
          <w:bCs/>
          <w:color w:val="0070C0"/>
        </w:rPr>
        <w:t>Next</w:t>
      </w:r>
    </w:p>
    <w:p w14:paraId="7D31C613" w14:textId="49E4F4FA" w:rsidR="0059776E" w:rsidRDefault="244EF69F" w:rsidP="244EF69F">
      <w:pPr>
        <w:pStyle w:val="ListParagraph"/>
        <w:numPr>
          <w:ilvl w:val="3"/>
          <w:numId w:val="543"/>
        </w:numPr>
        <w:spacing w:line="259" w:lineRule="auto"/>
        <w:rPr>
          <w:rFonts w:ascii="Aptos" w:eastAsia="Aptos" w:hAnsi="Aptos" w:cs="Aptos"/>
        </w:rPr>
      </w:pPr>
      <w:r w:rsidRPr="244EF69F">
        <w:rPr>
          <w:rFonts w:ascii="Aptos" w:eastAsia="Aptos" w:hAnsi="Aptos" w:cs="Aptos"/>
        </w:rPr>
        <w:t xml:space="preserve">The </w:t>
      </w:r>
      <w:r w:rsidRPr="244EF69F">
        <w:rPr>
          <w:rFonts w:ascii="Aptos" w:eastAsia="Aptos" w:hAnsi="Aptos" w:cs="Aptos"/>
          <w:color w:val="000000" w:themeColor="text1"/>
        </w:rPr>
        <w:t xml:space="preserve">[MP icon] is boilerplate even though it is in brackets. Insert the Mathematical Practice in the brackets. See </w:t>
      </w:r>
      <w:r w:rsidRPr="244EF69F">
        <w:rPr>
          <w:rFonts w:ascii="Aptos" w:eastAsia="Aptos" w:hAnsi="Aptos" w:cs="Aptos"/>
        </w:rPr>
        <w:t xml:space="preserve">the </w:t>
      </w:r>
      <w:hyperlink r:id="rId231">
        <w:r w:rsidRPr="244EF69F">
          <w:rPr>
            <w:rStyle w:val="Hyperlink"/>
            <w:rFonts w:ascii="Aptos" w:eastAsia="Aptos" w:hAnsi="Aptos" w:cs="Aptos"/>
          </w:rPr>
          <w:t>SMP/MP guidelines</w:t>
        </w:r>
      </w:hyperlink>
      <w:r w:rsidRPr="244EF69F">
        <w:rPr>
          <w:rFonts w:ascii="Aptos" w:eastAsia="Aptos" w:hAnsi="Aptos" w:cs="Aptos"/>
        </w:rPr>
        <w:t xml:space="preserve"> for how to select and cite the Mathematical Practice as well as how to author the supporting text. Move this within the content of the Teacher Notes to where it makes sense in the flow of task. If there isn’t an MP for this task, delete from the EMM.)</w:t>
      </w:r>
    </w:p>
    <w:p w14:paraId="3E1C3947" w14:textId="7A8822B3" w:rsidR="0059776E" w:rsidRDefault="244EF69F" w:rsidP="244EF69F">
      <w:pPr>
        <w:spacing w:line="259" w:lineRule="auto"/>
      </w:pPr>
      <w:r w:rsidRPr="244EF69F">
        <w:rPr>
          <w:rFonts w:ascii="Aptos" w:eastAsia="Aptos" w:hAnsi="Aptos" w:cs="Aptos"/>
          <w:b/>
          <w:bCs/>
        </w:rPr>
        <w:t xml:space="preserve"> </w:t>
      </w:r>
    </w:p>
    <w:p w14:paraId="12C99E02" w14:textId="4AB23246" w:rsidR="0059776E" w:rsidRDefault="0898C427" w:rsidP="23D95DF5">
      <w:pPr>
        <w:spacing w:line="259" w:lineRule="auto"/>
        <w:ind w:left="2160"/>
        <w:rPr>
          <w:rFonts w:ascii="Aptos" w:eastAsia="Aptos" w:hAnsi="Aptos" w:cs="Aptos"/>
          <w:b/>
          <w:bCs/>
        </w:rPr>
      </w:pPr>
      <w:r w:rsidRPr="0898C427">
        <w:rPr>
          <w:rFonts w:ascii="Aptos" w:eastAsia="Aptos" w:hAnsi="Aptos" w:cs="Aptos"/>
        </w:rPr>
        <w:t xml:space="preserve"> </w:t>
      </w:r>
      <w:commentRangeStart w:id="190"/>
      <w:commentRangeStart w:id="191"/>
      <w:r w:rsidRPr="0898C427">
        <w:rPr>
          <w:rFonts w:ascii="Aptos" w:eastAsia="Aptos" w:hAnsi="Aptos" w:cs="Aptos"/>
        </w:rPr>
        <w:t xml:space="preserve">[MP icon] </w:t>
      </w:r>
      <w:r w:rsidRPr="0898C427">
        <w:rPr>
          <w:rFonts w:ascii="Aptos" w:eastAsia="Aptos" w:hAnsi="Aptos" w:cs="Aptos"/>
          <w:b/>
          <w:bCs/>
        </w:rPr>
        <w:t>Next</w:t>
      </w:r>
      <w:r w:rsidRPr="0898C427">
        <w:rPr>
          <w:rFonts w:ascii="Aptos" w:eastAsia="Aptos" w:hAnsi="Aptos" w:cs="Aptos"/>
        </w:rPr>
        <w:t xml:space="preserve">, have students use the </w:t>
      </w:r>
      <w:r w:rsidRPr="0898C427">
        <w:rPr>
          <w:rFonts w:ascii="Aptos" w:eastAsia="Aptos" w:hAnsi="Aptos" w:cs="Aptos"/>
          <w:b/>
          <w:bCs/>
        </w:rPr>
        <w:t>Mathematical Practice:</w:t>
      </w:r>
      <w:commentRangeEnd w:id="190"/>
      <w:r w:rsidR="244EF69F">
        <w:rPr>
          <w:rStyle w:val="CommentReference"/>
        </w:rPr>
        <w:commentReference w:id="190"/>
      </w:r>
      <w:commentRangeEnd w:id="191"/>
      <w:r w:rsidR="244EF69F">
        <w:rPr>
          <w:rStyle w:val="CommentReference"/>
        </w:rPr>
        <w:commentReference w:id="191"/>
      </w:r>
      <w:r w:rsidRPr="0898C427">
        <w:rPr>
          <w:rFonts w:ascii="Aptos" w:eastAsia="Aptos" w:hAnsi="Aptos" w:cs="Aptos"/>
          <w:b/>
          <w:bCs/>
        </w:rPr>
        <w:t xml:space="preserve"> [insert MP]</w:t>
      </w:r>
      <w:r w:rsidRPr="0898C427">
        <w:rPr>
          <w:rFonts w:ascii="Aptos" w:eastAsia="Aptos" w:hAnsi="Aptos" w:cs="Aptos"/>
          <w:rPrChange w:id="192" w:author="Brandon Lord" w:date="2024-06-18T22:12:00Z">
            <w:rPr>
              <w:rFonts w:ascii="Aptos" w:eastAsia="Aptos" w:hAnsi="Aptos" w:cs="Aptos"/>
              <w:b/>
              <w:bCs/>
            </w:rPr>
          </w:rPrChange>
        </w:rPr>
        <w:t>.</w:t>
      </w:r>
    </w:p>
    <w:p w14:paraId="65BBFA19" w14:textId="5DD0D13B" w:rsidR="0059776E" w:rsidRDefault="244EF69F" w:rsidP="244EF69F">
      <w:pPr>
        <w:spacing w:line="259" w:lineRule="auto"/>
        <w:ind w:left="2160"/>
      </w:pPr>
      <w:r w:rsidRPr="244EF69F">
        <w:rPr>
          <w:rFonts w:ascii="Aptos" w:eastAsia="Aptos" w:hAnsi="Aptos" w:cs="Aptos"/>
          <w:b/>
          <w:bCs/>
        </w:rPr>
        <w:t xml:space="preserve"> </w:t>
      </w:r>
    </w:p>
    <w:p w14:paraId="109E4CBF" w14:textId="69D23DB4" w:rsidR="0059776E" w:rsidRDefault="244EF69F" w:rsidP="244EF69F">
      <w:pPr>
        <w:spacing w:line="259" w:lineRule="auto"/>
        <w:ind w:left="2160"/>
      </w:pPr>
      <w:r w:rsidRPr="244EF69F">
        <w:rPr>
          <w:rFonts w:ascii="Aptos" w:eastAsia="Aptos" w:hAnsi="Aptos" w:cs="Aptos"/>
        </w:rPr>
        <w:t>[Insert supporting text]</w:t>
      </w:r>
    </w:p>
    <w:p w14:paraId="116C916A" w14:textId="437D8293" w:rsidR="0059776E" w:rsidRDefault="23D95DF5" w:rsidP="23D95DF5">
      <w:pPr>
        <w:spacing w:line="259" w:lineRule="auto"/>
        <w:rPr>
          <w:rFonts w:ascii="Aptos" w:eastAsia="Aptos" w:hAnsi="Aptos" w:cs="Aptos"/>
        </w:rPr>
      </w:pPr>
      <w:r w:rsidRPr="23D95DF5">
        <w:rPr>
          <w:rFonts w:ascii="Aptos" w:eastAsia="Aptos" w:hAnsi="Aptos" w:cs="Aptos"/>
        </w:rPr>
        <w:t xml:space="preserve"> </w:t>
      </w:r>
    </w:p>
    <w:p w14:paraId="08399645" w14:textId="7C96F43A" w:rsidR="0059776E" w:rsidRDefault="23D95DF5" w:rsidP="2733BE28">
      <w:pPr>
        <w:pStyle w:val="ListParagraph"/>
        <w:numPr>
          <w:ilvl w:val="0"/>
          <w:numId w:val="543"/>
        </w:numPr>
        <w:spacing w:line="259" w:lineRule="auto"/>
        <w:ind w:left="1080"/>
        <w:rPr>
          <w:rFonts w:ascii="Aptos" w:eastAsia="Aptos" w:hAnsi="Aptos" w:cs="Aptos"/>
          <w:b/>
          <w:bCs/>
          <w:color w:val="9E46E3"/>
        </w:rPr>
      </w:pPr>
      <w:r w:rsidRPr="23D95DF5">
        <w:rPr>
          <w:rFonts w:ascii="Aptos" w:eastAsia="Aptos" w:hAnsi="Aptos" w:cs="Aptos"/>
          <w:b/>
          <w:bCs/>
          <w:color w:val="9E46E3"/>
        </w:rPr>
        <w:t>Then</w:t>
      </w:r>
    </w:p>
    <w:p w14:paraId="298D787E" w14:textId="5A1BEFAC" w:rsidR="0059776E" w:rsidRDefault="244EF69F" w:rsidP="244EF69F">
      <w:pPr>
        <w:pStyle w:val="ListParagraph"/>
        <w:numPr>
          <w:ilvl w:val="3"/>
          <w:numId w:val="543"/>
        </w:numPr>
        <w:spacing w:line="259" w:lineRule="auto"/>
        <w:rPr>
          <w:rFonts w:ascii="Aptos" w:eastAsia="Aptos" w:hAnsi="Aptos" w:cs="Aptos"/>
        </w:rPr>
      </w:pPr>
      <w:r w:rsidRPr="244EF69F">
        <w:rPr>
          <w:rFonts w:ascii="Aptos" w:eastAsia="Aptos" w:hAnsi="Aptos" w:cs="Aptos"/>
        </w:rPr>
        <w:t xml:space="preserve">(This part consists mostly of boilerplate. However, an MLR needs to be selected and the name inserted where the brackets occur. See the </w:t>
      </w:r>
      <w:hyperlink r:id="rId232">
        <w:r w:rsidRPr="244EF69F">
          <w:rPr>
            <w:rStyle w:val="Hyperlink"/>
            <w:rFonts w:ascii="Aptos" w:eastAsia="Aptos" w:hAnsi="Aptos" w:cs="Aptos"/>
          </w:rPr>
          <w:t>MLR guidelines</w:t>
        </w:r>
      </w:hyperlink>
      <w:r w:rsidRPr="244EF69F">
        <w:rPr>
          <w:rFonts w:ascii="Aptos" w:eastAsia="Aptos" w:hAnsi="Aptos" w:cs="Aptos"/>
        </w:rPr>
        <w:t xml:space="preserve"> for guidance on how to select and cite an MLR. The supporting text should help students reflect on the answers they got for the problem in the Task. Examples for the supporting text is found in the MLR Guidelines.)</w:t>
      </w:r>
    </w:p>
    <w:p w14:paraId="2DE27C75" w14:textId="317C315B" w:rsidR="0059776E" w:rsidRDefault="244EF69F" w:rsidP="244EF69F">
      <w:pPr>
        <w:spacing w:line="259" w:lineRule="auto"/>
        <w:ind w:left="2160"/>
      </w:pPr>
      <w:r w:rsidRPr="244EF69F">
        <w:rPr>
          <w:rFonts w:ascii="Aptos" w:eastAsia="Aptos" w:hAnsi="Aptos" w:cs="Aptos"/>
        </w:rPr>
        <w:t xml:space="preserve"> </w:t>
      </w:r>
    </w:p>
    <w:p w14:paraId="03E3750D" w14:textId="5BE1D7C1" w:rsidR="0059776E" w:rsidRDefault="0898C427" w:rsidP="23D95DF5">
      <w:pPr>
        <w:spacing w:line="259" w:lineRule="auto"/>
        <w:ind w:left="2160"/>
        <w:rPr>
          <w:rFonts w:ascii="Aptos" w:eastAsia="Aptos" w:hAnsi="Aptos" w:cs="Aptos"/>
        </w:rPr>
      </w:pPr>
      <w:commentRangeStart w:id="193"/>
      <w:commentRangeStart w:id="194"/>
      <w:r w:rsidRPr="0898C427">
        <w:rPr>
          <w:rFonts w:ascii="Aptos" w:eastAsia="Aptos" w:hAnsi="Aptos" w:cs="Aptos"/>
          <w:b/>
          <w:bCs/>
          <w:rPrChange w:id="195" w:author="Brandon Lord" w:date="2024-06-18T22:15:00Z">
            <w:rPr>
              <w:rFonts w:ascii="Aptos" w:eastAsia="Aptos" w:hAnsi="Aptos" w:cs="Aptos"/>
            </w:rPr>
          </w:rPrChange>
        </w:rPr>
        <w:t>Then</w:t>
      </w:r>
      <w:r w:rsidRPr="0898C427">
        <w:rPr>
          <w:rFonts w:ascii="Aptos" w:eastAsia="Aptos" w:hAnsi="Aptos" w:cs="Aptos"/>
        </w:rPr>
        <w:t>,</w:t>
      </w:r>
      <w:r w:rsidRPr="0898C427">
        <w:rPr>
          <w:rFonts w:ascii="Aptos" w:eastAsia="Aptos" w:hAnsi="Aptos" w:cs="Aptos"/>
          <w:b/>
          <w:bCs/>
          <w:rPrChange w:id="196" w:author="Brandon Lord" w:date="2024-06-18T22:15:00Z">
            <w:rPr>
              <w:rFonts w:ascii="Aptos" w:eastAsia="Aptos" w:hAnsi="Aptos" w:cs="Aptos"/>
            </w:rPr>
          </w:rPrChange>
        </w:rPr>
        <w:t xml:space="preserve"> </w:t>
      </w:r>
      <w:r w:rsidRPr="0898C427">
        <w:rPr>
          <w:rFonts w:ascii="Aptos" w:eastAsia="Aptos" w:hAnsi="Aptos" w:cs="Aptos"/>
        </w:rPr>
        <w:t xml:space="preserve">have students use the </w:t>
      </w:r>
      <w:r w:rsidRPr="0898C427">
        <w:rPr>
          <w:rFonts w:ascii="Aptos" w:eastAsia="Aptos" w:hAnsi="Aptos" w:cs="Aptos"/>
          <w:b/>
          <w:bCs/>
        </w:rPr>
        <w:t>[insert MLR]</w:t>
      </w:r>
      <w:r w:rsidRPr="0898C427">
        <w:rPr>
          <w:rFonts w:ascii="Aptos" w:eastAsia="Aptos" w:hAnsi="Aptos" w:cs="Aptos"/>
        </w:rPr>
        <w:t xml:space="preserve"> routine to discuss their thinking.</w:t>
      </w:r>
      <w:commentRangeEnd w:id="193"/>
      <w:r w:rsidR="4932A63E">
        <w:rPr>
          <w:rStyle w:val="CommentReference"/>
        </w:rPr>
        <w:commentReference w:id="193"/>
      </w:r>
      <w:commentRangeEnd w:id="194"/>
      <w:r w:rsidR="4932A63E">
        <w:rPr>
          <w:rStyle w:val="CommentReference"/>
        </w:rPr>
        <w:commentReference w:id="194"/>
      </w:r>
    </w:p>
    <w:p w14:paraId="3EE34A9F" w14:textId="1615B088" w:rsidR="0059776E" w:rsidRDefault="244EF69F" w:rsidP="244EF69F">
      <w:pPr>
        <w:spacing w:line="259" w:lineRule="auto"/>
        <w:ind w:left="2160"/>
      </w:pPr>
      <w:r w:rsidRPr="244EF69F">
        <w:rPr>
          <w:rFonts w:ascii="Aptos" w:eastAsia="Aptos" w:hAnsi="Aptos" w:cs="Aptos"/>
        </w:rPr>
        <w:t xml:space="preserve"> </w:t>
      </w:r>
    </w:p>
    <w:p w14:paraId="738EB283" w14:textId="661AB5DC" w:rsidR="0059776E" w:rsidRDefault="244EF69F" w:rsidP="244EF69F">
      <w:pPr>
        <w:spacing w:line="259" w:lineRule="auto"/>
        <w:ind w:left="2160"/>
      </w:pPr>
      <w:r w:rsidRPr="244EF69F">
        <w:rPr>
          <w:rFonts w:ascii="Aptos" w:eastAsia="Aptos" w:hAnsi="Aptos" w:cs="Aptos"/>
        </w:rPr>
        <w:t>[Insert supporting text]</w:t>
      </w:r>
    </w:p>
    <w:p w14:paraId="0BBEBD7D" w14:textId="4987000C" w:rsidR="0059776E" w:rsidRDefault="244EF69F" w:rsidP="244EF69F">
      <w:pPr>
        <w:spacing w:line="259" w:lineRule="auto"/>
        <w:ind w:left="2160"/>
      </w:pPr>
      <w:r w:rsidRPr="244EF69F">
        <w:rPr>
          <w:rFonts w:ascii="Aptos" w:eastAsia="Aptos" w:hAnsi="Aptos" w:cs="Aptos"/>
        </w:rPr>
        <w:t xml:space="preserve"> </w:t>
      </w:r>
    </w:p>
    <w:p w14:paraId="6FEE2B4D" w14:textId="25CE9100" w:rsidR="0059776E" w:rsidRDefault="23D95DF5" w:rsidP="2733BE28">
      <w:pPr>
        <w:pStyle w:val="ListParagraph"/>
        <w:numPr>
          <w:ilvl w:val="0"/>
          <w:numId w:val="543"/>
        </w:numPr>
        <w:spacing w:line="259" w:lineRule="auto"/>
        <w:ind w:left="1080"/>
        <w:rPr>
          <w:rFonts w:ascii="Aptos" w:eastAsia="Aptos" w:hAnsi="Aptos" w:cs="Aptos"/>
          <w:b/>
          <w:bCs/>
          <w:color w:val="0F4761" w:themeColor="accent1" w:themeShade="BF"/>
        </w:rPr>
      </w:pPr>
      <w:r w:rsidRPr="23D95DF5">
        <w:rPr>
          <w:rFonts w:ascii="Aptos" w:eastAsia="Aptos" w:hAnsi="Aptos" w:cs="Aptos"/>
        </w:rPr>
        <w:t xml:space="preserve"> </w:t>
      </w:r>
      <w:r w:rsidRPr="23D95DF5">
        <w:rPr>
          <w:rFonts w:ascii="Aptos" w:eastAsia="Aptos" w:hAnsi="Aptos" w:cs="Aptos"/>
          <w:b/>
          <w:bCs/>
          <w:color w:val="0F4761" w:themeColor="accent1" w:themeShade="BF"/>
        </w:rPr>
        <w:t>Notes on Ask and Now order</w:t>
      </w:r>
    </w:p>
    <w:p w14:paraId="14316D00" w14:textId="39F6FAF3" w:rsidR="0059776E" w:rsidRDefault="2733BE28" w:rsidP="2733BE28">
      <w:pPr>
        <w:pStyle w:val="ListParagraph"/>
        <w:numPr>
          <w:ilvl w:val="1"/>
          <w:numId w:val="543"/>
        </w:numPr>
        <w:spacing w:line="259" w:lineRule="auto"/>
        <w:ind w:left="1800"/>
        <w:rPr>
          <w:rFonts w:ascii="Aptos" w:eastAsia="Aptos" w:hAnsi="Aptos" w:cs="Aptos"/>
        </w:rPr>
      </w:pPr>
      <w:r w:rsidRPr="2733BE28">
        <w:rPr>
          <w:rFonts w:ascii="Aptos" w:eastAsia="Aptos" w:hAnsi="Aptos" w:cs="Aptos"/>
        </w:rPr>
        <w:t xml:space="preserve">For placing the </w:t>
      </w:r>
      <w:r w:rsidRPr="2733BE28">
        <w:rPr>
          <w:rFonts w:ascii="Aptos" w:eastAsia="Aptos" w:hAnsi="Aptos" w:cs="Aptos"/>
          <w:color w:val="00B050"/>
        </w:rPr>
        <w:t xml:space="preserve">Ask </w:t>
      </w:r>
      <w:r w:rsidRPr="2733BE28">
        <w:rPr>
          <w:rFonts w:ascii="Aptos" w:eastAsia="Aptos" w:hAnsi="Aptos" w:cs="Aptos"/>
        </w:rPr>
        <w:t xml:space="preserve">and </w:t>
      </w:r>
      <w:r w:rsidRPr="2733BE28">
        <w:rPr>
          <w:rFonts w:ascii="Aptos" w:eastAsia="Aptos" w:hAnsi="Aptos" w:cs="Aptos"/>
          <w:color w:val="00B050"/>
        </w:rPr>
        <w:t xml:space="preserve">Now </w:t>
      </w:r>
      <w:r w:rsidRPr="2733BE28">
        <w:rPr>
          <w:rFonts w:ascii="Aptos" w:eastAsia="Aptos" w:hAnsi="Aptos" w:cs="Aptos"/>
        </w:rPr>
        <w:t xml:space="preserve">in the Teacher Notes content, base this on the task and the supporting teacher questions and determine when the teachers should ask questions in the flow of solving the task. This applies to questions from V1 </w:t>
      </w:r>
      <w:r w:rsidRPr="2733BE28">
        <w:rPr>
          <w:rFonts w:ascii="Aptos" w:eastAsia="Aptos" w:hAnsi="Aptos" w:cs="Aptos"/>
        </w:rPr>
        <w:lastRenderedPageBreak/>
        <w:t xml:space="preserve">re-used content and for newly written content. There are three options for the order of </w:t>
      </w:r>
      <w:r w:rsidRPr="2733BE28">
        <w:rPr>
          <w:rFonts w:ascii="Aptos" w:eastAsia="Aptos" w:hAnsi="Aptos" w:cs="Aptos"/>
          <w:color w:val="00B050"/>
        </w:rPr>
        <w:t xml:space="preserve">Ask </w:t>
      </w:r>
      <w:r w:rsidRPr="2733BE28">
        <w:rPr>
          <w:rFonts w:ascii="Aptos" w:eastAsia="Aptos" w:hAnsi="Aptos" w:cs="Aptos"/>
        </w:rPr>
        <w:t xml:space="preserve">and </w:t>
      </w:r>
      <w:r w:rsidRPr="2733BE28">
        <w:rPr>
          <w:rFonts w:ascii="Aptos" w:eastAsia="Aptos" w:hAnsi="Aptos" w:cs="Aptos"/>
          <w:color w:val="00B050"/>
        </w:rPr>
        <w:t>Now</w:t>
      </w:r>
      <w:r w:rsidRPr="2733BE28">
        <w:rPr>
          <w:rFonts w:ascii="Aptos" w:eastAsia="Aptos" w:hAnsi="Aptos" w:cs="Aptos"/>
        </w:rPr>
        <w:t xml:space="preserve">:  </w:t>
      </w:r>
    </w:p>
    <w:p w14:paraId="26C5BFE7" w14:textId="70250F0A" w:rsidR="0059776E" w:rsidRDefault="2733BE28" w:rsidP="2733BE28">
      <w:pPr>
        <w:pStyle w:val="ListParagraph"/>
        <w:numPr>
          <w:ilvl w:val="1"/>
          <w:numId w:val="543"/>
        </w:numPr>
        <w:spacing w:line="259" w:lineRule="auto"/>
        <w:ind w:left="1800"/>
        <w:rPr>
          <w:rFonts w:ascii="Aptos" w:eastAsia="Aptos" w:hAnsi="Aptos" w:cs="Aptos"/>
        </w:rPr>
      </w:pPr>
      <w:r w:rsidRPr="2733BE28">
        <w:rPr>
          <w:rFonts w:ascii="Aptos" w:eastAsia="Aptos" w:hAnsi="Aptos" w:cs="Aptos"/>
        </w:rPr>
        <w:t xml:space="preserve">Note, </w:t>
      </w:r>
      <w:r w:rsidRPr="2733BE28">
        <w:rPr>
          <w:rFonts w:ascii="Aptos" w:eastAsia="Aptos" w:hAnsi="Aptos" w:cs="Aptos"/>
          <w:color w:val="0070C0"/>
        </w:rPr>
        <w:t xml:space="preserve">Next </w:t>
      </w:r>
      <w:r w:rsidRPr="2733BE28">
        <w:rPr>
          <w:rFonts w:ascii="Aptos" w:eastAsia="Aptos" w:hAnsi="Aptos" w:cs="Aptos"/>
        </w:rPr>
        <w:t xml:space="preserve">might be interspersed with </w:t>
      </w:r>
      <w:r w:rsidRPr="2733BE28">
        <w:rPr>
          <w:rFonts w:ascii="Aptos" w:eastAsia="Aptos" w:hAnsi="Aptos" w:cs="Aptos"/>
          <w:color w:val="00B050"/>
        </w:rPr>
        <w:t xml:space="preserve">Ask </w:t>
      </w:r>
      <w:r w:rsidRPr="2733BE28">
        <w:rPr>
          <w:rFonts w:ascii="Aptos" w:eastAsia="Aptos" w:hAnsi="Aptos" w:cs="Aptos"/>
        </w:rPr>
        <w:t xml:space="preserve">and </w:t>
      </w:r>
      <w:r w:rsidRPr="2733BE28">
        <w:rPr>
          <w:rFonts w:ascii="Aptos" w:eastAsia="Aptos" w:hAnsi="Aptos" w:cs="Aptos"/>
          <w:color w:val="00B050"/>
        </w:rPr>
        <w:t>Now</w:t>
      </w:r>
      <w:r w:rsidRPr="2733BE28">
        <w:rPr>
          <w:rFonts w:ascii="Aptos" w:eastAsia="Aptos" w:hAnsi="Aptos" w:cs="Aptos"/>
        </w:rPr>
        <w:t xml:space="preserve">, depending on where the SMP/MP makes the most sense for that task. </w:t>
      </w:r>
    </w:p>
    <w:p w14:paraId="65F4ADAA" w14:textId="1B301412" w:rsidR="0059776E" w:rsidRDefault="244EF69F" w:rsidP="244EF69F">
      <w:pPr>
        <w:spacing w:line="259" w:lineRule="auto"/>
      </w:pPr>
      <w:r w:rsidRPr="244EF69F">
        <w:rPr>
          <w:rFonts w:ascii="Aptos" w:eastAsia="Aptos" w:hAnsi="Aptos" w:cs="Aptos"/>
        </w:rPr>
        <w:t xml:space="preserve"> </w:t>
      </w:r>
    </w:p>
    <w:p w14:paraId="44C874C1" w14:textId="6E2AF32A" w:rsidR="0059776E" w:rsidRDefault="23D95DF5" w:rsidP="2733BE28">
      <w:pPr>
        <w:pStyle w:val="ListParagraph"/>
        <w:numPr>
          <w:ilvl w:val="0"/>
          <w:numId w:val="543"/>
        </w:numPr>
        <w:spacing w:line="259" w:lineRule="auto"/>
        <w:ind w:left="1080"/>
        <w:rPr>
          <w:rFonts w:ascii="Aptos" w:eastAsia="Aptos" w:hAnsi="Aptos" w:cs="Aptos"/>
          <w:color w:val="00B050"/>
        </w:rPr>
      </w:pPr>
      <w:r w:rsidRPr="23D95DF5">
        <w:rPr>
          <w:rFonts w:ascii="Aptos" w:eastAsia="Aptos" w:hAnsi="Aptos" w:cs="Aptos"/>
        </w:rPr>
        <w:t xml:space="preserve">Example 1: </w:t>
      </w:r>
      <w:r w:rsidRPr="23D95DF5">
        <w:rPr>
          <w:rFonts w:ascii="Aptos" w:eastAsia="Aptos" w:hAnsi="Aptos" w:cs="Aptos"/>
          <w:color w:val="00B050"/>
        </w:rPr>
        <w:t xml:space="preserve">Ask </w:t>
      </w:r>
      <w:r w:rsidRPr="23D95DF5">
        <w:rPr>
          <w:rFonts w:ascii="Aptos" w:eastAsia="Aptos" w:hAnsi="Aptos" w:cs="Aptos"/>
          <w:u w:val="single"/>
        </w:rPr>
        <w:t>before</w:t>
      </w:r>
      <w:r w:rsidRPr="23D95DF5">
        <w:rPr>
          <w:rFonts w:ascii="Aptos" w:eastAsia="Aptos" w:hAnsi="Aptos" w:cs="Aptos"/>
        </w:rPr>
        <w:t xml:space="preserve"> </w:t>
      </w:r>
      <w:r w:rsidRPr="23D95DF5">
        <w:rPr>
          <w:rFonts w:ascii="Aptos" w:eastAsia="Aptos" w:hAnsi="Aptos" w:cs="Aptos"/>
          <w:color w:val="00B050"/>
        </w:rPr>
        <w:t>Now</w:t>
      </w:r>
    </w:p>
    <w:p w14:paraId="374B2994" w14:textId="625DB2B1" w:rsidR="0059776E" w:rsidRDefault="2733BE28" w:rsidP="2733BE28">
      <w:pPr>
        <w:pStyle w:val="ListParagraph"/>
        <w:numPr>
          <w:ilvl w:val="1"/>
          <w:numId w:val="543"/>
        </w:numPr>
        <w:spacing w:line="259" w:lineRule="auto"/>
        <w:ind w:left="1800"/>
        <w:rPr>
          <w:rFonts w:ascii="Aptos" w:eastAsia="Aptos" w:hAnsi="Aptos" w:cs="Aptos"/>
        </w:rPr>
      </w:pPr>
      <w:r w:rsidRPr="2733BE28">
        <w:rPr>
          <w:rFonts w:ascii="Aptos" w:eastAsia="Aptos" w:hAnsi="Aptos" w:cs="Aptos"/>
        </w:rPr>
        <w:t>If the teacher questions (</w:t>
      </w:r>
      <w:r w:rsidRPr="2733BE28">
        <w:rPr>
          <w:rFonts w:ascii="Aptos" w:eastAsia="Aptos" w:hAnsi="Aptos" w:cs="Aptos"/>
          <w:color w:val="00B050"/>
        </w:rPr>
        <w:t>Ask</w:t>
      </w:r>
      <w:r w:rsidRPr="2733BE28">
        <w:rPr>
          <w:rFonts w:ascii="Aptos" w:eastAsia="Aptos" w:hAnsi="Aptos" w:cs="Aptos"/>
        </w:rPr>
        <w:t>) are needed to set up the problem in the task or are guidance for students’ strategies or solutions, structure the Teacher Guide Flow so that questions (</w:t>
      </w:r>
      <w:r w:rsidRPr="2733BE28">
        <w:rPr>
          <w:rFonts w:ascii="Aptos" w:eastAsia="Aptos" w:hAnsi="Aptos" w:cs="Aptos"/>
          <w:color w:val="00B050"/>
        </w:rPr>
        <w:t>Ask</w:t>
      </w:r>
      <w:r w:rsidRPr="2733BE28">
        <w:rPr>
          <w:rFonts w:ascii="Aptos" w:eastAsia="Aptos" w:hAnsi="Aptos" w:cs="Aptos"/>
        </w:rPr>
        <w:t xml:space="preserve">) come BEFORE the </w:t>
      </w:r>
      <w:r w:rsidRPr="2733BE28">
        <w:rPr>
          <w:rFonts w:ascii="Aptos" w:eastAsia="Aptos" w:hAnsi="Aptos" w:cs="Aptos"/>
          <w:color w:val="00B050"/>
        </w:rPr>
        <w:t xml:space="preserve">Now </w:t>
      </w:r>
      <w:r w:rsidRPr="2733BE28">
        <w:rPr>
          <w:rFonts w:ascii="Aptos" w:eastAsia="Aptos" w:hAnsi="Aptos" w:cs="Aptos"/>
        </w:rPr>
        <w:t>phrase, see example below.</w:t>
      </w:r>
    </w:p>
    <w:p w14:paraId="49213C25" w14:textId="4F1F74CF" w:rsidR="0059776E" w:rsidRDefault="23D95DF5" w:rsidP="2733BE28">
      <w:pPr>
        <w:pStyle w:val="ListParagraph"/>
        <w:numPr>
          <w:ilvl w:val="0"/>
          <w:numId w:val="543"/>
        </w:numPr>
        <w:spacing w:line="259" w:lineRule="auto"/>
        <w:ind w:left="1080"/>
        <w:rPr>
          <w:rFonts w:ascii="Aptos" w:eastAsia="Aptos" w:hAnsi="Aptos" w:cs="Aptos"/>
          <w:color w:val="00B050"/>
        </w:rPr>
      </w:pPr>
      <w:r w:rsidRPr="23D95DF5">
        <w:rPr>
          <w:rFonts w:ascii="Aptos" w:eastAsia="Aptos" w:hAnsi="Aptos" w:cs="Aptos"/>
        </w:rPr>
        <w:t xml:space="preserve">Example 2: </w:t>
      </w:r>
      <w:r w:rsidRPr="23D95DF5">
        <w:rPr>
          <w:rFonts w:ascii="Aptos" w:eastAsia="Aptos" w:hAnsi="Aptos" w:cs="Aptos"/>
          <w:color w:val="00B050"/>
        </w:rPr>
        <w:t xml:space="preserve">Ask </w:t>
      </w:r>
      <w:r w:rsidRPr="23D95DF5">
        <w:rPr>
          <w:rFonts w:ascii="Aptos" w:eastAsia="Aptos" w:hAnsi="Aptos" w:cs="Aptos"/>
          <w:u w:val="single"/>
        </w:rPr>
        <w:t>after</w:t>
      </w:r>
      <w:r w:rsidRPr="23D95DF5">
        <w:rPr>
          <w:rFonts w:ascii="Aptos" w:eastAsia="Aptos" w:hAnsi="Aptos" w:cs="Aptos"/>
        </w:rPr>
        <w:t xml:space="preserve"> </w:t>
      </w:r>
      <w:r w:rsidRPr="23D95DF5">
        <w:rPr>
          <w:rFonts w:ascii="Aptos" w:eastAsia="Aptos" w:hAnsi="Aptos" w:cs="Aptos"/>
          <w:color w:val="00B050"/>
        </w:rPr>
        <w:t>Now</w:t>
      </w:r>
    </w:p>
    <w:p w14:paraId="2AF28855" w14:textId="7CCF3FC8" w:rsidR="0059776E" w:rsidRDefault="2733BE28" w:rsidP="2733BE28">
      <w:pPr>
        <w:pStyle w:val="ListParagraph"/>
        <w:numPr>
          <w:ilvl w:val="1"/>
          <w:numId w:val="543"/>
        </w:numPr>
        <w:spacing w:line="259" w:lineRule="auto"/>
        <w:ind w:left="1800"/>
        <w:rPr>
          <w:rFonts w:ascii="Aptos" w:eastAsia="Aptos" w:hAnsi="Aptos" w:cs="Aptos"/>
        </w:rPr>
      </w:pPr>
      <w:r w:rsidRPr="2733BE28">
        <w:rPr>
          <w:rFonts w:ascii="Aptos" w:eastAsia="Aptos" w:hAnsi="Aptos" w:cs="Aptos"/>
        </w:rPr>
        <w:t>If the teacher questions (</w:t>
      </w:r>
      <w:r w:rsidRPr="2733BE28">
        <w:rPr>
          <w:rFonts w:ascii="Aptos" w:eastAsia="Aptos" w:hAnsi="Aptos" w:cs="Aptos"/>
          <w:color w:val="00B050"/>
        </w:rPr>
        <w:t>Ask</w:t>
      </w:r>
      <w:r w:rsidRPr="2733BE28">
        <w:rPr>
          <w:rFonts w:ascii="Aptos" w:eastAsia="Aptos" w:hAnsi="Aptos" w:cs="Aptos"/>
        </w:rPr>
        <w:t>) are follow-up or expand on the strategies used to the problem, structure the Teacher Notes content so that questions (</w:t>
      </w:r>
      <w:r w:rsidRPr="2733BE28">
        <w:rPr>
          <w:rFonts w:ascii="Aptos" w:eastAsia="Aptos" w:hAnsi="Aptos" w:cs="Aptos"/>
          <w:color w:val="00B050"/>
        </w:rPr>
        <w:t>Ask</w:t>
      </w:r>
      <w:r w:rsidRPr="2733BE28">
        <w:rPr>
          <w:rFonts w:ascii="Aptos" w:eastAsia="Aptos" w:hAnsi="Aptos" w:cs="Aptos"/>
        </w:rPr>
        <w:t xml:space="preserve">) come AFTER the </w:t>
      </w:r>
      <w:r w:rsidRPr="2733BE28">
        <w:rPr>
          <w:rFonts w:ascii="Aptos" w:eastAsia="Aptos" w:hAnsi="Aptos" w:cs="Aptos"/>
          <w:color w:val="00B050"/>
        </w:rPr>
        <w:t xml:space="preserve">Now </w:t>
      </w:r>
      <w:r w:rsidRPr="2733BE28">
        <w:rPr>
          <w:rFonts w:ascii="Aptos" w:eastAsia="Aptos" w:hAnsi="Aptos" w:cs="Aptos"/>
        </w:rPr>
        <w:t>phrase, see example below.</w:t>
      </w:r>
    </w:p>
    <w:p w14:paraId="1178BA2A" w14:textId="7321ACCD" w:rsidR="0059776E" w:rsidRDefault="23D95DF5" w:rsidP="2733BE28">
      <w:pPr>
        <w:pStyle w:val="ListParagraph"/>
        <w:numPr>
          <w:ilvl w:val="0"/>
          <w:numId w:val="543"/>
        </w:numPr>
        <w:spacing w:line="259" w:lineRule="auto"/>
        <w:ind w:left="1080"/>
        <w:rPr>
          <w:rFonts w:ascii="Aptos" w:eastAsia="Aptos" w:hAnsi="Aptos" w:cs="Aptos"/>
          <w:color w:val="00B050"/>
        </w:rPr>
      </w:pPr>
      <w:r w:rsidRPr="23D95DF5">
        <w:rPr>
          <w:rFonts w:ascii="Aptos" w:eastAsia="Aptos" w:hAnsi="Aptos" w:cs="Aptos"/>
        </w:rPr>
        <w:t xml:space="preserve">Example 3: </w:t>
      </w:r>
      <w:r w:rsidRPr="23D95DF5">
        <w:rPr>
          <w:rFonts w:ascii="Aptos" w:eastAsia="Aptos" w:hAnsi="Aptos" w:cs="Aptos"/>
          <w:color w:val="00B050"/>
        </w:rPr>
        <w:t xml:space="preserve">Now </w:t>
      </w:r>
      <w:r w:rsidRPr="23D95DF5">
        <w:rPr>
          <w:rFonts w:ascii="Aptos" w:eastAsia="Aptos" w:hAnsi="Aptos" w:cs="Aptos"/>
        </w:rPr>
        <w:t xml:space="preserve">in the middle of </w:t>
      </w:r>
      <w:r w:rsidRPr="23D95DF5">
        <w:rPr>
          <w:rFonts w:ascii="Aptos" w:eastAsia="Aptos" w:hAnsi="Aptos" w:cs="Aptos"/>
          <w:color w:val="00B050"/>
        </w:rPr>
        <w:t>Ask</w:t>
      </w:r>
    </w:p>
    <w:p w14:paraId="5C3644CB" w14:textId="44412344" w:rsidR="0059776E" w:rsidRDefault="2733BE28" w:rsidP="2733BE28">
      <w:pPr>
        <w:pStyle w:val="ListParagraph"/>
        <w:numPr>
          <w:ilvl w:val="1"/>
          <w:numId w:val="543"/>
        </w:numPr>
        <w:spacing w:line="259" w:lineRule="auto"/>
        <w:ind w:left="1800"/>
        <w:rPr>
          <w:rFonts w:ascii="Aptos" w:eastAsia="Aptos" w:hAnsi="Aptos" w:cs="Aptos"/>
        </w:rPr>
      </w:pPr>
      <w:r w:rsidRPr="2733BE28">
        <w:rPr>
          <w:rFonts w:ascii="Aptos" w:eastAsia="Aptos" w:hAnsi="Aptos" w:cs="Aptos"/>
        </w:rPr>
        <w:t>If some of the teacher questions (</w:t>
      </w:r>
      <w:r w:rsidRPr="2733BE28">
        <w:rPr>
          <w:rFonts w:ascii="Aptos" w:eastAsia="Aptos" w:hAnsi="Aptos" w:cs="Aptos"/>
          <w:color w:val="00B050"/>
        </w:rPr>
        <w:t>Ask</w:t>
      </w:r>
      <w:r w:rsidRPr="2733BE28">
        <w:rPr>
          <w:rFonts w:ascii="Aptos" w:eastAsia="Aptos" w:hAnsi="Aptos" w:cs="Aptos"/>
        </w:rPr>
        <w:t>) are needed to set up the problem in the task or are guidance for students’ strategies or solutions AND some of the teacher questions (</w:t>
      </w:r>
      <w:r w:rsidRPr="2733BE28">
        <w:rPr>
          <w:rFonts w:ascii="Aptos" w:eastAsia="Aptos" w:hAnsi="Aptos" w:cs="Aptos"/>
          <w:color w:val="00B050"/>
        </w:rPr>
        <w:t>Ask)</w:t>
      </w:r>
      <w:r w:rsidRPr="2733BE28">
        <w:rPr>
          <w:rFonts w:ascii="Aptos" w:eastAsia="Aptos" w:hAnsi="Aptos" w:cs="Aptos"/>
        </w:rPr>
        <w:t xml:space="preserve"> are follow-up or expand on the strategies used to the problem, the Teacher Notes content can be structured so that </w:t>
      </w:r>
      <w:r w:rsidRPr="2733BE28">
        <w:rPr>
          <w:rFonts w:ascii="Aptos" w:eastAsia="Aptos" w:hAnsi="Aptos" w:cs="Aptos"/>
          <w:color w:val="00B050"/>
        </w:rPr>
        <w:t xml:space="preserve">Now </w:t>
      </w:r>
      <w:r w:rsidRPr="2733BE28">
        <w:rPr>
          <w:rFonts w:ascii="Aptos" w:eastAsia="Aptos" w:hAnsi="Aptos" w:cs="Aptos"/>
        </w:rPr>
        <w:t>occurs in the middle of the questions (</w:t>
      </w:r>
      <w:r w:rsidRPr="2733BE28">
        <w:rPr>
          <w:rFonts w:ascii="Aptos" w:eastAsia="Aptos" w:hAnsi="Aptos" w:cs="Aptos"/>
          <w:color w:val="00B050"/>
        </w:rPr>
        <w:t>Ask</w:t>
      </w:r>
      <w:r w:rsidRPr="2733BE28">
        <w:rPr>
          <w:rFonts w:ascii="Aptos" w:eastAsia="Aptos" w:hAnsi="Aptos" w:cs="Aptos"/>
        </w:rPr>
        <w:t xml:space="preserve">), see example below.  </w:t>
      </w:r>
    </w:p>
    <w:p w14:paraId="388AA4F8" w14:textId="3DEB996E" w:rsidR="0059776E" w:rsidRDefault="0059776E" w:rsidP="244EF69F">
      <w:pPr>
        <w:spacing w:line="259" w:lineRule="auto"/>
        <w:ind w:left="1440" w:firstLine="720"/>
      </w:pPr>
      <w:r>
        <w:rPr>
          <w:noProof/>
        </w:rPr>
        <w:drawing>
          <wp:inline distT="0" distB="0" distL="0" distR="0" wp14:anchorId="6F1DD2F1" wp14:editId="28509D47">
            <wp:extent cx="1296664" cy="1093456"/>
            <wp:effectExtent l="0" t="0" r="0" b="0"/>
            <wp:docPr id="1992169323" name="Picture 1992169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3">
                      <a:extLst>
                        <a:ext uri="{28A0092B-C50C-407E-A947-70E740481C1C}">
                          <a14:useLocalDpi xmlns:a14="http://schemas.microsoft.com/office/drawing/2010/main" val="0"/>
                        </a:ext>
                      </a:extLst>
                    </a:blip>
                    <a:stretch>
                      <a:fillRect/>
                    </a:stretch>
                  </pic:blipFill>
                  <pic:spPr>
                    <a:xfrm>
                      <a:off x="0" y="0"/>
                      <a:ext cx="1296664" cy="1093456"/>
                    </a:xfrm>
                    <a:prstGeom prst="rect">
                      <a:avLst/>
                    </a:prstGeom>
                  </pic:spPr>
                </pic:pic>
              </a:graphicData>
            </a:graphic>
          </wp:inline>
        </w:drawing>
      </w:r>
    </w:p>
    <w:tbl>
      <w:tblPr>
        <w:tblW w:w="0" w:type="auto"/>
        <w:tblLayout w:type="fixed"/>
        <w:tblLook w:val="06A0" w:firstRow="1" w:lastRow="0" w:firstColumn="1" w:lastColumn="0" w:noHBand="1" w:noVBand="1"/>
      </w:tblPr>
      <w:tblGrid>
        <w:gridCol w:w="9360"/>
      </w:tblGrid>
      <w:tr w:rsidR="244EF69F" w14:paraId="0A044A4E" w14:textId="77777777" w:rsidTr="244EF69F">
        <w:trPr>
          <w:trHeight w:val="300"/>
        </w:trPr>
        <w:tc>
          <w:tcPr>
            <w:tcW w:w="9360" w:type="dxa"/>
            <w:tcMar>
              <w:left w:w="108" w:type="dxa"/>
              <w:right w:w="108" w:type="dxa"/>
            </w:tcMar>
            <w:vAlign w:val="center"/>
          </w:tcPr>
          <w:p w14:paraId="2BCFD403" w14:textId="7ACF7898" w:rsidR="244EF69F" w:rsidRDefault="244EF69F" w:rsidP="244EF69F">
            <w:r w:rsidRPr="244EF69F">
              <w:rPr>
                <w:rFonts w:ascii="Aptos" w:eastAsia="Aptos" w:hAnsi="Aptos" w:cs="Aptos"/>
              </w:rPr>
              <w:t xml:space="preserve"> </w:t>
            </w:r>
          </w:p>
          <w:p w14:paraId="79788864" w14:textId="07F96A09" w:rsidR="244EF69F" w:rsidRDefault="244EF69F" w:rsidP="244EF69F">
            <w:pPr>
              <w:ind w:left="1800"/>
            </w:pPr>
          </w:p>
          <w:p w14:paraId="24025AE1" w14:textId="620F1AE0" w:rsidR="244EF69F" w:rsidRDefault="244EF69F" w:rsidP="244EF69F">
            <w:r w:rsidRPr="244EF69F">
              <w:rPr>
                <w:rFonts w:ascii="Aptos" w:eastAsia="Aptos" w:hAnsi="Aptos" w:cs="Aptos"/>
              </w:rPr>
              <w:t xml:space="preserve"> </w:t>
            </w:r>
          </w:p>
        </w:tc>
      </w:tr>
    </w:tbl>
    <w:p w14:paraId="4C2C14EB" w14:textId="6A9B603F" w:rsidR="2733BE28" w:rsidRDefault="2733BE28" w:rsidP="2733BE28">
      <w:pPr>
        <w:spacing w:line="257" w:lineRule="auto"/>
        <w:rPr>
          <w:rFonts w:ascii="Aptos" w:eastAsia="Aptos" w:hAnsi="Aptos" w:cs="Aptos"/>
        </w:rPr>
      </w:pPr>
    </w:p>
    <w:p w14:paraId="0FF9C349" w14:textId="08CA236F" w:rsidR="0059776E" w:rsidRDefault="49AFD03C" w:rsidP="244EF69F">
      <w:pPr>
        <w:pStyle w:val="ListParagraph"/>
        <w:numPr>
          <w:ilvl w:val="0"/>
          <w:numId w:val="508"/>
        </w:numPr>
        <w:spacing w:line="257" w:lineRule="auto"/>
        <w:rPr>
          <w:rFonts w:ascii="Aptos" w:eastAsia="Aptos" w:hAnsi="Aptos" w:cs="Aptos"/>
          <w:b/>
          <w:bCs/>
          <w:color w:val="000000" w:themeColor="text1"/>
        </w:rPr>
      </w:pPr>
      <w:r w:rsidRPr="49AFD03C">
        <w:rPr>
          <w:rFonts w:ascii="Aptos" w:eastAsia="Aptos" w:hAnsi="Aptos" w:cs="Aptos"/>
          <w:b/>
          <w:bCs/>
          <w:color w:val="000000" w:themeColor="text1"/>
        </w:rPr>
        <w:t xml:space="preserve">Vocabulary (when applicable) </w:t>
      </w:r>
    </w:p>
    <w:p w14:paraId="03A7FE1D" w14:textId="6D95FC92" w:rsidR="49AFD03C" w:rsidRDefault="00000000" w:rsidP="49AFD03C">
      <w:pPr>
        <w:pStyle w:val="ListParagraph"/>
        <w:numPr>
          <w:ilvl w:val="1"/>
          <w:numId w:val="508"/>
        </w:numPr>
        <w:spacing w:line="257" w:lineRule="auto"/>
        <w:rPr>
          <w:rFonts w:ascii="Aptos" w:eastAsia="Aptos" w:hAnsi="Aptos" w:cs="Aptos"/>
          <w:b/>
          <w:bCs/>
          <w:color w:val="000000" w:themeColor="text1"/>
          <w:highlight w:val="yellow"/>
        </w:rPr>
      </w:pPr>
      <w:hyperlink r:id="rId234">
        <w:r w:rsidR="49AFD03C" w:rsidRPr="49AFD03C">
          <w:rPr>
            <w:rStyle w:val="Hyperlink"/>
            <w:rFonts w:ascii="Aptos" w:eastAsia="Aptos" w:hAnsi="Aptos" w:cs="Aptos"/>
            <w:b/>
            <w:bCs/>
            <w:highlight w:val="yellow"/>
          </w:rPr>
          <w:t>Vocabulary Guidelines</w:t>
        </w:r>
      </w:hyperlink>
      <w:r w:rsidR="49AFD03C" w:rsidRPr="49AFD03C">
        <w:rPr>
          <w:rFonts w:ascii="Aptos" w:eastAsia="Aptos" w:hAnsi="Aptos" w:cs="Aptos"/>
          <w:b/>
          <w:bCs/>
          <w:color w:val="000000" w:themeColor="text1"/>
        </w:rPr>
        <w:t xml:space="preserve"> </w:t>
      </w:r>
    </w:p>
    <w:tbl>
      <w:tblPr>
        <w:tblStyle w:val="TableGrid"/>
        <w:tblW w:w="0" w:type="auto"/>
        <w:tblInd w:w="270" w:type="dxa"/>
        <w:tblLayout w:type="fixed"/>
        <w:tblLook w:val="04A0" w:firstRow="1" w:lastRow="0" w:firstColumn="1" w:lastColumn="0" w:noHBand="0" w:noVBand="1"/>
      </w:tblPr>
      <w:tblGrid>
        <w:gridCol w:w="4620"/>
        <w:gridCol w:w="4264"/>
      </w:tblGrid>
      <w:tr w:rsidR="244EF69F" w14:paraId="5864EC05" w14:textId="77777777" w:rsidTr="282B746D">
        <w:trPr>
          <w:trHeight w:val="300"/>
        </w:trPr>
        <w:tc>
          <w:tcPr>
            <w:tcW w:w="888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5C9EB" w:themeFill="text2" w:themeFillTint="40"/>
            <w:tcMar>
              <w:left w:w="108" w:type="dxa"/>
              <w:right w:w="108" w:type="dxa"/>
            </w:tcMar>
          </w:tcPr>
          <w:p w14:paraId="3CE57530" w14:textId="57B0735F" w:rsidR="244EF69F" w:rsidRDefault="244EF69F" w:rsidP="244EF69F">
            <w:pPr>
              <w:spacing w:after="160" w:line="257" w:lineRule="auto"/>
              <w:jc w:val="center"/>
            </w:pPr>
            <w:r w:rsidRPr="244EF69F">
              <w:rPr>
                <w:rFonts w:ascii="Aptos" w:eastAsia="Aptos" w:hAnsi="Aptos" w:cs="Aptos"/>
                <w:b/>
                <w:bCs/>
                <w:color w:val="000000" w:themeColor="text1"/>
                <w:sz w:val="24"/>
                <w:szCs w:val="24"/>
              </w:rPr>
              <w:t>Grade Level Considerations</w:t>
            </w:r>
          </w:p>
        </w:tc>
      </w:tr>
      <w:tr w:rsidR="244EF69F" w14:paraId="0308CE05" w14:textId="77777777" w:rsidTr="282B746D">
        <w:trPr>
          <w:trHeight w:val="315"/>
        </w:trPr>
        <w:tc>
          <w:tcPr>
            <w:tcW w:w="46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9F7" w:themeFill="text2" w:themeFillTint="1A"/>
            <w:tcMar>
              <w:left w:w="108" w:type="dxa"/>
              <w:right w:w="108" w:type="dxa"/>
            </w:tcMar>
          </w:tcPr>
          <w:p w14:paraId="2FDF8C1E" w14:textId="6E8CD46F" w:rsidR="244EF69F" w:rsidRDefault="244EF69F" w:rsidP="244EF69F">
            <w:pPr>
              <w:spacing w:after="160" w:line="257" w:lineRule="auto"/>
              <w:jc w:val="center"/>
            </w:pPr>
            <w:r w:rsidRPr="244EF69F">
              <w:rPr>
                <w:rFonts w:ascii="Aptos" w:eastAsia="Aptos" w:hAnsi="Aptos" w:cs="Aptos"/>
                <w:b/>
                <w:bCs/>
                <w:color w:val="000000" w:themeColor="text1"/>
              </w:rPr>
              <w:t>GK</w:t>
            </w:r>
          </w:p>
        </w:tc>
        <w:tc>
          <w:tcPr>
            <w:tcW w:w="4264" w:type="dxa"/>
            <w:tcBorders>
              <w:top w:val="nil"/>
              <w:left w:val="single" w:sz="8" w:space="0" w:color="000000" w:themeColor="text1"/>
              <w:bottom w:val="single" w:sz="8" w:space="0" w:color="000000" w:themeColor="text1"/>
              <w:right w:val="single" w:sz="8" w:space="0" w:color="000000" w:themeColor="text1"/>
            </w:tcBorders>
            <w:shd w:val="clear" w:color="auto" w:fill="DAE9F7" w:themeFill="text2" w:themeFillTint="1A"/>
            <w:tcMar>
              <w:left w:w="108" w:type="dxa"/>
              <w:right w:w="108" w:type="dxa"/>
            </w:tcMar>
          </w:tcPr>
          <w:p w14:paraId="397AF701" w14:textId="1DF09716" w:rsidR="244EF69F" w:rsidRDefault="244EF69F" w:rsidP="244EF69F">
            <w:pPr>
              <w:spacing w:after="160" w:line="257" w:lineRule="auto"/>
              <w:jc w:val="center"/>
            </w:pPr>
            <w:r w:rsidRPr="244EF69F">
              <w:rPr>
                <w:rFonts w:ascii="Aptos" w:eastAsia="Aptos" w:hAnsi="Aptos" w:cs="Aptos"/>
                <w:b/>
                <w:bCs/>
                <w:color w:val="000000" w:themeColor="text1"/>
              </w:rPr>
              <w:t>G1-A1</w:t>
            </w:r>
          </w:p>
        </w:tc>
      </w:tr>
      <w:tr w:rsidR="244EF69F" w14:paraId="65D283F8" w14:textId="77777777" w:rsidTr="282B746D">
        <w:trPr>
          <w:trHeight w:val="300"/>
        </w:trPr>
        <w:tc>
          <w:tcPr>
            <w:tcW w:w="4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7B04A4" w14:textId="74CC211C" w:rsidR="244EF69F" w:rsidRDefault="244EF69F" w:rsidP="244EF69F">
            <w:pPr>
              <w:spacing w:after="160" w:line="257" w:lineRule="auto"/>
              <w:rPr>
                <w:rFonts w:ascii="Aptos" w:eastAsia="Aptos" w:hAnsi="Aptos" w:cs="Aptos"/>
              </w:rPr>
            </w:pPr>
            <w:r w:rsidRPr="244EF69F">
              <w:rPr>
                <w:rFonts w:ascii="Aptos" w:eastAsia="Aptos" w:hAnsi="Aptos" w:cs="Aptos"/>
              </w:rPr>
              <w:t xml:space="preserve">Vocabulary only appears in the Teacher Wrap of the v1 Teacher Edition for the task that it connects with. </w:t>
            </w:r>
          </w:p>
          <w:p w14:paraId="0CC269A8" w14:textId="640E0873" w:rsidR="244EF69F" w:rsidRDefault="244EF69F" w:rsidP="244EF69F">
            <w:pPr>
              <w:spacing w:after="160" w:line="257" w:lineRule="auto"/>
            </w:pPr>
            <w:r>
              <w:rPr>
                <w:noProof/>
              </w:rPr>
              <w:drawing>
                <wp:inline distT="0" distB="0" distL="0" distR="0" wp14:anchorId="3C60AF98" wp14:editId="0A13C52B">
                  <wp:extent cx="1447619" cy="1130159"/>
                  <wp:effectExtent l="0" t="0" r="0" b="0"/>
                  <wp:docPr id="1701873373" name="Picture 1701873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5">
                            <a:extLst>
                              <a:ext uri="{28A0092B-C50C-407E-A947-70E740481C1C}">
                                <a14:useLocalDpi xmlns:a14="http://schemas.microsoft.com/office/drawing/2010/main" val="0"/>
                              </a:ext>
                            </a:extLst>
                          </a:blip>
                          <a:stretch>
                            <a:fillRect/>
                          </a:stretch>
                        </pic:blipFill>
                        <pic:spPr>
                          <a:xfrm>
                            <a:off x="0" y="0"/>
                            <a:ext cx="1447619" cy="1130159"/>
                          </a:xfrm>
                          <a:prstGeom prst="rect">
                            <a:avLst/>
                          </a:prstGeom>
                        </pic:spPr>
                      </pic:pic>
                    </a:graphicData>
                  </a:graphic>
                </wp:inline>
              </w:drawing>
            </w:r>
          </w:p>
          <w:p w14:paraId="5E17CFF6" w14:textId="530B260B" w:rsidR="244EF69F" w:rsidRDefault="244EF69F" w:rsidP="244EF69F">
            <w:pPr>
              <w:spacing w:after="160" w:line="257" w:lineRule="auto"/>
              <w:rPr>
                <w:rFonts w:ascii="Aptos" w:eastAsia="Aptos" w:hAnsi="Aptos" w:cs="Aptos"/>
              </w:rPr>
            </w:pPr>
            <w:r w:rsidRPr="244EF69F">
              <w:rPr>
                <w:rFonts w:ascii="Aptos" w:eastAsia="Aptos" w:hAnsi="Aptos" w:cs="Aptos"/>
              </w:rPr>
              <w:lastRenderedPageBreak/>
              <w:t>Vocabulary and definition of terms will not appear in the Student Content section.</w:t>
            </w:r>
          </w:p>
          <w:p w14:paraId="2A5B666A" w14:textId="56F80A51" w:rsidR="244EF69F" w:rsidRDefault="244EF69F" w:rsidP="244EF69F">
            <w:pPr>
              <w:spacing w:after="160" w:line="257" w:lineRule="auto"/>
              <w:rPr>
                <w:rFonts w:ascii="Aptos" w:eastAsia="Aptos" w:hAnsi="Aptos" w:cs="Aptos"/>
              </w:rPr>
            </w:pPr>
            <w:r w:rsidRPr="244EF69F">
              <w:rPr>
                <w:rFonts w:ascii="Aptos" w:eastAsia="Aptos" w:hAnsi="Aptos" w:cs="Aptos"/>
              </w:rPr>
              <w:t xml:space="preserve"> </w:t>
            </w:r>
          </w:p>
          <w:p w14:paraId="64BCBEB0" w14:textId="4CB99A82" w:rsidR="244EF69F" w:rsidRDefault="244EF69F" w:rsidP="244EF69F">
            <w:pPr>
              <w:spacing w:after="160" w:line="257" w:lineRule="auto"/>
              <w:rPr>
                <w:rFonts w:ascii="Aptos" w:eastAsia="Aptos" w:hAnsi="Aptos" w:cs="Aptos"/>
                <w:b/>
                <w:bCs/>
              </w:rPr>
            </w:pPr>
            <w:r w:rsidRPr="244EF69F">
              <w:rPr>
                <w:rFonts w:ascii="Aptos" w:eastAsia="Aptos" w:hAnsi="Aptos" w:cs="Aptos"/>
              </w:rPr>
              <w:t xml:space="preserve">Vocabulary (and definitions?) will only appear in the </w:t>
            </w:r>
            <w:r w:rsidRPr="244EF69F">
              <w:rPr>
                <w:rFonts w:ascii="Aptos" w:eastAsia="Aptos" w:hAnsi="Aptos" w:cs="Aptos"/>
                <w:b/>
                <w:bCs/>
              </w:rPr>
              <w:t>Teacher Notes</w:t>
            </w:r>
            <w:r w:rsidRPr="244EF69F">
              <w:rPr>
                <w:rFonts w:ascii="Aptos" w:eastAsia="Aptos" w:hAnsi="Aptos" w:cs="Aptos"/>
              </w:rPr>
              <w:t xml:space="preserve"> section of the EMM.</w:t>
            </w:r>
            <w:r w:rsidRPr="244EF69F">
              <w:rPr>
                <w:rFonts w:ascii="Aptos" w:eastAsia="Aptos" w:hAnsi="Aptos" w:cs="Aptos"/>
                <w:b/>
                <w:bCs/>
              </w:rPr>
              <w:t xml:space="preserve"> </w:t>
            </w:r>
          </w:p>
        </w:tc>
        <w:tc>
          <w:tcPr>
            <w:tcW w:w="42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315DAE" w14:textId="07210B8F" w:rsidR="244EF69F" w:rsidRDefault="2733BE28" w:rsidP="244EF69F">
            <w:pPr>
              <w:spacing w:after="160" w:line="257" w:lineRule="auto"/>
            </w:pPr>
            <w:r w:rsidRPr="2733BE28">
              <w:rPr>
                <w:rFonts w:ascii="Aptos" w:eastAsia="Aptos" w:hAnsi="Aptos" w:cs="Aptos"/>
                <w:color w:val="000000" w:themeColor="text1"/>
              </w:rPr>
              <w:lastRenderedPageBreak/>
              <w:t>If the lesson has new vocabulary, all new vocabulary terms need to be defined in the Task that has content that connects with the vocabulary term. Vocabulary terms can be introduced in 3 different ways:</w:t>
            </w:r>
          </w:p>
          <w:p w14:paraId="7404A2E8" w14:textId="50BE4124" w:rsidR="244EF69F" w:rsidRDefault="244EF69F" w:rsidP="244EF69F">
            <w:pPr>
              <w:spacing w:after="160" w:line="257" w:lineRule="auto"/>
            </w:pPr>
            <w:r w:rsidRPr="244EF69F">
              <w:rPr>
                <w:rFonts w:ascii="Aptos" w:eastAsia="Aptos" w:hAnsi="Aptos" w:cs="Aptos"/>
                <w:b/>
                <w:bCs/>
                <w:color w:val="000000" w:themeColor="text1"/>
              </w:rPr>
              <w:t xml:space="preserve">1. </w:t>
            </w:r>
            <w:r w:rsidRPr="244EF69F">
              <w:rPr>
                <w:rFonts w:ascii="Aptos" w:eastAsia="Aptos" w:hAnsi="Aptos" w:cs="Aptos"/>
                <w:color w:val="000000" w:themeColor="text1"/>
              </w:rPr>
              <w:t>In a Vocabulary Box</w:t>
            </w:r>
          </w:p>
          <w:p w14:paraId="17A6DEAF" w14:textId="2488A48D" w:rsidR="244EF69F" w:rsidRDefault="244EF69F" w:rsidP="244EF69F">
            <w:pPr>
              <w:spacing w:after="160" w:line="257" w:lineRule="auto"/>
            </w:pPr>
            <w:r w:rsidRPr="244EF69F">
              <w:rPr>
                <w:rFonts w:ascii="Aptos" w:eastAsia="Aptos" w:hAnsi="Aptos" w:cs="Aptos"/>
                <w:b/>
                <w:bCs/>
                <w:color w:val="000000" w:themeColor="text1"/>
              </w:rPr>
              <w:t xml:space="preserve">2. </w:t>
            </w:r>
            <w:r w:rsidRPr="244EF69F">
              <w:rPr>
                <w:rFonts w:ascii="Aptos" w:eastAsia="Aptos" w:hAnsi="Aptos" w:cs="Aptos"/>
                <w:color w:val="000000" w:themeColor="text1"/>
              </w:rPr>
              <w:t xml:space="preserve">In a paragraph of running text before a task </w:t>
            </w:r>
          </w:p>
          <w:p w14:paraId="20A8FE24" w14:textId="7A537258" w:rsidR="244EF69F" w:rsidRDefault="244EF69F" w:rsidP="244EF69F">
            <w:pPr>
              <w:spacing w:after="160" w:line="257" w:lineRule="auto"/>
            </w:pPr>
            <w:r w:rsidRPr="244EF69F">
              <w:rPr>
                <w:rFonts w:ascii="Aptos" w:eastAsia="Aptos" w:hAnsi="Aptos" w:cs="Aptos"/>
                <w:b/>
                <w:bCs/>
                <w:color w:val="000000" w:themeColor="text1"/>
              </w:rPr>
              <w:lastRenderedPageBreak/>
              <w:t xml:space="preserve">3. </w:t>
            </w:r>
            <w:r w:rsidRPr="244EF69F">
              <w:rPr>
                <w:rFonts w:ascii="Aptos" w:eastAsia="Aptos" w:hAnsi="Aptos" w:cs="Aptos"/>
                <w:color w:val="000000" w:themeColor="text1"/>
              </w:rPr>
              <w:t xml:space="preserve">In a part of the task itself </w:t>
            </w:r>
          </w:p>
          <w:p w14:paraId="14B7FDA1" w14:textId="3A5C6275" w:rsidR="244EF69F" w:rsidRDefault="244EF69F" w:rsidP="244EF69F">
            <w:pPr>
              <w:spacing w:after="160" w:line="257" w:lineRule="auto"/>
            </w:pPr>
            <w:r w:rsidRPr="244EF69F">
              <w:rPr>
                <w:rFonts w:ascii="Aptos" w:eastAsia="Aptos" w:hAnsi="Aptos" w:cs="Aptos"/>
                <w:color w:val="000000" w:themeColor="text1"/>
                <w:sz w:val="24"/>
                <w:szCs w:val="24"/>
              </w:rPr>
              <w:t xml:space="preserve">If you are re-using content from V1: Use the same option as was used in V1, keeping in mind page fit. If there will be overset as a result of re-using the V1 choice, you can choose to use one of the other options above.  </w:t>
            </w:r>
          </w:p>
        </w:tc>
      </w:tr>
      <w:tr w:rsidR="244EF69F" w14:paraId="2041248D" w14:textId="77777777" w:rsidTr="282B746D">
        <w:trPr>
          <w:trHeight w:val="300"/>
        </w:trPr>
        <w:tc>
          <w:tcPr>
            <w:tcW w:w="4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3B7CAF0" w14:textId="257253C1" w:rsidR="244EF69F" w:rsidRDefault="244EF69F" w:rsidP="244EF69F">
            <w:pPr>
              <w:spacing w:after="160" w:line="257" w:lineRule="auto"/>
            </w:pPr>
            <w:r w:rsidRPr="244EF69F">
              <w:rPr>
                <w:rFonts w:ascii="Calibri" w:eastAsia="Calibri" w:hAnsi="Calibri" w:cs="Calibri"/>
              </w:rPr>
              <w:lastRenderedPageBreak/>
              <w:t xml:space="preserve"> </w:t>
            </w:r>
          </w:p>
        </w:tc>
        <w:tc>
          <w:tcPr>
            <w:tcW w:w="42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F34054" w14:textId="56B0BA3B" w:rsidR="244EF69F" w:rsidRDefault="244EF69F" w:rsidP="244EF69F">
            <w:pPr>
              <w:spacing w:after="160" w:line="257" w:lineRule="auto"/>
            </w:pPr>
            <w:r w:rsidRPr="244EF69F">
              <w:rPr>
                <w:rFonts w:ascii="Aptos" w:eastAsia="Aptos" w:hAnsi="Aptos" w:cs="Aptos"/>
                <w:color w:val="000000" w:themeColor="text1"/>
                <w:sz w:val="24"/>
                <w:szCs w:val="24"/>
              </w:rPr>
              <w:t xml:space="preserve">If this is a new lesson: If there is room on the page, the preference should always be to use the Vocabulary Box. But if using the Vocabulary Box will result in page overset, use the content to decide whether to use option 2 “in running text before a task” or option 3 “in a part of the task itself”. </w:t>
            </w:r>
          </w:p>
          <w:p w14:paraId="20F92F2C" w14:textId="2595FDC4" w:rsidR="244EF69F" w:rsidRDefault="244EF69F" w:rsidP="244EF69F">
            <w:pPr>
              <w:spacing w:line="257" w:lineRule="auto"/>
            </w:pPr>
            <w:r w:rsidRPr="244EF69F">
              <w:rPr>
                <w:rFonts w:ascii="Calibri" w:eastAsia="Calibri" w:hAnsi="Calibri" w:cs="Calibri"/>
                <w:sz w:val="24"/>
                <w:szCs w:val="24"/>
              </w:rPr>
              <w:t xml:space="preserve"> </w:t>
            </w:r>
          </w:p>
        </w:tc>
      </w:tr>
      <w:tr w:rsidR="244EF69F" w14:paraId="0E770A98" w14:textId="77777777" w:rsidTr="282B746D">
        <w:trPr>
          <w:trHeight w:val="300"/>
        </w:trPr>
        <w:tc>
          <w:tcPr>
            <w:tcW w:w="4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97EF88" w14:textId="094A4FA3" w:rsidR="244EF69F" w:rsidRDefault="244EF69F" w:rsidP="244EF69F">
            <w:pPr>
              <w:spacing w:after="160" w:line="257" w:lineRule="auto"/>
            </w:pPr>
            <w:r w:rsidRPr="244EF69F">
              <w:rPr>
                <w:rFonts w:ascii="Calibri" w:eastAsia="Calibri" w:hAnsi="Calibri" w:cs="Calibri"/>
              </w:rPr>
              <w:t xml:space="preserve"> </w:t>
            </w:r>
          </w:p>
        </w:tc>
        <w:tc>
          <w:tcPr>
            <w:tcW w:w="42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E2AF16" w14:textId="1EE64E3C" w:rsidR="244EF69F" w:rsidRDefault="244EF69F" w:rsidP="244EF69F">
            <w:pPr>
              <w:spacing w:after="160" w:line="257" w:lineRule="auto"/>
            </w:pPr>
            <w:r w:rsidRPr="244EF69F">
              <w:rPr>
                <w:rFonts w:ascii="Aptos" w:eastAsia="Aptos" w:hAnsi="Aptos" w:cs="Aptos"/>
                <w:color w:val="000000" w:themeColor="text1"/>
                <w:sz w:val="24"/>
                <w:szCs w:val="24"/>
              </w:rPr>
              <w:t>To Author in the EMM:</w:t>
            </w:r>
          </w:p>
          <w:p w14:paraId="3C2034A9" w14:textId="3C55216F" w:rsidR="244EF69F" w:rsidRDefault="244EF69F" w:rsidP="244EF69F">
            <w:pPr>
              <w:spacing w:after="160" w:line="257" w:lineRule="auto"/>
            </w:pPr>
            <w:r w:rsidRPr="244EF69F">
              <w:rPr>
                <w:rFonts w:ascii="Aptos" w:eastAsia="Aptos" w:hAnsi="Aptos" w:cs="Aptos"/>
                <w:b/>
                <w:bCs/>
                <w:color w:val="000000" w:themeColor="text1"/>
                <w:sz w:val="24"/>
                <w:szCs w:val="24"/>
              </w:rPr>
              <w:t>Option 1: Vocabulary Box:</w:t>
            </w:r>
          </w:p>
          <w:p w14:paraId="4DA88869" w14:textId="4875981A" w:rsidR="244EF69F" w:rsidRDefault="244EF69F" w:rsidP="244EF69F">
            <w:pPr>
              <w:spacing w:after="160" w:line="257" w:lineRule="auto"/>
            </w:pPr>
            <w:r w:rsidRPr="244EF69F">
              <w:rPr>
                <w:rFonts w:ascii="Aptos" w:eastAsia="Aptos" w:hAnsi="Aptos" w:cs="Aptos"/>
                <w:color w:val="000000" w:themeColor="text1"/>
                <w:sz w:val="24"/>
                <w:szCs w:val="24"/>
              </w:rPr>
              <w:t xml:space="preserve">Insert a row at point where you want the Vocabulary Box to appear in the content flow on the page or iSE. </w:t>
            </w:r>
          </w:p>
          <w:p w14:paraId="5796738C" w14:textId="2CEF5AEF" w:rsidR="244EF69F" w:rsidRDefault="244EF69F" w:rsidP="244EF69F">
            <w:pPr>
              <w:spacing w:after="160" w:line="257" w:lineRule="auto"/>
            </w:pPr>
            <w:del w:id="197" w:author="Denise Mills" w:date="2024-08-02T22:05:00Z">
              <w:r w:rsidRPr="282B746D" w:rsidDel="282B746D">
                <w:rPr>
                  <w:rFonts w:ascii="Aptos" w:eastAsia="Aptos" w:hAnsi="Aptos" w:cs="Aptos"/>
                  <w:b/>
                  <w:bCs/>
                  <w:color w:val="000000" w:themeColor="text1"/>
                  <w:sz w:val="24"/>
                  <w:szCs w:val="24"/>
                </w:rPr>
                <w:delText>Habitat</w:delText>
              </w:r>
              <w:r w:rsidRPr="282B746D" w:rsidDel="282B746D">
                <w:rPr>
                  <w:rFonts w:ascii="Aptos" w:eastAsia="Aptos" w:hAnsi="Aptos" w:cs="Aptos"/>
                  <w:color w:val="000000" w:themeColor="text1"/>
                  <w:sz w:val="24"/>
                  <w:szCs w:val="24"/>
                </w:rPr>
                <w:delText xml:space="preserve"> </w:delText>
              </w:r>
            </w:del>
            <w:r w:rsidR="282B746D" w:rsidRPr="282B746D">
              <w:rPr>
                <w:rFonts w:ascii="Aptos" w:eastAsia="Aptos" w:hAnsi="Aptos" w:cs="Aptos"/>
                <w:color w:val="000000" w:themeColor="text1"/>
                <w:sz w:val="24"/>
                <w:szCs w:val="24"/>
              </w:rPr>
              <w:t>Pattern Interaction Type: Aside</w:t>
            </w:r>
          </w:p>
          <w:p w14:paraId="2F606276" w14:textId="64949790" w:rsidR="4665733A" w:rsidRDefault="7159C782" w:rsidP="4665733A">
            <w:pPr>
              <w:spacing w:after="160" w:line="257" w:lineRule="auto"/>
              <w:rPr>
                <w:rFonts w:ascii="Aptos" w:eastAsia="Aptos" w:hAnsi="Aptos" w:cs="Aptos"/>
                <w:color w:val="000000" w:themeColor="text1"/>
                <w:sz w:val="24"/>
                <w:szCs w:val="24"/>
              </w:rPr>
            </w:pPr>
            <w:r w:rsidRPr="7159C782">
              <w:rPr>
                <w:rFonts w:ascii="Aptos" w:eastAsia="Aptos" w:hAnsi="Aptos" w:cs="Aptos"/>
                <w:b/>
                <w:bCs/>
                <w:color w:val="000000" w:themeColor="text1"/>
                <w:sz w:val="24"/>
                <w:szCs w:val="24"/>
              </w:rPr>
              <w:t>Plankton</w:t>
            </w:r>
            <w:r w:rsidRPr="7159C782">
              <w:rPr>
                <w:rFonts w:ascii="Aptos" w:eastAsia="Aptos" w:hAnsi="Aptos" w:cs="Aptos"/>
                <w:color w:val="000000" w:themeColor="text1"/>
                <w:sz w:val="24"/>
                <w:szCs w:val="24"/>
              </w:rPr>
              <w:t xml:space="preserve"> Block Type: </w:t>
            </w:r>
            <w:r w:rsidRPr="7159C782">
              <w:rPr>
                <w:rFonts w:ascii="Aptos" w:eastAsia="Aptos" w:hAnsi="Aptos" w:cs="Aptos"/>
                <w:color w:val="000000" w:themeColor="text1"/>
                <w:sz w:val="24"/>
                <w:szCs w:val="24"/>
                <w:highlight w:val="yellow"/>
              </w:rPr>
              <w:t>Text</w:t>
            </w:r>
          </w:p>
          <w:p w14:paraId="2AD38908" w14:textId="1D335D95" w:rsidR="244EF69F" w:rsidRDefault="244EF69F" w:rsidP="244EF69F">
            <w:pPr>
              <w:spacing w:after="160" w:line="257" w:lineRule="auto"/>
            </w:pPr>
            <w:r w:rsidRPr="244EF69F">
              <w:rPr>
                <w:rFonts w:ascii="Aptos" w:eastAsia="Aptos" w:hAnsi="Aptos" w:cs="Aptos"/>
                <w:color w:val="000000" w:themeColor="text1"/>
                <w:sz w:val="24"/>
                <w:szCs w:val="24"/>
              </w:rPr>
              <w:t>Put the content needed into the row Vocabulary Box</w:t>
            </w:r>
          </w:p>
          <w:p w14:paraId="1C908D4F" w14:textId="43626921" w:rsidR="244EF69F" w:rsidRDefault="244EF69F" w:rsidP="244EF69F">
            <w:pPr>
              <w:spacing w:after="160" w:line="257" w:lineRule="auto"/>
            </w:pPr>
            <w:r w:rsidRPr="244EF69F">
              <w:rPr>
                <w:rFonts w:ascii="Aptos" w:eastAsia="Aptos" w:hAnsi="Aptos" w:cs="Aptos"/>
                <w:b/>
                <w:bCs/>
                <w:color w:val="000000" w:themeColor="text1"/>
                <w:sz w:val="24"/>
                <w:szCs w:val="24"/>
              </w:rPr>
              <w:t xml:space="preserve">Option 2: Paragraph before Task </w:t>
            </w:r>
          </w:p>
          <w:p w14:paraId="1ADD9AF9" w14:textId="270320C1" w:rsidR="244EF69F" w:rsidRDefault="244EF69F" w:rsidP="244EF69F">
            <w:pPr>
              <w:spacing w:after="160" w:line="257" w:lineRule="auto"/>
            </w:pPr>
            <w:r w:rsidRPr="244EF69F">
              <w:rPr>
                <w:rFonts w:ascii="Aptos" w:eastAsia="Aptos" w:hAnsi="Aptos" w:cs="Aptos"/>
                <w:color w:val="000000" w:themeColor="text1"/>
                <w:sz w:val="24"/>
                <w:szCs w:val="24"/>
              </w:rPr>
              <w:t>Put content needed in paragraph row. (Add a paragraph row where you want the vocabulary to occur if needed.)</w:t>
            </w:r>
          </w:p>
          <w:p w14:paraId="08C66E16" w14:textId="21A66644" w:rsidR="244EF69F" w:rsidRDefault="244EF69F" w:rsidP="244EF69F">
            <w:pPr>
              <w:spacing w:after="160" w:line="257" w:lineRule="auto"/>
            </w:pPr>
            <w:r w:rsidRPr="244EF69F">
              <w:rPr>
                <w:rFonts w:ascii="Aptos" w:eastAsia="Aptos" w:hAnsi="Aptos" w:cs="Aptos"/>
                <w:b/>
                <w:bCs/>
                <w:color w:val="000000" w:themeColor="text1"/>
                <w:sz w:val="24"/>
                <w:szCs w:val="24"/>
              </w:rPr>
              <w:t>Option 3: Part of Task</w:t>
            </w:r>
          </w:p>
          <w:p w14:paraId="7D78D8B6" w14:textId="351FDF05" w:rsidR="244EF69F" w:rsidRDefault="244EF69F" w:rsidP="244EF69F">
            <w:pPr>
              <w:spacing w:after="160" w:line="257" w:lineRule="auto"/>
            </w:pPr>
            <w:r w:rsidRPr="244EF69F">
              <w:rPr>
                <w:rFonts w:ascii="Aptos" w:eastAsia="Aptos" w:hAnsi="Aptos" w:cs="Aptos"/>
                <w:color w:val="000000" w:themeColor="text1"/>
                <w:sz w:val="24"/>
                <w:szCs w:val="24"/>
              </w:rPr>
              <w:t xml:space="preserve">Select interaction(s) needed for task. </w:t>
            </w:r>
          </w:p>
          <w:p w14:paraId="1365268D" w14:textId="4C6E3CAF" w:rsidR="244EF69F" w:rsidRDefault="244EF69F" w:rsidP="244EF69F">
            <w:pPr>
              <w:spacing w:after="160" w:line="257" w:lineRule="auto"/>
            </w:pPr>
            <w:r w:rsidRPr="244EF69F">
              <w:rPr>
                <w:rFonts w:ascii="Aptos" w:eastAsia="Aptos" w:hAnsi="Aptos" w:cs="Aptos"/>
                <w:color w:val="000000" w:themeColor="text1"/>
                <w:sz w:val="24"/>
                <w:szCs w:val="24"/>
              </w:rPr>
              <w:t>Add content needed in the question stem of the interaction.</w:t>
            </w:r>
          </w:p>
          <w:p w14:paraId="40DF35DB" w14:textId="1EC905C6" w:rsidR="244EF69F" w:rsidRDefault="244EF69F" w:rsidP="244EF69F">
            <w:pPr>
              <w:spacing w:line="257" w:lineRule="auto"/>
            </w:pPr>
            <w:r w:rsidRPr="244EF69F">
              <w:rPr>
                <w:rFonts w:ascii="Calibri" w:eastAsia="Calibri" w:hAnsi="Calibri" w:cs="Calibri"/>
                <w:sz w:val="24"/>
                <w:szCs w:val="24"/>
              </w:rPr>
              <w:t xml:space="preserve"> </w:t>
            </w:r>
          </w:p>
        </w:tc>
      </w:tr>
    </w:tbl>
    <w:p w14:paraId="5700ADE9" w14:textId="604D8A6B" w:rsidR="0059776E" w:rsidRDefault="244EF69F" w:rsidP="244EF69F">
      <w:pPr>
        <w:pStyle w:val="Heading3"/>
      </w:pPr>
      <w:r w:rsidRPr="244EF69F">
        <w:rPr>
          <w:rFonts w:ascii="Aptos" w:eastAsia="Aptos" w:hAnsi="Aptos" w:cs="Aptos"/>
        </w:rPr>
        <w:lastRenderedPageBreak/>
        <w:t xml:space="preserve"> </w:t>
      </w:r>
    </w:p>
    <w:p w14:paraId="38346538" w14:textId="51E4215A" w:rsidR="0059776E" w:rsidRPr="00FF176D" w:rsidRDefault="282B746D" w:rsidP="244EF69F">
      <w:pPr>
        <w:pStyle w:val="Heading3"/>
      </w:pPr>
      <w:bookmarkStart w:id="198" w:name="_Teaching_Strategy_for"/>
      <w:bookmarkStart w:id="199" w:name="_Toc1443917643"/>
      <w:r w:rsidRPr="282B746D">
        <w:rPr>
          <w:rFonts w:ascii="Aptos" w:eastAsia="Aptos" w:hAnsi="Aptos" w:cs="Aptos"/>
        </w:rPr>
        <w:t>Teaching Strategy for Tasks</w:t>
      </w:r>
      <w:bookmarkEnd w:id="198"/>
      <w:bookmarkEnd w:id="199"/>
      <w:r w:rsidRPr="282B746D">
        <w:rPr>
          <w:rFonts w:ascii="Aptos" w:eastAsia="Aptos" w:hAnsi="Aptos" w:cs="Aptos"/>
        </w:rPr>
        <w:t xml:space="preserve"> </w:t>
      </w:r>
    </w:p>
    <w:p w14:paraId="51622A87" w14:textId="759C634A" w:rsidR="0059776E" w:rsidRDefault="49AFD03C" w:rsidP="244EF69F">
      <w:pPr>
        <w:pStyle w:val="ListParagraph"/>
        <w:numPr>
          <w:ilvl w:val="1"/>
          <w:numId w:val="508"/>
        </w:numPr>
        <w:spacing w:line="257" w:lineRule="auto"/>
        <w:rPr>
          <w:rFonts w:ascii="Aptos" w:eastAsia="Aptos" w:hAnsi="Aptos" w:cs="Aptos"/>
          <w:color w:val="000000" w:themeColor="text1"/>
        </w:rPr>
      </w:pPr>
      <w:r w:rsidRPr="49AFD03C">
        <w:rPr>
          <w:rFonts w:ascii="Aptos" w:eastAsia="Aptos" w:hAnsi="Aptos" w:cs="Aptos"/>
          <w:color w:val="000000" w:themeColor="text1"/>
        </w:rPr>
        <w:t xml:space="preserve">The Turn and Talk for </w:t>
      </w:r>
      <w:r w:rsidRPr="49AFD03C">
        <w:rPr>
          <w:rFonts w:ascii="Aptos" w:eastAsia="Aptos" w:hAnsi="Aptos" w:cs="Aptos"/>
          <w:b/>
          <w:bCs/>
          <w:color w:val="000000" w:themeColor="text1"/>
        </w:rPr>
        <w:t>Task 1</w:t>
      </w:r>
      <w:r w:rsidRPr="49AFD03C">
        <w:rPr>
          <w:rFonts w:ascii="Aptos" w:eastAsia="Aptos" w:hAnsi="Aptos" w:cs="Aptos"/>
          <w:color w:val="000000" w:themeColor="text1"/>
        </w:rPr>
        <w:t xml:space="preserve"> requires </w:t>
      </w:r>
      <w:r w:rsidRPr="49AFD03C">
        <w:rPr>
          <w:rFonts w:ascii="Aptos" w:eastAsia="Aptos" w:hAnsi="Aptos" w:cs="Aptos"/>
          <w:i/>
          <w:iCs/>
          <w:color w:val="000000" w:themeColor="text1"/>
        </w:rPr>
        <w:t>ML Support</w:t>
      </w:r>
      <w:r w:rsidRPr="49AFD03C">
        <w:rPr>
          <w:rFonts w:ascii="Aptos" w:eastAsia="Aptos" w:hAnsi="Aptos" w:cs="Aptos"/>
          <w:color w:val="000000" w:themeColor="text1"/>
        </w:rPr>
        <w:t xml:space="preserve">. Please see the </w:t>
      </w:r>
      <w:hyperlink r:id="rId236">
        <w:r w:rsidRPr="49AFD03C">
          <w:rPr>
            <w:rStyle w:val="Hyperlink"/>
            <w:rFonts w:ascii="Aptos" w:eastAsia="Aptos" w:hAnsi="Aptos" w:cs="Aptos"/>
          </w:rPr>
          <w:t>ML Guidelines</w:t>
        </w:r>
      </w:hyperlink>
      <w:r w:rsidRPr="49AFD03C">
        <w:rPr>
          <w:rFonts w:ascii="Aptos" w:eastAsia="Aptos" w:hAnsi="Aptos" w:cs="Aptos"/>
          <w:color w:val="000000" w:themeColor="text1"/>
        </w:rPr>
        <w:t xml:space="preserve"> for instructions on how to write this support.</w:t>
      </w:r>
    </w:p>
    <w:p w14:paraId="6E169C2C" w14:textId="1864DCFB" w:rsidR="6BF39341" w:rsidRDefault="6BF39341" w:rsidP="6BF39341">
      <w:pPr>
        <w:spacing w:line="257" w:lineRule="auto"/>
        <w:rPr>
          <w:rFonts w:ascii="Aptos" w:eastAsia="Aptos" w:hAnsi="Aptos" w:cs="Aptos"/>
          <w:color w:val="000000" w:themeColor="text1"/>
        </w:rPr>
      </w:pPr>
    </w:p>
    <w:p w14:paraId="072F714B" w14:textId="01B6DD73" w:rsidR="6BF39341" w:rsidRDefault="49AFD03C" w:rsidP="6BF39341">
      <w:pPr>
        <w:pStyle w:val="ListParagraph"/>
        <w:numPr>
          <w:ilvl w:val="1"/>
          <w:numId w:val="508"/>
        </w:numPr>
        <w:spacing w:line="257" w:lineRule="auto"/>
        <w:rPr>
          <w:rFonts w:ascii="Aptos" w:eastAsia="Aptos" w:hAnsi="Aptos" w:cs="Aptos"/>
          <w:color w:val="000000" w:themeColor="text1"/>
        </w:rPr>
      </w:pPr>
      <w:r w:rsidRPr="49AFD03C">
        <w:rPr>
          <w:rFonts w:ascii="Aptos" w:eastAsia="Aptos" w:hAnsi="Aptos" w:cs="Aptos"/>
        </w:rPr>
        <w:t xml:space="preserve">The Turn and Talk for </w:t>
      </w:r>
      <w:r w:rsidRPr="49AFD03C">
        <w:rPr>
          <w:rFonts w:ascii="Aptos" w:eastAsia="Aptos" w:hAnsi="Aptos" w:cs="Aptos"/>
          <w:b/>
          <w:bCs/>
        </w:rPr>
        <w:t>Task 2 and beyond</w:t>
      </w:r>
      <w:r w:rsidRPr="49AFD03C">
        <w:rPr>
          <w:rFonts w:ascii="Aptos" w:eastAsia="Aptos" w:hAnsi="Aptos" w:cs="Aptos"/>
        </w:rPr>
        <w:t xml:space="preserve"> requires either </w:t>
      </w:r>
      <w:r w:rsidRPr="49AFD03C">
        <w:rPr>
          <w:rFonts w:ascii="Aptos" w:eastAsia="Aptos" w:hAnsi="Aptos" w:cs="Aptos"/>
          <w:i/>
          <w:iCs/>
        </w:rPr>
        <w:t>ML</w:t>
      </w:r>
      <w:r w:rsidRPr="49AFD03C">
        <w:rPr>
          <w:rFonts w:ascii="Aptos" w:eastAsia="Aptos" w:hAnsi="Aptos" w:cs="Aptos"/>
        </w:rPr>
        <w:t xml:space="preserve"> or </w:t>
      </w:r>
      <w:r w:rsidRPr="49AFD03C">
        <w:rPr>
          <w:rFonts w:ascii="Aptos" w:eastAsia="Aptos" w:hAnsi="Aptos" w:cs="Aptos"/>
          <w:i/>
          <w:iCs/>
        </w:rPr>
        <w:t xml:space="preserve">UDL Support, </w:t>
      </w:r>
      <w:r w:rsidRPr="49AFD03C">
        <w:rPr>
          <w:rFonts w:ascii="Aptos" w:eastAsia="Aptos" w:hAnsi="Aptos" w:cs="Aptos"/>
        </w:rPr>
        <w:t xml:space="preserve">but there is a minimum of 2 UDLs per lesson within the tasks. Please see the </w:t>
      </w:r>
      <w:hyperlink r:id="rId237">
        <w:r w:rsidRPr="49AFD03C">
          <w:rPr>
            <w:rStyle w:val="Hyperlink"/>
            <w:rFonts w:ascii="Aptos" w:eastAsia="Aptos" w:hAnsi="Aptos" w:cs="Aptos"/>
          </w:rPr>
          <w:t>UDL Guidelines</w:t>
        </w:r>
      </w:hyperlink>
      <w:r w:rsidRPr="49AFD03C">
        <w:rPr>
          <w:rFonts w:ascii="Aptos" w:eastAsia="Aptos" w:hAnsi="Aptos" w:cs="Aptos"/>
          <w:color w:val="000000" w:themeColor="text1"/>
        </w:rPr>
        <w:t xml:space="preserve"> for instructions on how to write this support. </w:t>
      </w:r>
    </w:p>
    <w:p w14:paraId="19325985" w14:textId="784E27B2" w:rsidR="6BF39341" w:rsidRDefault="6BF39341" w:rsidP="6BF39341">
      <w:pPr>
        <w:spacing w:line="257" w:lineRule="auto"/>
        <w:rPr>
          <w:rFonts w:ascii="Aptos" w:eastAsia="Aptos" w:hAnsi="Aptos" w:cs="Aptos"/>
          <w:color w:val="000000" w:themeColor="text1"/>
        </w:rPr>
      </w:pPr>
    </w:p>
    <w:p w14:paraId="6E6D29EE" w14:textId="70EB56ED" w:rsidR="6BF39341" w:rsidRDefault="49AFD03C" w:rsidP="6BF39341">
      <w:pPr>
        <w:pStyle w:val="ListParagraph"/>
        <w:numPr>
          <w:ilvl w:val="1"/>
          <w:numId w:val="508"/>
        </w:numPr>
        <w:spacing w:line="257" w:lineRule="auto"/>
        <w:rPr>
          <w:rFonts w:ascii="Aptos" w:eastAsia="Aptos" w:hAnsi="Aptos" w:cs="Aptos"/>
          <w:color w:val="000000" w:themeColor="text1"/>
        </w:rPr>
      </w:pPr>
      <w:r w:rsidRPr="49AFD03C">
        <w:rPr>
          <w:rFonts w:ascii="Aptos" w:eastAsia="Aptos" w:hAnsi="Aptos" w:cs="Aptos"/>
        </w:rPr>
        <w:t xml:space="preserve">At least one Instructional Task will need to include a Common Error in the Teaching Strategy section following the task. The common error can focus on a practical error that students may make while solving the task. </w:t>
      </w:r>
      <w:r w:rsidRPr="49AFD03C">
        <w:rPr>
          <w:rFonts w:ascii="Aptos" w:eastAsia="Aptos" w:hAnsi="Aptos" w:cs="Aptos"/>
          <w:color w:val="000000" w:themeColor="text1"/>
        </w:rPr>
        <w:t xml:space="preserve">The minimum number of common error task teaching supports for each lesson is as followed: </w:t>
      </w:r>
    </w:p>
    <w:p w14:paraId="67010DBF" w14:textId="4CEB29CC" w:rsidR="6BF39341" w:rsidRDefault="0C44F195" w:rsidP="0C44F195">
      <w:pPr>
        <w:pStyle w:val="ListParagraph"/>
        <w:numPr>
          <w:ilvl w:val="2"/>
          <w:numId w:val="508"/>
        </w:numPr>
        <w:spacing w:line="257" w:lineRule="auto"/>
        <w:rPr>
          <w:rFonts w:ascii="Aptos" w:eastAsia="Aptos" w:hAnsi="Aptos" w:cs="Aptos"/>
          <w:color w:val="000000" w:themeColor="text1"/>
        </w:rPr>
      </w:pPr>
      <w:r w:rsidRPr="0C44F195">
        <w:rPr>
          <w:rFonts w:ascii="Aptos" w:eastAsia="Aptos" w:hAnsi="Aptos" w:cs="Aptos"/>
          <w:color w:val="000000" w:themeColor="text1"/>
        </w:rPr>
        <w:t xml:space="preserve">Lessons with 2-4 tasks, should have at least 1 common error support. </w:t>
      </w:r>
    </w:p>
    <w:p w14:paraId="54F3A488" w14:textId="21D3E51D" w:rsidR="6BF39341" w:rsidRDefault="0C44F195" w:rsidP="0C44F195">
      <w:pPr>
        <w:pStyle w:val="ListParagraph"/>
        <w:numPr>
          <w:ilvl w:val="2"/>
          <w:numId w:val="508"/>
        </w:numPr>
        <w:spacing w:line="257" w:lineRule="auto"/>
        <w:rPr>
          <w:rFonts w:ascii="Aptos" w:eastAsia="Aptos" w:hAnsi="Aptos" w:cs="Aptos"/>
          <w:color w:val="000000" w:themeColor="text1"/>
        </w:rPr>
      </w:pPr>
      <w:r w:rsidRPr="0C44F195">
        <w:rPr>
          <w:rFonts w:ascii="Aptos" w:eastAsia="Aptos" w:hAnsi="Aptos" w:cs="Aptos"/>
          <w:color w:val="000000" w:themeColor="text1"/>
        </w:rPr>
        <w:t xml:space="preserve">Lessons with 5 or more tasks, should have at least 2 common error supports. </w:t>
      </w:r>
    </w:p>
    <w:p w14:paraId="617552B9" w14:textId="38C9C16A" w:rsidR="6BF39341" w:rsidRDefault="49AFD03C" w:rsidP="0C44F195">
      <w:pPr>
        <w:pStyle w:val="ListParagraph"/>
        <w:numPr>
          <w:ilvl w:val="1"/>
          <w:numId w:val="508"/>
        </w:numPr>
        <w:spacing w:line="257" w:lineRule="auto"/>
        <w:rPr>
          <w:rFonts w:ascii="Aptos" w:eastAsia="Aptos" w:hAnsi="Aptos" w:cs="Aptos"/>
          <w:color w:val="000000" w:themeColor="text1"/>
        </w:rPr>
      </w:pPr>
      <w:r w:rsidRPr="49AFD03C">
        <w:rPr>
          <w:rFonts w:ascii="Aptos" w:eastAsia="Aptos" w:hAnsi="Aptos" w:cs="Aptos"/>
          <w:b/>
          <w:bCs/>
          <w:color w:val="000000" w:themeColor="text1"/>
        </w:rPr>
        <w:t xml:space="preserve">The Common Error Supports can only occur after a task, not within a task turn and talk. </w:t>
      </w:r>
      <w:r w:rsidRPr="49AFD03C">
        <w:rPr>
          <w:rFonts w:ascii="Aptos" w:eastAsia="Aptos" w:hAnsi="Aptos" w:cs="Aptos"/>
          <w:color w:val="000000" w:themeColor="text1"/>
        </w:rPr>
        <w:t>The Common Error Task Teaching Support connects the lesson task to a unique common error for the lesson standards found in the TOC. The common error identified in the Common Error Teaching Support is different from the common error identified in the SYL. The goal of the common error teaching support is to provide common error support for student work and to provide professional development for teachers. Common Error Teaching Support expands the content understanding with as wide a range of support as possible.</w:t>
      </w:r>
    </w:p>
    <w:p w14:paraId="14A13FD8" w14:textId="3933BBE3" w:rsidR="6BF39341" w:rsidRDefault="0C44F195" w:rsidP="6BF39341">
      <w:pPr>
        <w:pStyle w:val="ListParagraph"/>
        <w:numPr>
          <w:ilvl w:val="2"/>
          <w:numId w:val="508"/>
        </w:numPr>
        <w:spacing w:line="257" w:lineRule="auto"/>
        <w:rPr>
          <w:rFonts w:ascii="Aptos" w:eastAsia="Aptos" w:hAnsi="Aptos" w:cs="Aptos"/>
          <w:color w:val="000000" w:themeColor="text1"/>
        </w:rPr>
      </w:pPr>
      <w:r w:rsidRPr="0C44F195">
        <w:rPr>
          <w:rFonts w:ascii="Aptos" w:eastAsia="Aptos" w:hAnsi="Aptos" w:cs="Aptos"/>
          <w:color w:val="000000" w:themeColor="text1"/>
        </w:rPr>
        <w:t xml:space="preserve">Review the Standards: Before authoring a Common Error Teaching Support refer to the specific grade level </w:t>
      </w:r>
      <w:hyperlink r:id="rId238">
        <w:r w:rsidRPr="0C44F195">
          <w:rPr>
            <w:rStyle w:val="Hyperlink"/>
            <w:rFonts w:ascii="Aptos" w:eastAsia="Aptos" w:hAnsi="Aptos" w:cs="Aptos"/>
          </w:rPr>
          <w:t>Table of Contents</w:t>
        </w:r>
      </w:hyperlink>
      <w:r w:rsidRPr="0C44F195">
        <w:rPr>
          <w:rFonts w:ascii="Aptos" w:eastAsia="Aptos" w:hAnsi="Aptos" w:cs="Aptos"/>
          <w:color w:val="000000" w:themeColor="text1"/>
        </w:rPr>
        <w:t xml:space="preserve"> to review the lesson standards. After identifying the lesson standards, review all common errors that have been identified for the standard using the </w:t>
      </w:r>
      <w:hyperlink r:id="rId239">
        <w:r w:rsidRPr="0C44F195">
          <w:rPr>
            <w:rStyle w:val="Hyperlink"/>
            <w:rFonts w:ascii="Aptos" w:eastAsia="Aptos" w:hAnsi="Aptos" w:cs="Aptos"/>
            <w:highlight w:val="yellow"/>
          </w:rPr>
          <w:t>Common Error Spreadsheet</w:t>
        </w:r>
      </w:hyperlink>
      <w:r w:rsidRPr="0C44F195">
        <w:rPr>
          <w:rFonts w:ascii="Aptos" w:eastAsia="Aptos" w:hAnsi="Aptos" w:cs="Aptos"/>
          <w:color w:val="000000" w:themeColor="text1"/>
          <w:highlight w:val="yellow"/>
        </w:rPr>
        <w:t>.</w:t>
      </w:r>
      <w:r w:rsidRPr="0C44F195">
        <w:rPr>
          <w:rFonts w:ascii="Aptos" w:eastAsia="Aptos" w:hAnsi="Aptos" w:cs="Aptos"/>
          <w:color w:val="000000" w:themeColor="text1"/>
        </w:rPr>
        <w:t xml:space="preserve"> </w:t>
      </w:r>
    </w:p>
    <w:p w14:paraId="131B2035" w14:textId="7A828C8B" w:rsidR="6BF39341" w:rsidRDefault="0C44F195" w:rsidP="6BF39341">
      <w:pPr>
        <w:pStyle w:val="ListParagraph"/>
        <w:numPr>
          <w:ilvl w:val="2"/>
          <w:numId w:val="508"/>
        </w:numPr>
        <w:rPr>
          <w:rFonts w:ascii="Aptos" w:eastAsia="Aptos" w:hAnsi="Aptos" w:cs="Aptos"/>
          <w:color w:val="000000" w:themeColor="text1"/>
        </w:rPr>
      </w:pPr>
      <w:r w:rsidRPr="0C44F195">
        <w:rPr>
          <w:rFonts w:ascii="Aptos" w:eastAsia="Aptos" w:hAnsi="Aptos" w:cs="Aptos"/>
          <w:color w:val="000000" w:themeColor="text1"/>
        </w:rPr>
        <w:t xml:space="preserve">Choose a Common Error: Choose a unique common error from the tracker, that has NOT been previously used in the specific lesson. The SYL Common Error from earlier in the lesson cannot be reused, and every common error support in a lesson must highlight a unique common error.  The common error can repeat from another lesson, but let’s minimize this to not overuse the same common error throughout the module. You will need to edit the common error content from the </w:t>
      </w:r>
      <w:r w:rsidRPr="0C44F195">
        <w:rPr>
          <w:rFonts w:ascii="Aptos" w:eastAsia="Aptos" w:hAnsi="Aptos" w:cs="Aptos"/>
          <w:color w:val="000000" w:themeColor="text1"/>
          <w:highlight w:val="yellow"/>
        </w:rPr>
        <w:t>spreadsheet</w:t>
      </w:r>
      <w:r w:rsidRPr="0C44F195">
        <w:rPr>
          <w:rFonts w:ascii="Aptos" w:eastAsia="Aptos" w:hAnsi="Aptos" w:cs="Aptos"/>
          <w:color w:val="000000" w:themeColor="text1"/>
        </w:rPr>
        <w:t xml:space="preserve"> to best fit and meet the needs of a task. The common error is NOT directly picked up from the </w:t>
      </w:r>
      <w:r w:rsidRPr="0C44F195">
        <w:rPr>
          <w:rFonts w:ascii="Aptos" w:eastAsia="Aptos" w:hAnsi="Aptos" w:cs="Aptos"/>
          <w:color w:val="000000" w:themeColor="text1"/>
          <w:highlight w:val="yellow"/>
        </w:rPr>
        <w:t>spreadsheet</w:t>
      </w:r>
      <w:r w:rsidRPr="0C44F195">
        <w:rPr>
          <w:rFonts w:ascii="Aptos" w:eastAsia="Aptos" w:hAnsi="Aptos" w:cs="Aptos"/>
          <w:color w:val="000000" w:themeColor="text1"/>
        </w:rPr>
        <w:t xml:space="preserve">. The </w:t>
      </w:r>
      <w:r w:rsidRPr="0C44F195">
        <w:rPr>
          <w:rFonts w:ascii="Aptos" w:eastAsia="Aptos" w:hAnsi="Aptos" w:cs="Aptos"/>
          <w:color w:val="000000" w:themeColor="text1"/>
          <w:highlight w:val="yellow"/>
        </w:rPr>
        <w:t>spreadsheet</w:t>
      </w:r>
      <w:r w:rsidRPr="0C44F195">
        <w:rPr>
          <w:rFonts w:ascii="Aptos" w:eastAsia="Aptos" w:hAnsi="Aptos" w:cs="Aptos"/>
          <w:color w:val="000000" w:themeColor="text1"/>
        </w:rPr>
        <w:t xml:space="preserve"> is a reference point, to model the support around. </w:t>
      </w:r>
    </w:p>
    <w:p w14:paraId="22B7E346" w14:textId="0AA15F40" w:rsidR="6BF39341" w:rsidRDefault="0C44F195" w:rsidP="6BF39341">
      <w:pPr>
        <w:pStyle w:val="ListParagraph"/>
        <w:numPr>
          <w:ilvl w:val="2"/>
          <w:numId w:val="508"/>
        </w:numPr>
        <w:rPr>
          <w:rFonts w:ascii="Aptos" w:eastAsia="Aptos" w:hAnsi="Aptos" w:cs="Aptos"/>
        </w:rPr>
      </w:pPr>
      <w:r w:rsidRPr="0C44F195">
        <w:rPr>
          <w:rFonts w:ascii="Aptos" w:eastAsia="Aptos" w:hAnsi="Aptos" w:cs="Aptos"/>
        </w:rPr>
        <w:t xml:space="preserve">Author the Common Error Support: The Common Error Teaching Support can be authored: </w:t>
      </w:r>
    </w:p>
    <w:p w14:paraId="452F4AD1" w14:textId="70141B08" w:rsidR="6BF39341" w:rsidRDefault="0C44F195" w:rsidP="0C44F195">
      <w:pPr>
        <w:pStyle w:val="ListParagraph"/>
        <w:numPr>
          <w:ilvl w:val="3"/>
          <w:numId w:val="508"/>
        </w:numPr>
        <w:rPr>
          <w:rFonts w:ascii="Aptos" w:eastAsia="Aptos" w:hAnsi="Aptos" w:cs="Aptos"/>
        </w:rPr>
      </w:pPr>
      <w:r w:rsidRPr="0C44F195">
        <w:rPr>
          <w:rFonts w:ascii="Aptos" w:eastAsia="Aptos" w:hAnsi="Aptos" w:cs="Aptos"/>
        </w:rPr>
        <w:t>in a Q&amp;A or narrative style</w:t>
      </w:r>
    </w:p>
    <w:p w14:paraId="69CA7501" w14:textId="6A0548ED" w:rsidR="6BF39341" w:rsidRDefault="0C44F195" w:rsidP="0C44F195">
      <w:pPr>
        <w:pStyle w:val="ListParagraph"/>
        <w:numPr>
          <w:ilvl w:val="3"/>
          <w:numId w:val="508"/>
        </w:numPr>
        <w:rPr>
          <w:rFonts w:ascii="Aptos" w:eastAsia="Aptos" w:hAnsi="Aptos" w:cs="Aptos"/>
        </w:rPr>
      </w:pPr>
      <w:r w:rsidRPr="0C44F195">
        <w:rPr>
          <w:rFonts w:ascii="Aptos" w:eastAsia="Aptos" w:hAnsi="Aptos" w:cs="Aptos"/>
        </w:rPr>
        <w:t xml:space="preserve">have a sample question and then a sample answer </w:t>
      </w:r>
    </w:p>
    <w:p w14:paraId="47DF4F0B" w14:textId="1212F6DC" w:rsidR="6BF39341" w:rsidRDefault="0C44F195" w:rsidP="6BF39341">
      <w:pPr>
        <w:pStyle w:val="ListParagraph"/>
        <w:numPr>
          <w:ilvl w:val="2"/>
          <w:numId w:val="508"/>
        </w:numPr>
        <w:rPr>
          <w:rFonts w:ascii="Aptos" w:eastAsia="Aptos" w:hAnsi="Aptos" w:cs="Aptos"/>
        </w:rPr>
      </w:pPr>
      <w:r w:rsidRPr="0C44F195">
        <w:rPr>
          <w:rFonts w:ascii="Aptos" w:eastAsia="Aptos" w:hAnsi="Aptos" w:cs="Aptos"/>
        </w:rPr>
        <w:t xml:space="preserve">The important thing is that the style addresses the common error students may be making. The common error addresses what students are doing </w:t>
      </w:r>
      <w:r w:rsidRPr="0C44F195">
        <w:rPr>
          <w:rFonts w:ascii="Aptos" w:eastAsia="Aptos" w:hAnsi="Aptos" w:cs="Aptos"/>
        </w:rPr>
        <w:lastRenderedPageBreak/>
        <w:t>incorrectly and the teaching support addresses what we need to understand to support them once a common error is detected.</w:t>
      </w:r>
    </w:p>
    <w:p w14:paraId="447D11CD" w14:textId="70AE6211" w:rsidR="780CA4BF" w:rsidRDefault="0C44F195" w:rsidP="0F258D0E">
      <w:pPr>
        <w:pStyle w:val="ListParagraph"/>
        <w:numPr>
          <w:ilvl w:val="3"/>
          <w:numId w:val="508"/>
        </w:numPr>
        <w:rPr>
          <w:rFonts w:ascii="Aptos" w:eastAsia="Aptos" w:hAnsi="Aptos" w:cs="Aptos"/>
        </w:rPr>
      </w:pPr>
      <w:r w:rsidRPr="0C44F195">
        <w:rPr>
          <w:rFonts w:ascii="Aptos" w:eastAsia="Aptos" w:hAnsi="Aptos" w:cs="Aptos"/>
        </w:rPr>
        <w:t xml:space="preserve">The Common Error Teaching Support MUST BE UNIQUE FOR THE TASK. Nothing can be verbatim or directly picked and used from the </w:t>
      </w:r>
      <w:hyperlink r:id="rId240">
        <w:r w:rsidRPr="0C44F195">
          <w:rPr>
            <w:rStyle w:val="Hyperlink"/>
            <w:rFonts w:ascii="Aptos" w:eastAsia="Aptos" w:hAnsi="Aptos" w:cs="Aptos"/>
            <w:highlight w:val="yellow"/>
          </w:rPr>
          <w:t>common error spreadsheet</w:t>
        </w:r>
      </w:hyperlink>
      <w:r w:rsidRPr="0C44F195">
        <w:rPr>
          <w:rFonts w:ascii="Aptos" w:eastAsia="Aptos" w:hAnsi="Aptos" w:cs="Aptos"/>
          <w:highlight w:val="yellow"/>
        </w:rPr>
        <w:t>.</w:t>
      </w:r>
      <w:r w:rsidRPr="0C44F195">
        <w:rPr>
          <w:rFonts w:ascii="Aptos" w:eastAsia="Aptos" w:hAnsi="Aptos" w:cs="Aptos"/>
        </w:rPr>
        <w:t xml:space="preserve"> </w:t>
      </w:r>
    </w:p>
    <w:p w14:paraId="245AC704" w14:textId="5E52C3BD" w:rsidR="0F258D0E" w:rsidRDefault="0C44F195" w:rsidP="0F258D0E">
      <w:pPr>
        <w:pStyle w:val="ListParagraph"/>
        <w:numPr>
          <w:ilvl w:val="3"/>
          <w:numId w:val="508"/>
        </w:numPr>
        <w:rPr>
          <w:rFonts w:ascii="Aptos" w:eastAsia="Aptos" w:hAnsi="Aptos" w:cs="Aptos"/>
        </w:rPr>
      </w:pPr>
      <w:r w:rsidRPr="0C44F195">
        <w:rPr>
          <w:rFonts w:ascii="Aptos" w:eastAsia="Aptos" w:hAnsi="Aptos" w:cs="Aptos"/>
        </w:rPr>
        <w:t xml:space="preserve">Common Error Teaching Supports must </w:t>
      </w:r>
      <w:r w:rsidRPr="0C44F195">
        <w:rPr>
          <w:rFonts w:ascii="Aptos" w:eastAsia="Aptos" w:hAnsi="Aptos" w:cs="Aptos"/>
          <w:color w:val="000000" w:themeColor="text1"/>
        </w:rPr>
        <w:t xml:space="preserve">start with the boilerplate text: </w:t>
      </w:r>
      <w:commentRangeStart w:id="200"/>
      <w:commentRangeStart w:id="201"/>
      <w:r w:rsidRPr="0C44F195">
        <w:rPr>
          <w:rFonts w:ascii="Aptos" w:eastAsia="Aptos" w:hAnsi="Aptos" w:cs="Aptos"/>
          <w:color w:val="000000" w:themeColor="text1"/>
        </w:rPr>
        <w:t>“</w:t>
      </w:r>
      <w:r w:rsidRPr="0C44F195">
        <w:rPr>
          <w:color w:val="000000" w:themeColor="text1"/>
        </w:rPr>
        <w:t xml:space="preserve">Students [might/may] [insert text]. </w:t>
      </w:r>
      <w:commentRangeEnd w:id="200"/>
      <w:r w:rsidR="0F258D0E">
        <w:rPr>
          <w:rStyle w:val="CommentReference"/>
        </w:rPr>
        <w:commentReference w:id="200"/>
      </w:r>
      <w:commentRangeEnd w:id="201"/>
      <w:r w:rsidR="0F258D0E">
        <w:rPr>
          <w:rStyle w:val="CommentReference"/>
        </w:rPr>
        <w:commentReference w:id="201"/>
      </w:r>
    </w:p>
    <w:p w14:paraId="3250638E" w14:textId="7FDCA692" w:rsidR="6BF39341" w:rsidRDefault="0C44F195" w:rsidP="6BF39341">
      <w:pPr>
        <w:pStyle w:val="ListParagraph"/>
        <w:numPr>
          <w:ilvl w:val="0"/>
          <w:numId w:val="428"/>
        </w:numPr>
        <w:rPr>
          <w:rFonts w:ascii="Aptos" w:eastAsia="Aptos" w:hAnsi="Aptos" w:cs="Aptos"/>
          <w:color w:val="000000" w:themeColor="text1"/>
        </w:rPr>
      </w:pPr>
      <w:r w:rsidRPr="0C44F195">
        <w:rPr>
          <w:rFonts w:ascii="Aptos" w:eastAsia="Aptos" w:hAnsi="Aptos" w:cs="Aptos"/>
          <w:color w:val="000000" w:themeColor="text1"/>
        </w:rPr>
        <w:t xml:space="preserve">Once authored, find the Teaching Strategy [Icon] box for the specific task which you will be incorporating a Common Error Teaching Support. Teaching Strategy [Icon] box is found after every Task (Whole-Class Session: Learn) in the EMM.   </w:t>
      </w:r>
    </w:p>
    <w:p w14:paraId="08A317A8" w14:textId="66E1BD20" w:rsidR="6BF39341" w:rsidRDefault="780CA4BF" w:rsidP="6BF39341">
      <w:pPr>
        <w:pStyle w:val="ListParagraph"/>
        <w:numPr>
          <w:ilvl w:val="0"/>
          <w:numId w:val="428"/>
        </w:numPr>
        <w:rPr>
          <w:rFonts w:ascii="Aptos" w:eastAsia="Aptos" w:hAnsi="Aptos" w:cs="Aptos"/>
          <w:color w:val="000000" w:themeColor="text1"/>
        </w:rPr>
      </w:pPr>
      <w:r w:rsidRPr="780CA4BF">
        <w:rPr>
          <w:rFonts w:ascii="Aptos" w:eastAsia="Aptos" w:hAnsi="Aptos" w:cs="Aptos"/>
          <w:color w:val="000000" w:themeColor="text1"/>
        </w:rPr>
        <w:t xml:space="preserve">In the Run-in head section fill-in “Common Error”. </w:t>
      </w:r>
    </w:p>
    <w:p w14:paraId="196D3163" w14:textId="4657358E" w:rsidR="6BF39341" w:rsidRDefault="780CA4BF" w:rsidP="6BF39341">
      <w:pPr>
        <w:pStyle w:val="ListParagraph"/>
        <w:numPr>
          <w:ilvl w:val="0"/>
          <w:numId w:val="428"/>
        </w:numPr>
        <w:rPr>
          <w:rFonts w:ascii="Aptos" w:eastAsia="Aptos" w:hAnsi="Aptos" w:cs="Aptos"/>
          <w:color w:val="000000" w:themeColor="text1"/>
        </w:rPr>
      </w:pPr>
      <w:r w:rsidRPr="780CA4BF">
        <w:rPr>
          <w:rFonts w:ascii="Aptos" w:eastAsia="Aptos" w:hAnsi="Aptos" w:cs="Aptos"/>
          <w:color w:val="000000" w:themeColor="text1"/>
        </w:rPr>
        <w:t xml:space="preserve">Fill in the text you authored from the steps above in the [text] section. </w:t>
      </w:r>
    </w:p>
    <w:p w14:paraId="0C7B2874" w14:textId="6ACE5122" w:rsidR="6BF39341" w:rsidRDefault="780CA4BF" w:rsidP="6BF39341">
      <w:pPr>
        <w:pStyle w:val="ListParagraph"/>
        <w:numPr>
          <w:ilvl w:val="0"/>
          <w:numId w:val="428"/>
        </w:numPr>
        <w:rPr>
          <w:rFonts w:ascii="Aptos" w:eastAsia="Aptos" w:hAnsi="Aptos" w:cs="Aptos"/>
          <w:color w:val="000000" w:themeColor="text1"/>
        </w:rPr>
      </w:pPr>
      <w:r w:rsidRPr="780CA4BF">
        <w:rPr>
          <w:rFonts w:ascii="Aptos" w:eastAsia="Aptos" w:hAnsi="Aptos" w:cs="Aptos"/>
          <w:color w:val="000000" w:themeColor="text1"/>
        </w:rPr>
        <w:t>Repeat this process for each Common Error Task Teaching Support needed to meet the minimum requirements.</w:t>
      </w:r>
    </w:p>
    <w:p w14:paraId="2DF73E83" w14:textId="671495DA" w:rsidR="6BF39341" w:rsidRDefault="6BF39341" w:rsidP="6BF39341">
      <w:pPr>
        <w:spacing w:line="257" w:lineRule="auto"/>
        <w:rPr>
          <w:rFonts w:ascii="Aptos" w:eastAsia="Aptos" w:hAnsi="Aptos" w:cs="Aptos"/>
          <w:color w:val="000000" w:themeColor="text1"/>
        </w:rPr>
      </w:pPr>
    </w:p>
    <w:p w14:paraId="24E1BF2C" w14:textId="117EC2EB" w:rsidR="2733BE28" w:rsidRDefault="49AFD03C" w:rsidP="2733BE28">
      <w:pPr>
        <w:pStyle w:val="ListParagraph"/>
        <w:numPr>
          <w:ilvl w:val="1"/>
          <w:numId w:val="508"/>
        </w:numPr>
        <w:spacing w:line="257" w:lineRule="auto"/>
        <w:rPr>
          <w:rFonts w:ascii="Aptos" w:eastAsia="Aptos" w:hAnsi="Aptos" w:cs="Aptos"/>
        </w:rPr>
      </w:pPr>
      <w:r w:rsidRPr="49AFD03C">
        <w:rPr>
          <w:rFonts w:ascii="Aptos" w:eastAsia="Aptos" w:hAnsi="Aptos" w:cs="Aptos"/>
        </w:rPr>
        <w:t xml:space="preserve">There is a minimum of 2 UDLs per lesson within the tasks. You can add multiple teaching strategies to a task to ensure the correct amount is present within a lesson. </w:t>
      </w:r>
    </w:p>
    <w:p w14:paraId="5DFF0BFB" w14:textId="7816E1AA" w:rsidR="2733BE28" w:rsidRDefault="2733BE28" w:rsidP="2733BE28">
      <w:pPr>
        <w:spacing w:line="257" w:lineRule="auto"/>
        <w:rPr>
          <w:rFonts w:ascii="Aptos" w:eastAsia="Aptos" w:hAnsi="Aptos" w:cs="Aptos"/>
        </w:rPr>
      </w:pPr>
    </w:p>
    <w:p w14:paraId="5FFAF42C" w14:textId="33214732" w:rsidR="0059776E" w:rsidRPr="00FF176D" w:rsidRDefault="282B746D" w:rsidP="244EF69F">
      <w:pPr>
        <w:pStyle w:val="Heading3"/>
        <w:rPr>
          <w:rFonts w:ascii="Aptos" w:eastAsia="Aptos" w:hAnsi="Aptos" w:cs="Aptos"/>
        </w:rPr>
      </w:pPr>
      <w:bookmarkStart w:id="202" w:name="_Turn_&amp;_Talk"/>
      <w:bookmarkStart w:id="203" w:name="_Toc373736614"/>
      <w:r w:rsidRPr="282B746D">
        <w:rPr>
          <w:rFonts w:ascii="Aptos" w:eastAsia="Aptos" w:hAnsi="Aptos" w:cs="Aptos"/>
        </w:rPr>
        <w:t>Turn &amp; Talk</w:t>
      </w:r>
      <w:bookmarkEnd w:id="202"/>
      <w:bookmarkEnd w:id="203"/>
    </w:p>
    <w:p w14:paraId="36B52EFF" w14:textId="55D71601" w:rsidR="0059776E" w:rsidRDefault="23D95DF5" w:rsidP="2733BE28">
      <w:pPr>
        <w:pStyle w:val="ListParagraph"/>
        <w:numPr>
          <w:ilvl w:val="0"/>
          <w:numId w:val="543"/>
        </w:numPr>
        <w:spacing w:line="257" w:lineRule="auto"/>
        <w:ind w:left="1080"/>
        <w:rPr>
          <w:rFonts w:ascii="Aptos" w:eastAsia="Aptos" w:hAnsi="Aptos" w:cs="Aptos"/>
          <w:color w:val="000000" w:themeColor="text1"/>
        </w:rPr>
      </w:pPr>
      <w:r w:rsidRPr="23D95DF5">
        <w:rPr>
          <w:rFonts w:ascii="Aptos" w:eastAsia="Aptos" w:hAnsi="Aptos" w:cs="Aptos"/>
          <w:color w:val="000000" w:themeColor="text1"/>
        </w:rPr>
        <w:t>The Turn &amp; Talk may follow at the end of a task and gives students an opportunity to extend their thinking about a particular task and converse about it with a partner. Turn &amp; Talks have their own table in the EMM. This table is organized the same way the Task table was.</w:t>
      </w:r>
    </w:p>
    <w:p w14:paraId="7254D809" w14:textId="02D391DA" w:rsidR="0059776E" w:rsidRDefault="23D95DF5" w:rsidP="2733BE28">
      <w:pPr>
        <w:pStyle w:val="ListParagraph"/>
        <w:numPr>
          <w:ilvl w:val="0"/>
          <w:numId w:val="543"/>
        </w:numPr>
        <w:spacing w:line="257" w:lineRule="auto"/>
        <w:ind w:left="1080"/>
        <w:rPr>
          <w:rFonts w:ascii="Aptos" w:eastAsia="Aptos" w:hAnsi="Aptos" w:cs="Aptos"/>
        </w:rPr>
      </w:pPr>
      <w:r w:rsidRPr="23D95DF5">
        <w:rPr>
          <w:rFonts w:ascii="Aptos" w:eastAsia="Aptos" w:hAnsi="Aptos" w:cs="Aptos"/>
        </w:rPr>
        <w:t xml:space="preserve">Each task will have its own corresponding </w:t>
      </w:r>
      <w:r w:rsidRPr="23D95DF5">
        <w:rPr>
          <w:rFonts w:ascii="Aptos" w:eastAsia="Aptos" w:hAnsi="Aptos" w:cs="Aptos"/>
          <w:color w:val="000000" w:themeColor="text1"/>
        </w:rPr>
        <w:t xml:space="preserve">Turn &amp; Talk </w:t>
      </w:r>
      <w:r w:rsidRPr="23D95DF5">
        <w:rPr>
          <w:rFonts w:ascii="Aptos" w:eastAsia="Aptos" w:hAnsi="Aptos" w:cs="Aptos"/>
        </w:rPr>
        <w:t xml:space="preserve">table within the EMM, but not every task requires a </w:t>
      </w:r>
      <w:r w:rsidRPr="23D95DF5">
        <w:rPr>
          <w:rFonts w:ascii="Aptos" w:eastAsia="Aptos" w:hAnsi="Aptos" w:cs="Aptos"/>
          <w:color w:val="000000" w:themeColor="text1"/>
        </w:rPr>
        <w:t>Turn &amp; Talk</w:t>
      </w:r>
      <w:r w:rsidRPr="23D95DF5">
        <w:rPr>
          <w:rFonts w:ascii="Aptos" w:eastAsia="Aptos" w:hAnsi="Aptos" w:cs="Aptos"/>
        </w:rPr>
        <w:t xml:space="preserve">. Please DO NOT DELETE the additional </w:t>
      </w:r>
      <w:r w:rsidRPr="23D95DF5">
        <w:rPr>
          <w:rFonts w:ascii="Aptos" w:eastAsia="Aptos" w:hAnsi="Aptos" w:cs="Aptos"/>
          <w:color w:val="000000" w:themeColor="text1"/>
        </w:rPr>
        <w:t xml:space="preserve">Turn &amp; Talk </w:t>
      </w:r>
      <w:r w:rsidRPr="23D95DF5">
        <w:rPr>
          <w:rFonts w:ascii="Aptos" w:eastAsia="Aptos" w:hAnsi="Aptos" w:cs="Aptos"/>
        </w:rPr>
        <w:t>sections that you do not use. Please insert N/A into the unused task boxes.</w:t>
      </w:r>
    </w:p>
    <w:p w14:paraId="027A8C5B" w14:textId="0DACF9C9" w:rsidR="0059776E" w:rsidRDefault="244EF69F" w:rsidP="244EF69F">
      <w:pPr>
        <w:spacing w:after="160" w:line="257" w:lineRule="auto"/>
        <w:ind w:left="2880"/>
      </w:pPr>
      <w:r w:rsidRPr="244EF69F">
        <w:rPr>
          <w:rFonts w:ascii="Aptos" w:eastAsia="Aptos" w:hAnsi="Aptos" w:cs="Aptos"/>
        </w:rPr>
        <w:t xml:space="preserve"> </w:t>
      </w:r>
    </w:p>
    <w:p w14:paraId="4AC62FE5" w14:textId="525029E8" w:rsidR="0059776E" w:rsidRDefault="282B746D" w:rsidP="244EF69F">
      <w:pPr>
        <w:pStyle w:val="ListParagraph"/>
        <w:numPr>
          <w:ilvl w:val="0"/>
          <w:numId w:val="466"/>
        </w:numPr>
        <w:spacing w:line="257" w:lineRule="auto"/>
        <w:ind w:left="1440"/>
        <w:rPr>
          <w:rFonts w:ascii="Aptos" w:eastAsia="Aptos" w:hAnsi="Aptos" w:cs="Aptos"/>
          <w:b/>
          <w:bCs/>
        </w:rPr>
      </w:pPr>
      <w:r w:rsidRPr="282B746D">
        <w:rPr>
          <w:rFonts w:ascii="Aptos" w:eastAsia="Aptos" w:hAnsi="Aptos" w:cs="Aptos"/>
          <w:b/>
          <w:bCs/>
        </w:rPr>
        <w:t>Plankton</w:t>
      </w:r>
      <w:del w:id="204" w:author="Denise Mills" w:date="2024-08-02T22:07:00Z">
        <w:r w:rsidR="244EF69F" w:rsidRPr="282B746D" w:rsidDel="282B746D">
          <w:rPr>
            <w:rFonts w:ascii="Aptos" w:eastAsia="Aptos" w:hAnsi="Aptos" w:cs="Aptos"/>
            <w:b/>
            <w:bCs/>
          </w:rPr>
          <w:delText xml:space="preserve"> &amp; Habitat</w:delText>
        </w:r>
      </w:del>
    </w:p>
    <w:p w14:paraId="60F65C1C" w14:textId="178175D4" w:rsidR="0059776E" w:rsidRDefault="282B746D" w:rsidP="282B746D">
      <w:pPr>
        <w:pStyle w:val="ListParagraph"/>
        <w:numPr>
          <w:ilvl w:val="2"/>
          <w:numId w:val="466"/>
        </w:numPr>
        <w:spacing w:line="257" w:lineRule="auto"/>
        <w:rPr>
          <w:rFonts w:ascii="Aptos" w:eastAsia="Aptos" w:hAnsi="Aptos" w:cs="Aptos"/>
          <w:color w:val="000000" w:themeColor="text1"/>
        </w:rPr>
      </w:pPr>
      <w:r w:rsidRPr="282B746D">
        <w:rPr>
          <w:rFonts w:ascii="Aptos" w:eastAsia="Aptos" w:hAnsi="Aptos" w:cs="Aptos"/>
          <w:color w:val="000000" w:themeColor="text1"/>
        </w:rPr>
        <w:t xml:space="preserve">For Turn and Talks, the speech to text pattern will be the one that is commonly used. In Plankton, the question will need to exist within a </w:t>
      </w:r>
      <w:r w:rsidRPr="282B746D">
        <w:rPr>
          <w:rFonts w:ascii="Aptos" w:eastAsia="Aptos" w:hAnsi="Aptos" w:cs="Aptos"/>
          <w:i/>
          <w:iCs/>
          <w:color w:val="000000" w:themeColor="text1"/>
        </w:rPr>
        <w:t>text</w:t>
      </w:r>
      <w:r w:rsidRPr="282B746D">
        <w:rPr>
          <w:rFonts w:ascii="Aptos" w:eastAsia="Aptos" w:hAnsi="Aptos" w:cs="Aptos"/>
          <w:color w:val="000000" w:themeColor="text1"/>
        </w:rPr>
        <w:t xml:space="preserve"> block type in its own row. In </w:t>
      </w:r>
      <w:del w:id="205" w:author="Denise Mills" w:date="2024-08-02T22:07:00Z">
        <w:r w:rsidR="244EF69F" w:rsidRPr="282B746D" w:rsidDel="282B746D">
          <w:rPr>
            <w:rFonts w:ascii="Aptos" w:eastAsia="Aptos" w:hAnsi="Aptos" w:cs="Aptos"/>
            <w:color w:val="000000" w:themeColor="text1"/>
          </w:rPr>
          <w:delText>Habitat</w:delText>
        </w:r>
      </w:del>
      <w:ins w:id="206" w:author="Denise Mills" w:date="2024-08-02T22:07:00Z">
        <w:r w:rsidRPr="282B746D">
          <w:rPr>
            <w:rFonts w:ascii="Aptos" w:eastAsia="Aptos" w:hAnsi="Aptos" w:cs="Aptos"/>
            <w:color w:val="000000" w:themeColor="text1"/>
          </w:rPr>
          <w:t>G3–A1</w:t>
        </w:r>
      </w:ins>
      <w:r w:rsidRPr="282B746D">
        <w:rPr>
          <w:rFonts w:ascii="Aptos" w:eastAsia="Aptos" w:hAnsi="Aptos" w:cs="Aptos"/>
          <w:color w:val="000000" w:themeColor="text1"/>
        </w:rPr>
        <w:t xml:space="preserve">, the question will exist within the </w:t>
      </w:r>
      <w:r w:rsidRPr="282B746D">
        <w:rPr>
          <w:rFonts w:ascii="Aptos" w:eastAsia="Aptos" w:hAnsi="Aptos" w:cs="Aptos"/>
          <w:i/>
          <w:iCs/>
          <w:color w:val="000000" w:themeColor="text1"/>
        </w:rPr>
        <w:t>question stem</w:t>
      </w:r>
      <w:r w:rsidRPr="282B746D">
        <w:rPr>
          <w:rFonts w:ascii="Aptos" w:eastAsia="Aptos" w:hAnsi="Aptos" w:cs="Aptos"/>
          <w:color w:val="000000" w:themeColor="text1"/>
        </w:rPr>
        <w:t xml:space="preserve"> section in the Speech to Text pattern.</w:t>
      </w:r>
    </w:p>
    <w:p w14:paraId="35534186" w14:textId="075FC1C6" w:rsidR="4665733A" w:rsidRDefault="4665733A" w:rsidP="282B746D">
      <w:pPr>
        <w:spacing w:line="257" w:lineRule="auto"/>
        <w:rPr>
          <w:rFonts w:ascii="Aptos" w:eastAsia="Aptos" w:hAnsi="Aptos" w:cs="Aptos"/>
          <w:b/>
          <w:bCs/>
          <w:color w:val="000000" w:themeColor="text1"/>
        </w:rPr>
      </w:pPr>
      <w:r>
        <w:rPr>
          <w:noProof/>
        </w:rPr>
        <w:lastRenderedPageBreak/>
        <w:drawing>
          <wp:inline distT="0" distB="0" distL="0" distR="0" wp14:anchorId="69A9725A" wp14:editId="15463FF6">
            <wp:extent cx="2660356" cy="1435192"/>
            <wp:effectExtent l="0" t="0" r="0" b="0"/>
            <wp:docPr id="1242280821" name="Picture 12422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1" cstate="print">
                      <a:extLst>
                        <a:ext uri="{28A0092B-C50C-407E-A947-70E740481C1C}">
                          <a14:useLocalDpi xmlns:a14="http://schemas.microsoft.com/office/drawing/2010/main" val="0"/>
                        </a:ext>
                      </a:extLst>
                    </a:blip>
                    <a:stretch>
                      <a:fillRect/>
                    </a:stretch>
                  </pic:blipFill>
                  <pic:spPr>
                    <a:xfrm>
                      <a:off x="0" y="0"/>
                      <a:ext cx="2660356" cy="1435192"/>
                    </a:xfrm>
                    <a:prstGeom prst="rect">
                      <a:avLst/>
                    </a:prstGeom>
                  </pic:spPr>
                </pic:pic>
              </a:graphicData>
            </a:graphic>
          </wp:inline>
        </w:drawing>
      </w:r>
      <w:r w:rsidR="282B746D" w:rsidRPr="282B746D">
        <w:rPr>
          <w:rFonts w:ascii="Aptos" w:eastAsia="Aptos" w:hAnsi="Aptos" w:cs="Aptos"/>
          <w:color w:val="000000" w:themeColor="text1"/>
        </w:rPr>
        <w:t xml:space="preserve">        </w:t>
      </w:r>
      <w:r>
        <w:rPr>
          <w:noProof/>
        </w:rPr>
        <w:drawing>
          <wp:inline distT="0" distB="0" distL="0" distR="0" wp14:anchorId="79969764" wp14:editId="21FBF4DC">
            <wp:extent cx="3467102" cy="1914906"/>
            <wp:effectExtent l="0" t="0" r="0" b="0"/>
            <wp:docPr id="1679116891" name="Picture 1679116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2">
                      <a:extLst>
                        <a:ext uri="{28A0092B-C50C-407E-A947-70E740481C1C}">
                          <a14:useLocalDpi xmlns:a14="http://schemas.microsoft.com/office/drawing/2010/main" val="0"/>
                        </a:ext>
                      </a:extLst>
                    </a:blip>
                    <a:stretch>
                      <a:fillRect/>
                    </a:stretch>
                  </pic:blipFill>
                  <pic:spPr>
                    <a:xfrm>
                      <a:off x="0" y="0"/>
                      <a:ext cx="3467102" cy="1914906"/>
                    </a:xfrm>
                    <a:prstGeom prst="rect">
                      <a:avLst/>
                    </a:prstGeom>
                  </pic:spPr>
                </pic:pic>
              </a:graphicData>
            </a:graphic>
          </wp:inline>
        </w:drawing>
      </w:r>
      <w:r w:rsidR="282B746D" w:rsidRPr="282B746D">
        <w:rPr>
          <w:rFonts w:ascii="Aptos" w:eastAsia="Aptos" w:hAnsi="Aptos" w:cs="Aptos"/>
          <w:b/>
          <w:bCs/>
          <w:color w:val="000000" w:themeColor="text1"/>
        </w:rPr>
        <w:t xml:space="preserve"> Plankton </w:t>
      </w:r>
      <w:r>
        <w:tab/>
      </w:r>
      <w:r>
        <w:tab/>
      </w:r>
      <w:r>
        <w:tab/>
      </w:r>
      <w:r>
        <w:tab/>
      </w:r>
      <w:r>
        <w:tab/>
      </w:r>
      <w:r w:rsidR="282B746D" w:rsidRPr="282B746D">
        <w:rPr>
          <w:rFonts w:ascii="Aptos" w:eastAsia="Aptos" w:hAnsi="Aptos" w:cs="Aptos"/>
          <w:b/>
          <w:bCs/>
          <w:color w:val="000000" w:themeColor="text1"/>
        </w:rPr>
        <w:t>G3–A1</w:t>
      </w:r>
    </w:p>
    <w:p w14:paraId="5C010A65" w14:textId="76D029FE" w:rsidR="4665733A" w:rsidRDefault="4665733A" w:rsidP="4665733A">
      <w:pPr>
        <w:spacing w:line="257" w:lineRule="auto"/>
        <w:rPr>
          <w:rFonts w:ascii="Aptos" w:eastAsia="Aptos" w:hAnsi="Aptos" w:cs="Aptos"/>
          <w:color w:val="000000" w:themeColor="text1"/>
        </w:rPr>
      </w:pPr>
    </w:p>
    <w:p w14:paraId="0787890E" w14:textId="0AA9510C" w:rsidR="0059776E" w:rsidRDefault="244EF69F" w:rsidP="244EF69F">
      <w:pPr>
        <w:pStyle w:val="ListParagraph"/>
        <w:numPr>
          <w:ilvl w:val="1"/>
          <w:numId w:val="465"/>
        </w:numPr>
        <w:spacing w:line="257" w:lineRule="auto"/>
        <w:rPr>
          <w:rFonts w:ascii="Aptos" w:eastAsia="Aptos" w:hAnsi="Aptos" w:cs="Aptos"/>
          <w:b/>
          <w:bCs/>
          <w:color w:val="000000" w:themeColor="text1"/>
        </w:rPr>
      </w:pPr>
      <w:r w:rsidRPr="244EF69F">
        <w:rPr>
          <w:rFonts w:ascii="Aptos" w:eastAsia="Aptos" w:hAnsi="Aptos" w:cs="Aptos"/>
          <w:b/>
          <w:bCs/>
          <w:color w:val="000000" w:themeColor="text1"/>
        </w:rPr>
        <w:t>Student Content</w:t>
      </w:r>
    </w:p>
    <w:p w14:paraId="5BECC08A" w14:textId="60A0F634" w:rsidR="0059776E" w:rsidRDefault="244EF69F" w:rsidP="244EF69F">
      <w:pPr>
        <w:pStyle w:val="ListParagraph"/>
        <w:numPr>
          <w:ilvl w:val="2"/>
          <w:numId w:val="466"/>
        </w:numPr>
        <w:spacing w:line="257" w:lineRule="auto"/>
        <w:rPr>
          <w:rFonts w:ascii="Aptos" w:eastAsia="Aptos" w:hAnsi="Aptos" w:cs="Aptos"/>
          <w:color w:val="000000" w:themeColor="text1"/>
        </w:rPr>
      </w:pPr>
      <w:r w:rsidRPr="244EF69F">
        <w:rPr>
          <w:rFonts w:ascii="Aptos" w:eastAsia="Aptos" w:hAnsi="Aptos" w:cs="Aptos"/>
          <w:color w:val="000000" w:themeColor="text1"/>
        </w:rPr>
        <w:t xml:space="preserve">To introduce the Turn and Talk, the original Task question </w:t>
      </w:r>
      <w:r w:rsidRPr="244EF69F">
        <w:rPr>
          <w:rFonts w:ascii="Aptos" w:eastAsia="Aptos" w:hAnsi="Aptos" w:cs="Aptos"/>
        </w:rPr>
        <w:t xml:space="preserve">(from the paragraph pattern) </w:t>
      </w:r>
      <w:r w:rsidRPr="244EF69F">
        <w:rPr>
          <w:rFonts w:ascii="Aptos" w:eastAsia="Aptos" w:hAnsi="Aptos" w:cs="Aptos"/>
          <w:color w:val="000000" w:themeColor="text1"/>
        </w:rPr>
        <w:t>should be presented in the first row. This also includes any images that were found in v1, alt text which needs to be written for those images, Print Spec ID and the Digital Spec ID. Gray template text indicates digital or print specific needs.</w:t>
      </w:r>
    </w:p>
    <w:p w14:paraId="4970105B" w14:textId="185D5CB4" w:rsidR="0059776E" w:rsidRDefault="244EF69F" w:rsidP="244EF69F">
      <w:pPr>
        <w:pStyle w:val="ListParagraph"/>
        <w:numPr>
          <w:ilvl w:val="3"/>
          <w:numId w:val="466"/>
        </w:numPr>
        <w:spacing w:line="257" w:lineRule="auto"/>
        <w:rPr>
          <w:rFonts w:ascii="Aptos" w:eastAsia="Aptos" w:hAnsi="Aptos" w:cs="Aptos"/>
          <w:color w:val="000000" w:themeColor="text1"/>
        </w:rPr>
      </w:pPr>
      <w:r w:rsidRPr="244EF69F">
        <w:rPr>
          <w:rFonts w:ascii="Aptos" w:eastAsia="Aptos" w:hAnsi="Aptos" w:cs="Aptos"/>
          <w:color w:val="000000" w:themeColor="text1"/>
        </w:rPr>
        <w:t>If the image picked up from the original task has an image with anno, the anno needs to be turned to black text for students to reference. Make a note in the EMM to change anno to black.</w:t>
      </w:r>
    </w:p>
    <w:p w14:paraId="7BCA831A" w14:textId="5DD88106" w:rsidR="0059776E" w:rsidRDefault="2733BE28" w:rsidP="244EF69F">
      <w:pPr>
        <w:pStyle w:val="ListParagraph"/>
        <w:numPr>
          <w:ilvl w:val="2"/>
          <w:numId w:val="466"/>
        </w:numPr>
        <w:spacing w:line="257" w:lineRule="auto"/>
        <w:rPr>
          <w:rFonts w:ascii="Aptos" w:eastAsia="Aptos" w:hAnsi="Aptos" w:cs="Aptos"/>
          <w:color w:val="000000" w:themeColor="text1"/>
        </w:rPr>
      </w:pPr>
      <w:r w:rsidRPr="2733BE28">
        <w:rPr>
          <w:rFonts w:ascii="Aptos" w:eastAsia="Aptos" w:hAnsi="Aptos" w:cs="Aptos"/>
          <w:color w:val="000000" w:themeColor="text1"/>
        </w:rPr>
        <w:t xml:space="preserve">The second row of the table introduces the Turn and Talk question. For lessons that are being picked up, the Turn and Talk can be found at the bottom of the SE page below the corresponding task </w:t>
      </w:r>
      <w:r w:rsidRPr="2733BE28">
        <w:rPr>
          <w:rFonts w:ascii="Aptos" w:eastAsia="Aptos" w:hAnsi="Aptos" w:cs="Aptos"/>
          <w:color w:val="215F9A"/>
        </w:rPr>
        <w:t xml:space="preserve">(see Grade Level Considerations below.) </w:t>
      </w:r>
      <w:r w:rsidRPr="2733BE28">
        <w:rPr>
          <w:rFonts w:ascii="Aptos" w:eastAsia="Aptos" w:hAnsi="Aptos" w:cs="Aptos"/>
          <w:color w:val="000000" w:themeColor="text1"/>
        </w:rPr>
        <w:t xml:space="preserve">If the content is revised/new, please pick up the Turn and Talk from the </w:t>
      </w:r>
      <w:hyperlink r:id="rId243">
        <w:r w:rsidRPr="2733BE28">
          <w:rPr>
            <w:rStyle w:val="Hyperlink"/>
            <w:rFonts w:ascii="Aptos" w:eastAsia="Aptos" w:hAnsi="Aptos" w:cs="Aptos"/>
            <w:i/>
            <w:iCs/>
          </w:rPr>
          <w:t>LXDV notes</w:t>
        </w:r>
      </w:hyperlink>
      <w:r w:rsidRPr="2733BE28">
        <w:rPr>
          <w:rFonts w:ascii="Aptos" w:eastAsia="Aptos" w:hAnsi="Aptos" w:cs="Aptos"/>
          <w:color w:val="000000" w:themeColor="text1"/>
        </w:rPr>
        <w:t xml:space="preserve"> for that specific lesson.</w:t>
      </w:r>
    </w:p>
    <w:p w14:paraId="26A0FDE5" w14:textId="3E72B567" w:rsidR="3B3B0F83" w:rsidRDefault="3B3B0F83" w:rsidP="3B3B0F83">
      <w:pPr>
        <w:pStyle w:val="ListParagraph"/>
        <w:numPr>
          <w:ilvl w:val="2"/>
          <w:numId w:val="466"/>
        </w:numPr>
        <w:spacing w:line="257" w:lineRule="auto"/>
        <w:rPr>
          <w:rFonts w:ascii="Aptos" w:eastAsia="Aptos" w:hAnsi="Aptos" w:cs="Aptos"/>
        </w:rPr>
      </w:pPr>
      <w:r w:rsidRPr="3B3B0F83">
        <w:rPr>
          <w:rFonts w:ascii="Aptos" w:eastAsia="Aptos" w:hAnsi="Aptos" w:cs="Aptos"/>
        </w:rPr>
        <w:t>The Turn and Talk question will be placed in the Question Stem. Anno will be used for print only.</w:t>
      </w:r>
    </w:p>
    <w:p w14:paraId="57E59C88" w14:textId="4AE3F991" w:rsidR="2733BE28" w:rsidRDefault="2733BE28" w:rsidP="2733BE28">
      <w:pPr>
        <w:spacing w:line="257" w:lineRule="auto"/>
        <w:rPr>
          <w:rFonts w:ascii="Aptos" w:eastAsia="Aptos" w:hAnsi="Aptos" w:cs="Aptos"/>
        </w:rPr>
      </w:pPr>
    </w:p>
    <w:tbl>
      <w:tblPr>
        <w:tblStyle w:val="TableGrid"/>
        <w:tblW w:w="0" w:type="auto"/>
        <w:tblLayout w:type="fixed"/>
        <w:tblLook w:val="04A0" w:firstRow="1" w:lastRow="0" w:firstColumn="1" w:lastColumn="0" w:noHBand="0" w:noVBand="1"/>
      </w:tblPr>
      <w:tblGrid>
        <w:gridCol w:w="5077"/>
        <w:gridCol w:w="4283"/>
      </w:tblGrid>
      <w:tr w:rsidR="244EF69F" w14:paraId="7B917C98" w14:textId="77777777" w:rsidTr="4665733A">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5C9EB" w:themeFill="text2" w:themeFillTint="40"/>
            <w:tcMar>
              <w:left w:w="108" w:type="dxa"/>
              <w:right w:w="108" w:type="dxa"/>
            </w:tcMar>
          </w:tcPr>
          <w:p w14:paraId="23035986" w14:textId="28BE8310" w:rsidR="244EF69F" w:rsidRDefault="244EF69F" w:rsidP="244EF69F">
            <w:pPr>
              <w:spacing w:after="160" w:line="257" w:lineRule="auto"/>
              <w:jc w:val="center"/>
            </w:pPr>
            <w:r w:rsidRPr="244EF69F">
              <w:rPr>
                <w:rFonts w:ascii="Aptos" w:eastAsia="Aptos" w:hAnsi="Aptos" w:cs="Aptos"/>
                <w:b/>
                <w:bCs/>
                <w:color w:val="000000" w:themeColor="text1"/>
                <w:sz w:val="24"/>
                <w:szCs w:val="24"/>
              </w:rPr>
              <w:t>Grade Level Considerations</w:t>
            </w:r>
            <w:r w:rsidRPr="244EF69F">
              <w:rPr>
                <w:rFonts w:ascii="Aptos" w:eastAsia="Aptos" w:hAnsi="Aptos" w:cs="Aptos"/>
                <w:b/>
                <w:bCs/>
                <w:color w:val="000000" w:themeColor="text1"/>
              </w:rPr>
              <w:t xml:space="preserve"> </w:t>
            </w:r>
          </w:p>
        </w:tc>
      </w:tr>
      <w:tr w:rsidR="244EF69F" w14:paraId="32C92CFA" w14:textId="77777777" w:rsidTr="4665733A">
        <w:trPr>
          <w:trHeight w:val="315"/>
        </w:trPr>
        <w:tc>
          <w:tcPr>
            <w:tcW w:w="50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9F7" w:themeFill="text2" w:themeFillTint="1A"/>
            <w:tcMar>
              <w:left w:w="108" w:type="dxa"/>
              <w:right w:w="108" w:type="dxa"/>
            </w:tcMar>
          </w:tcPr>
          <w:p w14:paraId="2F4D4174" w14:textId="22A2CC54" w:rsidR="244EF69F" w:rsidRDefault="244EF69F" w:rsidP="244EF69F">
            <w:pPr>
              <w:spacing w:after="160" w:line="257" w:lineRule="auto"/>
              <w:jc w:val="center"/>
            </w:pPr>
            <w:r w:rsidRPr="244EF69F">
              <w:rPr>
                <w:rFonts w:ascii="Aptos" w:eastAsia="Aptos" w:hAnsi="Aptos" w:cs="Aptos"/>
                <w:b/>
                <w:bCs/>
                <w:color w:val="000000" w:themeColor="text1"/>
              </w:rPr>
              <w:t>GK</w:t>
            </w:r>
          </w:p>
        </w:tc>
        <w:tc>
          <w:tcPr>
            <w:tcW w:w="42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9F7" w:themeFill="text2" w:themeFillTint="1A"/>
            <w:tcMar>
              <w:left w:w="108" w:type="dxa"/>
              <w:right w:w="108" w:type="dxa"/>
            </w:tcMar>
          </w:tcPr>
          <w:p w14:paraId="4B816CA2" w14:textId="02E20582" w:rsidR="244EF69F" w:rsidRDefault="244EF69F" w:rsidP="244EF69F">
            <w:pPr>
              <w:spacing w:after="160" w:line="257" w:lineRule="auto"/>
              <w:jc w:val="center"/>
            </w:pPr>
            <w:r w:rsidRPr="244EF69F">
              <w:rPr>
                <w:rFonts w:ascii="Aptos" w:eastAsia="Aptos" w:hAnsi="Aptos" w:cs="Aptos"/>
                <w:b/>
                <w:bCs/>
                <w:color w:val="000000" w:themeColor="text1"/>
              </w:rPr>
              <w:t>GK-2</w:t>
            </w:r>
          </w:p>
        </w:tc>
      </w:tr>
      <w:tr w:rsidR="244EF69F" w14:paraId="37AA0AFE" w14:textId="77777777" w:rsidTr="4665733A">
        <w:trPr>
          <w:trHeight w:val="2055"/>
        </w:trPr>
        <w:tc>
          <w:tcPr>
            <w:tcW w:w="50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FD62B6" w14:textId="52266793" w:rsidR="244EF69F" w:rsidRDefault="244EF69F" w:rsidP="244EF69F">
            <w:pPr>
              <w:spacing w:after="160" w:line="257" w:lineRule="auto"/>
            </w:pPr>
            <w:r w:rsidRPr="244EF69F">
              <w:rPr>
                <w:rFonts w:ascii="Aptos" w:eastAsia="Aptos" w:hAnsi="Aptos" w:cs="Aptos"/>
                <w:b/>
                <w:bCs/>
                <w:color w:val="000000" w:themeColor="text1"/>
              </w:rPr>
              <w:t xml:space="preserve">Turn and Talks will NOT appear in print in GK on the SE page. </w:t>
            </w:r>
            <w:r w:rsidRPr="244EF69F">
              <w:rPr>
                <w:rFonts w:ascii="Aptos" w:eastAsia="Aptos" w:hAnsi="Aptos" w:cs="Aptos"/>
                <w:color w:val="000000" w:themeColor="text1"/>
              </w:rPr>
              <w:t xml:space="preserve">(This also applies to Spark Your Learning Turn and Talks.) </w:t>
            </w:r>
          </w:p>
          <w:p w14:paraId="0FAF9761" w14:textId="3977C3B2" w:rsidR="244EF69F" w:rsidRDefault="244EF69F" w:rsidP="244EF69F">
            <w:pPr>
              <w:spacing w:after="160" w:line="257" w:lineRule="auto"/>
            </w:pPr>
            <w:r w:rsidRPr="244EF69F">
              <w:rPr>
                <w:rFonts w:ascii="Aptos" w:eastAsia="Aptos" w:hAnsi="Aptos" w:cs="Aptos"/>
                <w:color w:val="000000" w:themeColor="text1"/>
              </w:rPr>
              <w:t xml:space="preserve"> </w:t>
            </w:r>
          </w:p>
          <w:p w14:paraId="7C37F7C1" w14:textId="5FE8D1ED" w:rsidR="244EF69F" w:rsidRDefault="244EF69F" w:rsidP="244EF69F">
            <w:pPr>
              <w:spacing w:after="160" w:line="257" w:lineRule="auto"/>
            </w:pPr>
            <w:r w:rsidRPr="244EF69F">
              <w:rPr>
                <w:rFonts w:ascii="Aptos" w:eastAsia="Aptos" w:hAnsi="Aptos" w:cs="Aptos"/>
                <w:color w:val="000000" w:themeColor="text1"/>
              </w:rPr>
              <w:t xml:space="preserve">The right side of this table also includes considerations involving GK. </w:t>
            </w:r>
          </w:p>
        </w:tc>
        <w:tc>
          <w:tcPr>
            <w:tcW w:w="42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3D2576" w14:textId="2FA9E378" w:rsidR="244EF69F" w:rsidRDefault="4665733A" w:rsidP="244EF69F">
            <w:pPr>
              <w:spacing w:after="160" w:line="257" w:lineRule="auto"/>
            </w:pPr>
            <w:r w:rsidRPr="4665733A">
              <w:rPr>
                <w:rFonts w:ascii="Aptos" w:eastAsia="Aptos" w:hAnsi="Aptos" w:cs="Aptos"/>
                <w:color w:val="000000" w:themeColor="text1"/>
              </w:rPr>
              <w:t xml:space="preserve">Turn &amp; Talks are only available in the teacher wrap of the v1 TE and </w:t>
            </w:r>
            <w:r w:rsidRPr="4665733A">
              <w:rPr>
                <w:rFonts w:ascii="Aptos" w:eastAsia="Aptos" w:hAnsi="Aptos" w:cs="Aptos"/>
                <w:i/>
                <w:iCs/>
                <w:color w:val="000000" w:themeColor="text1"/>
              </w:rPr>
              <w:t xml:space="preserve">may </w:t>
            </w:r>
            <w:r w:rsidRPr="4665733A">
              <w:rPr>
                <w:rFonts w:ascii="Aptos" w:eastAsia="Aptos" w:hAnsi="Aptos" w:cs="Aptos"/>
                <w:color w:val="000000" w:themeColor="text1"/>
              </w:rPr>
              <w:t xml:space="preserve">be presented in teacher facing language. For the EMM, please use the teacher-facing Turn and Talk as a guide and create a student-facing version that </w:t>
            </w:r>
            <w:r w:rsidRPr="4665733A">
              <w:rPr>
                <w:rFonts w:ascii="Aptos" w:eastAsia="Aptos" w:hAnsi="Aptos" w:cs="Aptos"/>
                <w:b/>
                <w:bCs/>
                <w:color w:val="000000" w:themeColor="text1"/>
              </w:rPr>
              <w:t xml:space="preserve">students will see on the digital platform only. </w:t>
            </w:r>
          </w:p>
        </w:tc>
      </w:tr>
    </w:tbl>
    <w:p w14:paraId="42C2C1C3" w14:textId="20C1B284" w:rsidR="2733BE28" w:rsidRDefault="2733BE28" w:rsidP="2733BE28">
      <w:pPr>
        <w:spacing w:after="160" w:line="257" w:lineRule="auto"/>
        <w:rPr>
          <w:rFonts w:ascii="Aptos" w:eastAsia="Aptos" w:hAnsi="Aptos" w:cs="Aptos"/>
          <w:color w:val="000000" w:themeColor="text1"/>
          <w:highlight w:val="green"/>
        </w:rPr>
      </w:pPr>
    </w:p>
    <w:tbl>
      <w:tblPr>
        <w:tblStyle w:val="TableGrid"/>
        <w:tblW w:w="0" w:type="auto"/>
        <w:tblLayout w:type="fixed"/>
        <w:tblLook w:val="06A0" w:firstRow="1" w:lastRow="0" w:firstColumn="1" w:lastColumn="0" w:noHBand="1" w:noVBand="1"/>
      </w:tblPr>
      <w:tblGrid>
        <w:gridCol w:w="2814"/>
        <w:gridCol w:w="2731"/>
        <w:gridCol w:w="3737"/>
      </w:tblGrid>
      <w:tr w:rsidR="244EF69F" w14:paraId="35E819AB" w14:textId="77777777" w:rsidTr="244EF69F">
        <w:trPr>
          <w:trHeight w:val="300"/>
        </w:trPr>
        <w:tc>
          <w:tcPr>
            <w:tcW w:w="28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5C9EB" w:themeFill="text2" w:themeFillTint="40"/>
            <w:tcMar>
              <w:left w:w="108" w:type="dxa"/>
              <w:right w:w="108" w:type="dxa"/>
            </w:tcMar>
          </w:tcPr>
          <w:p w14:paraId="4C408FF0" w14:textId="7ADDF0EF" w:rsidR="244EF69F" w:rsidRDefault="244EF69F" w:rsidP="244EF69F">
            <w:pPr>
              <w:jc w:val="center"/>
            </w:pPr>
            <w:r w:rsidRPr="244EF69F">
              <w:rPr>
                <w:rFonts w:ascii="Aptos" w:eastAsia="Aptos" w:hAnsi="Aptos" w:cs="Aptos"/>
                <w:color w:val="000000" w:themeColor="text1"/>
                <w:sz w:val="24"/>
                <w:szCs w:val="24"/>
              </w:rPr>
              <w:t>V1 Teacher Facing</w:t>
            </w:r>
          </w:p>
        </w:tc>
        <w:tc>
          <w:tcPr>
            <w:tcW w:w="27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5C9EB" w:themeFill="text2" w:themeFillTint="40"/>
            <w:tcMar>
              <w:left w:w="108" w:type="dxa"/>
              <w:right w:w="108" w:type="dxa"/>
            </w:tcMar>
          </w:tcPr>
          <w:p w14:paraId="060A8E1E" w14:textId="17FA6158" w:rsidR="244EF69F" w:rsidRDefault="244EF69F" w:rsidP="244EF69F">
            <w:pPr>
              <w:jc w:val="center"/>
            </w:pPr>
            <w:r w:rsidRPr="244EF69F">
              <w:rPr>
                <w:rFonts w:ascii="Aptos" w:eastAsia="Aptos" w:hAnsi="Aptos" w:cs="Aptos"/>
                <w:color w:val="000000" w:themeColor="text1"/>
                <w:sz w:val="24"/>
                <w:szCs w:val="24"/>
              </w:rPr>
              <w:t>New Student Facing</w:t>
            </w:r>
          </w:p>
        </w:tc>
        <w:tc>
          <w:tcPr>
            <w:tcW w:w="373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5C9EB" w:themeFill="text2" w:themeFillTint="40"/>
            <w:tcMar>
              <w:left w:w="108" w:type="dxa"/>
              <w:right w:w="108" w:type="dxa"/>
            </w:tcMar>
          </w:tcPr>
          <w:p w14:paraId="1930CD6D" w14:textId="36E0BABF" w:rsidR="244EF69F" w:rsidRDefault="244EF69F" w:rsidP="244EF69F">
            <w:pPr>
              <w:jc w:val="center"/>
            </w:pPr>
            <w:r w:rsidRPr="244EF69F">
              <w:rPr>
                <w:rFonts w:ascii="Aptos" w:eastAsia="Aptos" w:hAnsi="Aptos" w:cs="Aptos"/>
                <w:color w:val="000000" w:themeColor="text1"/>
                <w:sz w:val="24"/>
                <w:szCs w:val="24"/>
              </w:rPr>
              <w:t>Considerations</w:t>
            </w:r>
          </w:p>
        </w:tc>
      </w:tr>
      <w:tr w:rsidR="244EF69F" w14:paraId="0A36FBB6" w14:textId="77777777" w:rsidTr="244EF69F">
        <w:trPr>
          <w:trHeight w:val="300"/>
        </w:trPr>
        <w:tc>
          <w:tcPr>
            <w:tcW w:w="28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497C7AA" w14:textId="74218C21" w:rsidR="244EF69F" w:rsidRDefault="244EF69F" w:rsidP="244EF69F">
            <w:r>
              <w:rPr>
                <w:noProof/>
              </w:rPr>
              <w:lastRenderedPageBreak/>
              <w:drawing>
                <wp:inline distT="0" distB="0" distL="0" distR="0" wp14:anchorId="11E7BAB9" wp14:editId="1E954F86">
                  <wp:extent cx="1638300" cy="523875"/>
                  <wp:effectExtent l="0" t="0" r="0" b="0"/>
                  <wp:docPr id="900828340" name="Picture 900828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4">
                            <a:extLst>
                              <a:ext uri="{28A0092B-C50C-407E-A947-70E740481C1C}">
                                <a14:useLocalDpi xmlns:a14="http://schemas.microsoft.com/office/drawing/2010/main" val="0"/>
                              </a:ext>
                            </a:extLst>
                          </a:blip>
                          <a:stretch>
                            <a:fillRect/>
                          </a:stretch>
                        </pic:blipFill>
                        <pic:spPr>
                          <a:xfrm>
                            <a:off x="0" y="0"/>
                            <a:ext cx="1638300" cy="523875"/>
                          </a:xfrm>
                          <a:prstGeom prst="rect">
                            <a:avLst/>
                          </a:prstGeom>
                        </pic:spPr>
                      </pic:pic>
                    </a:graphicData>
                  </a:graphic>
                </wp:inline>
              </w:drawing>
            </w:r>
          </w:p>
        </w:tc>
        <w:tc>
          <w:tcPr>
            <w:tcW w:w="27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1D4518" w14:textId="7D61020F" w:rsidR="244EF69F" w:rsidRDefault="244EF69F" w:rsidP="244EF69F">
            <w:r w:rsidRPr="244EF69F">
              <w:rPr>
                <w:rFonts w:ascii="Aptos" w:eastAsia="Aptos" w:hAnsi="Aptos" w:cs="Aptos"/>
                <w:color w:val="000000" w:themeColor="text1"/>
              </w:rPr>
              <w:t>How can you show one group has more?</w:t>
            </w:r>
          </w:p>
        </w:tc>
        <w:tc>
          <w:tcPr>
            <w:tcW w:w="37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AA8777" w14:textId="76BF2D0D" w:rsidR="244EF69F" w:rsidRDefault="244EF69F" w:rsidP="244EF69F">
            <w:pPr>
              <w:pStyle w:val="ListParagraph"/>
              <w:numPr>
                <w:ilvl w:val="0"/>
                <w:numId w:val="460"/>
              </w:numPr>
              <w:rPr>
                <w:rFonts w:ascii="Aptos" w:eastAsia="Aptos" w:hAnsi="Aptos" w:cs="Aptos"/>
                <w:color w:val="000000" w:themeColor="text1"/>
                <w:sz w:val="24"/>
                <w:szCs w:val="24"/>
              </w:rPr>
            </w:pPr>
            <w:r w:rsidRPr="244EF69F">
              <w:rPr>
                <w:rFonts w:ascii="Aptos" w:eastAsia="Aptos" w:hAnsi="Aptos" w:cs="Aptos"/>
                <w:color w:val="000000" w:themeColor="text1"/>
                <w:sz w:val="24"/>
                <w:szCs w:val="24"/>
              </w:rPr>
              <w:t>Language is simple and to the point.</w:t>
            </w:r>
          </w:p>
          <w:p w14:paraId="0C936117" w14:textId="2650FEFF" w:rsidR="244EF69F" w:rsidRDefault="244EF69F" w:rsidP="244EF69F">
            <w:r w:rsidRPr="244EF69F">
              <w:rPr>
                <w:rFonts w:ascii="Aptos" w:eastAsia="Aptos" w:hAnsi="Aptos" w:cs="Aptos"/>
                <w:color w:val="000000" w:themeColor="text1"/>
                <w:sz w:val="24"/>
                <w:szCs w:val="24"/>
              </w:rPr>
              <w:t xml:space="preserve"> </w:t>
            </w:r>
          </w:p>
          <w:p w14:paraId="7BC247B7" w14:textId="762A0513" w:rsidR="244EF69F" w:rsidRDefault="244EF69F" w:rsidP="244EF69F">
            <w:pPr>
              <w:pStyle w:val="ListParagraph"/>
              <w:numPr>
                <w:ilvl w:val="0"/>
                <w:numId w:val="460"/>
              </w:numPr>
              <w:rPr>
                <w:rFonts w:ascii="Aptos" w:eastAsia="Aptos" w:hAnsi="Aptos" w:cs="Aptos"/>
                <w:color w:val="000000" w:themeColor="text1"/>
                <w:sz w:val="24"/>
                <w:szCs w:val="24"/>
              </w:rPr>
            </w:pPr>
            <w:r w:rsidRPr="244EF69F">
              <w:rPr>
                <w:rFonts w:ascii="Aptos" w:eastAsia="Aptos" w:hAnsi="Aptos" w:cs="Aptos"/>
                <w:color w:val="000000" w:themeColor="text1"/>
                <w:sz w:val="24"/>
                <w:szCs w:val="24"/>
              </w:rPr>
              <w:t>Students should have an understanding of the words used.</w:t>
            </w:r>
          </w:p>
          <w:p w14:paraId="0E5DAA79" w14:textId="5A55C73A" w:rsidR="244EF69F" w:rsidRDefault="244EF69F" w:rsidP="244EF69F">
            <w:r w:rsidRPr="244EF69F">
              <w:rPr>
                <w:rFonts w:ascii="Aptos" w:eastAsia="Aptos" w:hAnsi="Aptos" w:cs="Aptos"/>
                <w:color w:val="000000" w:themeColor="text1"/>
                <w:sz w:val="24"/>
                <w:szCs w:val="24"/>
              </w:rPr>
              <w:t xml:space="preserve"> </w:t>
            </w:r>
          </w:p>
          <w:p w14:paraId="2C3712B9" w14:textId="5CDABCF3" w:rsidR="244EF69F" w:rsidRDefault="244EF69F" w:rsidP="244EF69F">
            <w:pPr>
              <w:pStyle w:val="ListParagraph"/>
              <w:numPr>
                <w:ilvl w:val="0"/>
                <w:numId w:val="460"/>
              </w:numPr>
              <w:rPr>
                <w:rFonts w:ascii="Aptos" w:eastAsia="Aptos" w:hAnsi="Aptos" w:cs="Aptos"/>
                <w:color w:val="000000" w:themeColor="text1"/>
                <w:sz w:val="24"/>
                <w:szCs w:val="24"/>
              </w:rPr>
            </w:pPr>
            <w:r w:rsidRPr="244EF69F">
              <w:rPr>
                <w:rFonts w:ascii="Aptos" w:eastAsia="Aptos" w:hAnsi="Aptos" w:cs="Aptos"/>
                <w:color w:val="000000" w:themeColor="text1"/>
                <w:sz w:val="24"/>
                <w:szCs w:val="24"/>
              </w:rPr>
              <w:t xml:space="preserve">Not text-heavy and is not overwhelming for a student who cannot read. </w:t>
            </w:r>
          </w:p>
        </w:tc>
      </w:tr>
    </w:tbl>
    <w:p w14:paraId="5B181F24" w14:textId="06D2C35E" w:rsidR="0059776E" w:rsidRDefault="244EF69F" w:rsidP="244EF69F">
      <w:pPr>
        <w:spacing w:after="160" w:line="257" w:lineRule="auto"/>
      </w:pPr>
      <w:r w:rsidRPr="244EF69F">
        <w:rPr>
          <w:rFonts w:ascii="Aptos" w:eastAsia="Aptos" w:hAnsi="Aptos" w:cs="Aptos"/>
          <w:color w:val="FF0000"/>
        </w:rPr>
        <w:t xml:space="preserve"> </w:t>
      </w:r>
    </w:p>
    <w:p w14:paraId="3BCE15B9" w14:textId="6F7B6C74" w:rsidR="0059776E" w:rsidRDefault="244EF69F" w:rsidP="244EF69F">
      <w:pPr>
        <w:pStyle w:val="ListParagraph"/>
        <w:numPr>
          <w:ilvl w:val="0"/>
          <w:numId w:val="457"/>
        </w:numPr>
        <w:spacing w:line="257" w:lineRule="auto"/>
        <w:ind w:left="1800"/>
        <w:rPr>
          <w:rFonts w:ascii="Aptos" w:eastAsia="Aptos" w:hAnsi="Aptos" w:cs="Aptos"/>
          <w:b/>
          <w:bCs/>
          <w:color w:val="000000" w:themeColor="text1"/>
        </w:rPr>
      </w:pPr>
      <w:r w:rsidRPr="244EF69F">
        <w:rPr>
          <w:rFonts w:ascii="Aptos" w:eastAsia="Aptos" w:hAnsi="Aptos" w:cs="Aptos"/>
          <w:b/>
          <w:bCs/>
          <w:color w:val="000000" w:themeColor="text1"/>
        </w:rPr>
        <w:t>Teacher Notes</w:t>
      </w:r>
    </w:p>
    <w:p w14:paraId="6C27F1A7" w14:textId="5B74147E" w:rsidR="2733BE28" w:rsidRDefault="5609DC12" w:rsidP="2733BE28">
      <w:pPr>
        <w:pStyle w:val="ListParagraph"/>
        <w:numPr>
          <w:ilvl w:val="1"/>
          <w:numId w:val="543"/>
        </w:numPr>
        <w:spacing w:line="257" w:lineRule="auto"/>
        <w:ind w:left="1800"/>
        <w:rPr>
          <w:rFonts w:ascii="Aptos" w:eastAsia="Aptos" w:hAnsi="Aptos" w:cs="Aptos"/>
          <w:color w:val="215F9A"/>
        </w:rPr>
      </w:pPr>
      <w:r w:rsidRPr="5609DC12">
        <w:rPr>
          <w:rFonts w:ascii="Aptos" w:eastAsia="Aptos" w:hAnsi="Aptos" w:cs="Aptos"/>
          <w:color w:val="000000" w:themeColor="text1"/>
        </w:rPr>
        <w:t xml:space="preserve">Turn &amp; Talk for the Teacher Notes text can be found next to the corresponding task in the source lesson TE wrap </w:t>
      </w:r>
      <w:r w:rsidRPr="5609DC12">
        <w:rPr>
          <w:rFonts w:ascii="Aptos" w:eastAsia="Aptos" w:hAnsi="Aptos" w:cs="Aptos"/>
          <w:color w:val="215F9A"/>
        </w:rPr>
        <w:t>(see Grade Level Considerations below.)</w:t>
      </w:r>
    </w:p>
    <w:p w14:paraId="5417C1F1" w14:textId="130AA4AE" w:rsidR="0059776E" w:rsidRDefault="244EF69F" w:rsidP="244EF69F">
      <w:pPr>
        <w:spacing w:after="160" w:line="257" w:lineRule="auto"/>
        <w:ind w:left="3600"/>
      </w:pPr>
      <w:r w:rsidRPr="244EF69F">
        <w:rPr>
          <w:rFonts w:ascii="Aptos" w:eastAsia="Aptos" w:hAnsi="Aptos" w:cs="Aptos"/>
          <w:color w:val="000000" w:themeColor="text1"/>
        </w:rPr>
        <w:t xml:space="preserve"> </w:t>
      </w:r>
    </w:p>
    <w:tbl>
      <w:tblPr>
        <w:tblStyle w:val="TableGrid"/>
        <w:tblW w:w="0" w:type="auto"/>
        <w:tblLayout w:type="fixed"/>
        <w:tblLook w:val="04A0" w:firstRow="1" w:lastRow="0" w:firstColumn="1" w:lastColumn="0" w:noHBand="0" w:noVBand="1"/>
      </w:tblPr>
      <w:tblGrid>
        <w:gridCol w:w="9360"/>
      </w:tblGrid>
      <w:tr w:rsidR="244EF69F" w14:paraId="5719BA26" w14:textId="77777777" w:rsidTr="4665733A">
        <w:trPr>
          <w:trHeight w:val="300"/>
        </w:trPr>
        <w:tc>
          <w:tcPr>
            <w:tcW w:w="93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5C9EB" w:themeFill="text2" w:themeFillTint="40"/>
            <w:tcMar>
              <w:left w:w="108" w:type="dxa"/>
              <w:right w:w="108" w:type="dxa"/>
            </w:tcMar>
          </w:tcPr>
          <w:p w14:paraId="1FB79173" w14:textId="4B0E1858" w:rsidR="244EF69F" w:rsidRDefault="244EF69F" w:rsidP="244EF69F">
            <w:pPr>
              <w:spacing w:after="160" w:line="257" w:lineRule="auto"/>
              <w:jc w:val="center"/>
            </w:pPr>
            <w:r w:rsidRPr="244EF69F">
              <w:rPr>
                <w:rFonts w:ascii="Aptos" w:eastAsia="Aptos" w:hAnsi="Aptos" w:cs="Aptos"/>
                <w:b/>
                <w:bCs/>
                <w:color w:val="000000" w:themeColor="text1"/>
                <w:sz w:val="24"/>
                <w:szCs w:val="24"/>
              </w:rPr>
              <w:t>Grade Level Considerations</w:t>
            </w:r>
          </w:p>
        </w:tc>
      </w:tr>
      <w:tr w:rsidR="244EF69F" w14:paraId="2FB158D7" w14:textId="77777777" w:rsidTr="4665733A">
        <w:trPr>
          <w:trHeight w:val="315"/>
        </w:trPr>
        <w:tc>
          <w:tcPr>
            <w:tcW w:w="93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9F7" w:themeFill="text2" w:themeFillTint="1A"/>
            <w:tcMar>
              <w:left w:w="108" w:type="dxa"/>
              <w:right w:w="108" w:type="dxa"/>
            </w:tcMar>
          </w:tcPr>
          <w:p w14:paraId="4A1A8B23" w14:textId="15BB8828" w:rsidR="244EF69F" w:rsidRDefault="244EF69F" w:rsidP="244EF69F">
            <w:pPr>
              <w:spacing w:after="160" w:line="257" w:lineRule="auto"/>
              <w:jc w:val="center"/>
            </w:pPr>
            <w:r w:rsidRPr="244EF69F">
              <w:rPr>
                <w:rFonts w:ascii="Aptos" w:eastAsia="Aptos" w:hAnsi="Aptos" w:cs="Aptos"/>
                <w:b/>
                <w:bCs/>
                <w:color w:val="000000" w:themeColor="text1"/>
              </w:rPr>
              <w:t>GK-2</w:t>
            </w:r>
          </w:p>
        </w:tc>
      </w:tr>
      <w:tr w:rsidR="244EF69F" w14:paraId="0A378DE6" w14:textId="77777777" w:rsidTr="4665733A">
        <w:trPr>
          <w:trHeight w:val="2055"/>
        </w:trPr>
        <w:tc>
          <w:tcPr>
            <w:tcW w:w="93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A75523" w14:textId="282E89FC" w:rsidR="244EF69F" w:rsidRDefault="4665733A" w:rsidP="244EF69F">
            <w:pPr>
              <w:spacing w:after="160" w:line="257" w:lineRule="auto"/>
            </w:pPr>
            <w:r w:rsidRPr="4665733A">
              <w:rPr>
                <w:rFonts w:ascii="Aptos" w:eastAsia="Aptos" w:hAnsi="Aptos" w:cs="Aptos"/>
                <w:color w:val="000000" w:themeColor="text1"/>
              </w:rPr>
              <w:t>The newly written, student-facing Turn &amp; Talk is represented in the Student Content, and the Teacher Notes section has the version picked up from the TE.</w:t>
            </w:r>
          </w:p>
          <w:p w14:paraId="2A2C3DCD" w14:textId="6D669F83" w:rsidR="244EF69F" w:rsidRDefault="244EF69F" w:rsidP="4665733A">
            <w:pPr>
              <w:spacing w:after="160" w:line="257" w:lineRule="auto"/>
              <w:jc w:val="center"/>
              <w:rPr>
                <w:rFonts w:ascii="Aptos" w:eastAsia="Aptos" w:hAnsi="Aptos" w:cs="Aptos"/>
                <w:color w:val="000000" w:themeColor="text1"/>
              </w:rPr>
            </w:pPr>
            <w:r>
              <w:rPr>
                <w:noProof/>
              </w:rPr>
              <w:drawing>
                <wp:inline distT="0" distB="0" distL="0" distR="0" wp14:anchorId="2DCE3F98" wp14:editId="78DF464D">
                  <wp:extent cx="4649966" cy="3130519"/>
                  <wp:effectExtent l="0" t="0" r="0" b="0"/>
                  <wp:docPr id="207791822" name="Picture 20779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5">
                            <a:extLst>
                              <a:ext uri="{28A0092B-C50C-407E-A947-70E740481C1C}">
                                <a14:useLocalDpi xmlns:a14="http://schemas.microsoft.com/office/drawing/2010/main" val="0"/>
                              </a:ext>
                            </a:extLst>
                          </a:blip>
                          <a:stretch>
                            <a:fillRect/>
                          </a:stretch>
                        </pic:blipFill>
                        <pic:spPr>
                          <a:xfrm>
                            <a:off x="0" y="0"/>
                            <a:ext cx="4649966" cy="3130519"/>
                          </a:xfrm>
                          <a:prstGeom prst="rect">
                            <a:avLst/>
                          </a:prstGeom>
                        </pic:spPr>
                      </pic:pic>
                    </a:graphicData>
                  </a:graphic>
                </wp:inline>
              </w:drawing>
            </w:r>
          </w:p>
          <w:p w14:paraId="0529A360" w14:textId="2C54C0C0" w:rsidR="244EF69F" w:rsidRDefault="244EF69F" w:rsidP="244EF69F">
            <w:pPr>
              <w:spacing w:after="160" w:line="257" w:lineRule="auto"/>
              <w:jc w:val="center"/>
            </w:pPr>
          </w:p>
        </w:tc>
      </w:tr>
    </w:tbl>
    <w:p w14:paraId="39657EDB" w14:textId="1C113C35" w:rsidR="0059776E" w:rsidRDefault="244EF69F" w:rsidP="244EF69F">
      <w:pPr>
        <w:spacing w:line="259" w:lineRule="auto"/>
      </w:pPr>
      <w:r w:rsidRPr="244EF69F">
        <w:rPr>
          <w:rFonts w:ascii="Aptos" w:eastAsia="Aptos" w:hAnsi="Aptos" w:cs="Aptos"/>
          <w:color w:val="000000" w:themeColor="text1"/>
        </w:rPr>
        <w:t xml:space="preserve"> </w:t>
      </w:r>
    </w:p>
    <w:p w14:paraId="3B5B68F5" w14:textId="0953C5DA" w:rsidR="0059776E" w:rsidRPr="00FF176D" w:rsidRDefault="282B746D" w:rsidP="244EF69F">
      <w:pPr>
        <w:pStyle w:val="Heading3"/>
        <w:rPr>
          <w:rFonts w:ascii="Aptos" w:eastAsia="Aptos" w:hAnsi="Aptos" w:cs="Aptos"/>
        </w:rPr>
      </w:pPr>
      <w:bookmarkStart w:id="207" w:name="_Teaching_Strategy_for_1"/>
      <w:bookmarkStart w:id="208" w:name="_Toc1693933736"/>
      <w:r w:rsidRPr="282B746D">
        <w:rPr>
          <w:rFonts w:ascii="Aptos" w:eastAsia="Aptos" w:hAnsi="Aptos" w:cs="Aptos"/>
        </w:rPr>
        <w:lastRenderedPageBreak/>
        <w:t>Teaching Strategy for Turn &amp; Talk</w:t>
      </w:r>
      <w:bookmarkEnd w:id="207"/>
      <w:bookmarkEnd w:id="208"/>
    </w:p>
    <w:p w14:paraId="66B67F1E" w14:textId="62D144B5" w:rsidR="0059776E" w:rsidRDefault="0AEA4732" w:rsidP="2733BE28">
      <w:pPr>
        <w:pStyle w:val="ListParagraph"/>
        <w:numPr>
          <w:ilvl w:val="0"/>
          <w:numId w:val="543"/>
        </w:numPr>
        <w:spacing w:line="257" w:lineRule="auto"/>
        <w:ind w:left="1080"/>
        <w:rPr>
          <w:rFonts w:ascii="Aptos" w:eastAsia="Aptos" w:hAnsi="Aptos" w:cs="Aptos"/>
          <w:color w:val="000000" w:themeColor="text1"/>
        </w:rPr>
      </w:pPr>
      <w:r w:rsidRPr="0AEA4732">
        <w:rPr>
          <w:rFonts w:ascii="Aptos" w:eastAsia="Aptos" w:hAnsi="Aptos" w:cs="Aptos"/>
        </w:rPr>
        <w:t>Th</w:t>
      </w:r>
      <w:r w:rsidRPr="0AEA4732">
        <w:rPr>
          <w:rFonts w:ascii="Aptos" w:eastAsia="Aptos" w:hAnsi="Aptos" w:cs="Aptos"/>
          <w:color w:val="000000" w:themeColor="text1"/>
        </w:rPr>
        <w:t xml:space="preserve">e Turn and Talk for </w:t>
      </w:r>
      <w:r w:rsidRPr="0AEA4732">
        <w:rPr>
          <w:rFonts w:ascii="Aptos" w:eastAsia="Aptos" w:hAnsi="Aptos" w:cs="Aptos"/>
          <w:b/>
          <w:bCs/>
          <w:color w:val="000000" w:themeColor="text1"/>
          <w:highlight w:val="yellow"/>
        </w:rPr>
        <w:t>Task 1</w:t>
      </w:r>
      <w:r w:rsidRPr="0AEA4732">
        <w:rPr>
          <w:rFonts w:ascii="Aptos" w:eastAsia="Aptos" w:hAnsi="Aptos" w:cs="Aptos"/>
          <w:b/>
          <w:bCs/>
          <w:color w:val="000000" w:themeColor="text1"/>
        </w:rPr>
        <w:t xml:space="preserve"> and beyond</w:t>
      </w:r>
      <w:r w:rsidRPr="0AEA4732">
        <w:rPr>
          <w:rFonts w:ascii="Aptos" w:eastAsia="Aptos" w:hAnsi="Aptos" w:cs="Aptos"/>
          <w:color w:val="000000" w:themeColor="text1"/>
        </w:rPr>
        <w:t xml:space="preserve"> requires either </w:t>
      </w:r>
      <w:r w:rsidRPr="0AEA4732">
        <w:rPr>
          <w:rFonts w:ascii="Aptos" w:eastAsia="Aptos" w:hAnsi="Aptos" w:cs="Aptos"/>
          <w:i/>
          <w:iCs/>
          <w:color w:val="000000" w:themeColor="text1"/>
        </w:rPr>
        <w:t>ML</w:t>
      </w:r>
      <w:r w:rsidRPr="0AEA4732">
        <w:rPr>
          <w:rFonts w:ascii="Aptos" w:eastAsia="Aptos" w:hAnsi="Aptos" w:cs="Aptos"/>
          <w:color w:val="000000" w:themeColor="text1"/>
        </w:rPr>
        <w:t xml:space="preserve"> or </w:t>
      </w:r>
      <w:r w:rsidRPr="0AEA4732">
        <w:rPr>
          <w:rFonts w:ascii="Aptos" w:eastAsia="Aptos" w:hAnsi="Aptos" w:cs="Aptos"/>
          <w:i/>
          <w:iCs/>
          <w:color w:val="000000" w:themeColor="text1"/>
        </w:rPr>
        <w:t xml:space="preserve">UDL Support, </w:t>
      </w:r>
      <w:r w:rsidRPr="0AEA4732">
        <w:rPr>
          <w:rFonts w:ascii="Aptos" w:eastAsia="Aptos" w:hAnsi="Aptos" w:cs="Aptos"/>
          <w:color w:val="000000" w:themeColor="text1"/>
        </w:rPr>
        <w:t xml:space="preserve">but </w:t>
      </w:r>
      <w:r w:rsidRPr="0AEA4732">
        <w:rPr>
          <w:rFonts w:ascii="Aptos" w:eastAsia="Aptos" w:hAnsi="Aptos" w:cs="Aptos"/>
        </w:rPr>
        <w:t>there is a minimum of 2 UDLs per lesson within the tasks</w:t>
      </w:r>
      <w:r w:rsidRPr="0AEA4732">
        <w:rPr>
          <w:rFonts w:ascii="Aptos" w:eastAsia="Aptos" w:hAnsi="Aptos" w:cs="Aptos"/>
          <w:color w:val="000000" w:themeColor="text1"/>
        </w:rPr>
        <w:t xml:space="preserve">. Please see the </w:t>
      </w:r>
      <w:hyperlink r:id="rId246">
        <w:r w:rsidRPr="0AEA4732">
          <w:rPr>
            <w:rStyle w:val="Hyperlink"/>
            <w:rFonts w:ascii="Aptos" w:eastAsia="Aptos" w:hAnsi="Aptos" w:cs="Aptos"/>
          </w:rPr>
          <w:t>UDL Guidelines</w:t>
        </w:r>
      </w:hyperlink>
      <w:r w:rsidRPr="0AEA4732">
        <w:rPr>
          <w:rFonts w:ascii="Aptos" w:eastAsia="Aptos" w:hAnsi="Aptos" w:cs="Aptos"/>
          <w:color w:val="000000" w:themeColor="text1"/>
        </w:rPr>
        <w:t xml:space="preserve"> for instructions on how to write this support. Please see the </w:t>
      </w:r>
      <w:hyperlink r:id="rId247">
        <w:r w:rsidRPr="0AEA4732">
          <w:rPr>
            <w:rStyle w:val="Hyperlink"/>
            <w:rFonts w:ascii="Aptos" w:eastAsia="Aptos" w:hAnsi="Aptos" w:cs="Aptos"/>
          </w:rPr>
          <w:t>ML Guidelines</w:t>
        </w:r>
      </w:hyperlink>
      <w:r w:rsidRPr="0AEA4732">
        <w:rPr>
          <w:rFonts w:ascii="Aptos" w:eastAsia="Aptos" w:hAnsi="Aptos" w:cs="Aptos"/>
          <w:color w:val="000000" w:themeColor="text1"/>
        </w:rPr>
        <w:t xml:space="preserve"> for instructions on how to write ML support.</w:t>
      </w:r>
    </w:p>
    <w:p w14:paraId="07185591" w14:textId="15782C07" w:rsidR="0059776E" w:rsidRPr="00FF176D" w:rsidRDefault="282B746D" w:rsidP="244EF69F">
      <w:pPr>
        <w:pStyle w:val="Heading3"/>
        <w:rPr>
          <w:rFonts w:ascii="Aptos" w:eastAsia="Aptos" w:hAnsi="Aptos" w:cs="Aptos"/>
        </w:rPr>
      </w:pPr>
      <w:bookmarkStart w:id="209" w:name="_Depth_of_Knowledge"/>
      <w:bookmarkStart w:id="210" w:name="_Toc2111179254"/>
      <w:r w:rsidRPr="282B746D">
        <w:rPr>
          <w:rFonts w:ascii="Aptos" w:eastAsia="Aptos" w:hAnsi="Aptos" w:cs="Aptos"/>
        </w:rPr>
        <w:t>Depth of Knowledge Leveled Questions</w:t>
      </w:r>
      <w:bookmarkEnd w:id="209"/>
      <w:bookmarkEnd w:id="210"/>
    </w:p>
    <w:p w14:paraId="069B5233" w14:textId="481E5927" w:rsidR="0059776E" w:rsidRDefault="0AEA4732" w:rsidP="2733BE28">
      <w:pPr>
        <w:pStyle w:val="ListParagraph"/>
        <w:numPr>
          <w:ilvl w:val="0"/>
          <w:numId w:val="543"/>
        </w:numPr>
        <w:spacing w:line="257" w:lineRule="auto"/>
        <w:ind w:left="1080"/>
        <w:rPr>
          <w:rFonts w:ascii="Aptos" w:eastAsia="Aptos" w:hAnsi="Aptos" w:cs="Aptos"/>
          <w:color w:val="000000" w:themeColor="text1"/>
        </w:rPr>
      </w:pPr>
      <w:r w:rsidRPr="0AEA4732">
        <w:rPr>
          <w:rFonts w:ascii="Aptos" w:eastAsia="Aptos" w:hAnsi="Aptos" w:cs="Aptos"/>
        </w:rPr>
        <w:t>The Depth of Knowledge questions can be found under Task 1 in V1 for picked up lessons. If a lesson is revised or new, please refe</w:t>
      </w:r>
      <w:r w:rsidRPr="0AEA4732">
        <w:rPr>
          <w:rFonts w:ascii="Aptos" w:eastAsia="Aptos" w:hAnsi="Aptos" w:cs="Aptos"/>
          <w:color w:val="000000" w:themeColor="text1"/>
        </w:rPr>
        <w:t xml:space="preserve">r to the </w:t>
      </w:r>
      <w:hyperlink r:id="rId248">
        <w:r w:rsidRPr="0AEA4732">
          <w:rPr>
            <w:rStyle w:val="Hyperlink"/>
            <w:rFonts w:ascii="Aptos" w:eastAsia="Aptos" w:hAnsi="Aptos" w:cs="Aptos"/>
          </w:rPr>
          <w:t>Depth of Knowledge Documents</w:t>
        </w:r>
      </w:hyperlink>
      <w:r w:rsidRPr="0AEA4732">
        <w:rPr>
          <w:rFonts w:ascii="Aptos" w:eastAsia="Aptos" w:hAnsi="Aptos" w:cs="Aptos"/>
        </w:rPr>
        <w:t xml:space="preserve">. Additionally, you may use any of the reused content as a guide in creating new DOK leveled questions. </w:t>
      </w:r>
    </w:p>
    <w:p w14:paraId="0BA8F976" w14:textId="7CC86581" w:rsidR="0059776E" w:rsidRPr="00FF176D" w:rsidRDefault="282B746D" w:rsidP="244EF69F">
      <w:pPr>
        <w:pStyle w:val="Heading3"/>
        <w:rPr>
          <w:rFonts w:ascii="Aptos" w:eastAsia="Aptos" w:hAnsi="Aptos" w:cs="Aptos"/>
        </w:rPr>
      </w:pPr>
      <w:bookmarkStart w:id="211" w:name="_Continuing_with_Tasks"/>
      <w:bookmarkStart w:id="212" w:name="_Toc45442383"/>
      <w:r w:rsidRPr="282B746D">
        <w:rPr>
          <w:rFonts w:ascii="Aptos" w:eastAsia="Aptos" w:hAnsi="Aptos" w:cs="Aptos"/>
        </w:rPr>
        <w:t>Continuing with Tasks 2 and Beyond</w:t>
      </w:r>
      <w:bookmarkEnd w:id="211"/>
      <w:bookmarkEnd w:id="212"/>
    </w:p>
    <w:p w14:paraId="6FAF0BCE" w14:textId="5F14379A" w:rsidR="0059776E" w:rsidRDefault="244EF69F" w:rsidP="244EF69F">
      <w:pPr>
        <w:pStyle w:val="ListParagraph"/>
        <w:numPr>
          <w:ilvl w:val="0"/>
          <w:numId w:val="452"/>
        </w:numPr>
        <w:spacing w:line="257" w:lineRule="auto"/>
        <w:ind w:left="2160"/>
        <w:rPr>
          <w:rFonts w:ascii="Aptos" w:eastAsia="Aptos" w:hAnsi="Aptos" w:cs="Aptos"/>
          <w:color w:val="000000" w:themeColor="text1"/>
        </w:rPr>
      </w:pPr>
      <w:r w:rsidRPr="244EF69F">
        <w:rPr>
          <w:rFonts w:ascii="Aptos" w:eastAsia="Aptos" w:hAnsi="Aptos" w:cs="Aptos"/>
          <w:color w:val="000000" w:themeColor="text1"/>
        </w:rPr>
        <w:t>Repeat the above steps to complete the section for Task 2, Task 3, etc. The number of tasks can differ between lessons and grade levels.</w:t>
      </w:r>
    </w:p>
    <w:p w14:paraId="434F4D0A" w14:textId="09F6D77D" w:rsidR="0059776E" w:rsidRDefault="244EF69F" w:rsidP="244EF69F">
      <w:pPr>
        <w:spacing w:line="257" w:lineRule="auto"/>
        <w:ind w:left="2160"/>
      </w:pPr>
      <w:r w:rsidRPr="244EF69F">
        <w:rPr>
          <w:rFonts w:ascii="Aptos" w:eastAsia="Aptos" w:hAnsi="Aptos" w:cs="Aptos"/>
          <w:color w:val="000000" w:themeColor="text1"/>
        </w:rPr>
        <w:t xml:space="preserve"> </w:t>
      </w:r>
    </w:p>
    <w:tbl>
      <w:tblPr>
        <w:tblStyle w:val="TableGrid"/>
        <w:tblW w:w="0" w:type="auto"/>
        <w:tblInd w:w="720" w:type="dxa"/>
        <w:tblLayout w:type="fixed"/>
        <w:tblLook w:val="04A0" w:firstRow="1" w:lastRow="0" w:firstColumn="1" w:lastColumn="0" w:noHBand="0" w:noVBand="1"/>
      </w:tblPr>
      <w:tblGrid>
        <w:gridCol w:w="9144"/>
      </w:tblGrid>
      <w:tr w:rsidR="244EF69F" w14:paraId="7313FB9A" w14:textId="77777777" w:rsidTr="5609DC12">
        <w:trPr>
          <w:trHeight w:val="300"/>
        </w:trPr>
        <w:tc>
          <w:tcPr>
            <w:tcW w:w="91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5C9EB" w:themeFill="text2" w:themeFillTint="40"/>
            <w:tcMar>
              <w:left w:w="108" w:type="dxa"/>
              <w:right w:w="108" w:type="dxa"/>
            </w:tcMar>
          </w:tcPr>
          <w:p w14:paraId="319A42C1" w14:textId="17F40047" w:rsidR="244EF69F" w:rsidRDefault="244EF69F" w:rsidP="244EF69F">
            <w:pPr>
              <w:spacing w:after="160" w:line="257" w:lineRule="auto"/>
              <w:jc w:val="center"/>
            </w:pPr>
            <w:r w:rsidRPr="244EF69F">
              <w:rPr>
                <w:rFonts w:ascii="Aptos" w:eastAsia="Aptos" w:hAnsi="Aptos" w:cs="Aptos"/>
                <w:b/>
                <w:bCs/>
                <w:color w:val="000000" w:themeColor="text1"/>
                <w:sz w:val="24"/>
                <w:szCs w:val="24"/>
              </w:rPr>
              <w:t>Grade Level Considerations</w:t>
            </w:r>
          </w:p>
        </w:tc>
      </w:tr>
      <w:tr w:rsidR="244EF69F" w14:paraId="217659B7" w14:textId="77777777" w:rsidTr="5609DC12">
        <w:trPr>
          <w:trHeight w:val="315"/>
        </w:trPr>
        <w:tc>
          <w:tcPr>
            <w:tcW w:w="91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9F7" w:themeFill="text2" w:themeFillTint="1A"/>
            <w:tcMar>
              <w:left w:w="108" w:type="dxa"/>
              <w:right w:w="108" w:type="dxa"/>
            </w:tcMar>
          </w:tcPr>
          <w:p w14:paraId="6C410260" w14:textId="0E8B4FFD" w:rsidR="244EF69F" w:rsidRDefault="244EF69F" w:rsidP="244EF69F">
            <w:pPr>
              <w:spacing w:after="160" w:line="257" w:lineRule="auto"/>
              <w:jc w:val="center"/>
            </w:pPr>
            <w:r w:rsidRPr="244EF69F">
              <w:rPr>
                <w:rFonts w:ascii="Aptos" w:eastAsia="Aptos" w:hAnsi="Aptos" w:cs="Aptos"/>
                <w:b/>
                <w:bCs/>
                <w:color w:val="000000" w:themeColor="text1"/>
              </w:rPr>
              <w:t>GK</w:t>
            </w:r>
          </w:p>
        </w:tc>
      </w:tr>
      <w:tr w:rsidR="244EF69F" w14:paraId="28D9FAF6" w14:textId="77777777" w:rsidTr="5609DC12">
        <w:trPr>
          <w:trHeight w:val="840"/>
        </w:trPr>
        <w:tc>
          <w:tcPr>
            <w:tcW w:w="914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755DFE" w14:textId="08D774A1" w:rsidR="244EF69F" w:rsidRDefault="5609DC12" w:rsidP="244EF69F">
            <w:pPr>
              <w:spacing w:after="160" w:line="257" w:lineRule="auto"/>
            </w:pPr>
            <w:r w:rsidRPr="5609DC12">
              <w:rPr>
                <w:rFonts w:ascii="Aptos" w:eastAsia="Aptos" w:hAnsi="Aptos" w:cs="Aptos"/>
                <w:color w:val="000000" w:themeColor="text1"/>
              </w:rPr>
              <w:t xml:space="preserve">The </w:t>
            </w:r>
            <w:r w:rsidRPr="5609DC12">
              <w:rPr>
                <w:rFonts w:ascii="Aptos" w:eastAsia="Aptos" w:hAnsi="Aptos" w:cs="Aptos"/>
                <w:i/>
                <w:iCs/>
                <w:color w:val="000000" w:themeColor="text1"/>
              </w:rPr>
              <w:t>last</w:t>
            </w:r>
            <w:r w:rsidRPr="5609DC12">
              <w:rPr>
                <w:rFonts w:ascii="Aptos" w:eastAsia="Aptos" w:hAnsi="Aptos" w:cs="Aptos"/>
                <w:color w:val="000000" w:themeColor="text1"/>
              </w:rPr>
              <w:t xml:space="preserve"> task in the </w:t>
            </w:r>
            <w:r w:rsidRPr="5609DC12">
              <w:rPr>
                <w:rFonts w:ascii="Aptos" w:eastAsia="Aptos" w:hAnsi="Aptos" w:cs="Aptos"/>
                <w:b/>
                <w:bCs/>
                <w:color w:val="000000" w:themeColor="text1"/>
              </w:rPr>
              <w:t xml:space="preserve">Step It Out </w:t>
            </w:r>
            <w:r w:rsidRPr="5609DC12">
              <w:rPr>
                <w:rFonts w:ascii="Aptos" w:eastAsia="Aptos" w:hAnsi="Aptos" w:cs="Aptos"/>
                <w:color w:val="000000" w:themeColor="text1"/>
              </w:rPr>
              <w:t xml:space="preserve">section (usually </w:t>
            </w:r>
            <w:r w:rsidRPr="5609DC12">
              <w:rPr>
                <w:rFonts w:ascii="Aptos" w:eastAsia="Aptos" w:hAnsi="Aptos" w:cs="Aptos"/>
                <w:b/>
                <w:bCs/>
                <w:color w:val="000000" w:themeColor="text1"/>
              </w:rPr>
              <w:t>TASK 4</w:t>
            </w:r>
            <w:r w:rsidRPr="5609DC12">
              <w:rPr>
                <w:rFonts w:ascii="Aptos" w:eastAsia="Aptos" w:hAnsi="Aptos" w:cs="Aptos"/>
                <w:color w:val="000000" w:themeColor="text1"/>
              </w:rPr>
              <w:t xml:space="preserve">) is reserved for the Quick Check. If there are only 4 tasks, </w:t>
            </w:r>
            <w:r w:rsidRPr="5609DC12">
              <w:rPr>
                <w:rFonts w:ascii="Aptos" w:eastAsia="Aptos" w:hAnsi="Aptos" w:cs="Aptos"/>
                <w:b/>
                <w:bCs/>
                <w:color w:val="000000" w:themeColor="text1"/>
              </w:rPr>
              <w:t>the last task should not be used in the task section of the EMM</w:t>
            </w:r>
            <w:r w:rsidRPr="5609DC12">
              <w:rPr>
                <w:rFonts w:ascii="Aptos" w:eastAsia="Aptos" w:hAnsi="Aptos" w:cs="Aptos"/>
                <w:color w:val="000000" w:themeColor="text1"/>
              </w:rPr>
              <w:t xml:space="preserve">. Please refer to </w:t>
            </w:r>
            <w:hyperlink r:id="rId249">
              <w:r w:rsidRPr="5609DC12">
                <w:rPr>
                  <w:rStyle w:val="Hyperlink"/>
                  <w:rFonts w:ascii="Aptos" w:eastAsia="Aptos" w:hAnsi="Aptos" w:cs="Aptos"/>
                </w:rPr>
                <w:t>Quick Check Guidelines</w:t>
              </w:r>
            </w:hyperlink>
            <w:r w:rsidRPr="5609DC12">
              <w:rPr>
                <w:rFonts w:ascii="Aptos" w:eastAsia="Aptos" w:hAnsi="Aptos" w:cs="Aptos"/>
                <w:color w:val="000000" w:themeColor="text1"/>
              </w:rPr>
              <w:t xml:space="preserve"> for more information.</w:t>
            </w:r>
          </w:p>
        </w:tc>
      </w:tr>
    </w:tbl>
    <w:p w14:paraId="0BD77E25" w14:textId="5CDD82D1" w:rsidR="0059776E" w:rsidRDefault="244EF69F" w:rsidP="244EF69F">
      <w:pPr>
        <w:spacing w:line="257" w:lineRule="auto"/>
      </w:pPr>
      <w:r w:rsidRPr="244EF69F">
        <w:rPr>
          <w:rFonts w:ascii="Aptos" w:eastAsia="Aptos" w:hAnsi="Aptos" w:cs="Aptos"/>
          <w:color w:val="000000" w:themeColor="text1"/>
        </w:rPr>
        <w:t xml:space="preserve"> </w:t>
      </w:r>
    </w:p>
    <w:p w14:paraId="2304B83B" w14:textId="345ECECB" w:rsidR="0059776E" w:rsidRDefault="244EF69F" w:rsidP="244EF69F">
      <w:pPr>
        <w:pStyle w:val="ListParagraph"/>
        <w:numPr>
          <w:ilvl w:val="0"/>
          <w:numId w:val="452"/>
        </w:numPr>
        <w:spacing w:line="257" w:lineRule="auto"/>
        <w:ind w:left="2160"/>
        <w:rPr>
          <w:rFonts w:ascii="Aptos" w:eastAsia="Aptos" w:hAnsi="Aptos" w:cs="Aptos"/>
          <w:color w:val="000000" w:themeColor="text1"/>
        </w:rPr>
      </w:pPr>
      <w:r w:rsidRPr="244EF69F">
        <w:rPr>
          <w:rFonts w:ascii="Aptos" w:eastAsia="Aptos" w:hAnsi="Aptos" w:cs="Aptos"/>
          <w:color w:val="000000" w:themeColor="text1"/>
        </w:rPr>
        <w:t>Each task and Turn &amp; Talk (if applicable) will have a Teaching Strategy section.</w:t>
      </w:r>
    </w:p>
    <w:p w14:paraId="09461768" w14:textId="131F0BE7" w:rsidR="0059776E" w:rsidRDefault="244EF69F" w:rsidP="244EF69F">
      <w:pPr>
        <w:pStyle w:val="ListParagraph"/>
        <w:numPr>
          <w:ilvl w:val="0"/>
          <w:numId w:val="452"/>
        </w:numPr>
        <w:spacing w:line="257" w:lineRule="auto"/>
        <w:ind w:left="2160"/>
        <w:rPr>
          <w:rFonts w:ascii="Aptos" w:eastAsia="Aptos" w:hAnsi="Aptos" w:cs="Aptos"/>
          <w:color w:val="000000" w:themeColor="text1"/>
        </w:rPr>
      </w:pPr>
      <w:r w:rsidRPr="244EF69F">
        <w:rPr>
          <w:rFonts w:ascii="Aptos" w:eastAsia="Aptos" w:hAnsi="Aptos" w:cs="Aptos"/>
          <w:color w:val="000000" w:themeColor="text1"/>
        </w:rPr>
        <w:t xml:space="preserve"> Only Task 1 includes Depth of Knowledge questions. </w:t>
      </w:r>
    </w:p>
    <w:p w14:paraId="301E0B9D" w14:textId="66F8E528" w:rsidR="0059776E" w:rsidRDefault="244EF69F" w:rsidP="244EF69F">
      <w:pPr>
        <w:pStyle w:val="ListParagraph"/>
        <w:numPr>
          <w:ilvl w:val="0"/>
          <w:numId w:val="452"/>
        </w:numPr>
        <w:spacing w:line="257" w:lineRule="auto"/>
        <w:ind w:left="2160"/>
      </w:pPr>
      <w:r w:rsidRPr="244EF69F">
        <w:rPr>
          <w:rFonts w:ascii="Aptos" w:eastAsia="Aptos" w:hAnsi="Aptos" w:cs="Aptos"/>
          <w:color w:val="000000" w:themeColor="text1"/>
        </w:rPr>
        <w:t xml:space="preserve">Once all Task sections are complete, go up to the yellow Before You Teach section of the EMM to insert the MLR routines used for each task. </w:t>
      </w:r>
    </w:p>
    <w:p w14:paraId="17ECBCF4" w14:textId="42B079E0" w:rsidR="0059776E" w:rsidRDefault="0059776E" w:rsidP="244EF69F">
      <w:pPr>
        <w:spacing w:line="257" w:lineRule="auto"/>
        <w:ind w:left="720" w:firstLine="720"/>
        <w:jc w:val="center"/>
      </w:pPr>
      <w:r>
        <w:rPr>
          <w:noProof/>
        </w:rPr>
        <w:drawing>
          <wp:inline distT="0" distB="0" distL="0" distR="0" wp14:anchorId="1B792107" wp14:editId="206D8E3D">
            <wp:extent cx="2791238" cy="1234221"/>
            <wp:effectExtent l="0" t="0" r="0" b="0"/>
            <wp:docPr id="1377718973" name="Picture 1377718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0">
                      <a:extLst>
                        <a:ext uri="{28A0092B-C50C-407E-A947-70E740481C1C}">
                          <a14:useLocalDpi xmlns:a14="http://schemas.microsoft.com/office/drawing/2010/main" val="0"/>
                        </a:ext>
                      </a:extLst>
                    </a:blip>
                    <a:stretch>
                      <a:fillRect/>
                    </a:stretch>
                  </pic:blipFill>
                  <pic:spPr>
                    <a:xfrm>
                      <a:off x="0" y="0"/>
                      <a:ext cx="2791238" cy="1234221"/>
                    </a:xfrm>
                    <a:prstGeom prst="rect">
                      <a:avLst/>
                    </a:prstGeom>
                  </pic:spPr>
                </pic:pic>
              </a:graphicData>
            </a:graphic>
          </wp:inline>
        </w:drawing>
      </w:r>
    </w:p>
    <w:p w14:paraId="77E7787C" w14:textId="3D5C9A01" w:rsidR="0059776E" w:rsidRDefault="244EF69F" w:rsidP="244EF69F">
      <w:pPr>
        <w:pStyle w:val="ListParagraph"/>
        <w:numPr>
          <w:ilvl w:val="1"/>
          <w:numId w:val="452"/>
        </w:numPr>
        <w:spacing w:line="257" w:lineRule="auto"/>
        <w:ind w:left="2880"/>
        <w:rPr>
          <w:rFonts w:ascii="Aptos" w:eastAsia="Aptos" w:hAnsi="Aptos" w:cs="Aptos"/>
          <w:color w:val="000000" w:themeColor="text1"/>
        </w:rPr>
      </w:pPr>
      <w:r w:rsidRPr="244EF69F">
        <w:rPr>
          <w:rFonts w:ascii="Aptos" w:eastAsia="Aptos" w:hAnsi="Aptos" w:cs="Aptos"/>
          <w:color w:val="000000" w:themeColor="text1"/>
        </w:rPr>
        <w:t>When inserting the MLR routines for each task, continue to list out the tasks in the rows. If there are more rows than needed, place N/A in empty rows.</w:t>
      </w:r>
    </w:p>
    <w:p w14:paraId="6174D711" w14:textId="265DADFF" w:rsidR="0059776E" w:rsidRDefault="244EF69F" w:rsidP="244EF69F">
      <w:pPr>
        <w:pStyle w:val="ListParagraph"/>
        <w:numPr>
          <w:ilvl w:val="1"/>
          <w:numId w:val="452"/>
        </w:numPr>
        <w:spacing w:line="257" w:lineRule="auto"/>
        <w:ind w:left="2880"/>
        <w:rPr>
          <w:rFonts w:ascii="Aptos" w:eastAsia="Aptos" w:hAnsi="Aptos" w:cs="Aptos"/>
          <w:color w:val="4E95D9"/>
        </w:rPr>
      </w:pPr>
      <w:r w:rsidRPr="244EF69F">
        <w:rPr>
          <w:rFonts w:ascii="Aptos" w:eastAsia="Aptos" w:hAnsi="Aptos" w:cs="Aptos"/>
          <w:color w:val="000000" w:themeColor="text1"/>
        </w:rPr>
        <w:t xml:space="preserve">The word “routine” should remain lowercase. If there are multiple routines, include the word “and” between them and remove the parenthesis around the (s) at the end. Example: </w:t>
      </w:r>
      <w:r w:rsidRPr="244EF69F">
        <w:rPr>
          <w:rFonts w:ascii="Aptos" w:eastAsia="Aptos" w:hAnsi="Aptos" w:cs="Aptos"/>
          <w:color w:val="4E95D9"/>
        </w:rPr>
        <w:t>Three Reads and Compare and Connect routines</w:t>
      </w:r>
    </w:p>
    <w:p w14:paraId="7B4154BB" w14:textId="125B5739" w:rsidR="0059776E" w:rsidRDefault="0059776E" w:rsidP="244EF69F">
      <w:pPr>
        <w:spacing w:line="257" w:lineRule="auto"/>
        <w:jc w:val="center"/>
      </w:pPr>
    </w:p>
    <w:p w14:paraId="3A100389" w14:textId="48C0794D" w:rsidR="0059776E" w:rsidRDefault="0059776E" w:rsidP="244EF69F">
      <w:pPr>
        <w:spacing w:line="259" w:lineRule="auto"/>
        <w:jc w:val="center"/>
      </w:pPr>
    </w:p>
    <w:p w14:paraId="6C9854A6" w14:textId="0A053407" w:rsidR="2733BE28" w:rsidRDefault="2733BE28" w:rsidP="2733BE28">
      <w:pPr>
        <w:spacing w:line="259" w:lineRule="auto"/>
        <w:jc w:val="center"/>
      </w:pPr>
    </w:p>
    <w:p w14:paraId="0EC0DD7C" w14:textId="7AEC5C7D" w:rsidR="000D764C" w:rsidRPr="008B63B3" w:rsidRDefault="282B746D" w:rsidP="282B746D">
      <w:pPr>
        <w:pStyle w:val="Heading2"/>
        <w:rPr>
          <w:i/>
          <w:iCs/>
        </w:rPr>
      </w:pPr>
      <w:bookmarkStart w:id="213" w:name="_Toc166851569"/>
      <w:bookmarkStart w:id="214" w:name="_Toc72224679"/>
      <w:r>
        <w:t>Quick Check</w:t>
      </w:r>
      <w:bookmarkEnd w:id="213"/>
      <w:bookmarkEnd w:id="214"/>
    </w:p>
    <w:p w14:paraId="6877D3B8" w14:textId="77777777" w:rsidR="0059776E" w:rsidRDefault="0059776E" w:rsidP="0059776E">
      <w:pPr>
        <w:rPr>
          <w:color w:val="7F7F7F" w:themeColor="text1" w:themeTint="80"/>
        </w:rPr>
      </w:pPr>
    </w:p>
    <w:p w14:paraId="52678C44" w14:textId="5DF55788" w:rsidR="000D764C" w:rsidRPr="00EF0ED1" w:rsidRDefault="244EF69F" w:rsidP="244EF69F">
      <w:pPr>
        <w:rPr>
          <w:i/>
          <w:iCs/>
          <w:color w:val="0F4761" w:themeColor="accent1" w:themeShade="BF"/>
          <w:sz w:val="28"/>
          <w:szCs w:val="28"/>
        </w:rPr>
      </w:pPr>
      <w:r w:rsidRPr="244EF69F">
        <w:rPr>
          <w:color w:val="0F4761" w:themeColor="accent1" w:themeShade="BF"/>
          <w:sz w:val="28"/>
          <w:szCs w:val="28"/>
        </w:rPr>
        <w:t xml:space="preserve">(light green section)(Note title in NL V1 was Check Understanding) </w:t>
      </w:r>
    </w:p>
    <w:p w14:paraId="65439504" w14:textId="77777777" w:rsidR="0059776E" w:rsidRDefault="0059776E" w:rsidP="0059776E">
      <w:pPr>
        <w:rPr>
          <w:sz w:val="28"/>
          <w:szCs w:val="28"/>
        </w:rPr>
      </w:pPr>
    </w:p>
    <w:p w14:paraId="6CB8AF90" w14:textId="77777777" w:rsidR="0059776E" w:rsidRPr="00166A7E" w:rsidRDefault="0059776E" w:rsidP="0059776E">
      <w:pPr>
        <w:rPr>
          <w:sz w:val="28"/>
          <w:szCs w:val="28"/>
        </w:rPr>
      </w:pPr>
      <w:r w:rsidRPr="00166A7E">
        <w:rPr>
          <w:sz w:val="28"/>
          <w:szCs w:val="28"/>
        </w:rPr>
        <w:t>Digital authoring within: Learnosity</w:t>
      </w:r>
    </w:p>
    <w:p w14:paraId="043423D9" w14:textId="77777777" w:rsidR="0059776E" w:rsidRDefault="0059776E" w:rsidP="0059776E"/>
    <w:p w14:paraId="5F4FEB1C" w14:textId="77777777" w:rsidR="0059776E" w:rsidRDefault="0059776E" w:rsidP="0059776E">
      <w:pPr>
        <w:pStyle w:val="ListParagraph"/>
        <w:numPr>
          <w:ilvl w:val="0"/>
          <w:numId w:val="657"/>
        </w:numPr>
        <w:rPr>
          <w:color w:val="7F7F7F" w:themeColor="text1" w:themeTint="80"/>
        </w:rPr>
      </w:pPr>
      <w:r w:rsidRPr="3334A5BE">
        <w:t xml:space="preserve">Introduction </w:t>
      </w:r>
    </w:p>
    <w:p w14:paraId="761D03E5" w14:textId="7DF0B877" w:rsidR="000D764C" w:rsidRPr="001D1D98" w:rsidRDefault="244EF69F" w:rsidP="244EF69F">
      <w:pPr>
        <w:pStyle w:val="ListParagraph"/>
        <w:numPr>
          <w:ilvl w:val="1"/>
          <w:numId w:val="657"/>
        </w:numPr>
      </w:pPr>
      <w:r w:rsidRPr="244EF69F">
        <w:rPr>
          <w:color w:val="000000" w:themeColor="text1"/>
        </w:rPr>
        <w:t>The</w:t>
      </w:r>
      <w:r>
        <w:t xml:space="preserve"> </w:t>
      </w:r>
      <w:r w:rsidRPr="244EF69F">
        <w:rPr>
          <w:b/>
          <w:bCs/>
        </w:rPr>
        <w:t>Quick Check</w:t>
      </w:r>
      <w:r>
        <w:t xml:space="preserve"> section of the lesson is a formative assessment which checks students’ understanding of the material presented in the lesson’s instructional tasks.</w:t>
      </w:r>
    </w:p>
    <w:p w14:paraId="522B568F" w14:textId="77777777" w:rsidR="000D764C" w:rsidRDefault="000D764C" w:rsidP="000D764C">
      <w:pPr>
        <w:pStyle w:val="ListParagraph"/>
        <w:numPr>
          <w:ilvl w:val="1"/>
          <w:numId w:val="657"/>
        </w:numPr>
        <w:rPr>
          <w:color w:val="000000" w:themeColor="text1"/>
        </w:rPr>
      </w:pPr>
      <w:r>
        <w:rPr>
          <w:color w:val="000000" w:themeColor="text1"/>
        </w:rPr>
        <w:t>This</w:t>
      </w:r>
      <w:r w:rsidRPr="590B9AAF">
        <w:rPr>
          <w:color w:val="000000" w:themeColor="text1"/>
        </w:rPr>
        <w:t xml:space="preserve"> section should mirror the lesson’s objectives as well as the models, language, and format of the instructional tasks.</w:t>
      </w:r>
    </w:p>
    <w:p w14:paraId="63A49B37" w14:textId="1EC7D6C8" w:rsidR="000D764C" w:rsidRDefault="244EF69F" w:rsidP="000D764C">
      <w:pPr>
        <w:pStyle w:val="ListParagraph"/>
        <w:numPr>
          <w:ilvl w:val="1"/>
          <w:numId w:val="657"/>
        </w:numPr>
        <w:rPr>
          <w:color w:val="000000" w:themeColor="text1"/>
        </w:rPr>
      </w:pPr>
      <w:r w:rsidRPr="244EF69F">
        <w:rPr>
          <w:color w:val="000000" w:themeColor="text1"/>
        </w:rPr>
        <w:t xml:space="preserve">The work for this section can be done in 4 parts. In each part, you complete a task for all items in the section before moving to the next part, which will be completed for all items in the section. These parts are noted in </w:t>
      </w:r>
      <w:r w:rsidRPr="244EF69F">
        <w:rPr>
          <w:b/>
          <w:bCs/>
          <w:color w:val="A02B93" w:themeColor="accent5"/>
          <w:u w:val="single"/>
        </w:rPr>
        <w:t xml:space="preserve">PURPLE </w:t>
      </w:r>
      <w:r w:rsidRPr="244EF69F">
        <w:rPr>
          <w:color w:val="000000" w:themeColor="text1"/>
        </w:rPr>
        <w:t xml:space="preserve"> below:</w:t>
      </w:r>
    </w:p>
    <w:p w14:paraId="20105A88" w14:textId="77777777" w:rsidR="0059776E" w:rsidRDefault="0059776E" w:rsidP="0059776E">
      <w:pPr>
        <w:pStyle w:val="ListParagraph"/>
        <w:ind w:left="1440"/>
        <w:rPr>
          <w:color w:val="747474" w:themeColor="background2" w:themeShade="80"/>
        </w:rPr>
      </w:pPr>
    </w:p>
    <w:p w14:paraId="2E6DE262" w14:textId="77777777" w:rsidR="0059776E" w:rsidRDefault="0059776E" w:rsidP="0059776E">
      <w:pPr>
        <w:pStyle w:val="ListParagraph"/>
        <w:numPr>
          <w:ilvl w:val="0"/>
          <w:numId w:val="657"/>
        </w:numPr>
        <w:spacing w:line="259" w:lineRule="auto"/>
      </w:pPr>
      <w:r w:rsidRPr="590B9AAF">
        <w:t>Determine if the content should be reused, revised, or authored new.</w:t>
      </w:r>
    </w:p>
    <w:p w14:paraId="48928E50" w14:textId="77777777" w:rsidR="0059776E" w:rsidRDefault="0059776E" w:rsidP="0059776E">
      <w:pPr>
        <w:spacing w:line="259" w:lineRule="auto"/>
        <w:ind w:left="720"/>
        <w:rPr>
          <w:b/>
          <w:bCs/>
          <w:color w:val="A02B93" w:themeColor="accent5"/>
          <w:u w:val="single"/>
        </w:rPr>
      </w:pPr>
      <w:r w:rsidRPr="590B9AAF">
        <w:rPr>
          <w:b/>
          <w:bCs/>
          <w:color w:val="A02B93" w:themeColor="accent5"/>
          <w:u w:val="single"/>
        </w:rPr>
        <w:t>1</w:t>
      </w:r>
      <w:r w:rsidRPr="590B9AAF">
        <w:rPr>
          <w:b/>
          <w:bCs/>
          <w:color w:val="A02B93" w:themeColor="accent5"/>
          <w:u w:val="single"/>
          <w:vertAlign w:val="superscript"/>
        </w:rPr>
        <w:t>st</w:t>
      </w:r>
      <w:r w:rsidRPr="590B9AAF">
        <w:rPr>
          <w:b/>
          <w:bCs/>
          <w:color w:val="A02B93" w:themeColor="accent5"/>
          <w:u w:val="single"/>
        </w:rPr>
        <w:t xml:space="preserve"> </w:t>
      </w:r>
      <w:r>
        <w:rPr>
          <w:b/>
          <w:bCs/>
          <w:color w:val="A02B93" w:themeColor="accent5"/>
          <w:u w:val="single"/>
        </w:rPr>
        <w:t>part</w:t>
      </w:r>
      <w:r w:rsidRPr="590B9AAF">
        <w:rPr>
          <w:b/>
          <w:bCs/>
          <w:color w:val="A02B93" w:themeColor="accent5"/>
          <w:u w:val="single"/>
        </w:rPr>
        <w:t xml:space="preserve"> – EVALUATION</w:t>
      </w:r>
    </w:p>
    <w:p w14:paraId="396A5C31" w14:textId="77777777" w:rsidR="0059776E" w:rsidRDefault="0059776E" w:rsidP="0059776E">
      <w:pPr>
        <w:pStyle w:val="ListParagraph"/>
        <w:numPr>
          <w:ilvl w:val="1"/>
          <w:numId w:val="658"/>
        </w:numPr>
      </w:pPr>
      <w:r>
        <w:t>Start by re-reading the purpose of the lesson.</w:t>
      </w:r>
    </w:p>
    <w:p w14:paraId="405FA86E" w14:textId="77777777" w:rsidR="0059776E" w:rsidRPr="001D1D98" w:rsidRDefault="244EF69F" w:rsidP="0059776E">
      <w:pPr>
        <w:pStyle w:val="ListParagraph"/>
        <w:numPr>
          <w:ilvl w:val="1"/>
          <w:numId w:val="658"/>
        </w:numPr>
      </w:pPr>
      <w:r>
        <w:t xml:space="preserve">Use the </w:t>
      </w:r>
      <w:hyperlink r:id="rId251">
        <w:r w:rsidRPr="244EF69F">
          <w:rPr>
            <w:rStyle w:val="Hyperlink"/>
            <w:color w:val="C00000"/>
          </w:rPr>
          <w:t>Into Math v1 TE.pdf</w:t>
        </w:r>
      </w:hyperlink>
      <w:r w:rsidRPr="244EF69F">
        <w:rPr>
          <w:color w:val="C00000"/>
        </w:rPr>
        <w:t xml:space="preserve"> </w:t>
      </w:r>
      <w:r>
        <w:t>to view the v1 aligned standards, I can statement, and instructional tasks for the lesson.</w:t>
      </w:r>
    </w:p>
    <w:p w14:paraId="30CD5BA1" w14:textId="77777777" w:rsidR="0059776E" w:rsidRPr="001D1D98" w:rsidRDefault="5609DC12" w:rsidP="0059776E">
      <w:pPr>
        <w:pStyle w:val="ListParagraph"/>
        <w:numPr>
          <w:ilvl w:val="1"/>
          <w:numId w:val="658"/>
        </w:numPr>
      </w:pPr>
      <w:r>
        <w:t xml:space="preserve">Read through the </w:t>
      </w:r>
      <w:hyperlink r:id="rId252">
        <w:r w:rsidRPr="5609DC12">
          <w:rPr>
            <w:rStyle w:val="Hyperlink"/>
            <w:color w:val="0070C0"/>
          </w:rPr>
          <w:t>EMM.docx</w:t>
        </w:r>
      </w:hyperlink>
      <w:r w:rsidRPr="5609DC12">
        <w:rPr>
          <w:color w:val="0070C0"/>
        </w:rPr>
        <w:t xml:space="preserve"> </w:t>
      </w:r>
      <w:r>
        <w:t>to take note of any updates to the standards, I Can statement, or instructional tasks.</w:t>
      </w:r>
    </w:p>
    <w:p w14:paraId="5140F6E5" w14:textId="78F5FDFD" w:rsidR="0059776E" w:rsidRPr="001D1D98" w:rsidRDefault="5609DC12" w:rsidP="0059776E">
      <w:pPr>
        <w:pStyle w:val="ListParagraph"/>
        <w:numPr>
          <w:ilvl w:val="2"/>
          <w:numId w:val="657"/>
        </w:numPr>
      </w:pPr>
      <w:r w:rsidRPr="5609DC12">
        <w:rPr>
          <w:b/>
          <w:bCs/>
        </w:rPr>
        <w:t>Standards</w:t>
      </w:r>
      <w:r>
        <w:t xml:space="preserve"> Make sure you understand exactly which part(s) of the standard(s) this lesson primarily focuses on as well as introduces or applies (changes from v1 will be shown in the </w:t>
      </w:r>
      <w:hyperlink r:id="rId253">
        <w:r w:rsidRPr="5609DC12">
          <w:rPr>
            <w:rStyle w:val="Hyperlink"/>
            <w:color w:val="4EA72E" w:themeColor="accent6"/>
          </w:rPr>
          <w:t>IM_CA_G#_TOC.xlsx</w:t>
        </w:r>
      </w:hyperlink>
      <w:r w:rsidRPr="5609DC12">
        <w:rPr>
          <w:color w:val="4EA72E" w:themeColor="accent6"/>
        </w:rPr>
        <w:t xml:space="preserve"> </w:t>
      </w:r>
      <w:r>
        <w:t>and the</w:t>
      </w:r>
      <w:r w:rsidRPr="5609DC12">
        <w:rPr>
          <w:color w:val="0070C0"/>
        </w:rPr>
        <w:t xml:space="preserve"> </w:t>
      </w:r>
      <w:hyperlink r:id="rId254">
        <w:r w:rsidRPr="5609DC12">
          <w:rPr>
            <w:rStyle w:val="Hyperlink"/>
            <w:color w:val="0070C0"/>
          </w:rPr>
          <w:t>IM_CA_G#_New &amp; Revised Lessons.docx</w:t>
        </w:r>
      </w:hyperlink>
      <w:r w:rsidRPr="5609DC12">
        <w:rPr>
          <w:color w:val="0070C0"/>
        </w:rPr>
        <w:t xml:space="preserve"> </w:t>
      </w:r>
      <w:r>
        <w:t>as well).</w:t>
      </w:r>
    </w:p>
    <w:p w14:paraId="444C8D00" w14:textId="05A9F845" w:rsidR="0059776E" w:rsidRPr="001D1D98" w:rsidRDefault="0059776E" w:rsidP="0059776E">
      <w:pPr>
        <w:pStyle w:val="ListParagraph"/>
        <w:numPr>
          <w:ilvl w:val="2"/>
          <w:numId w:val="657"/>
        </w:numPr>
      </w:pPr>
      <w:r w:rsidRPr="590B9AAF">
        <w:rPr>
          <w:b/>
          <w:bCs/>
        </w:rPr>
        <w:t>I Can Statement</w:t>
      </w:r>
      <w:r>
        <w:t xml:space="preserve"> </w:t>
      </w:r>
      <w:r w:rsidR="00165C4B">
        <w:t xml:space="preserve">(aka. Learning Goal) </w:t>
      </w:r>
      <w:r>
        <w:t>Understand this statement in tandem with the standards. Items in the lesson should reference some aspect of this statement.</w:t>
      </w:r>
    </w:p>
    <w:p w14:paraId="47CA22B9" w14:textId="77777777" w:rsidR="0059776E" w:rsidRDefault="0059776E" w:rsidP="0059776E">
      <w:pPr>
        <w:pStyle w:val="ListParagraph"/>
        <w:numPr>
          <w:ilvl w:val="2"/>
          <w:numId w:val="657"/>
        </w:numPr>
      </w:pPr>
      <w:r w:rsidRPr="590B9AAF">
        <w:rPr>
          <w:b/>
          <w:bCs/>
        </w:rPr>
        <w:t>Instructional Tasks</w:t>
      </w:r>
      <w:r>
        <w:t xml:space="preserve"> Read and understand the steps of each task, taking special note of not only what is being asked, but how it is being asked, how the student is expected to respond, and the extent to which the student is taught the concepts or skills. Items in the lesson should mirror these aspects of the instructional tasks they follow.</w:t>
      </w:r>
    </w:p>
    <w:p w14:paraId="75748B73" w14:textId="2028EE7E" w:rsidR="0059776E" w:rsidRPr="00235B0A" w:rsidRDefault="5609DC12" w:rsidP="244EF69F">
      <w:pPr>
        <w:pStyle w:val="ListParagraph"/>
        <w:numPr>
          <w:ilvl w:val="1"/>
          <w:numId w:val="657"/>
        </w:numPr>
      </w:pPr>
      <w:r>
        <w:t xml:space="preserve">Use the </w:t>
      </w:r>
      <w:hyperlink r:id="rId255">
        <w:r w:rsidRPr="5609DC12">
          <w:rPr>
            <w:rStyle w:val="Hyperlink"/>
            <w:color w:val="4EA72E" w:themeColor="accent6"/>
          </w:rPr>
          <w:t>Manually Scored Items by Standard &amp; Lesson.xlsx</w:t>
        </w:r>
      </w:hyperlink>
      <w:r>
        <w:t xml:space="preserve"> to decide if this lesson’s truncated standards (listed on the Before You Teach section of the </w:t>
      </w:r>
      <w:hyperlink r:id="rId256">
        <w:r w:rsidRPr="5609DC12">
          <w:rPr>
            <w:rStyle w:val="Hyperlink"/>
            <w:rFonts w:eastAsiaTheme="minorEastAsia"/>
            <w:color w:val="0070C0"/>
          </w:rPr>
          <w:t>EMM.docx</w:t>
        </w:r>
      </w:hyperlink>
      <w:r>
        <w:t>) require a drawing/modeling interaction, an explain/justify interaction, or a choice of how to represent their thinking interaction (these are manually scored questions).</w:t>
      </w:r>
    </w:p>
    <w:p w14:paraId="1316B24B" w14:textId="0B5AC815" w:rsidR="0059776E" w:rsidRDefault="2733BE28" w:rsidP="0059776E">
      <w:pPr>
        <w:pStyle w:val="ListParagraph"/>
        <w:numPr>
          <w:ilvl w:val="2"/>
          <w:numId w:val="657"/>
        </w:numPr>
      </w:pPr>
      <w:r w:rsidRPr="2733BE28">
        <w:rPr>
          <w:b/>
          <w:bCs/>
        </w:rPr>
        <w:t>Rule</w:t>
      </w:r>
      <w:r>
        <w:t xml:space="preserve"> The </w:t>
      </w:r>
      <w:r w:rsidRPr="2733BE28">
        <w:rPr>
          <w:i/>
          <w:iCs/>
        </w:rPr>
        <w:t>Quick Check</w:t>
      </w:r>
      <w:r>
        <w:t xml:space="preserve"> component will NOT contain any manually scored items. Consider how you can assess the standard with an auto scorable </w:t>
      </w:r>
      <w:r>
        <w:lastRenderedPageBreak/>
        <w:t xml:space="preserve">interaction using the </w:t>
      </w:r>
      <w:hyperlink r:id="rId257">
        <w:r w:rsidRPr="2733BE28">
          <w:rPr>
            <w:rStyle w:val="Hyperlink"/>
            <w:rFonts w:eastAsiaTheme="minorEastAsia"/>
            <w:color w:val="C00000"/>
          </w:rPr>
          <w:t>Math Item Specs Guide.pdf</w:t>
        </w:r>
      </w:hyperlink>
      <w:r w:rsidRPr="2733BE28">
        <w:rPr>
          <w:color w:val="C00000"/>
        </w:rPr>
        <w:t xml:space="preserve"> </w:t>
      </w:r>
      <w:r>
        <w:t xml:space="preserve">(see </w:t>
      </w:r>
      <w:r w:rsidRPr="2733BE28">
        <w:rPr>
          <w:i/>
          <w:iCs/>
        </w:rPr>
        <w:t>Use Cases</w:t>
      </w:r>
      <w:r>
        <w:t xml:space="preserve"> and </w:t>
      </w:r>
      <w:r w:rsidRPr="2733BE28">
        <w:rPr>
          <w:i/>
          <w:iCs/>
        </w:rPr>
        <w:t>Scoring</w:t>
      </w:r>
      <w:r>
        <w:t>).</w:t>
      </w:r>
    </w:p>
    <w:p w14:paraId="68C28FEE" w14:textId="77777777" w:rsidR="0059776E" w:rsidRPr="003010BE" w:rsidRDefault="0059776E" w:rsidP="0059776E">
      <w:pPr>
        <w:pStyle w:val="ListParagraph"/>
        <w:numPr>
          <w:ilvl w:val="1"/>
          <w:numId w:val="657"/>
        </w:numPr>
      </w:pPr>
      <w:r>
        <w:t>Notice how much space in on the page the current versions of the items in v1 occupy. Flag items in the component which could be removed (and allow for the remaining items to still cover the breadth and depth of the lesson’s instruction) in case items need to be discarded later to save space.</w:t>
      </w:r>
    </w:p>
    <w:p w14:paraId="0B188F81" w14:textId="77777777" w:rsidR="0059776E" w:rsidRPr="003010BE" w:rsidRDefault="0059776E" w:rsidP="0059776E">
      <w:pPr>
        <w:pStyle w:val="ListParagraph"/>
        <w:numPr>
          <w:ilvl w:val="2"/>
          <w:numId w:val="657"/>
        </w:numPr>
      </w:pPr>
      <w:r>
        <w:t>Ensure that the remaining, unflagged items will fully cover the concepts and skills introduced, focused on, and applied in the lesson’s tasks and aligned standards if cuts are made.</w:t>
      </w:r>
    </w:p>
    <w:p w14:paraId="48460CDF" w14:textId="77777777" w:rsidR="0059776E" w:rsidRPr="001D1D98" w:rsidRDefault="0059776E" w:rsidP="0059776E">
      <w:pPr>
        <w:pStyle w:val="ListParagraph"/>
        <w:numPr>
          <w:ilvl w:val="1"/>
          <w:numId w:val="657"/>
        </w:numPr>
      </w:pPr>
      <w:r>
        <w:t>Build out the table on your EMM pages to match the number of items in this section currently in the v1 source lesson.</w:t>
      </w:r>
    </w:p>
    <w:p w14:paraId="4268AC04" w14:textId="77777777" w:rsidR="0059776E" w:rsidRPr="001D1D98" w:rsidRDefault="0059776E" w:rsidP="0059776E">
      <w:pPr>
        <w:pStyle w:val="ListParagraph"/>
        <w:numPr>
          <w:ilvl w:val="2"/>
          <w:numId w:val="657"/>
        </w:numPr>
      </w:pPr>
      <w:r>
        <w:t>Input the item # shared by print and digital in the first column (multi-part items should use the item # for a paragraph stem and then the item number plus a letter a, b, c, etc. for each part)</w:t>
      </w:r>
    </w:p>
    <w:p w14:paraId="449BE999" w14:textId="77777777" w:rsidR="0059776E" w:rsidRPr="001B10F9" w:rsidRDefault="0059776E" w:rsidP="0059776E">
      <w:pPr>
        <w:pStyle w:val="ListParagraph"/>
        <w:numPr>
          <w:ilvl w:val="2"/>
          <w:numId w:val="657"/>
        </w:numPr>
        <w:rPr>
          <w:i/>
          <w:iCs/>
        </w:rPr>
      </w:pPr>
      <w:r w:rsidRPr="001B10F9">
        <w:rPr>
          <w:b/>
          <w:bCs/>
        </w:rPr>
        <w:t xml:space="preserve">Rule </w:t>
      </w:r>
      <w:r>
        <w:t xml:space="preserve">Please start numbering at 1 with </w:t>
      </w:r>
      <w:r w:rsidRPr="001B10F9">
        <w:rPr>
          <w:i/>
          <w:iCs/>
        </w:rPr>
        <w:t>Quick Check</w:t>
      </w:r>
      <w:r>
        <w:t xml:space="preserve"> section. </w:t>
      </w:r>
    </w:p>
    <w:p w14:paraId="2C5D6BC0" w14:textId="77777777" w:rsidR="0059776E" w:rsidRPr="001B10F9" w:rsidRDefault="0059776E" w:rsidP="0059776E">
      <w:pPr>
        <w:pStyle w:val="ListParagraph"/>
        <w:ind w:left="2160"/>
        <w:rPr>
          <w:i/>
          <w:iCs/>
        </w:rPr>
      </w:pPr>
    </w:p>
    <w:p w14:paraId="16FB5E13" w14:textId="77777777" w:rsidR="0059776E" w:rsidRPr="004C54A2" w:rsidRDefault="0059776E" w:rsidP="0059776E">
      <w:pPr>
        <w:pStyle w:val="ListParagraph"/>
        <w:numPr>
          <w:ilvl w:val="0"/>
          <w:numId w:val="657"/>
        </w:numPr>
        <w:rPr>
          <w:color w:val="000000" w:themeColor="text1"/>
        </w:rPr>
      </w:pPr>
      <w:r w:rsidRPr="590B9AAF">
        <w:rPr>
          <w:color w:val="000000" w:themeColor="text1"/>
        </w:rPr>
        <w:t>Steps for Reused Content (per item)</w:t>
      </w:r>
    </w:p>
    <w:p w14:paraId="4454B0A8" w14:textId="57ED1FA1" w:rsidR="0059776E" w:rsidRDefault="244EF69F" w:rsidP="0059776E">
      <w:pPr>
        <w:pStyle w:val="ListParagraph"/>
        <w:numPr>
          <w:ilvl w:val="1"/>
          <w:numId w:val="657"/>
        </w:numPr>
      </w:pPr>
      <w:r>
        <w:t>Due to the comprehensive guidelines around digital and print parity, it is likely that no questions in these sections will be reused as-is without any changes. Please refer to the step 4: Revised Content.</w:t>
      </w:r>
    </w:p>
    <w:p w14:paraId="0009E7E4" w14:textId="77777777" w:rsidR="0059776E" w:rsidRDefault="0059776E" w:rsidP="0059776E"/>
    <w:p w14:paraId="1711B48D" w14:textId="77777777" w:rsidR="0059776E" w:rsidRDefault="0059776E" w:rsidP="0059776E">
      <w:pPr>
        <w:pStyle w:val="ListParagraph"/>
        <w:numPr>
          <w:ilvl w:val="0"/>
          <w:numId w:val="657"/>
        </w:numPr>
        <w:rPr>
          <w:color w:val="000000" w:themeColor="text1"/>
        </w:rPr>
      </w:pPr>
      <w:r w:rsidRPr="590B9AAF">
        <w:rPr>
          <w:color w:val="000000" w:themeColor="text1"/>
        </w:rPr>
        <w:t>Steps for Revised Content (per item)</w:t>
      </w:r>
    </w:p>
    <w:p w14:paraId="1D484AD6" w14:textId="77777777" w:rsidR="0059776E" w:rsidRDefault="0059776E" w:rsidP="0059776E">
      <w:pPr>
        <w:spacing w:line="259" w:lineRule="auto"/>
        <w:ind w:left="720"/>
        <w:rPr>
          <w:b/>
          <w:bCs/>
          <w:color w:val="A02B93" w:themeColor="accent5"/>
          <w:u w:val="single"/>
        </w:rPr>
      </w:pPr>
      <w:r w:rsidRPr="590B9AAF">
        <w:rPr>
          <w:b/>
          <w:bCs/>
          <w:color w:val="A02B93" w:themeColor="accent5"/>
          <w:u w:val="single"/>
        </w:rPr>
        <w:t>2</w:t>
      </w:r>
      <w:r w:rsidRPr="590B9AAF">
        <w:rPr>
          <w:b/>
          <w:bCs/>
          <w:color w:val="A02B93" w:themeColor="accent5"/>
          <w:u w:val="single"/>
          <w:vertAlign w:val="superscript"/>
        </w:rPr>
        <w:t>ND</w:t>
      </w:r>
      <w:r w:rsidRPr="590B9AAF">
        <w:rPr>
          <w:b/>
          <w:bCs/>
          <w:color w:val="A02B93" w:themeColor="accent5"/>
          <w:u w:val="single"/>
        </w:rPr>
        <w:t xml:space="preserve"> </w:t>
      </w:r>
      <w:r>
        <w:rPr>
          <w:b/>
          <w:bCs/>
          <w:color w:val="A02B93" w:themeColor="accent5"/>
          <w:u w:val="single"/>
        </w:rPr>
        <w:t>part</w:t>
      </w:r>
      <w:r w:rsidRPr="590B9AAF">
        <w:rPr>
          <w:b/>
          <w:bCs/>
          <w:color w:val="A02B93" w:themeColor="accent5"/>
          <w:u w:val="single"/>
        </w:rPr>
        <w:t xml:space="preserve"> – PARITY</w:t>
      </w:r>
    </w:p>
    <w:p w14:paraId="796BAB0E" w14:textId="77777777" w:rsidR="0059776E" w:rsidRPr="004C54A2" w:rsidRDefault="2733BE28" w:rsidP="0059776E">
      <w:pPr>
        <w:pStyle w:val="ListParagraph"/>
        <w:numPr>
          <w:ilvl w:val="1"/>
          <w:numId w:val="657"/>
        </w:numPr>
      </w:pPr>
      <w:r w:rsidRPr="2733BE28">
        <w:rPr>
          <w:color w:val="000000" w:themeColor="text1"/>
        </w:rPr>
        <w:t xml:space="preserve">Read the problem </w:t>
      </w:r>
      <w:r>
        <w:t xml:space="preserve">as it stands in the </w:t>
      </w:r>
      <w:hyperlink r:id="rId258">
        <w:r w:rsidRPr="2733BE28">
          <w:rPr>
            <w:rFonts w:eastAsiaTheme="minorEastAsia"/>
            <w:color w:val="C00000"/>
            <w:u w:val="single"/>
          </w:rPr>
          <w:t>Into Math v1 TE.pdf</w:t>
        </w:r>
      </w:hyperlink>
      <w:r>
        <w:t>. Evaluate the item on each of the following:</w:t>
      </w:r>
    </w:p>
    <w:p w14:paraId="328E325F" w14:textId="77777777" w:rsidR="0059776E" w:rsidRPr="004C54A2" w:rsidRDefault="0059776E" w:rsidP="0059776E">
      <w:pPr>
        <w:pStyle w:val="ListParagraph"/>
        <w:numPr>
          <w:ilvl w:val="2"/>
          <w:numId w:val="657"/>
        </w:numPr>
      </w:pPr>
      <w:r>
        <w:t>Does the item appropriately assess the standard?</w:t>
      </w:r>
    </w:p>
    <w:p w14:paraId="142F2AC6" w14:textId="2CBE1604" w:rsidR="0059776E" w:rsidRPr="00165C4B" w:rsidRDefault="2733BE28" w:rsidP="0059776E">
      <w:pPr>
        <w:pStyle w:val="ListParagraph"/>
        <w:numPr>
          <w:ilvl w:val="3"/>
          <w:numId w:val="657"/>
        </w:numPr>
        <w:rPr>
          <w:highlight w:val="cyan"/>
        </w:rPr>
      </w:pPr>
      <w:r w:rsidRPr="2733BE28">
        <w:rPr>
          <w:b/>
          <w:bCs/>
        </w:rPr>
        <w:t>Rule</w:t>
      </w:r>
      <w:r>
        <w:t xml:space="preserve"> Quick Check items are assessment</w:t>
      </w:r>
      <w:r w:rsidRPr="2733BE28">
        <w:rPr>
          <w:rFonts w:eastAsiaTheme="minorEastAsia"/>
        </w:rPr>
        <w:t xml:space="preserve"> items and should strictly adhere to the standard language and scope. They should not ask students to perform a skill or apply knowledge beyond what the standard asks for.</w:t>
      </w:r>
    </w:p>
    <w:p w14:paraId="7088B39C" w14:textId="77777777" w:rsidR="0059776E" w:rsidRPr="004C54A2" w:rsidRDefault="0059776E" w:rsidP="0059776E">
      <w:pPr>
        <w:pStyle w:val="ListParagraph"/>
        <w:numPr>
          <w:ilvl w:val="2"/>
          <w:numId w:val="657"/>
        </w:numPr>
      </w:pPr>
      <w:r>
        <w:t>Does the item reasonably match the format/structure in which students learned the skill or knowledge in an instructional task for the lesson?</w:t>
      </w:r>
    </w:p>
    <w:p w14:paraId="475F6507" w14:textId="77777777" w:rsidR="0059776E" w:rsidRPr="004C54A2" w:rsidRDefault="0059776E" w:rsidP="0059776E">
      <w:pPr>
        <w:pStyle w:val="ListParagraph"/>
        <w:numPr>
          <w:ilvl w:val="2"/>
          <w:numId w:val="657"/>
        </w:numPr>
      </w:pPr>
      <w:r>
        <w:t>Does the item require multiple distinct interactions within the single problem?</w:t>
      </w:r>
    </w:p>
    <w:p w14:paraId="31B3930A" w14:textId="77777777" w:rsidR="0059776E" w:rsidRPr="004C54A2" w:rsidRDefault="0059776E" w:rsidP="0059776E">
      <w:pPr>
        <w:pStyle w:val="ListParagraph"/>
        <w:numPr>
          <w:ilvl w:val="3"/>
          <w:numId w:val="657"/>
        </w:numPr>
      </w:pPr>
      <w:r>
        <w:t>Example: student must give an answer AND explain, or student must give an answer AND show their work.</w:t>
      </w:r>
    </w:p>
    <w:p w14:paraId="511CA3C6" w14:textId="77777777" w:rsidR="0059776E" w:rsidRPr="004C54A2" w:rsidRDefault="0059776E" w:rsidP="0059776E">
      <w:pPr>
        <w:pStyle w:val="ListParagraph"/>
        <w:numPr>
          <w:ilvl w:val="3"/>
          <w:numId w:val="657"/>
        </w:numPr>
      </w:pPr>
      <w:r>
        <w:t>In these situations, the item will need to be reauthored as a multi-part item with multiple interactions and considerations in the following steps.</w:t>
      </w:r>
    </w:p>
    <w:p w14:paraId="52C3C529" w14:textId="77777777" w:rsidR="0059776E" w:rsidRPr="004C54A2" w:rsidRDefault="0059776E" w:rsidP="0059776E">
      <w:pPr>
        <w:pStyle w:val="ListParagraph"/>
        <w:numPr>
          <w:ilvl w:val="1"/>
          <w:numId w:val="657"/>
        </w:numPr>
        <w:spacing w:line="259" w:lineRule="auto"/>
      </w:pPr>
      <w:r>
        <w:t xml:space="preserve">Once the item has been evaluated (and possibly adjusted) based on the previous 3 questions, it can now be considered for specific revisions. </w:t>
      </w:r>
    </w:p>
    <w:p w14:paraId="3B6F94C1" w14:textId="5F8BF6B8" w:rsidR="0059776E" w:rsidRPr="00165C4B" w:rsidRDefault="5609DC12" w:rsidP="2733BE28">
      <w:pPr>
        <w:pStyle w:val="ListParagraph"/>
        <w:numPr>
          <w:ilvl w:val="1"/>
          <w:numId w:val="657"/>
        </w:numPr>
        <w:spacing w:line="259" w:lineRule="auto"/>
      </w:pPr>
      <w:r>
        <w:t xml:space="preserve">Review the digital Check Understanding v1 item in </w:t>
      </w:r>
      <w:r w:rsidRPr="5609DC12">
        <w:rPr>
          <w:color w:val="000000" w:themeColor="text1"/>
        </w:rPr>
        <w:t xml:space="preserve">Learnosity </w:t>
      </w:r>
      <w:r>
        <w:t xml:space="preserve">against how it appears in the </w:t>
      </w:r>
      <w:hyperlink r:id="rId259">
        <w:r w:rsidRPr="5609DC12">
          <w:rPr>
            <w:rStyle w:val="Hyperlink"/>
            <w:color w:val="C00000"/>
          </w:rPr>
          <w:t>Into Math v1 TE.pdf</w:t>
        </w:r>
      </w:hyperlink>
      <w:r>
        <w:t>.</w:t>
      </w:r>
    </w:p>
    <w:p w14:paraId="42AA884E" w14:textId="77777777" w:rsidR="0059776E" w:rsidRPr="004C54A2" w:rsidRDefault="244EF69F" w:rsidP="0059776E">
      <w:pPr>
        <w:pStyle w:val="ListParagraph"/>
        <w:numPr>
          <w:ilvl w:val="1"/>
          <w:numId w:val="657"/>
        </w:numPr>
        <w:spacing w:line="259" w:lineRule="auto"/>
      </w:pPr>
      <w:r>
        <w:lastRenderedPageBreak/>
        <w:t xml:space="preserve">Use the </w:t>
      </w:r>
      <w:hyperlink r:id="rId260">
        <w:r w:rsidRPr="244EF69F">
          <w:rPr>
            <w:rStyle w:val="Hyperlink"/>
            <w:rFonts w:eastAsiaTheme="minorEastAsia"/>
            <w:color w:val="C00000"/>
          </w:rPr>
          <w:t>Math Item Specs Guide.pdf</w:t>
        </w:r>
      </w:hyperlink>
      <w:r>
        <w:t xml:space="preserve"> (see </w:t>
      </w:r>
      <w:r w:rsidRPr="244EF69F">
        <w:rPr>
          <w:i/>
          <w:iCs/>
        </w:rPr>
        <w:t>Use Cases</w:t>
      </w:r>
      <w:r>
        <w:t>)</w:t>
      </w:r>
      <w:r w:rsidRPr="244EF69F">
        <w:rPr>
          <w:color w:val="0070C0"/>
        </w:rPr>
        <w:t xml:space="preserve"> </w:t>
      </w:r>
      <w:r>
        <w:t xml:space="preserve">to analyze the question type and understand parity between print and digital (see </w:t>
      </w:r>
      <w:r w:rsidRPr="244EF69F">
        <w:rPr>
          <w:i/>
          <w:iCs/>
        </w:rPr>
        <w:t>Digital &amp; Print Parity</w:t>
      </w:r>
      <w:r>
        <w:t>) while answering each of the following:</w:t>
      </w:r>
    </w:p>
    <w:p w14:paraId="233BEA29" w14:textId="77777777" w:rsidR="0059776E" w:rsidRPr="004C54A2" w:rsidRDefault="0059776E" w:rsidP="0059776E">
      <w:pPr>
        <w:pStyle w:val="ListParagraph"/>
        <w:numPr>
          <w:ilvl w:val="2"/>
          <w:numId w:val="657"/>
        </w:numPr>
      </w:pPr>
      <w:r>
        <w:t xml:space="preserve">Which question type would be used in Learnosity to represent the item? </w:t>
      </w:r>
    </w:p>
    <w:p w14:paraId="4C92E7DB" w14:textId="77777777" w:rsidR="0059776E" w:rsidRDefault="0059776E" w:rsidP="0059776E">
      <w:pPr>
        <w:pStyle w:val="ListParagraph"/>
        <w:numPr>
          <w:ilvl w:val="3"/>
          <w:numId w:val="657"/>
        </w:numPr>
      </w:pPr>
      <w:r>
        <w:t>The question type chosen in v1 may still be appropriate in many situations.</w:t>
      </w:r>
    </w:p>
    <w:p w14:paraId="6BD994D2" w14:textId="6EB11FD9" w:rsidR="000D764C" w:rsidRDefault="244EF69F" w:rsidP="000D764C">
      <w:pPr>
        <w:pStyle w:val="ListParagraph"/>
        <w:numPr>
          <w:ilvl w:val="3"/>
          <w:numId w:val="657"/>
        </w:numPr>
      </w:pPr>
      <w:r>
        <w:t>Add your chosen Learnosity question type to the second column on the EMM.</w:t>
      </w:r>
    </w:p>
    <w:p w14:paraId="31BD98C9" w14:textId="77777777" w:rsidR="0059776E" w:rsidRPr="004C54A2" w:rsidRDefault="0059776E" w:rsidP="0059776E">
      <w:pPr>
        <w:pStyle w:val="ListParagraph"/>
        <w:numPr>
          <w:ilvl w:val="2"/>
          <w:numId w:val="657"/>
        </w:numPr>
      </w:pPr>
      <w:r>
        <w:t xml:space="preserve">How can the item be written or rewritten (in both mediums) so that the structure and layout of the </w:t>
      </w:r>
      <w:r w:rsidRPr="590B9AAF">
        <w:rPr>
          <w:u w:val="single"/>
        </w:rPr>
        <w:t xml:space="preserve">question </w:t>
      </w:r>
      <w:r>
        <w:t xml:space="preserve">matches? </w:t>
      </w:r>
    </w:p>
    <w:p w14:paraId="519B1BF4" w14:textId="77777777" w:rsidR="0059776E" w:rsidRPr="004C54A2" w:rsidRDefault="0059776E" w:rsidP="0059776E">
      <w:pPr>
        <w:pStyle w:val="ListParagraph"/>
        <w:numPr>
          <w:ilvl w:val="3"/>
          <w:numId w:val="657"/>
        </w:numPr>
      </w:pPr>
      <w:r>
        <w:t>This includes the stem, direction line (if applicable), image/art, etc.</w:t>
      </w:r>
    </w:p>
    <w:p w14:paraId="468C3DAD" w14:textId="77777777" w:rsidR="0059776E" w:rsidRPr="003C1047" w:rsidRDefault="0059776E" w:rsidP="0059776E">
      <w:pPr>
        <w:pStyle w:val="ListParagraph"/>
        <w:numPr>
          <w:ilvl w:val="3"/>
          <w:numId w:val="657"/>
        </w:numPr>
      </w:pPr>
      <w:r w:rsidRPr="003C1047">
        <w:rPr>
          <w:b/>
          <w:bCs/>
        </w:rPr>
        <w:t xml:space="preserve">Rule </w:t>
      </w:r>
      <w:r w:rsidRPr="003C1047">
        <w:t xml:space="preserve">In </w:t>
      </w:r>
      <w:r w:rsidRPr="003C1047">
        <w:rPr>
          <w:i/>
          <w:iCs/>
        </w:rPr>
        <w:t xml:space="preserve">all </w:t>
      </w:r>
      <w:r w:rsidRPr="003C1047">
        <w:t>situations, we should strive for parity in question structure and layout.</w:t>
      </w:r>
    </w:p>
    <w:p w14:paraId="0D26EE1E" w14:textId="49220624" w:rsidR="0059776E" w:rsidRPr="003C1047" w:rsidRDefault="0059776E" w:rsidP="0059776E">
      <w:pPr>
        <w:pStyle w:val="ListParagraph"/>
        <w:numPr>
          <w:ilvl w:val="3"/>
          <w:numId w:val="657"/>
        </w:numPr>
      </w:pPr>
      <w:r w:rsidRPr="003C1047">
        <w:t xml:space="preserve">Add your chosen question/stem wording to the "Student Content” column </w:t>
      </w:r>
      <w:r w:rsidR="003C1047" w:rsidRPr="003C1047">
        <w:t xml:space="preserve">on </w:t>
      </w:r>
      <w:r w:rsidR="003C1047" w:rsidRPr="003C1047">
        <w:rPr>
          <w:color w:val="000000" w:themeColor="text1"/>
        </w:rPr>
        <w:t>the EMM.</w:t>
      </w:r>
    </w:p>
    <w:p w14:paraId="2989A754" w14:textId="77777777" w:rsidR="0059776E" w:rsidRDefault="0059776E" w:rsidP="0059776E">
      <w:pPr>
        <w:pStyle w:val="ListParagraph"/>
        <w:numPr>
          <w:ilvl w:val="4"/>
          <w:numId w:val="657"/>
        </w:numPr>
      </w:pPr>
      <w:r>
        <w:t xml:space="preserve">Use </w:t>
      </w:r>
      <w:r w:rsidRPr="590B9AAF">
        <w:rPr>
          <w:rFonts w:cs="Calibri"/>
          <w:b/>
          <w:bCs/>
          <w:color w:val="3A7C22" w:themeColor="accent6" w:themeShade="BF"/>
        </w:rPr>
        <w:t>Question Stem:</w:t>
      </w:r>
      <w:r w:rsidRPr="590B9AAF">
        <w:rPr>
          <w:b/>
          <w:bCs/>
          <w:color w:val="4EA72E" w:themeColor="accent6"/>
        </w:rPr>
        <w:t xml:space="preserve"> </w:t>
      </w:r>
      <w:r>
        <w:t>in a multi-part item for the paragraph of context used in all parts of the item or in a single-part item for the context of the entire question.</w:t>
      </w:r>
    </w:p>
    <w:p w14:paraId="20E4FE5C" w14:textId="528A1C99" w:rsidR="0059776E" w:rsidRDefault="244EF69F" w:rsidP="0059776E">
      <w:pPr>
        <w:pStyle w:val="ListParagraph"/>
        <w:numPr>
          <w:ilvl w:val="4"/>
          <w:numId w:val="657"/>
        </w:numPr>
      </w:pPr>
      <w:r>
        <w:t xml:space="preserve">Use </w:t>
      </w:r>
      <w:r w:rsidRPr="244EF69F">
        <w:rPr>
          <w:rFonts w:eastAsiaTheme="minorEastAsia"/>
          <w:b/>
          <w:bCs/>
          <w:color w:val="3A7C22" w:themeColor="accent6" w:themeShade="BF"/>
        </w:rPr>
        <w:t>Direction Line:</w:t>
      </w:r>
      <w:r>
        <w:t xml:space="preserve"> in a multi-part item for the content/question of a “part” or a single-part item to designate the specific direction line shared by print and digital. Refer to the</w:t>
      </w:r>
      <w:r w:rsidRPr="244EF69F">
        <w:rPr>
          <w:color w:val="C00000"/>
        </w:rPr>
        <w:t xml:space="preserve"> </w:t>
      </w:r>
      <w:hyperlink r:id="rId261">
        <w:r w:rsidRPr="244EF69F">
          <w:rPr>
            <w:rStyle w:val="Hyperlink"/>
            <w:rFonts w:eastAsiaTheme="minorEastAsia"/>
            <w:color w:val="C00000"/>
          </w:rPr>
          <w:t>Math Item Specs Guide.pdf</w:t>
        </w:r>
      </w:hyperlink>
      <w:r w:rsidRPr="244EF69F">
        <w:rPr>
          <w:color w:val="C00000"/>
        </w:rPr>
        <w:t xml:space="preserve"> </w:t>
      </w:r>
      <w:r>
        <w:t xml:space="preserve">(see </w:t>
      </w:r>
      <w:r w:rsidRPr="244EF69F">
        <w:rPr>
          <w:i/>
          <w:iCs/>
        </w:rPr>
        <w:t xml:space="preserve">Direction Lines </w:t>
      </w:r>
      <w:r>
        <w:t>and the</w:t>
      </w:r>
      <w:r w:rsidRPr="244EF69F">
        <w:rPr>
          <w:i/>
          <w:iCs/>
        </w:rPr>
        <w:t xml:space="preserve"> question type’s section</w:t>
      </w:r>
      <w:r>
        <w:t>)</w:t>
      </w:r>
    </w:p>
    <w:p w14:paraId="0BFED5C8" w14:textId="0FAEE97C" w:rsidR="0059776E" w:rsidRDefault="244EF69F" w:rsidP="0059776E">
      <w:pPr>
        <w:pStyle w:val="ListParagraph"/>
        <w:numPr>
          <w:ilvl w:val="4"/>
          <w:numId w:val="657"/>
        </w:numPr>
      </w:pPr>
      <w:r>
        <w:t xml:space="preserve">With </w:t>
      </w:r>
      <w:r w:rsidRPr="244EF69F">
        <w:rPr>
          <w:b/>
          <w:bCs/>
        </w:rPr>
        <w:t>art/photo pieces</w:t>
      </w:r>
      <w:r>
        <w:t xml:space="preserve">, all tech art will be new. At point of use, include description of tech art, provide scrap if possible, and write alt text for the image. See </w:t>
      </w:r>
      <w:hyperlink r:id="rId262">
        <w:r w:rsidRPr="244EF69F">
          <w:rPr>
            <w:rStyle w:val="Hyperlink"/>
          </w:rPr>
          <w:t>Images Guidelines and Workflow guidelines</w:t>
        </w:r>
      </w:hyperlink>
      <w:r>
        <w:t xml:space="preserve"> and  </w:t>
      </w:r>
      <w:hyperlink r:id="rId263">
        <w:r w:rsidRPr="244EF69F">
          <w:rPr>
            <w:rStyle w:val="Hyperlink"/>
          </w:rPr>
          <w:t>alt text guidelines</w:t>
        </w:r>
      </w:hyperlink>
      <w:r>
        <w:t>)</w:t>
      </w:r>
    </w:p>
    <w:p w14:paraId="4A5C22A3" w14:textId="77777777" w:rsidR="0059776E" w:rsidRPr="004C54A2" w:rsidRDefault="0059776E" w:rsidP="0059776E">
      <w:pPr>
        <w:pStyle w:val="ListParagraph"/>
        <w:numPr>
          <w:ilvl w:val="2"/>
          <w:numId w:val="657"/>
        </w:numPr>
      </w:pPr>
      <w:r>
        <w:t xml:space="preserve">How can the item be written or rewritten (in both mediums) so that the structure and layout of the </w:t>
      </w:r>
      <w:r w:rsidRPr="590B9AAF">
        <w:rPr>
          <w:u w:val="single"/>
        </w:rPr>
        <w:t xml:space="preserve">answer </w:t>
      </w:r>
      <w:r>
        <w:t xml:space="preserve">matches? </w:t>
      </w:r>
    </w:p>
    <w:p w14:paraId="4BA99DE8" w14:textId="77777777" w:rsidR="0059776E" w:rsidRPr="004C54A2" w:rsidRDefault="0059776E" w:rsidP="0059776E">
      <w:pPr>
        <w:pStyle w:val="ListParagraph"/>
        <w:numPr>
          <w:ilvl w:val="3"/>
          <w:numId w:val="657"/>
        </w:numPr>
      </w:pPr>
      <w:r>
        <w:t>This includes distractors (if applicable), units after a response box, etc.</w:t>
      </w:r>
    </w:p>
    <w:p w14:paraId="451BAD31" w14:textId="77777777" w:rsidR="0059776E" w:rsidRPr="004C54A2" w:rsidRDefault="0059776E" w:rsidP="0059776E">
      <w:pPr>
        <w:pStyle w:val="ListParagraph"/>
        <w:numPr>
          <w:ilvl w:val="3"/>
          <w:numId w:val="657"/>
        </w:numPr>
      </w:pPr>
      <w:r w:rsidRPr="590B9AAF">
        <w:rPr>
          <w:b/>
          <w:bCs/>
        </w:rPr>
        <w:t xml:space="preserve">Rule </w:t>
      </w:r>
      <w:r>
        <w:t xml:space="preserve">In </w:t>
      </w:r>
      <w:r w:rsidRPr="590B9AAF">
        <w:rPr>
          <w:i/>
          <w:iCs/>
        </w:rPr>
        <w:t>nearly all</w:t>
      </w:r>
      <w:r>
        <w:t xml:space="preserve"> situations, we should strive for parity in answer structure and layout. There may be a rare case where the answer structure or layout cannot reach full parity based on limitations of either print or digital (e.g. a picture graph with appropriate labels). </w:t>
      </w:r>
    </w:p>
    <w:p w14:paraId="51CFF775" w14:textId="3DCF8882" w:rsidR="0059776E" w:rsidRDefault="0059776E" w:rsidP="0059776E">
      <w:pPr>
        <w:pStyle w:val="ListParagraph"/>
        <w:numPr>
          <w:ilvl w:val="3"/>
          <w:numId w:val="657"/>
        </w:numPr>
      </w:pPr>
      <w:r>
        <w:t xml:space="preserve">Add your chosen answer line/structure to the "Student Content” column on </w:t>
      </w:r>
      <w:r w:rsidR="003C1047">
        <w:t>the EMM.</w:t>
      </w:r>
    </w:p>
    <w:p w14:paraId="3255285C" w14:textId="1D7907AD" w:rsidR="0059776E" w:rsidRDefault="2733BE28" w:rsidP="0059776E">
      <w:pPr>
        <w:pStyle w:val="ListParagraph"/>
        <w:numPr>
          <w:ilvl w:val="4"/>
          <w:numId w:val="657"/>
        </w:numPr>
      </w:pPr>
      <w:r>
        <w:t xml:space="preserve">Use </w:t>
      </w:r>
      <w:r w:rsidRPr="2733BE28">
        <w:rPr>
          <w:rFonts w:ascii="Calibri" w:eastAsia="Calibri" w:hAnsi="Calibri" w:cs="Calibri"/>
          <w:color w:val="FF40FF"/>
        </w:rPr>
        <w:t>magenta text</w:t>
      </w:r>
      <w:r>
        <w:t xml:space="preserve"> for the answers of each question. This pink text should be in the exact format to be repurposed as the annos in print or specific answers in digital. Anywhere there would be a response box in digital (and a WOL in print), use brackets [] to show a response box with the expected answer. </w:t>
      </w:r>
      <w:r w:rsidR="0059776E">
        <w:br/>
      </w:r>
      <w:r>
        <w:t>Example: [</w:t>
      </w:r>
      <w:r w:rsidRPr="2733BE28">
        <w:rPr>
          <w:rFonts w:ascii="Calibri" w:eastAsia="Calibri" w:hAnsi="Calibri" w:cs="Calibri"/>
          <w:color w:val="FF40FF"/>
        </w:rPr>
        <w:t>5</w:t>
      </w:r>
      <w:r>
        <w:t>] miles</w:t>
      </w:r>
    </w:p>
    <w:p w14:paraId="07FA17A2" w14:textId="77777777" w:rsidR="0059776E" w:rsidRDefault="244EF69F" w:rsidP="0059776E">
      <w:pPr>
        <w:pStyle w:val="ListParagraph"/>
        <w:numPr>
          <w:ilvl w:val="4"/>
          <w:numId w:val="657"/>
        </w:numPr>
        <w:rPr>
          <w:rFonts w:cs="Calibri"/>
          <w:color w:val="595959" w:themeColor="text1" w:themeTint="A6"/>
        </w:rPr>
      </w:pPr>
      <w:r w:rsidRPr="244EF69F">
        <w:rPr>
          <w:color w:val="000000" w:themeColor="text1"/>
        </w:rPr>
        <w:t xml:space="preserve">If blank space </w:t>
      </w:r>
      <w:r>
        <w:t xml:space="preserve">is desired on the print page (or any other comment to the Compositor), this can be shown with a note in brackets [] and </w:t>
      </w:r>
      <w:r w:rsidRPr="244EF69F">
        <w:rPr>
          <w:rFonts w:cs="Calibri"/>
          <w:color w:val="A6A6A6" w:themeColor="background1" w:themeShade="A6"/>
        </w:rPr>
        <w:t>gray text</w:t>
      </w:r>
      <w:r>
        <w:t xml:space="preserve">. Example: </w:t>
      </w:r>
      <w:r w:rsidRPr="244EF69F">
        <w:rPr>
          <w:rFonts w:cs="Calibri"/>
          <w:color w:val="A6A6A6" w:themeColor="background1" w:themeShade="A6"/>
        </w:rPr>
        <w:t>[5 lines of blank space]</w:t>
      </w:r>
    </w:p>
    <w:p w14:paraId="20695CE6" w14:textId="77777777" w:rsidR="0059776E" w:rsidRPr="004C54A2" w:rsidRDefault="0059776E" w:rsidP="0059776E">
      <w:pPr>
        <w:pStyle w:val="ListParagraph"/>
        <w:numPr>
          <w:ilvl w:val="2"/>
          <w:numId w:val="657"/>
        </w:numPr>
      </w:pPr>
      <w:r>
        <w:lastRenderedPageBreak/>
        <w:t xml:space="preserve">How can the item be written or rewritten (in both mediums) so that the student’s </w:t>
      </w:r>
      <w:r w:rsidRPr="590B9AAF">
        <w:rPr>
          <w:u w:val="single"/>
        </w:rPr>
        <w:t xml:space="preserve">interaction </w:t>
      </w:r>
      <w:r>
        <w:t xml:space="preserve">matches? </w:t>
      </w:r>
    </w:p>
    <w:p w14:paraId="051D9C21" w14:textId="77777777" w:rsidR="0059776E" w:rsidRPr="004C54A2" w:rsidRDefault="0059776E" w:rsidP="0059776E">
      <w:pPr>
        <w:pStyle w:val="ListParagraph"/>
        <w:numPr>
          <w:ilvl w:val="3"/>
          <w:numId w:val="657"/>
        </w:numPr>
      </w:pPr>
      <w:r w:rsidRPr="590B9AAF">
        <w:rPr>
          <w:b/>
          <w:bCs/>
        </w:rPr>
        <w:t xml:space="preserve">Rule </w:t>
      </w:r>
      <w:r>
        <w:t xml:space="preserve">In </w:t>
      </w:r>
      <w:r w:rsidRPr="590B9AAF">
        <w:rPr>
          <w:i/>
          <w:iCs/>
        </w:rPr>
        <w:t>nearly all</w:t>
      </w:r>
      <w:r>
        <w:t xml:space="preserve"> situations, we should strive for parity in student interaction. There may be a rare case where the interaction cannot reach full parity based on limitations of either print or digital (e.g. a box and whisker plot).</w:t>
      </w:r>
    </w:p>
    <w:p w14:paraId="5BFB56C8" w14:textId="5250D53A" w:rsidR="0059776E" w:rsidRDefault="1939D09D" w:rsidP="003C1047">
      <w:pPr>
        <w:pStyle w:val="ListParagraph"/>
        <w:numPr>
          <w:ilvl w:val="3"/>
          <w:numId w:val="657"/>
        </w:numPr>
      </w:pPr>
      <w:r>
        <w:t>Make adjustments to your chosen Learnosity question type in the second column on the EMM, if applicable.</w:t>
      </w:r>
    </w:p>
    <w:p w14:paraId="1D4ECC6D" w14:textId="62288E7D" w:rsidR="1939D09D" w:rsidRDefault="1939D09D" w:rsidP="1939D09D">
      <w:pPr>
        <w:pStyle w:val="ListParagraph"/>
        <w:numPr>
          <w:ilvl w:val="3"/>
          <w:numId w:val="657"/>
        </w:numPr>
        <w:rPr>
          <w:rFonts w:ascii="Aptos" w:eastAsia="Aptos" w:hAnsi="Aptos" w:cs="Aptos"/>
          <w:highlight w:val="yellow"/>
        </w:rPr>
      </w:pPr>
      <w:r w:rsidRPr="1939D09D">
        <w:rPr>
          <w:rFonts w:ascii="Aptos" w:eastAsia="Aptos" w:hAnsi="Aptos" w:cs="Aptos"/>
          <w:b/>
          <w:bCs/>
          <w:highlight w:val="yellow"/>
        </w:rPr>
        <w:t xml:space="preserve">With Print Content: </w:t>
      </w:r>
      <w:r w:rsidRPr="1939D09D">
        <w:rPr>
          <w:rFonts w:ascii="Aptos" w:eastAsia="Aptos" w:hAnsi="Aptos" w:cs="Aptos"/>
          <w:highlight w:val="yellow"/>
        </w:rPr>
        <w:t>In the same left-hand column that the block type/pattern is listed, we also need to accommodate for how the content will appear in print.</w:t>
      </w:r>
    </w:p>
    <w:p w14:paraId="7DB064DA" w14:textId="30290C8C" w:rsidR="1939D09D" w:rsidRDefault="1939D09D" w:rsidP="1939D09D">
      <w:pPr>
        <w:pStyle w:val="ListParagraph"/>
        <w:numPr>
          <w:ilvl w:val="3"/>
          <w:numId w:val="657"/>
        </w:numPr>
        <w:spacing w:line="257" w:lineRule="auto"/>
        <w:rPr>
          <w:rFonts w:ascii="Aptos" w:eastAsia="Aptos" w:hAnsi="Aptos" w:cs="Aptos"/>
          <w:highlight w:val="yellow"/>
        </w:rPr>
      </w:pPr>
      <w:r w:rsidRPr="1939D09D">
        <w:rPr>
          <w:rFonts w:ascii="Aptos" w:eastAsia="Aptos" w:hAnsi="Aptos" w:cs="Aptos"/>
          <w:highlight w:val="yellow"/>
        </w:rPr>
        <w:t xml:space="preserve">Parity with print is important to keep in mind, with the idea that students should produce the same answer in both formats. </w:t>
      </w:r>
    </w:p>
    <w:p w14:paraId="0C71583E" w14:textId="24E910D2" w:rsidR="1939D09D" w:rsidRDefault="1939D09D" w:rsidP="1939D09D">
      <w:pPr>
        <w:pStyle w:val="ListParagraph"/>
        <w:numPr>
          <w:ilvl w:val="4"/>
          <w:numId w:val="657"/>
        </w:numPr>
        <w:spacing w:line="257" w:lineRule="auto"/>
        <w:rPr>
          <w:rFonts w:ascii="Aptos" w:eastAsia="Aptos" w:hAnsi="Aptos" w:cs="Aptos"/>
          <w:highlight w:val="yellow"/>
        </w:rPr>
      </w:pPr>
      <w:r w:rsidRPr="1939D09D">
        <w:rPr>
          <w:rFonts w:ascii="Aptos" w:eastAsia="Aptos" w:hAnsi="Aptos" w:cs="Aptos"/>
          <w:highlight w:val="yellow"/>
        </w:rPr>
        <w:t xml:space="preserve">In cases where a student may use a </w:t>
      </w:r>
      <w:r w:rsidRPr="1939D09D">
        <w:rPr>
          <w:rFonts w:ascii="Aptos" w:eastAsia="Aptos" w:hAnsi="Aptos" w:cs="Aptos"/>
          <w:b/>
          <w:bCs/>
          <w:highlight w:val="yellow"/>
        </w:rPr>
        <w:t xml:space="preserve">Drop Down </w:t>
      </w:r>
      <w:r w:rsidRPr="1939D09D">
        <w:rPr>
          <w:rFonts w:ascii="Aptos" w:eastAsia="Aptos" w:hAnsi="Aptos" w:cs="Aptos"/>
          <w:highlight w:val="yellow"/>
        </w:rPr>
        <w:t xml:space="preserve">pattern in Learnosity (Grades 3-A1), the print content will appear on a </w:t>
      </w:r>
      <w:r w:rsidRPr="1939D09D">
        <w:rPr>
          <w:rFonts w:ascii="Aptos" w:eastAsia="Aptos" w:hAnsi="Aptos" w:cs="Aptos"/>
          <w:b/>
          <w:bCs/>
          <w:highlight w:val="yellow"/>
        </w:rPr>
        <w:t>write on line (WOL)</w:t>
      </w:r>
      <w:r w:rsidRPr="1939D09D">
        <w:rPr>
          <w:rFonts w:ascii="Aptos" w:eastAsia="Aptos" w:hAnsi="Aptos" w:cs="Aptos"/>
          <w:highlight w:val="yellow"/>
        </w:rPr>
        <w:t xml:space="preserve">. For </w:t>
      </w:r>
      <w:r w:rsidRPr="1939D09D">
        <w:rPr>
          <w:rFonts w:ascii="Aptos" w:eastAsia="Aptos" w:hAnsi="Aptos" w:cs="Aptos"/>
          <w:b/>
          <w:bCs/>
          <w:highlight w:val="yellow"/>
          <w:u w:val="single"/>
        </w:rPr>
        <w:t>Drag and Drop</w:t>
      </w:r>
      <w:r w:rsidRPr="1939D09D">
        <w:rPr>
          <w:rFonts w:ascii="Aptos" w:eastAsia="Aptos" w:hAnsi="Aptos" w:cs="Aptos"/>
          <w:highlight w:val="yellow"/>
        </w:rPr>
        <w:t xml:space="preserve"> patterns, a word bank is not always necessary to include in print depending on the amount of space on a page. Both these situations will break parity and that has been agreed upon as acceptable.</w:t>
      </w:r>
    </w:p>
    <w:p w14:paraId="543D2AB8" w14:textId="77777777" w:rsidR="0059776E" w:rsidRDefault="0059776E" w:rsidP="0059776E">
      <w:pPr>
        <w:ind w:left="720"/>
        <w:rPr>
          <w:b/>
          <w:bCs/>
          <w:color w:val="A02B93" w:themeColor="accent5"/>
          <w:u w:val="single"/>
        </w:rPr>
      </w:pPr>
    </w:p>
    <w:p w14:paraId="499CBC8B" w14:textId="77777777" w:rsidR="0059776E" w:rsidRDefault="0059776E" w:rsidP="0059776E">
      <w:pPr>
        <w:ind w:left="720"/>
        <w:rPr>
          <w:b/>
          <w:bCs/>
          <w:color w:val="A02B93" w:themeColor="accent5"/>
          <w:u w:val="single"/>
        </w:rPr>
      </w:pPr>
      <w:r w:rsidRPr="590B9AAF">
        <w:rPr>
          <w:b/>
          <w:bCs/>
          <w:color w:val="A02B93" w:themeColor="accent5"/>
          <w:u w:val="single"/>
        </w:rPr>
        <w:t>3</w:t>
      </w:r>
      <w:r w:rsidRPr="590B9AAF">
        <w:rPr>
          <w:b/>
          <w:bCs/>
          <w:color w:val="A02B93" w:themeColor="accent5"/>
          <w:u w:val="single"/>
          <w:vertAlign w:val="superscript"/>
        </w:rPr>
        <w:t>RD</w:t>
      </w:r>
      <w:r w:rsidRPr="590B9AAF">
        <w:rPr>
          <w:b/>
          <w:bCs/>
          <w:color w:val="A02B93" w:themeColor="accent5"/>
          <w:u w:val="single"/>
        </w:rPr>
        <w:t xml:space="preserve"> </w:t>
      </w:r>
      <w:r>
        <w:rPr>
          <w:b/>
          <w:bCs/>
          <w:color w:val="A02B93" w:themeColor="accent5"/>
          <w:u w:val="single"/>
        </w:rPr>
        <w:t>part</w:t>
      </w:r>
      <w:r w:rsidRPr="590B9AAF">
        <w:rPr>
          <w:b/>
          <w:bCs/>
          <w:color w:val="A02B93" w:themeColor="accent5"/>
          <w:u w:val="single"/>
        </w:rPr>
        <w:t xml:space="preserve"> – SETTINGS</w:t>
      </w:r>
    </w:p>
    <w:p w14:paraId="6242C384" w14:textId="0E8253E9" w:rsidR="7159C782" w:rsidRDefault="7159C782" w:rsidP="7159C782">
      <w:pPr>
        <w:pStyle w:val="ListParagraph"/>
        <w:numPr>
          <w:ilvl w:val="1"/>
          <w:numId w:val="657"/>
        </w:numPr>
        <w:spacing w:line="259" w:lineRule="auto"/>
      </w:pPr>
      <w:r w:rsidRPr="7159C782">
        <w:t xml:space="preserve">Use the </w:t>
      </w:r>
      <w:hyperlink r:id="rId264">
        <w:r w:rsidRPr="7159C782">
          <w:rPr>
            <w:rStyle w:val="Hyperlink"/>
            <w:color w:val="0070C0"/>
          </w:rPr>
          <w:t>Learnosity Question Type Use Cases Table Structure.docx</w:t>
        </w:r>
      </w:hyperlink>
      <w:r w:rsidRPr="7159C782">
        <w:rPr>
          <w:color w:val="0070C0"/>
        </w:rPr>
        <w:t xml:space="preserve"> </w:t>
      </w:r>
      <w:r w:rsidRPr="7159C782">
        <w:t xml:space="preserve">as a jumping off point for understanding question type use cases and which fields need to be included in the "Student Content" column of the EMM. This document in conjunction with the </w:t>
      </w:r>
      <w:hyperlink r:id="rId265">
        <w:r w:rsidRPr="7159C782">
          <w:rPr>
            <w:rStyle w:val="Hyperlink"/>
            <w:rFonts w:eastAsiaTheme="minorEastAsia"/>
            <w:color w:val="C00000"/>
          </w:rPr>
          <w:t>Math Item Specs Guide.pdf</w:t>
        </w:r>
      </w:hyperlink>
      <w:r>
        <w:t xml:space="preserve"> (see the</w:t>
      </w:r>
      <w:r w:rsidRPr="7159C782">
        <w:rPr>
          <w:i/>
          <w:iCs/>
        </w:rPr>
        <w:t xml:space="preserve"> question type’s section</w:t>
      </w:r>
      <w:r>
        <w:t xml:space="preserve">) will help you write up any </w:t>
      </w:r>
      <w:r w:rsidRPr="7159C782">
        <w:t xml:space="preserve">Learnosity item to exact specifications. </w:t>
      </w:r>
    </w:p>
    <w:p w14:paraId="3F446D0D" w14:textId="33ED07F0" w:rsidR="0059776E" w:rsidRPr="004C54A2" w:rsidRDefault="244EF69F" w:rsidP="0059776E">
      <w:pPr>
        <w:pStyle w:val="ListParagraph"/>
        <w:numPr>
          <w:ilvl w:val="2"/>
          <w:numId w:val="657"/>
        </w:numPr>
        <w:spacing w:line="259" w:lineRule="auto"/>
      </w:pPr>
      <w:r>
        <w:t xml:space="preserve">Use  </w:t>
      </w:r>
      <w:r w:rsidRPr="244EF69F">
        <w:rPr>
          <w:rFonts w:cs="Calibri"/>
          <w:b/>
          <w:bCs/>
          <w:color w:val="3A7C22" w:themeColor="accent6" w:themeShade="BF"/>
        </w:rPr>
        <w:t>Changes to Spec Guide Settings:</w:t>
      </w:r>
      <w:r w:rsidRPr="244EF69F">
        <w:rPr>
          <w:color w:val="3A7C22" w:themeColor="accent6" w:themeShade="BF"/>
        </w:rPr>
        <w:t xml:space="preserve"> </w:t>
      </w:r>
      <w:r>
        <w:t xml:space="preserve">to list specific settings for the digital item noting specifically the fields which deviate from the settings outlined in the spec guide (the starred fields). </w:t>
      </w:r>
    </w:p>
    <w:p w14:paraId="3F185288" w14:textId="77777777" w:rsidR="0059776E" w:rsidRPr="00233017" w:rsidRDefault="0059776E" w:rsidP="0059776E">
      <w:pPr>
        <w:pStyle w:val="ListParagraph"/>
        <w:numPr>
          <w:ilvl w:val="2"/>
          <w:numId w:val="657"/>
        </w:numPr>
        <w:rPr>
          <w:rFonts w:cs="Calibri"/>
          <w:color w:val="595959" w:themeColor="text1" w:themeTint="A6"/>
        </w:rPr>
      </w:pPr>
      <w:r w:rsidRPr="590B9AAF">
        <w:t xml:space="preserve">Input any </w:t>
      </w:r>
      <w:r w:rsidRPr="590B9AAF">
        <w:rPr>
          <w:b/>
          <w:bCs/>
        </w:rPr>
        <w:t>Teacher Notes</w:t>
      </w:r>
      <w:r w:rsidRPr="590B9AAF">
        <w:t xml:space="preserve"> for the teacher’s edition in the fourth column. </w:t>
      </w:r>
    </w:p>
    <w:p w14:paraId="2322F7D6" w14:textId="77777777" w:rsidR="0059776E" w:rsidRDefault="0059776E" w:rsidP="0059776E">
      <w:pPr>
        <w:pStyle w:val="ListParagraph"/>
        <w:numPr>
          <w:ilvl w:val="3"/>
          <w:numId w:val="657"/>
        </w:numPr>
      </w:pPr>
      <w:r>
        <w:t xml:space="preserve">For the Teacher Notes (TE) in Quick Check:  </w:t>
      </w:r>
    </w:p>
    <w:p w14:paraId="0F8A8AB6" w14:textId="63D6F0B9" w:rsidR="0059776E" w:rsidRDefault="2733BE28" w:rsidP="0059776E">
      <w:pPr>
        <w:ind w:left="3600"/>
      </w:pPr>
      <w:r>
        <w:t>“</w:t>
      </w:r>
      <w:r w:rsidRPr="2733BE28">
        <w:rPr>
          <w:b/>
          <w:bCs/>
        </w:rPr>
        <w:t>Now</w:t>
      </w:r>
      <w:r>
        <w:t xml:space="preserve">, use the </w:t>
      </w:r>
      <w:r w:rsidRPr="2733BE28">
        <w:rPr>
          <w:b/>
          <w:bCs/>
        </w:rPr>
        <w:t>Quick Check</w:t>
      </w:r>
      <w:r>
        <w:t xml:space="preserve"> to determine students' mastery of the lesson objectives.</w:t>
      </w:r>
    </w:p>
    <w:p w14:paraId="489086E0" w14:textId="65170B7C" w:rsidR="2733BE28" w:rsidRDefault="2733BE28" w:rsidP="2733BE28">
      <w:pPr>
        <w:ind w:left="3600"/>
      </w:pPr>
      <w:r>
        <w:br/>
        <w:t xml:space="preserve">To measure students’ mastery of the language objective, ask them [insert text]. </w:t>
      </w:r>
    </w:p>
    <w:p w14:paraId="018A5DE1" w14:textId="25EC26EA" w:rsidR="2733BE28" w:rsidRDefault="2733BE28" w:rsidP="2733BE28">
      <w:pPr>
        <w:spacing w:line="259" w:lineRule="auto"/>
        <w:ind w:left="3600"/>
        <w:rPr>
          <w:rFonts w:ascii="Calibri" w:eastAsia="Calibri" w:hAnsi="Calibri" w:cs="Calibri"/>
          <w:color w:val="FF40FF"/>
        </w:rPr>
      </w:pPr>
      <w:r w:rsidRPr="2733BE28">
        <w:rPr>
          <w:rFonts w:eastAsiaTheme="minorEastAsia"/>
          <w:color w:val="FF40FF"/>
        </w:rPr>
        <w:t>Possible answer: [text]</w:t>
      </w:r>
    </w:p>
    <w:p w14:paraId="590898A9" w14:textId="5FA74849" w:rsidR="2733BE28" w:rsidRDefault="2733BE28" w:rsidP="2733BE28">
      <w:pPr>
        <w:ind w:left="2880"/>
        <w:rPr>
          <w:color w:val="000000" w:themeColor="text1"/>
        </w:rPr>
      </w:pPr>
    </w:p>
    <w:p w14:paraId="41F83FE3" w14:textId="62E99836" w:rsidR="2733BE28" w:rsidRDefault="2733BE28" w:rsidP="2733BE28">
      <w:pPr>
        <w:ind w:left="2880"/>
        <w:rPr>
          <w:color w:val="000000" w:themeColor="text1"/>
        </w:rPr>
      </w:pPr>
      <w:r w:rsidRPr="2733BE28">
        <w:rPr>
          <w:b/>
          <w:bCs/>
          <w:color w:val="000000" w:themeColor="text1"/>
        </w:rPr>
        <w:t xml:space="preserve">Specific to K–2: </w:t>
      </w:r>
      <w:r w:rsidRPr="2733BE28">
        <w:rPr>
          <w:color w:val="000000" w:themeColor="text1"/>
        </w:rPr>
        <w:t>In the Teacher Notes described above, replace “students’” with “children’s.”</w:t>
      </w:r>
    </w:p>
    <w:p w14:paraId="0CF34C14" w14:textId="4DAC4508" w:rsidR="0059776E" w:rsidRDefault="0059776E" w:rsidP="2733BE28">
      <w:pPr>
        <w:ind w:left="3600"/>
      </w:pPr>
    </w:p>
    <w:p w14:paraId="6CBA5FD3" w14:textId="77777777" w:rsidR="0059776E" w:rsidRDefault="0059776E" w:rsidP="0059776E">
      <w:pPr>
        <w:ind w:left="720"/>
        <w:rPr>
          <w:b/>
          <w:bCs/>
          <w:color w:val="A02B93" w:themeColor="accent5"/>
          <w:u w:val="single"/>
        </w:rPr>
      </w:pPr>
    </w:p>
    <w:p w14:paraId="44FB0336" w14:textId="77777777" w:rsidR="0059776E" w:rsidRDefault="0059776E" w:rsidP="0059776E">
      <w:pPr>
        <w:ind w:left="720"/>
        <w:rPr>
          <w:b/>
          <w:bCs/>
          <w:color w:val="A02B93" w:themeColor="accent5"/>
          <w:u w:val="single"/>
        </w:rPr>
      </w:pPr>
      <w:r w:rsidRPr="590B9AAF">
        <w:rPr>
          <w:b/>
          <w:bCs/>
          <w:color w:val="A02B93" w:themeColor="accent5"/>
          <w:u w:val="single"/>
        </w:rPr>
        <w:t>4</w:t>
      </w:r>
      <w:r w:rsidRPr="590B9AAF">
        <w:rPr>
          <w:b/>
          <w:bCs/>
          <w:color w:val="A02B93" w:themeColor="accent5"/>
          <w:u w:val="single"/>
          <w:vertAlign w:val="superscript"/>
        </w:rPr>
        <w:t>TH</w:t>
      </w:r>
      <w:r w:rsidRPr="590B9AAF">
        <w:rPr>
          <w:b/>
          <w:bCs/>
          <w:color w:val="A02B93" w:themeColor="accent5"/>
          <w:u w:val="single"/>
        </w:rPr>
        <w:t xml:space="preserve"> </w:t>
      </w:r>
      <w:r>
        <w:rPr>
          <w:b/>
          <w:bCs/>
          <w:color w:val="A02B93" w:themeColor="accent5"/>
          <w:u w:val="single"/>
        </w:rPr>
        <w:t>part</w:t>
      </w:r>
      <w:r w:rsidRPr="590B9AAF">
        <w:rPr>
          <w:b/>
          <w:bCs/>
          <w:color w:val="A02B93" w:themeColor="accent5"/>
          <w:u w:val="single"/>
        </w:rPr>
        <w:t xml:space="preserve"> – Alignments</w:t>
      </w:r>
    </w:p>
    <w:p w14:paraId="6CB6F546" w14:textId="77777777" w:rsidR="0059776E" w:rsidRDefault="0059776E" w:rsidP="0059776E">
      <w:pPr>
        <w:pStyle w:val="ListParagraph"/>
        <w:numPr>
          <w:ilvl w:val="1"/>
          <w:numId w:val="657"/>
        </w:numPr>
        <w:spacing w:line="259" w:lineRule="auto"/>
      </w:pPr>
      <w:r>
        <w:t>Finally in column 3, list information about the standard alignments and DOK for each question:</w:t>
      </w:r>
    </w:p>
    <w:p w14:paraId="41EC6349" w14:textId="77777777" w:rsidR="0059776E" w:rsidRDefault="0059776E" w:rsidP="0059776E">
      <w:pPr>
        <w:pStyle w:val="ListParagraph"/>
        <w:numPr>
          <w:ilvl w:val="2"/>
          <w:numId w:val="657"/>
        </w:numPr>
      </w:pPr>
      <w:r>
        <w:lastRenderedPageBreak/>
        <w:t xml:space="preserve">Use </w:t>
      </w:r>
      <w:r w:rsidRPr="590B9AAF">
        <w:rPr>
          <w:rFonts w:cs="Calibri"/>
          <w:b/>
          <w:bCs/>
          <w:color w:val="3A7C22" w:themeColor="accent6" w:themeShade="BF"/>
        </w:rPr>
        <w:t>Alignments:</w:t>
      </w:r>
      <w:r w:rsidRPr="590B9AAF">
        <w:rPr>
          <w:color w:val="3A7C22" w:themeColor="accent6" w:themeShade="BF"/>
        </w:rPr>
        <w:t xml:space="preserve"> </w:t>
      </w:r>
      <w:r>
        <w:t xml:space="preserve">to list the standard codes of the standards being assessed by the item. </w:t>
      </w:r>
    </w:p>
    <w:p w14:paraId="24A9ADE1" w14:textId="1D6E6771" w:rsidR="0059776E" w:rsidRDefault="244EF69F" w:rsidP="0059776E">
      <w:pPr>
        <w:pStyle w:val="ListParagraph"/>
        <w:numPr>
          <w:ilvl w:val="3"/>
          <w:numId w:val="657"/>
        </w:numPr>
      </w:pPr>
      <w:r>
        <w:t xml:space="preserve">In most situations, this should be a single Common Core State Standard (CCSS) and a single California (CA) standard. Use the </w:t>
      </w:r>
      <w:hyperlink r:id="rId266">
        <w:r w:rsidRPr="244EF69F">
          <w:rPr>
            <w:rStyle w:val="Hyperlink"/>
            <w:color w:val="4EA72E" w:themeColor="accent6"/>
          </w:rPr>
          <w:t>Learning Spine to Standards Mapping.xlsx</w:t>
        </w:r>
      </w:hyperlink>
      <w:r w:rsidRPr="244EF69F">
        <w:rPr>
          <w:color w:val="4EA72E" w:themeColor="accent6"/>
        </w:rPr>
        <w:t xml:space="preserve"> </w:t>
      </w:r>
      <w:r>
        <w:t>to identify at least one learning spine skill (search the spreadsheet by the chosen CCSS and choose one or multiple learning spine skills which are aligned to that CC standard).</w:t>
      </w:r>
    </w:p>
    <w:p w14:paraId="1C8059B9" w14:textId="02C3DEC3" w:rsidR="0059776E" w:rsidRDefault="244EF69F" w:rsidP="0059776E">
      <w:pPr>
        <w:pStyle w:val="ListParagraph"/>
        <w:numPr>
          <w:ilvl w:val="3"/>
          <w:numId w:val="657"/>
        </w:numPr>
      </w:pPr>
      <w:r>
        <w:t xml:space="preserve">List the Depth of Knowledge level for the question as well using </w:t>
      </w:r>
      <w:hyperlink r:id="rId267">
        <w:r w:rsidRPr="244EF69F">
          <w:rPr>
            <w:rStyle w:val="Hyperlink"/>
            <w:rFonts w:eastAsiaTheme="minorEastAsia"/>
            <w:color w:val="C00000"/>
          </w:rPr>
          <w:t>Depth of Knowledge.pdf</w:t>
        </w:r>
      </w:hyperlink>
      <w:r w:rsidRPr="244EF69F">
        <w:rPr>
          <w:color w:val="C00000"/>
        </w:rPr>
        <w:t xml:space="preserve"> </w:t>
      </w:r>
    </w:p>
    <w:p w14:paraId="02FEBE8A" w14:textId="77777777" w:rsidR="0059776E" w:rsidRDefault="0059776E" w:rsidP="0059776E">
      <w:pPr>
        <w:pStyle w:val="ListParagraph"/>
        <w:numPr>
          <w:ilvl w:val="3"/>
          <w:numId w:val="657"/>
        </w:numPr>
      </w:pPr>
      <w:r w:rsidRPr="590B9AAF">
        <w:rPr>
          <w:b/>
          <w:bCs/>
        </w:rPr>
        <w:t>Rule</w:t>
      </w:r>
      <w:r>
        <w:rPr>
          <w:b/>
          <w:bCs/>
        </w:rPr>
        <w:t xml:space="preserve"> 1</w:t>
      </w:r>
      <w:r>
        <w:t xml:space="preserve"> Every item (or every part in a multi-part item) should have </w:t>
      </w:r>
      <w:r w:rsidRPr="590B9AAF">
        <w:rPr>
          <w:u w:val="single"/>
        </w:rPr>
        <w:t>at least one</w:t>
      </w:r>
      <w:r>
        <w:t xml:space="preserve"> tag to CCSS, </w:t>
      </w:r>
      <w:r w:rsidRPr="590B9AAF">
        <w:rPr>
          <w:u w:val="single"/>
        </w:rPr>
        <w:t>at least one</w:t>
      </w:r>
      <w:r>
        <w:t xml:space="preserve"> tag to CA, </w:t>
      </w:r>
      <w:r w:rsidRPr="590B9AAF">
        <w:rPr>
          <w:u w:val="single"/>
        </w:rPr>
        <w:t>at least one</w:t>
      </w:r>
      <w:r>
        <w:t xml:space="preserve"> tag to the Learning Spine and </w:t>
      </w:r>
      <w:r w:rsidRPr="590B9AAF">
        <w:rPr>
          <w:u w:val="single"/>
        </w:rPr>
        <w:t xml:space="preserve">one </w:t>
      </w:r>
      <w:r>
        <w:t>DOK.</w:t>
      </w:r>
    </w:p>
    <w:p w14:paraId="01E06DAF" w14:textId="77777777" w:rsidR="0059776E" w:rsidRDefault="0059776E" w:rsidP="0059776E">
      <w:pPr>
        <w:pStyle w:val="ListParagraph"/>
        <w:numPr>
          <w:ilvl w:val="3"/>
          <w:numId w:val="657"/>
        </w:numPr>
      </w:pPr>
      <w:r w:rsidRPr="00F9524D">
        <w:rPr>
          <w:b/>
          <w:bCs/>
        </w:rPr>
        <w:t>Rule 2</w:t>
      </w:r>
      <w:r>
        <w:t xml:space="preserve"> If an item can truly be aligned to more than one CCSS or CA standard or Learning Spine Skills, multiple can be included in the EMM – just indicate which standard/skill is the primary CCSS, primary CA, or primary Learning spine skill by putting (primary) after it. The rest will be secondary tags</w:t>
      </w:r>
    </w:p>
    <w:p w14:paraId="19DC72E0" w14:textId="77777777" w:rsidR="0059776E" w:rsidRDefault="244EF69F" w:rsidP="0059776E">
      <w:pPr>
        <w:pStyle w:val="ListParagraph"/>
        <w:numPr>
          <w:ilvl w:val="1"/>
          <w:numId w:val="657"/>
        </w:numPr>
      </w:pPr>
      <w:r>
        <w:t>Complete one final sweep of this section’s content:</w:t>
      </w:r>
    </w:p>
    <w:p w14:paraId="74ACCC61" w14:textId="77777777" w:rsidR="0059776E" w:rsidRDefault="244EF69F" w:rsidP="0059776E">
      <w:pPr>
        <w:pStyle w:val="ListParagraph"/>
        <w:numPr>
          <w:ilvl w:val="2"/>
          <w:numId w:val="657"/>
        </w:numPr>
      </w:pPr>
      <w:r>
        <w:t>Consider all the revisions you made to items in the section. Predict how much more space these items will take up in the print student edition. Use your flagged items from Step 2 to determine which items could be removed from the component if spacing is an issue.</w:t>
      </w:r>
    </w:p>
    <w:p w14:paraId="242991BD" w14:textId="77777777" w:rsidR="0059776E" w:rsidRPr="004C54A2" w:rsidRDefault="0059776E" w:rsidP="0059776E">
      <w:pPr>
        <w:pStyle w:val="ListParagraph"/>
        <w:ind w:left="3600"/>
      </w:pPr>
    </w:p>
    <w:p w14:paraId="69C8B3BC" w14:textId="77777777" w:rsidR="0059776E" w:rsidRPr="004C54A2" w:rsidRDefault="0059776E" w:rsidP="0059776E">
      <w:pPr>
        <w:pStyle w:val="ListParagraph"/>
        <w:numPr>
          <w:ilvl w:val="0"/>
          <w:numId w:val="657"/>
        </w:numPr>
        <w:rPr>
          <w:color w:val="000000" w:themeColor="text1"/>
        </w:rPr>
      </w:pPr>
      <w:r w:rsidRPr="590B9AAF">
        <w:rPr>
          <w:color w:val="000000" w:themeColor="text1"/>
        </w:rPr>
        <w:t>Steps for New Content (per item)</w:t>
      </w:r>
    </w:p>
    <w:p w14:paraId="53A4165A" w14:textId="77777777" w:rsidR="0059776E" w:rsidRPr="004C54A2" w:rsidRDefault="0059776E" w:rsidP="0059776E">
      <w:pPr>
        <w:pStyle w:val="ListParagraph"/>
        <w:numPr>
          <w:ilvl w:val="1"/>
          <w:numId w:val="657"/>
        </w:numPr>
        <w:rPr>
          <w:color w:val="000000" w:themeColor="text1"/>
        </w:rPr>
      </w:pPr>
      <w:r w:rsidRPr="590B9AAF">
        <w:rPr>
          <w:color w:val="000000" w:themeColor="text1"/>
        </w:rPr>
        <w:t xml:space="preserve">See “Steps for Reused Content”. The process for writing new items is the same as revising items except for not having an item in v1 to reference. </w:t>
      </w:r>
    </w:p>
    <w:p w14:paraId="58FA597A" w14:textId="77777777" w:rsidR="0059776E" w:rsidRPr="004C54A2" w:rsidRDefault="0059776E" w:rsidP="0059776E">
      <w:pPr>
        <w:pStyle w:val="ListParagraph"/>
        <w:numPr>
          <w:ilvl w:val="1"/>
          <w:numId w:val="657"/>
        </w:numPr>
        <w:rPr>
          <w:color w:val="000000" w:themeColor="text1"/>
        </w:rPr>
      </w:pPr>
      <w:r w:rsidRPr="590B9AAF">
        <w:rPr>
          <w:color w:val="000000" w:themeColor="text1"/>
        </w:rPr>
        <w:t>Ensure that any new items authored also match the lesson’s objectives and the models, language, and format of the instructional tasks.</w:t>
      </w:r>
    </w:p>
    <w:p w14:paraId="174794E9" w14:textId="77777777" w:rsidR="0059776E" w:rsidRDefault="0059776E" w:rsidP="0059776E">
      <w:pPr>
        <w:rPr>
          <w:color w:val="000000" w:themeColor="text1"/>
        </w:rPr>
      </w:pPr>
    </w:p>
    <w:p w14:paraId="137B23D2" w14:textId="12C32F2D" w:rsidR="0059776E" w:rsidRDefault="244EF69F" w:rsidP="244EF69F">
      <w:pPr>
        <w:jc w:val="right"/>
        <w:rPr>
          <w:i/>
          <w:iCs/>
          <w:color w:val="000000" w:themeColor="text1"/>
        </w:rPr>
      </w:pPr>
      <w:r w:rsidRPr="244EF69F">
        <w:rPr>
          <w:i/>
          <w:iCs/>
          <w:color w:val="000000" w:themeColor="text1"/>
        </w:rPr>
        <w:t>See next page for resources</w:t>
      </w:r>
    </w:p>
    <w:p w14:paraId="1238B843" w14:textId="5F4EE3C0" w:rsidR="008036E1" w:rsidRDefault="244EF69F" w:rsidP="244EF69F">
      <w:pPr>
        <w:rPr>
          <w:color w:val="FF0000"/>
          <w:highlight w:val="yellow"/>
        </w:rPr>
      </w:pPr>
      <w:r>
        <w:t xml:space="preserve"> </w:t>
      </w:r>
      <w:r w:rsidRPr="244EF69F">
        <w:rPr>
          <w:b/>
          <w:bCs/>
        </w:rPr>
        <w:t>Resources:</w:t>
      </w:r>
      <w:r>
        <w:t xml:space="preserve"> </w:t>
      </w:r>
    </w:p>
    <w:p w14:paraId="2501967E" w14:textId="0BF57EF8" w:rsidR="008036E1" w:rsidRPr="00CC2C61" w:rsidRDefault="5609DC12" w:rsidP="008036E1">
      <w:pPr>
        <w:pStyle w:val="ListParagraph"/>
        <w:numPr>
          <w:ilvl w:val="0"/>
          <w:numId w:val="656"/>
        </w:numPr>
      </w:pPr>
      <w:r w:rsidRPr="5609DC12">
        <w:rPr>
          <w:color w:val="4EA72E" w:themeColor="accent6"/>
        </w:rPr>
        <w:t xml:space="preserve">IM_CA_G#_TOC.xlsx </w:t>
      </w:r>
      <w:r>
        <w:t>(</w:t>
      </w:r>
      <w:hyperlink r:id="rId268">
        <w:r w:rsidRPr="5609DC12">
          <w:rPr>
            <w:rStyle w:val="Hyperlink"/>
          </w:rPr>
          <w:t>Box Folder</w:t>
        </w:r>
      </w:hyperlink>
      <w:r>
        <w:t>)</w:t>
      </w:r>
    </w:p>
    <w:p w14:paraId="48F7236F" w14:textId="5CFA88C5" w:rsidR="008036E1" w:rsidRPr="00CC2C61" w:rsidRDefault="5609DC12" w:rsidP="008036E1">
      <w:pPr>
        <w:pStyle w:val="ListParagraph"/>
        <w:numPr>
          <w:ilvl w:val="0"/>
          <w:numId w:val="656"/>
        </w:numPr>
      </w:pPr>
      <w:r w:rsidRPr="5609DC12">
        <w:rPr>
          <w:color w:val="0070C0"/>
        </w:rPr>
        <w:t xml:space="preserve">IM_CA_G#_New &amp; Revised Lessons.docx </w:t>
      </w:r>
      <w:r>
        <w:t>(</w:t>
      </w:r>
      <w:hyperlink r:id="rId269">
        <w:r w:rsidRPr="5609DC12">
          <w:rPr>
            <w:rStyle w:val="Hyperlink"/>
          </w:rPr>
          <w:t>Box Folder</w:t>
        </w:r>
      </w:hyperlink>
      <w:r>
        <w:t>)</w:t>
      </w:r>
    </w:p>
    <w:p w14:paraId="4C1733FD" w14:textId="7DECFC59" w:rsidR="008036E1" w:rsidRPr="00CC2C61" w:rsidRDefault="244EF69F" w:rsidP="244EF69F">
      <w:pPr>
        <w:pStyle w:val="ListParagraph"/>
        <w:numPr>
          <w:ilvl w:val="0"/>
          <w:numId w:val="656"/>
        </w:numPr>
        <w:spacing w:line="259" w:lineRule="auto"/>
      </w:pPr>
      <w:r w:rsidRPr="244EF69F">
        <w:rPr>
          <w:color w:val="C00000"/>
        </w:rPr>
        <w:t xml:space="preserve">Into Math v1 TE.pdf </w:t>
      </w:r>
      <w:r>
        <w:t>(</w:t>
      </w:r>
      <w:hyperlink r:id="rId270">
        <w:r w:rsidRPr="244EF69F">
          <w:rPr>
            <w:rStyle w:val="Hyperlink"/>
          </w:rPr>
          <w:t>Box Folder</w:t>
        </w:r>
      </w:hyperlink>
      <w:r>
        <w:t>)</w:t>
      </w:r>
    </w:p>
    <w:p w14:paraId="31324282" w14:textId="77777777" w:rsidR="008036E1" w:rsidRDefault="008036E1" w:rsidP="008036E1">
      <w:pPr>
        <w:pStyle w:val="ListParagraph"/>
        <w:numPr>
          <w:ilvl w:val="0"/>
          <w:numId w:val="656"/>
        </w:numPr>
      </w:pPr>
      <w:r w:rsidRPr="590B9AAF">
        <w:rPr>
          <w:color w:val="FFC000"/>
        </w:rPr>
        <w:t>Learnosity OYO or CU Activity</w:t>
      </w:r>
      <w:r w:rsidRPr="590B9AAF">
        <w:rPr>
          <w:color w:val="C00000"/>
        </w:rPr>
        <w:t xml:space="preserve"> </w:t>
      </w:r>
      <w:r>
        <w:t>(</w:t>
      </w:r>
      <w:hyperlink r:id="rId271" w:anchor="/dashboard">
        <w:r w:rsidRPr="590B9AAF">
          <w:rPr>
            <w:rStyle w:val="Hyperlink"/>
          </w:rPr>
          <w:t>Ed Platform</w:t>
        </w:r>
      </w:hyperlink>
      <w:r>
        <w:t>)</w:t>
      </w:r>
    </w:p>
    <w:p w14:paraId="702E47A5" w14:textId="77777777" w:rsidR="008036E1" w:rsidRDefault="5609DC12" w:rsidP="008036E1">
      <w:pPr>
        <w:pStyle w:val="ListParagraph"/>
        <w:numPr>
          <w:ilvl w:val="0"/>
          <w:numId w:val="656"/>
        </w:numPr>
      </w:pPr>
      <w:r w:rsidRPr="5609DC12">
        <w:rPr>
          <w:color w:val="0070C0"/>
        </w:rPr>
        <w:t xml:space="preserve">EMM.docx </w:t>
      </w:r>
      <w:r>
        <w:t>(</w:t>
      </w:r>
      <w:hyperlink r:id="rId272">
        <w:r w:rsidRPr="5609DC12">
          <w:rPr>
            <w:rStyle w:val="Hyperlink"/>
          </w:rPr>
          <w:t>Box Folder</w:t>
        </w:r>
      </w:hyperlink>
      <w:r>
        <w:t>)</w:t>
      </w:r>
    </w:p>
    <w:p w14:paraId="3A7F7DA7" w14:textId="62F0DBB7" w:rsidR="008036E1" w:rsidRPr="00CC2C61" w:rsidRDefault="244EF69F" w:rsidP="008036E1">
      <w:pPr>
        <w:pStyle w:val="ListParagraph"/>
        <w:numPr>
          <w:ilvl w:val="0"/>
          <w:numId w:val="656"/>
        </w:numPr>
      </w:pPr>
      <w:r w:rsidRPr="244EF69F">
        <w:rPr>
          <w:rFonts w:eastAsiaTheme="minorEastAsia"/>
          <w:color w:val="C00000"/>
        </w:rPr>
        <w:t>Math Item Specs Guide.pdf</w:t>
      </w:r>
      <w:r w:rsidRPr="244EF69F">
        <w:rPr>
          <w:color w:val="0070C0"/>
        </w:rPr>
        <w:t xml:space="preserve"> </w:t>
      </w:r>
      <w:r>
        <w:t>(</w:t>
      </w:r>
      <w:hyperlink r:id="rId273">
        <w:r w:rsidRPr="244EF69F">
          <w:rPr>
            <w:rStyle w:val="Hyperlink"/>
          </w:rPr>
          <w:t>Box Folder</w:t>
        </w:r>
      </w:hyperlink>
      <w:r>
        <w:t>)</w:t>
      </w:r>
    </w:p>
    <w:p w14:paraId="48043B1F" w14:textId="729940DC" w:rsidR="008036E1" w:rsidRDefault="244EF69F" w:rsidP="008036E1">
      <w:pPr>
        <w:pStyle w:val="ListParagraph"/>
        <w:numPr>
          <w:ilvl w:val="0"/>
          <w:numId w:val="656"/>
        </w:numPr>
      </w:pPr>
      <w:r w:rsidRPr="244EF69F">
        <w:rPr>
          <w:color w:val="4DA62E"/>
        </w:rPr>
        <w:t>Manu</w:t>
      </w:r>
      <w:r w:rsidRPr="244EF69F">
        <w:rPr>
          <w:color w:val="4EA72E" w:themeColor="accent6"/>
        </w:rPr>
        <w:t>ally Sc</w:t>
      </w:r>
      <w:r w:rsidRPr="244EF69F">
        <w:rPr>
          <w:color w:val="4DA62E"/>
        </w:rPr>
        <w:t xml:space="preserve">ored Items by Standard &amp; Lesson.xlsx </w:t>
      </w:r>
      <w:r>
        <w:t>(</w:t>
      </w:r>
      <w:hyperlink r:id="rId274">
        <w:r w:rsidRPr="244EF69F">
          <w:rPr>
            <w:rStyle w:val="Hyperlink"/>
          </w:rPr>
          <w:t>Box Folder</w:t>
        </w:r>
      </w:hyperlink>
      <w:r>
        <w:t>)</w:t>
      </w:r>
    </w:p>
    <w:p w14:paraId="655CEABA" w14:textId="3606C1D0" w:rsidR="008036E1" w:rsidRDefault="244EF69F" w:rsidP="008036E1">
      <w:pPr>
        <w:pStyle w:val="ListParagraph"/>
        <w:numPr>
          <w:ilvl w:val="0"/>
          <w:numId w:val="656"/>
        </w:numPr>
      </w:pPr>
      <w:r w:rsidRPr="244EF69F">
        <w:rPr>
          <w:rFonts w:eastAsiaTheme="minorEastAsia"/>
          <w:color w:val="C00000"/>
        </w:rPr>
        <w:t xml:space="preserve">Depth of Knowledge.pdf </w:t>
      </w:r>
      <w:r>
        <w:t>(</w:t>
      </w:r>
      <w:hyperlink r:id="rId275">
        <w:r w:rsidRPr="244EF69F">
          <w:rPr>
            <w:rStyle w:val="Hyperlink"/>
          </w:rPr>
          <w:t>Box Folder</w:t>
        </w:r>
      </w:hyperlink>
      <w:r>
        <w:t>)</w:t>
      </w:r>
    </w:p>
    <w:p w14:paraId="38A5D2F0" w14:textId="25B51134" w:rsidR="008036E1" w:rsidRPr="00CC2C61" w:rsidRDefault="244EF69F" w:rsidP="008036E1">
      <w:pPr>
        <w:pStyle w:val="ListParagraph"/>
        <w:numPr>
          <w:ilvl w:val="0"/>
          <w:numId w:val="656"/>
        </w:numPr>
        <w:rPr>
          <w:color w:val="4EA72E" w:themeColor="accent6"/>
        </w:rPr>
      </w:pPr>
      <w:r w:rsidRPr="244EF69F">
        <w:rPr>
          <w:rFonts w:eastAsiaTheme="minorEastAsia"/>
          <w:color w:val="4DA62E"/>
        </w:rPr>
        <w:t>Learning Spine to Standards Mapping.xlsx</w:t>
      </w:r>
      <w:r>
        <w:t xml:space="preserve"> (</w:t>
      </w:r>
      <w:hyperlink r:id="rId276">
        <w:r w:rsidRPr="244EF69F">
          <w:rPr>
            <w:rStyle w:val="Hyperlink"/>
          </w:rPr>
          <w:t>Box Folder</w:t>
        </w:r>
      </w:hyperlink>
      <w:r>
        <w:t>)</w:t>
      </w:r>
    </w:p>
    <w:p w14:paraId="430BC7CA" w14:textId="2372A54E" w:rsidR="244EF69F" w:rsidRDefault="244EF69F" w:rsidP="244EF69F">
      <w:pPr>
        <w:pStyle w:val="ListParagraph"/>
        <w:numPr>
          <w:ilvl w:val="0"/>
          <w:numId w:val="656"/>
        </w:numPr>
      </w:pPr>
      <w:r w:rsidRPr="244EF69F">
        <w:t>Alt text guidelines (</w:t>
      </w:r>
      <w:hyperlink r:id="rId277">
        <w:r w:rsidRPr="244EF69F">
          <w:rPr>
            <w:rStyle w:val="Hyperlink"/>
          </w:rPr>
          <w:t>Box Folder</w:t>
        </w:r>
      </w:hyperlink>
      <w:r w:rsidRPr="244EF69F">
        <w:t>)</w:t>
      </w:r>
    </w:p>
    <w:p w14:paraId="4C9A1435" w14:textId="77777777" w:rsidR="008036E1" w:rsidRDefault="008036E1" w:rsidP="008036E1">
      <w:pPr>
        <w:rPr>
          <w:color w:val="7F7F7F" w:themeColor="text1" w:themeTint="80"/>
        </w:rPr>
      </w:pPr>
    </w:p>
    <w:p w14:paraId="38CE745F" w14:textId="78C716B8" w:rsidR="00165C4B" w:rsidRDefault="00165C4B">
      <w:pPr>
        <w:rPr>
          <w:rFonts w:eastAsiaTheme="majorEastAsia" w:cstheme="majorBidi"/>
          <w:color w:val="0F4761" w:themeColor="accent1" w:themeShade="BF"/>
        </w:rPr>
      </w:pPr>
      <w:r>
        <w:rPr>
          <w:i/>
          <w:iCs/>
        </w:rPr>
        <w:br w:type="page"/>
      </w:r>
    </w:p>
    <w:p w14:paraId="6DC0EC23" w14:textId="77777777" w:rsidR="00165C4B" w:rsidRPr="008B63B3" w:rsidRDefault="282B746D" w:rsidP="282B746D">
      <w:pPr>
        <w:pStyle w:val="Heading2"/>
        <w:rPr>
          <w:i/>
          <w:iCs/>
        </w:rPr>
      </w:pPr>
      <w:bookmarkStart w:id="215" w:name="_Toc167311864"/>
      <w:bookmarkStart w:id="216" w:name="_Toc34971605"/>
      <w:r>
        <w:lastRenderedPageBreak/>
        <w:t>Differentiation and Practice (TE Only)</w:t>
      </w:r>
      <w:bookmarkEnd w:id="215"/>
      <w:bookmarkEnd w:id="216"/>
    </w:p>
    <w:p w14:paraId="1D2FDD3F" w14:textId="77777777" w:rsidR="00165C4B" w:rsidRDefault="00165C4B" w:rsidP="00165C4B">
      <w:pPr>
        <w:pStyle w:val="Heading4"/>
        <w:rPr>
          <w:i w:val="0"/>
          <w:iCs w:val="0"/>
        </w:rPr>
      </w:pPr>
    </w:p>
    <w:p w14:paraId="50478E55" w14:textId="77777777" w:rsidR="00165C4B" w:rsidRPr="005B689D" w:rsidRDefault="00165C4B" w:rsidP="00165C4B">
      <w:pPr>
        <w:pStyle w:val="ListParagraph"/>
        <w:numPr>
          <w:ilvl w:val="0"/>
          <w:numId w:val="662"/>
        </w:numPr>
        <w:rPr>
          <w:color w:val="000000" w:themeColor="text1"/>
        </w:rPr>
      </w:pPr>
      <w:r w:rsidRPr="005B689D">
        <w:rPr>
          <w:color w:val="000000" w:themeColor="text1"/>
        </w:rPr>
        <w:t xml:space="preserve">Introduction </w:t>
      </w:r>
    </w:p>
    <w:p w14:paraId="642C218D" w14:textId="77777777" w:rsidR="00165C4B" w:rsidRPr="005B689D" w:rsidRDefault="2733BE28" w:rsidP="00165C4B">
      <w:pPr>
        <w:pStyle w:val="ListParagraph"/>
        <w:numPr>
          <w:ilvl w:val="1"/>
          <w:numId w:val="599"/>
        </w:numPr>
        <w:rPr>
          <w:color w:val="000000" w:themeColor="text1"/>
        </w:rPr>
      </w:pPr>
      <w:r w:rsidRPr="2733BE28">
        <w:rPr>
          <w:color w:val="000000" w:themeColor="text1"/>
        </w:rPr>
        <w:t>The Differentiation and Practice heading includes Differentiated Instruction and Practice Opportunities. Differentiated Instruction provides teacher-led small group instruction options and Practice Opportunities provides student-directed options for centers or stations.</w:t>
      </w:r>
    </w:p>
    <w:p w14:paraId="0C1013CA" w14:textId="77777777" w:rsidR="00165C4B" w:rsidRPr="005B689D" w:rsidRDefault="2733BE28" w:rsidP="00165C4B">
      <w:pPr>
        <w:pStyle w:val="ListParagraph"/>
        <w:numPr>
          <w:ilvl w:val="1"/>
          <w:numId w:val="599"/>
        </w:numPr>
        <w:rPr>
          <w:color w:val="000000" w:themeColor="text1"/>
        </w:rPr>
      </w:pPr>
      <w:r w:rsidRPr="2733BE28">
        <w:rPr>
          <w:color w:val="000000" w:themeColor="text1"/>
        </w:rPr>
        <w:t>These sections allow teachers to respond to data and observational insights by providing additional, individualized skill practice to support students in the mastery or extension of each learning goal.</w:t>
      </w:r>
    </w:p>
    <w:p w14:paraId="5FD3DFA2" w14:textId="1925DD0C" w:rsidR="00165C4B" w:rsidRPr="005B689D" w:rsidRDefault="7F5F5F46" w:rsidP="00165C4B">
      <w:pPr>
        <w:pStyle w:val="ListParagraph"/>
        <w:numPr>
          <w:ilvl w:val="1"/>
          <w:numId w:val="599"/>
        </w:numPr>
        <w:rPr>
          <w:color w:val="000000" w:themeColor="text1"/>
        </w:rPr>
      </w:pPr>
      <w:r w:rsidRPr="7F5F5F46">
        <w:rPr>
          <w:color w:val="000000" w:themeColor="text1"/>
        </w:rPr>
        <w:t>The text within Differentiated Instruction (except lesson title), How can I use data to help me differentiate my instruction? [boilerplate text to follow], Small-Group Activities (</w:t>
      </w:r>
      <w:r w:rsidRPr="7F5F5F46">
        <w:rPr>
          <w:i/>
          <w:iCs/>
          <w:color w:val="000000" w:themeColor="text1"/>
        </w:rPr>
        <w:t>need lesson title</w:t>
      </w:r>
      <w:r w:rsidRPr="7F5F5F46">
        <w:rPr>
          <w:color w:val="000000" w:themeColor="text1"/>
        </w:rPr>
        <w:t>) [boilerplate text to follow], How can my students practice what they’ve learned? [boilerplate text to follow], On-Level Practice (</w:t>
      </w:r>
      <w:r w:rsidRPr="7F5F5F46">
        <w:rPr>
          <w:i/>
          <w:iCs/>
          <w:color w:val="000000" w:themeColor="text1"/>
        </w:rPr>
        <w:t>need lesson title 2 times</w:t>
      </w:r>
      <w:r w:rsidRPr="7F5F5F46">
        <w:rPr>
          <w:color w:val="000000" w:themeColor="text1"/>
        </w:rPr>
        <w:t>), Leveled Practice (</w:t>
      </w:r>
      <w:r w:rsidRPr="7F5F5F46">
        <w:rPr>
          <w:i/>
          <w:iCs/>
          <w:color w:val="000000" w:themeColor="text1"/>
        </w:rPr>
        <w:t>need lesson title 2 times</w:t>
      </w:r>
      <w:r w:rsidRPr="7F5F5F46">
        <w:rPr>
          <w:color w:val="000000" w:themeColor="text1"/>
        </w:rPr>
        <w:t>) Fluency Practice [boilerplate text to follow], Collaborative Practice [boilerplate text to follow]</w:t>
      </w:r>
    </w:p>
    <w:p w14:paraId="5E372CFB" w14:textId="77777777" w:rsidR="00165C4B" w:rsidRPr="005B689D" w:rsidRDefault="00165C4B" w:rsidP="00165C4B">
      <w:pPr>
        <w:pStyle w:val="ListParagraph"/>
        <w:numPr>
          <w:ilvl w:val="0"/>
          <w:numId w:val="662"/>
        </w:numPr>
        <w:rPr>
          <w:color w:val="000000" w:themeColor="text1"/>
        </w:rPr>
      </w:pPr>
      <w:r w:rsidRPr="005B689D">
        <w:rPr>
          <w:color w:val="000000" w:themeColor="text1"/>
        </w:rPr>
        <w:t>Determine if content can be reused from V1 (Reused Content), reused from V1 with edits (Revised Content) or new content that needs to be written from Scratch (New Content).</w:t>
      </w:r>
    </w:p>
    <w:p w14:paraId="05C57EF1" w14:textId="644D1A1A" w:rsidR="00165C4B" w:rsidRPr="005B689D" w:rsidRDefault="2733BE28" w:rsidP="00B03333">
      <w:pPr>
        <w:pStyle w:val="ListParagraph"/>
        <w:numPr>
          <w:ilvl w:val="1"/>
          <w:numId w:val="683"/>
        </w:numPr>
        <w:rPr>
          <w:color w:val="000000" w:themeColor="text1"/>
        </w:rPr>
      </w:pPr>
      <w:r w:rsidRPr="2733BE28">
        <w:rPr>
          <w:color w:val="000000" w:themeColor="text1"/>
        </w:rPr>
        <w:t>The lesson title will be repeated in the following sections: Small-Group Activities, Practice On Your Own, Practice Plus, Reteach, and Challenge.</w:t>
      </w:r>
    </w:p>
    <w:p w14:paraId="04A38A4B" w14:textId="77777777" w:rsidR="00165C4B" w:rsidRPr="005B689D" w:rsidRDefault="00165C4B" w:rsidP="00165C4B">
      <w:pPr>
        <w:pStyle w:val="ListParagraph"/>
        <w:numPr>
          <w:ilvl w:val="0"/>
          <w:numId w:val="662"/>
        </w:numPr>
        <w:rPr>
          <w:color w:val="000000" w:themeColor="text1"/>
        </w:rPr>
      </w:pPr>
      <w:r w:rsidRPr="005B689D">
        <w:rPr>
          <w:color w:val="000000" w:themeColor="text1"/>
        </w:rPr>
        <w:t>Steps for Reused Content</w:t>
      </w:r>
    </w:p>
    <w:p w14:paraId="4B7FB6A5" w14:textId="7E043D44" w:rsidR="5609DC12" w:rsidRDefault="5609DC12" w:rsidP="5609DC12">
      <w:pPr>
        <w:pStyle w:val="ListParagraph"/>
        <w:numPr>
          <w:ilvl w:val="1"/>
          <w:numId w:val="662"/>
        </w:numPr>
      </w:pPr>
      <w:r w:rsidRPr="5609DC12">
        <w:t>Access the Student Edition grade level bookmap for Practice On Your Own page numbers.</w:t>
      </w:r>
    </w:p>
    <w:p w14:paraId="5A1E4BBF" w14:textId="6613CF0E" w:rsidR="5609DC12" w:rsidRDefault="00000000" w:rsidP="5609DC12">
      <w:pPr>
        <w:pStyle w:val="ListParagraph"/>
        <w:numPr>
          <w:ilvl w:val="2"/>
          <w:numId w:val="662"/>
        </w:numPr>
      </w:pPr>
      <w:hyperlink r:id="rId278">
        <w:r w:rsidR="5609DC12" w:rsidRPr="5609DC12">
          <w:rPr>
            <w:rStyle w:val="Hyperlink"/>
          </w:rPr>
          <w:t>Grade Level Bookmaps</w:t>
        </w:r>
      </w:hyperlink>
    </w:p>
    <w:p w14:paraId="59746444" w14:textId="1DB4A881" w:rsidR="00165C4B" w:rsidRPr="005B689D" w:rsidRDefault="5609DC12" w:rsidP="00165C4B">
      <w:pPr>
        <w:pStyle w:val="ListParagraph"/>
        <w:numPr>
          <w:ilvl w:val="1"/>
          <w:numId w:val="662"/>
        </w:numPr>
        <w:rPr>
          <w:color w:val="000000" w:themeColor="text1"/>
        </w:rPr>
      </w:pPr>
      <w:r w:rsidRPr="5609DC12">
        <w:rPr>
          <w:color w:val="000000" w:themeColor="text1"/>
        </w:rPr>
        <w:t xml:space="preserve">Access the planning “C” page of the </w:t>
      </w:r>
      <w:hyperlink r:id="rId279">
        <w:r w:rsidRPr="5609DC12">
          <w:rPr>
            <w:rStyle w:val="Hyperlink"/>
          </w:rPr>
          <w:t>NL V1 TE</w:t>
        </w:r>
      </w:hyperlink>
      <w:r w:rsidRPr="5609DC12">
        <w:rPr>
          <w:color w:val="000000" w:themeColor="text1"/>
        </w:rPr>
        <w:t xml:space="preserve"> from the lesson via Box:</w:t>
      </w:r>
    </w:p>
    <w:p w14:paraId="25917C64" w14:textId="77777777" w:rsidR="00165C4B" w:rsidRPr="005B689D" w:rsidRDefault="5609DC12" w:rsidP="00165C4B">
      <w:pPr>
        <w:pStyle w:val="ListParagraph"/>
        <w:numPr>
          <w:ilvl w:val="1"/>
          <w:numId w:val="662"/>
        </w:numPr>
        <w:rPr>
          <w:color w:val="000000" w:themeColor="text1"/>
        </w:rPr>
      </w:pPr>
      <w:r w:rsidRPr="5609DC12">
        <w:rPr>
          <w:color w:val="000000" w:themeColor="text1"/>
        </w:rPr>
        <w:t>Text within Fluency Practice will include Waggle and a Fluency Maintenance worksheet if one is listed on the “C” page in NLv1.</w:t>
      </w:r>
    </w:p>
    <w:p w14:paraId="595DDDAC" w14:textId="77777777" w:rsidR="00165C4B" w:rsidRPr="005B689D" w:rsidRDefault="65BF7781" w:rsidP="00165C4B">
      <w:pPr>
        <w:pStyle w:val="ListParagraph"/>
        <w:numPr>
          <w:ilvl w:val="1"/>
          <w:numId w:val="662"/>
        </w:numPr>
        <w:rPr>
          <w:color w:val="000000" w:themeColor="text1"/>
        </w:rPr>
      </w:pPr>
      <w:r w:rsidRPr="65BF7781">
        <w:rPr>
          <w:color w:val="000000" w:themeColor="text1"/>
        </w:rPr>
        <w:t xml:space="preserve">For Collaborative Practice, lessons that have a game shown on the “C” page in NLv1 will enter “Game” followed by title of the game. </w:t>
      </w:r>
    </w:p>
    <w:p w14:paraId="3DF86311" w14:textId="2142E53A" w:rsidR="65BF7781" w:rsidRDefault="3345B1BB" w:rsidP="65BF7781">
      <w:pPr>
        <w:pStyle w:val="ListParagraph"/>
        <w:numPr>
          <w:ilvl w:val="1"/>
          <w:numId w:val="662"/>
        </w:numPr>
        <w:rPr>
          <w:highlight w:val="yellow"/>
        </w:rPr>
      </w:pPr>
      <w:r w:rsidRPr="3345B1BB">
        <w:rPr>
          <w:highlight w:val="yellow"/>
        </w:rPr>
        <w:t>If Standards Based Practice is listed, do not include as a resource.</w:t>
      </w:r>
      <w:r w:rsidRPr="3345B1BB">
        <w:t xml:space="preserve"> </w:t>
      </w:r>
    </w:p>
    <w:p w14:paraId="7B18A340" w14:textId="36D02D01" w:rsidR="3345B1BB" w:rsidRDefault="3345B1BB" w:rsidP="3345B1BB">
      <w:pPr>
        <w:pStyle w:val="ListParagraph"/>
        <w:numPr>
          <w:ilvl w:val="1"/>
          <w:numId w:val="662"/>
        </w:numPr>
      </w:pPr>
      <w:r w:rsidRPr="3345B1BB">
        <w:rPr>
          <w:highlight w:val="yellow"/>
        </w:rPr>
        <w:t>If My Learning Summary is listed, do not include as a resource.</w:t>
      </w:r>
    </w:p>
    <w:p w14:paraId="09959758" w14:textId="6611C1E2" w:rsidR="3345B1BB" w:rsidRDefault="3345B1BB" w:rsidP="3345B1BB">
      <w:pPr>
        <w:pStyle w:val="ListParagraph"/>
        <w:numPr>
          <w:ilvl w:val="1"/>
          <w:numId w:val="662"/>
        </w:numPr>
      </w:pPr>
      <w:r w:rsidRPr="3345B1BB">
        <w:rPr>
          <w:highlight w:val="yellow"/>
        </w:rPr>
        <w:t>If RtI is listed, do not include as a resource.</w:t>
      </w:r>
    </w:p>
    <w:p w14:paraId="010DE50F" w14:textId="77777777" w:rsidR="00165C4B" w:rsidRPr="005B689D" w:rsidRDefault="00165C4B" w:rsidP="00165C4B">
      <w:pPr>
        <w:pStyle w:val="ListParagraph"/>
        <w:numPr>
          <w:ilvl w:val="0"/>
          <w:numId w:val="662"/>
        </w:numPr>
        <w:rPr>
          <w:color w:val="000000" w:themeColor="text1"/>
        </w:rPr>
      </w:pPr>
      <w:r w:rsidRPr="005B689D">
        <w:rPr>
          <w:color w:val="000000" w:themeColor="text1"/>
        </w:rPr>
        <w:t>Steps for Revised Content</w:t>
      </w:r>
    </w:p>
    <w:p w14:paraId="0D190E33" w14:textId="77777777" w:rsidR="00165C4B" w:rsidRPr="005B689D" w:rsidRDefault="00165C4B" w:rsidP="00165C4B">
      <w:pPr>
        <w:pStyle w:val="ListParagraph"/>
        <w:numPr>
          <w:ilvl w:val="1"/>
          <w:numId w:val="662"/>
        </w:numPr>
        <w:rPr>
          <w:color w:val="000000" w:themeColor="text1"/>
        </w:rPr>
      </w:pPr>
      <w:r w:rsidRPr="005B689D">
        <w:rPr>
          <w:color w:val="000000" w:themeColor="text1"/>
        </w:rPr>
        <w:t>The Practice Opportunities content for revised lessons should be reviewed for appropriateness before their inclusion.</w:t>
      </w:r>
    </w:p>
    <w:p w14:paraId="15427247" w14:textId="77777777" w:rsidR="00165C4B" w:rsidRPr="005B689D" w:rsidRDefault="00165C4B" w:rsidP="00165C4B">
      <w:pPr>
        <w:pStyle w:val="ListParagraph"/>
        <w:numPr>
          <w:ilvl w:val="0"/>
          <w:numId w:val="662"/>
        </w:numPr>
        <w:rPr>
          <w:color w:val="000000" w:themeColor="text1"/>
        </w:rPr>
      </w:pPr>
      <w:r w:rsidRPr="005B689D">
        <w:rPr>
          <w:color w:val="000000" w:themeColor="text1"/>
        </w:rPr>
        <w:t>Steps for New Content</w:t>
      </w:r>
    </w:p>
    <w:p w14:paraId="3126D22B" w14:textId="77777777" w:rsidR="00165C4B" w:rsidRPr="005B689D" w:rsidRDefault="00165C4B" w:rsidP="00165C4B">
      <w:pPr>
        <w:pStyle w:val="ListParagraph"/>
        <w:numPr>
          <w:ilvl w:val="1"/>
          <w:numId w:val="662"/>
        </w:numPr>
        <w:rPr>
          <w:color w:val="000000" w:themeColor="text1"/>
        </w:rPr>
      </w:pPr>
      <w:r w:rsidRPr="005B689D">
        <w:rPr>
          <w:color w:val="000000" w:themeColor="text1"/>
        </w:rPr>
        <w:t>The “C” page for new lessons should be reviewed for a Fluency Maintenance worksheet and/or a collaborative game.</w:t>
      </w:r>
    </w:p>
    <w:p w14:paraId="2A7C41D2" w14:textId="6ED13C43" w:rsidR="00A7359F" w:rsidRDefault="00A7359F" w:rsidP="2733BE28">
      <w:pPr>
        <w:ind w:left="1440"/>
        <w:rPr>
          <w:color w:val="747474" w:themeColor="background2" w:themeShade="80"/>
        </w:rPr>
      </w:pPr>
    </w:p>
    <w:p w14:paraId="7BF5DDE4" w14:textId="77777777" w:rsidR="00A7359F" w:rsidRDefault="00A7359F" w:rsidP="00A7359F">
      <w:pPr>
        <w:rPr>
          <w:color w:val="7F7F7F" w:themeColor="text1" w:themeTint="80"/>
        </w:rPr>
      </w:pPr>
      <w:r w:rsidRPr="584442C5">
        <w:rPr>
          <w:b/>
          <w:bCs/>
        </w:rPr>
        <w:t>Resources:</w:t>
      </w:r>
      <w:r>
        <w:t xml:space="preserve"> recap of links that were used throughout the above steps</w:t>
      </w:r>
    </w:p>
    <w:p w14:paraId="224E7468" w14:textId="75590955" w:rsidR="00A7359F" w:rsidRPr="005B689D" w:rsidRDefault="00000000" w:rsidP="00A7359F">
      <w:pPr>
        <w:pStyle w:val="ListParagraph"/>
        <w:numPr>
          <w:ilvl w:val="0"/>
          <w:numId w:val="661"/>
        </w:numPr>
        <w:rPr>
          <w:color w:val="000000" w:themeColor="text1"/>
        </w:rPr>
      </w:pPr>
      <w:hyperlink r:id="rId280">
        <w:r w:rsidR="5609DC12" w:rsidRPr="5609DC12">
          <w:rPr>
            <w:rStyle w:val="Hyperlink"/>
          </w:rPr>
          <w:t>NL V1 TE</w:t>
        </w:r>
      </w:hyperlink>
    </w:p>
    <w:p w14:paraId="36D487EF" w14:textId="1BC84402" w:rsidR="00A7359F" w:rsidRPr="005B689D" w:rsidRDefault="00000000" w:rsidP="5609DC12">
      <w:pPr>
        <w:pStyle w:val="ListParagraph"/>
        <w:numPr>
          <w:ilvl w:val="0"/>
          <w:numId w:val="661"/>
        </w:numPr>
        <w:rPr>
          <w:color w:val="000000" w:themeColor="text1"/>
        </w:rPr>
      </w:pPr>
      <w:hyperlink r:id="rId281">
        <w:r w:rsidR="5609DC12" w:rsidRPr="5609DC12">
          <w:rPr>
            <w:rStyle w:val="Hyperlink"/>
          </w:rPr>
          <w:t>Grade Level Bookmaps</w:t>
        </w:r>
      </w:hyperlink>
    </w:p>
    <w:p w14:paraId="06EA6312" w14:textId="77777777" w:rsidR="00165C4B" w:rsidRPr="00D93C6E" w:rsidRDefault="00165C4B" w:rsidP="00165C4B"/>
    <w:p w14:paraId="68E750A6" w14:textId="77777777" w:rsidR="00165C4B" w:rsidRDefault="00165C4B" w:rsidP="00165C4B">
      <w:pPr>
        <w:rPr>
          <w:rFonts w:asciiTheme="majorHAnsi" w:eastAsiaTheme="majorEastAsia" w:hAnsiTheme="majorHAnsi" w:cstheme="majorBidi"/>
          <w:color w:val="0F4761" w:themeColor="accent1" w:themeShade="BF"/>
          <w:sz w:val="32"/>
          <w:szCs w:val="32"/>
        </w:rPr>
      </w:pPr>
      <w:r>
        <w:br w:type="page"/>
      </w:r>
    </w:p>
    <w:p w14:paraId="0D0DE978" w14:textId="77777777" w:rsidR="00165C4B" w:rsidRPr="008B63B3" w:rsidRDefault="282B746D" w:rsidP="282B746D">
      <w:pPr>
        <w:pStyle w:val="Heading2"/>
        <w:rPr>
          <w:i/>
          <w:iCs/>
        </w:rPr>
      </w:pPr>
      <w:bookmarkStart w:id="217" w:name="_Toc167311865"/>
      <w:bookmarkStart w:id="218" w:name="_Toc1437915865"/>
      <w:r>
        <w:lastRenderedPageBreak/>
        <w:t>Practice On Your Own</w:t>
      </w:r>
      <w:bookmarkEnd w:id="217"/>
      <w:bookmarkEnd w:id="218"/>
    </w:p>
    <w:p w14:paraId="5D797B38" w14:textId="7CD1CA80" w:rsidR="00165C4B" w:rsidRPr="006771B3" w:rsidRDefault="00165C4B" w:rsidP="00165C4B">
      <w:pPr>
        <w:rPr>
          <w:i/>
          <w:iCs/>
          <w:color w:val="0F4761" w:themeColor="accent1" w:themeShade="BF"/>
        </w:rPr>
      </w:pPr>
      <w:r w:rsidRPr="006771B3">
        <w:rPr>
          <w:i/>
          <w:iCs/>
          <w:color w:val="0F4761" w:themeColor="accent1" w:themeShade="BF"/>
        </w:rPr>
        <w:t>(Note in NL V1 this was called On Your Own)</w:t>
      </w:r>
    </w:p>
    <w:p w14:paraId="75E054AD" w14:textId="77777777" w:rsidR="006771B3" w:rsidRDefault="006771B3" w:rsidP="00165C4B">
      <w:pPr>
        <w:rPr>
          <w:sz w:val="28"/>
          <w:szCs w:val="28"/>
        </w:rPr>
      </w:pPr>
    </w:p>
    <w:p w14:paraId="18790B15" w14:textId="6E19FBDE" w:rsidR="00165C4B" w:rsidRDefault="00165C4B" w:rsidP="00165C4B">
      <w:pPr>
        <w:rPr>
          <w:sz w:val="28"/>
          <w:szCs w:val="28"/>
        </w:rPr>
      </w:pPr>
      <w:r w:rsidRPr="009909C0">
        <w:rPr>
          <w:sz w:val="28"/>
          <w:szCs w:val="28"/>
        </w:rPr>
        <w:t>Digital authoring within: Learnosity</w:t>
      </w:r>
    </w:p>
    <w:p w14:paraId="74DC0C20" w14:textId="77777777" w:rsidR="000F63A7" w:rsidRDefault="000F63A7" w:rsidP="00165C4B">
      <w:pPr>
        <w:rPr>
          <w:sz w:val="28"/>
          <w:szCs w:val="28"/>
        </w:rPr>
      </w:pPr>
    </w:p>
    <w:p w14:paraId="3A75CF15" w14:textId="46B12787" w:rsidR="000F63A7" w:rsidRPr="009909C0" w:rsidRDefault="000F63A7" w:rsidP="00165C4B">
      <w:pPr>
        <w:rPr>
          <w:sz w:val="28"/>
          <w:szCs w:val="28"/>
        </w:rPr>
      </w:pPr>
      <w:r>
        <w:rPr>
          <w:sz w:val="28"/>
          <w:szCs w:val="28"/>
        </w:rPr>
        <w:t>Note look at the alternative set of “Open Middle” guidelines. Note also that open middle item integration guidelines are linked below this section.</w:t>
      </w:r>
    </w:p>
    <w:p w14:paraId="76AAE224" w14:textId="77777777" w:rsidR="00165C4B" w:rsidRDefault="00165C4B" w:rsidP="00165C4B"/>
    <w:p w14:paraId="14B28427" w14:textId="77777777" w:rsidR="00165C4B" w:rsidRDefault="00165C4B" w:rsidP="00165C4B">
      <w:pPr>
        <w:pStyle w:val="ListParagraph"/>
        <w:numPr>
          <w:ilvl w:val="0"/>
          <w:numId w:val="659"/>
        </w:numPr>
        <w:rPr>
          <w:color w:val="7F7F7F" w:themeColor="text1" w:themeTint="80"/>
        </w:rPr>
      </w:pPr>
      <w:r w:rsidRPr="3334A5BE">
        <w:t xml:space="preserve">Introduction </w:t>
      </w:r>
    </w:p>
    <w:p w14:paraId="1F84966D" w14:textId="77777777" w:rsidR="00165C4B" w:rsidRPr="001D1D98" w:rsidRDefault="2733BE28" w:rsidP="00165C4B">
      <w:pPr>
        <w:pStyle w:val="ListParagraph"/>
        <w:numPr>
          <w:ilvl w:val="1"/>
          <w:numId w:val="599"/>
        </w:numPr>
        <w:rPr>
          <w:color w:val="000000" w:themeColor="text1"/>
        </w:rPr>
      </w:pPr>
      <w:r>
        <w:t xml:space="preserve">The </w:t>
      </w:r>
      <w:r w:rsidRPr="2733BE28">
        <w:rPr>
          <w:b/>
          <w:bCs/>
        </w:rPr>
        <w:t>Practice on Your Own</w:t>
      </w:r>
      <w:r>
        <w:t xml:space="preserve"> section of the lesson is a practice activity which also can be used to assess understanding.</w:t>
      </w:r>
    </w:p>
    <w:p w14:paraId="3C8B874C" w14:textId="77777777" w:rsidR="00165C4B" w:rsidRDefault="2733BE28" w:rsidP="00165C4B">
      <w:pPr>
        <w:pStyle w:val="ListParagraph"/>
        <w:numPr>
          <w:ilvl w:val="1"/>
          <w:numId w:val="599"/>
        </w:numPr>
        <w:rPr>
          <w:color w:val="000000" w:themeColor="text1"/>
        </w:rPr>
      </w:pPr>
      <w:r w:rsidRPr="2733BE28">
        <w:rPr>
          <w:color w:val="000000" w:themeColor="text1"/>
        </w:rPr>
        <w:t>This section should mirror the lesson’s objectives as well as the models, language, and format of the instructional tasks.</w:t>
      </w:r>
    </w:p>
    <w:p w14:paraId="4FD25530" w14:textId="7E7E60BA" w:rsidR="00165C4B" w:rsidRDefault="2733BE28" w:rsidP="00165C4B">
      <w:pPr>
        <w:pStyle w:val="ListParagraph"/>
        <w:numPr>
          <w:ilvl w:val="1"/>
          <w:numId w:val="599"/>
        </w:numPr>
        <w:rPr>
          <w:color w:val="000000" w:themeColor="text1"/>
        </w:rPr>
      </w:pPr>
      <w:r w:rsidRPr="2733BE28">
        <w:rPr>
          <w:color w:val="000000" w:themeColor="text1"/>
        </w:rPr>
        <w:t xml:space="preserve">The work for the section can be done in 4 parts. In each part, you complete a task for all items in the section before moving to the next part, which will be completed for all items in the section. These parts are noted in </w:t>
      </w:r>
      <w:r w:rsidRPr="2733BE28">
        <w:rPr>
          <w:b/>
          <w:bCs/>
          <w:color w:val="9F2B92"/>
          <w:u w:val="single"/>
        </w:rPr>
        <w:t xml:space="preserve">PURPLE  </w:t>
      </w:r>
      <w:r w:rsidRPr="2733BE28">
        <w:rPr>
          <w:color w:val="000000" w:themeColor="text1"/>
        </w:rPr>
        <w:t>below:</w:t>
      </w:r>
    </w:p>
    <w:p w14:paraId="531ADF77" w14:textId="77777777" w:rsidR="00165C4B" w:rsidRDefault="00165C4B" w:rsidP="00165C4B">
      <w:pPr>
        <w:pStyle w:val="ListParagraph"/>
        <w:ind w:left="1440"/>
        <w:rPr>
          <w:color w:val="747474" w:themeColor="background2" w:themeShade="80"/>
        </w:rPr>
      </w:pPr>
    </w:p>
    <w:p w14:paraId="48FBA794" w14:textId="77777777" w:rsidR="00165C4B" w:rsidRDefault="00165C4B" w:rsidP="00165C4B">
      <w:pPr>
        <w:pStyle w:val="ListParagraph"/>
        <w:numPr>
          <w:ilvl w:val="0"/>
          <w:numId w:val="659"/>
        </w:numPr>
        <w:spacing w:line="259" w:lineRule="auto"/>
      </w:pPr>
      <w:r w:rsidRPr="590B9AAF">
        <w:t>Determine if the content should be reused, revised, or authored new.</w:t>
      </w:r>
    </w:p>
    <w:p w14:paraId="7958C050" w14:textId="77777777" w:rsidR="00165C4B" w:rsidRDefault="00165C4B" w:rsidP="00165C4B">
      <w:pPr>
        <w:spacing w:line="259" w:lineRule="auto"/>
        <w:ind w:left="720"/>
        <w:rPr>
          <w:b/>
          <w:bCs/>
          <w:color w:val="A02B93" w:themeColor="accent5"/>
          <w:u w:val="single"/>
        </w:rPr>
      </w:pPr>
      <w:r w:rsidRPr="590B9AAF">
        <w:rPr>
          <w:b/>
          <w:bCs/>
          <w:color w:val="A02B93" w:themeColor="accent5"/>
          <w:u w:val="single"/>
        </w:rPr>
        <w:t>1</w:t>
      </w:r>
      <w:r w:rsidRPr="590B9AAF">
        <w:rPr>
          <w:b/>
          <w:bCs/>
          <w:color w:val="A02B93" w:themeColor="accent5"/>
          <w:u w:val="single"/>
          <w:vertAlign w:val="superscript"/>
        </w:rPr>
        <w:t>st</w:t>
      </w:r>
      <w:r w:rsidRPr="590B9AAF">
        <w:rPr>
          <w:b/>
          <w:bCs/>
          <w:color w:val="A02B93" w:themeColor="accent5"/>
          <w:u w:val="single"/>
        </w:rPr>
        <w:t xml:space="preserve"> </w:t>
      </w:r>
      <w:r>
        <w:rPr>
          <w:b/>
          <w:bCs/>
          <w:color w:val="A02B93" w:themeColor="accent5"/>
          <w:u w:val="single"/>
        </w:rPr>
        <w:t>part</w:t>
      </w:r>
      <w:r w:rsidRPr="590B9AAF">
        <w:rPr>
          <w:b/>
          <w:bCs/>
          <w:color w:val="A02B93" w:themeColor="accent5"/>
          <w:u w:val="single"/>
        </w:rPr>
        <w:t xml:space="preserve"> – EVALUATION</w:t>
      </w:r>
    </w:p>
    <w:p w14:paraId="5CD6BE50" w14:textId="77777777" w:rsidR="00165C4B" w:rsidRDefault="00165C4B" w:rsidP="00165C4B">
      <w:pPr>
        <w:pStyle w:val="ListParagraph"/>
        <w:numPr>
          <w:ilvl w:val="1"/>
          <w:numId w:val="660"/>
        </w:numPr>
      </w:pPr>
      <w:r>
        <w:t>Start by re-reading the purpose of the lesson.</w:t>
      </w:r>
    </w:p>
    <w:p w14:paraId="354FE9A4" w14:textId="5E011CA6" w:rsidR="00165C4B" w:rsidRPr="001D1D98" w:rsidRDefault="244EF69F" w:rsidP="00165C4B">
      <w:pPr>
        <w:pStyle w:val="ListParagraph"/>
        <w:numPr>
          <w:ilvl w:val="1"/>
          <w:numId w:val="660"/>
        </w:numPr>
      </w:pPr>
      <w:r>
        <w:t xml:space="preserve">Use the </w:t>
      </w:r>
      <w:hyperlink r:id="rId282">
        <w:r w:rsidRPr="244EF69F">
          <w:rPr>
            <w:rStyle w:val="Hyperlink"/>
            <w:color w:val="C00000"/>
          </w:rPr>
          <w:t>Into Math v1 TE.pdf</w:t>
        </w:r>
      </w:hyperlink>
      <w:r w:rsidRPr="244EF69F">
        <w:rPr>
          <w:color w:val="C00000"/>
        </w:rPr>
        <w:t xml:space="preserve"> </w:t>
      </w:r>
      <w:r>
        <w:t>to view the v1 aligned standards, I can statement, and instructional tasks for the lesson.</w:t>
      </w:r>
    </w:p>
    <w:p w14:paraId="55C3059A" w14:textId="77777777" w:rsidR="00165C4B" w:rsidRPr="001D1D98" w:rsidRDefault="5609DC12" w:rsidP="00165C4B">
      <w:pPr>
        <w:pStyle w:val="ListParagraph"/>
        <w:numPr>
          <w:ilvl w:val="1"/>
          <w:numId w:val="660"/>
        </w:numPr>
      </w:pPr>
      <w:r>
        <w:t xml:space="preserve">Read through the </w:t>
      </w:r>
      <w:hyperlink r:id="rId283">
        <w:r w:rsidRPr="5609DC12">
          <w:rPr>
            <w:rStyle w:val="Hyperlink"/>
            <w:color w:val="0070C0"/>
          </w:rPr>
          <w:t>EMM.docx</w:t>
        </w:r>
      </w:hyperlink>
      <w:r w:rsidRPr="5609DC12">
        <w:rPr>
          <w:color w:val="0070C0"/>
        </w:rPr>
        <w:t xml:space="preserve"> </w:t>
      </w:r>
      <w:r>
        <w:t>to take note of any updates to the standards, I Can statement, or instructional tasks.</w:t>
      </w:r>
    </w:p>
    <w:p w14:paraId="35BADAA9" w14:textId="4E7E531E" w:rsidR="00165C4B" w:rsidRPr="001D1D98" w:rsidRDefault="5609DC12" w:rsidP="00165C4B">
      <w:pPr>
        <w:pStyle w:val="ListParagraph"/>
        <w:numPr>
          <w:ilvl w:val="2"/>
          <w:numId w:val="659"/>
        </w:numPr>
      </w:pPr>
      <w:r w:rsidRPr="5609DC12">
        <w:rPr>
          <w:b/>
          <w:bCs/>
        </w:rPr>
        <w:t>Standards</w:t>
      </w:r>
      <w:r>
        <w:t xml:space="preserve"> Make sure you understand exactly which part(s) of the standard(s) this lesson primarily focuses on as well as introduces or applies (changes from v1 will be shown in the </w:t>
      </w:r>
      <w:hyperlink r:id="rId284">
        <w:r w:rsidRPr="5609DC12">
          <w:rPr>
            <w:rStyle w:val="Hyperlink"/>
            <w:rFonts w:eastAsiaTheme="minorEastAsia"/>
            <w:color w:val="4EA72E" w:themeColor="accent6"/>
          </w:rPr>
          <w:t>IM_CA_G#_TOC.xlsx</w:t>
        </w:r>
      </w:hyperlink>
      <w:r w:rsidRPr="5609DC12">
        <w:rPr>
          <w:rFonts w:eastAsiaTheme="minorEastAsia"/>
          <w:color w:val="4EA72E" w:themeColor="accent6"/>
        </w:rPr>
        <w:t xml:space="preserve"> </w:t>
      </w:r>
      <w:r>
        <w:t xml:space="preserve">and the </w:t>
      </w:r>
      <w:hyperlink r:id="rId285">
        <w:r w:rsidRPr="5609DC12">
          <w:rPr>
            <w:rStyle w:val="Hyperlink"/>
            <w:color w:val="0070C0"/>
          </w:rPr>
          <w:t>IM_CA_G#_New &amp; Revised Lessons.docx</w:t>
        </w:r>
      </w:hyperlink>
      <w:r w:rsidRPr="5609DC12">
        <w:rPr>
          <w:color w:val="0070C0"/>
        </w:rPr>
        <w:t xml:space="preserve"> </w:t>
      </w:r>
      <w:r>
        <w:t>as well).</w:t>
      </w:r>
    </w:p>
    <w:p w14:paraId="5C634695" w14:textId="77777777" w:rsidR="00165C4B" w:rsidRPr="001D1D98" w:rsidRDefault="00165C4B" w:rsidP="00165C4B">
      <w:pPr>
        <w:pStyle w:val="ListParagraph"/>
        <w:numPr>
          <w:ilvl w:val="2"/>
          <w:numId w:val="659"/>
        </w:numPr>
      </w:pPr>
      <w:r w:rsidRPr="590B9AAF">
        <w:rPr>
          <w:b/>
          <w:bCs/>
        </w:rPr>
        <w:t>I Can Statement</w:t>
      </w:r>
      <w:r>
        <w:t xml:space="preserve"> Understand this statement in tandem with the standards. Practice items in the lesson should reference some aspect of this statement.</w:t>
      </w:r>
    </w:p>
    <w:p w14:paraId="67979D04" w14:textId="77777777" w:rsidR="00165C4B" w:rsidRDefault="00165C4B" w:rsidP="00165C4B">
      <w:pPr>
        <w:pStyle w:val="ListParagraph"/>
        <w:numPr>
          <w:ilvl w:val="2"/>
          <w:numId w:val="659"/>
        </w:numPr>
      </w:pPr>
      <w:r w:rsidRPr="590B9AAF">
        <w:rPr>
          <w:b/>
          <w:bCs/>
        </w:rPr>
        <w:t>Instructional Tasks</w:t>
      </w:r>
      <w:r>
        <w:t xml:space="preserve"> Read and understand the steps of each task, taking special note of not only what is being asked, but how it is being asked, how the student is expected to respond, and the extent to which the student is taught the concepts or skills. Practice items in the lesson should mirror these aspects of the instructional tasks they follow.</w:t>
      </w:r>
    </w:p>
    <w:p w14:paraId="3E6F88F5" w14:textId="5C00E01E" w:rsidR="00165C4B" w:rsidRPr="00235B0A" w:rsidRDefault="5609DC12" w:rsidP="00165C4B">
      <w:pPr>
        <w:pStyle w:val="ListParagraph"/>
        <w:numPr>
          <w:ilvl w:val="1"/>
          <w:numId w:val="659"/>
        </w:numPr>
      </w:pPr>
      <w:r>
        <w:t xml:space="preserve">Use the </w:t>
      </w:r>
      <w:hyperlink r:id="rId286">
        <w:r w:rsidRPr="5609DC12">
          <w:rPr>
            <w:rStyle w:val="Hyperlink"/>
            <w:color w:val="4EA72E" w:themeColor="accent6"/>
          </w:rPr>
          <w:t>Manually Scored Items by Standard &amp; Lesson.xlsx</w:t>
        </w:r>
      </w:hyperlink>
      <w:r>
        <w:t xml:space="preserve"> to decide if this lesson’s truncated standards (listed on the Before You Teach section of the </w:t>
      </w:r>
      <w:hyperlink r:id="rId287">
        <w:r w:rsidRPr="5609DC12">
          <w:rPr>
            <w:rStyle w:val="Hyperlink"/>
            <w:color w:val="0070C0"/>
          </w:rPr>
          <w:t>EMM.docx</w:t>
        </w:r>
      </w:hyperlink>
      <w:r>
        <w:t>) require a drawing/modeling interaction, an explain/justify interaction, or a choice of how to represent their thinking interaction (these are manually scored questions).</w:t>
      </w:r>
    </w:p>
    <w:p w14:paraId="57E5E510" w14:textId="415E24A1" w:rsidR="00165C4B" w:rsidRDefault="2733BE28" w:rsidP="00165C4B">
      <w:pPr>
        <w:pStyle w:val="ListParagraph"/>
        <w:numPr>
          <w:ilvl w:val="2"/>
          <w:numId w:val="659"/>
        </w:numPr>
      </w:pPr>
      <w:r w:rsidRPr="2733BE28">
        <w:rPr>
          <w:b/>
          <w:bCs/>
        </w:rPr>
        <w:t>Rule 1</w:t>
      </w:r>
      <w:r>
        <w:t xml:space="preserve"> Consider how you can assess the standard with an auto scorable interaction using the </w:t>
      </w:r>
      <w:hyperlink r:id="rId288">
        <w:r w:rsidRPr="2733BE28">
          <w:rPr>
            <w:rStyle w:val="Hyperlink"/>
            <w:rFonts w:eastAsiaTheme="minorEastAsia"/>
            <w:color w:val="C00000"/>
          </w:rPr>
          <w:t>Math Item Specs Guide.pdf</w:t>
        </w:r>
      </w:hyperlink>
      <w:r>
        <w:t xml:space="preserve"> (see </w:t>
      </w:r>
      <w:r w:rsidRPr="2733BE28">
        <w:rPr>
          <w:i/>
          <w:iCs/>
        </w:rPr>
        <w:t>Use Cases</w:t>
      </w:r>
      <w:r>
        <w:t xml:space="preserve"> and </w:t>
      </w:r>
      <w:r w:rsidRPr="2733BE28">
        <w:rPr>
          <w:i/>
          <w:iCs/>
        </w:rPr>
        <w:t>Scoring</w:t>
      </w:r>
      <w:r>
        <w:t>).</w:t>
      </w:r>
    </w:p>
    <w:p w14:paraId="29916A49" w14:textId="51C0BDBE" w:rsidR="00165C4B" w:rsidRPr="00233017" w:rsidRDefault="2733BE28" w:rsidP="00165C4B">
      <w:pPr>
        <w:pStyle w:val="ListParagraph"/>
        <w:numPr>
          <w:ilvl w:val="2"/>
          <w:numId w:val="659"/>
        </w:numPr>
      </w:pPr>
      <w:r w:rsidRPr="2733BE28">
        <w:rPr>
          <w:b/>
          <w:bCs/>
        </w:rPr>
        <w:t xml:space="preserve">Rule 2 </w:t>
      </w:r>
      <w:r>
        <w:t xml:space="preserve">The </w:t>
      </w:r>
      <w:r w:rsidRPr="2733BE28">
        <w:rPr>
          <w:i/>
          <w:iCs/>
        </w:rPr>
        <w:t>Practice On Your Own</w:t>
      </w:r>
      <w:r>
        <w:t xml:space="preserve"> component for a lesson can contain one (1) manually scored question. Use the </w:t>
      </w:r>
      <w:hyperlink r:id="rId289">
        <w:r w:rsidRPr="2733BE28">
          <w:rPr>
            <w:rStyle w:val="Hyperlink"/>
            <w:color w:val="4EA72E" w:themeColor="accent6"/>
          </w:rPr>
          <w:t xml:space="preserve">Manually Scored Items by Standard &amp; </w:t>
        </w:r>
        <w:r w:rsidRPr="2733BE28">
          <w:rPr>
            <w:rStyle w:val="Hyperlink"/>
            <w:color w:val="4EA72E" w:themeColor="accent6"/>
          </w:rPr>
          <w:lastRenderedPageBreak/>
          <w:t>lesson.xlsx</w:t>
        </w:r>
      </w:hyperlink>
      <w:r>
        <w:t xml:space="preserve"> to decide if this lesson’s standards require a manually scored question in tandem with the </w:t>
      </w:r>
      <w:hyperlink r:id="rId290">
        <w:r w:rsidRPr="2733BE28">
          <w:rPr>
            <w:rStyle w:val="Hyperlink"/>
            <w:rFonts w:eastAsiaTheme="minorEastAsia"/>
            <w:color w:val="C00000"/>
          </w:rPr>
          <w:t>Math Item Specs Guide.pdf</w:t>
        </w:r>
      </w:hyperlink>
      <w:r>
        <w:t xml:space="preserve"> (see </w:t>
      </w:r>
      <w:r w:rsidRPr="2733BE28">
        <w:rPr>
          <w:i/>
          <w:iCs/>
        </w:rPr>
        <w:t>Use Cases</w:t>
      </w:r>
      <w:r>
        <w:t xml:space="preserve"> and </w:t>
      </w:r>
      <w:r w:rsidRPr="2733BE28">
        <w:rPr>
          <w:i/>
          <w:iCs/>
        </w:rPr>
        <w:t>Scoring</w:t>
      </w:r>
      <w:r>
        <w:t>).</w:t>
      </w:r>
    </w:p>
    <w:p w14:paraId="4AA73355" w14:textId="77777777" w:rsidR="00165C4B" w:rsidRPr="003010BE" w:rsidRDefault="00165C4B" w:rsidP="00165C4B">
      <w:pPr>
        <w:pStyle w:val="ListParagraph"/>
        <w:numPr>
          <w:ilvl w:val="1"/>
          <w:numId w:val="659"/>
        </w:numPr>
      </w:pPr>
      <w:r>
        <w:t>Notice how much space in on the page the current versions of the items in v1 occupy. Flag items in the component which could be removed (and allow for the remaining items to still cover the breadth and depth of the lesson’s instruction) in case items need to be discarded later to save space.</w:t>
      </w:r>
    </w:p>
    <w:p w14:paraId="0B69224B" w14:textId="77777777" w:rsidR="00165C4B" w:rsidRPr="003010BE" w:rsidRDefault="00165C4B" w:rsidP="00165C4B">
      <w:pPr>
        <w:pStyle w:val="ListParagraph"/>
        <w:numPr>
          <w:ilvl w:val="2"/>
          <w:numId w:val="659"/>
        </w:numPr>
      </w:pPr>
      <w:r>
        <w:t>Ensure that the remaining, unflagged items will fully cover the concepts and skills introduced, focused on, and applied in the lesson’s tasks and aligned standards if cuts are made.</w:t>
      </w:r>
    </w:p>
    <w:p w14:paraId="5B5545A0" w14:textId="77777777" w:rsidR="00165C4B" w:rsidRPr="001D1D98" w:rsidRDefault="00165C4B" w:rsidP="00165C4B">
      <w:pPr>
        <w:pStyle w:val="ListParagraph"/>
        <w:numPr>
          <w:ilvl w:val="1"/>
          <w:numId w:val="659"/>
        </w:numPr>
      </w:pPr>
      <w:r>
        <w:t>Build out the table on your EMM pages to match the number of items in this section currently in the v1 source lesson.</w:t>
      </w:r>
    </w:p>
    <w:p w14:paraId="715CF5AC" w14:textId="77777777" w:rsidR="00165C4B" w:rsidRPr="001D1D98" w:rsidRDefault="00165C4B" w:rsidP="00165C4B">
      <w:pPr>
        <w:pStyle w:val="ListParagraph"/>
        <w:numPr>
          <w:ilvl w:val="2"/>
          <w:numId w:val="659"/>
        </w:numPr>
      </w:pPr>
      <w:r>
        <w:t>Input the item # shared by print and digital in the first column (multi-part items should use the item # for a paragraph stem and then the item number plus a letter a, b, c, etc. for each part)</w:t>
      </w:r>
    </w:p>
    <w:p w14:paraId="1649AC91" w14:textId="77777777" w:rsidR="00165C4B" w:rsidRPr="001D1D98" w:rsidRDefault="00165C4B" w:rsidP="00165C4B">
      <w:pPr>
        <w:pStyle w:val="ListParagraph"/>
        <w:numPr>
          <w:ilvl w:val="2"/>
          <w:numId w:val="659"/>
        </w:numPr>
        <w:rPr>
          <w:i/>
          <w:iCs/>
        </w:rPr>
      </w:pPr>
      <w:r w:rsidRPr="590B9AAF">
        <w:rPr>
          <w:b/>
          <w:bCs/>
        </w:rPr>
        <w:t xml:space="preserve">Rule </w:t>
      </w:r>
      <w:r>
        <w:t xml:space="preserve">Please restart numbering at 1 with </w:t>
      </w:r>
      <w:r w:rsidRPr="590B9AAF">
        <w:rPr>
          <w:i/>
          <w:iCs/>
        </w:rPr>
        <w:t>Practice On Your Own</w:t>
      </w:r>
      <w:r>
        <w:t xml:space="preserve"> section. You will notice that the numbering for </w:t>
      </w:r>
      <w:r w:rsidRPr="590B9AAF">
        <w:rPr>
          <w:i/>
          <w:iCs/>
        </w:rPr>
        <w:t>On Your Own</w:t>
      </w:r>
      <w:r>
        <w:t xml:space="preserve"> in v1 continued from the last numbered item in the </w:t>
      </w:r>
      <w:r w:rsidRPr="590B9AAF">
        <w:rPr>
          <w:i/>
          <w:iCs/>
        </w:rPr>
        <w:t>Check Understanding</w:t>
      </w:r>
      <w:r>
        <w:t xml:space="preserve">. </w:t>
      </w:r>
    </w:p>
    <w:p w14:paraId="236DEB81" w14:textId="77777777" w:rsidR="00165C4B" w:rsidRDefault="00165C4B" w:rsidP="00165C4B">
      <w:pPr>
        <w:rPr>
          <w:i/>
          <w:iCs/>
        </w:rPr>
      </w:pPr>
    </w:p>
    <w:p w14:paraId="4AF06983" w14:textId="77777777" w:rsidR="00165C4B" w:rsidRPr="004C54A2" w:rsidRDefault="00165C4B" w:rsidP="00165C4B">
      <w:pPr>
        <w:pStyle w:val="ListParagraph"/>
        <w:numPr>
          <w:ilvl w:val="0"/>
          <w:numId w:val="659"/>
        </w:numPr>
        <w:rPr>
          <w:color w:val="000000" w:themeColor="text1"/>
        </w:rPr>
      </w:pPr>
      <w:r w:rsidRPr="590B9AAF">
        <w:rPr>
          <w:color w:val="000000" w:themeColor="text1"/>
        </w:rPr>
        <w:t>Steps for Reused Content (per item)</w:t>
      </w:r>
    </w:p>
    <w:p w14:paraId="040CA288" w14:textId="77777777" w:rsidR="00165C4B" w:rsidRDefault="00165C4B" w:rsidP="00165C4B">
      <w:pPr>
        <w:pStyle w:val="ListParagraph"/>
        <w:numPr>
          <w:ilvl w:val="1"/>
          <w:numId w:val="659"/>
        </w:numPr>
      </w:pPr>
      <w:r w:rsidRPr="590B9AAF">
        <w:t>Due to the comprehensive guidelines around digital and print parity, it is likely that no questions in these sections will be reused as-is without any changes. Please refer to the step 4: Revised Content.</w:t>
      </w:r>
    </w:p>
    <w:p w14:paraId="73C3EA02" w14:textId="77777777" w:rsidR="00165C4B" w:rsidRDefault="00165C4B" w:rsidP="00165C4B"/>
    <w:p w14:paraId="3DF54E2E" w14:textId="77777777" w:rsidR="00165C4B" w:rsidRDefault="00165C4B" w:rsidP="00165C4B">
      <w:pPr>
        <w:pStyle w:val="ListParagraph"/>
        <w:numPr>
          <w:ilvl w:val="0"/>
          <w:numId w:val="659"/>
        </w:numPr>
        <w:rPr>
          <w:color w:val="000000" w:themeColor="text1"/>
        </w:rPr>
      </w:pPr>
      <w:r w:rsidRPr="590B9AAF">
        <w:rPr>
          <w:color w:val="000000" w:themeColor="text1"/>
        </w:rPr>
        <w:t>Steps for Revised Content (per item)</w:t>
      </w:r>
    </w:p>
    <w:p w14:paraId="06C51381" w14:textId="77777777" w:rsidR="00165C4B" w:rsidRDefault="00165C4B" w:rsidP="00165C4B">
      <w:pPr>
        <w:spacing w:line="259" w:lineRule="auto"/>
        <w:ind w:left="720"/>
        <w:rPr>
          <w:b/>
          <w:bCs/>
          <w:color w:val="A02B93" w:themeColor="accent5"/>
          <w:u w:val="single"/>
        </w:rPr>
      </w:pPr>
      <w:r w:rsidRPr="590B9AAF">
        <w:rPr>
          <w:b/>
          <w:bCs/>
          <w:color w:val="A02B93" w:themeColor="accent5"/>
          <w:u w:val="single"/>
        </w:rPr>
        <w:t>2</w:t>
      </w:r>
      <w:r w:rsidRPr="590B9AAF">
        <w:rPr>
          <w:b/>
          <w:bCs/>
          <w:color w:val="A02B93" w:themeColor="accent5"/>
          <w:u w:val="single"/>
          <w:vertAlign w:val="superscript"/>
        </w:rPr>
        <w:t>ND</w:t>
      </w:r>
      <w:r w:rsidRPr="590B9AAF">
        <w:rPr>
          <w:b/>
          <w:bCs/>
          <w:color w:val="A02B93" w:themeColor="accent5"/>
          <w:u w:val="single"/>
        </w:rPr>
        <w:t xml:space="preserve"> </w:t>
      </w:r>
      <w:r>
        <w:rPr>
          <w:b/>
          <w:bCs/>
          <w:color w:val="A02B93" w:themeColor="accent5"/>
          <w:u w:val="single"/>
        </w:rPr>
        <w:t>part</w:t>
      </w:r>
      <w:r w:rsidRPr="590B9AAF">
        <w:rPr>
          <w:b/>
          <w:bCs/>
          <w:color w:val="A02B93" w:themeColor="accent5"/>
          <w:u w:val="single"/>
        </w:rPr>
        <w:t xml:space="preserve"> – PARITY</w:t>
      </w:r>
    </w:p>
    <w:p w14:paraId="5189F8B4" w14:textId="77777777" w:rsidR="00165C4B" w:rsidRPr="004C54A2" w:rsidRDefault="2733BE28" w:rsidP="00165C4B">
      <w:pPr>
        <w:pStyle w:val="ListParagraph"/>
        <w:numPr>
          <w:ilvl w:val="1"/>
          <w:numId w:val="659"/>
        </w:numPr>
      </w:pPr>
      <w:r w:rsidRPr="2733BE28">
        <w:rPr>
          <w:color w:val="000000" w:themeColor="text1"/>
        </w:rPr>
        <w:t xml:space="preserve">Read the problem </w:t>
      </w:r>
      <w:r>
        <w:t xml:space="preserve">as it stands in the </w:t>
      </w:r>
      <w:hyperlink r:id="rId291">
        <w:r w:rsidRPr="2733BE28">
          <w:rPr>
            <w:rStyle w:val="Hyperlink"/>
            <w:color w:val="C00000"/>
          </w:rPr>
          <w:t>Into Math v1 TE.pdf</w:t>
        </w:r>
      </w:hyperlink>
      <w:r>
        <w:t>. Evaluate the item on each of the following:</w:t>
      </w:r>
    </w:p>
    <w:p w14:paraId="3516FE1D" w14:textId="77777777" w:rsidR="00165C4B" w:rsidRPr="004C54A2" w:rsidRDefault="00165C4B" w:rsidP="00165C4B">
      <w:pPr>
        <w:pStyle w:val="ListParagraph"/>
        <w:numPr>
          <w:ilvl w:val="2"/>
          <w:numId w:val="659"/>
        </w:numPr>
      </w:pPr>
      <w:r>
        <w:t>Does the item appropriately assess the standard?</w:t>
      </w:r>
    </w:p>
    <w:p w14:paraId="4E1F6784" w14:textId="779D347D" w:rsidR="00165C4B" w:rsidRPr="004C54A2" w:rsidRDefault="2733BE28" w:rsidP="244EF69F">
      <w:pPr>
        <w:pStyle w:val="ListParagraph"/>
        <w:numPr>
          <w:ilvl w:val="3"/>
          <w:numId w:val="659"/>
        </w:numPr>
        <w:rPr>
          <w:highlight w:val="cyan"/>
        </w:rPr>
      </w:pPr>
      <w:r w:rsidRPr="2733BE28">
        <w:rPr>
          <w:b/>
          <w:bCs/>
        </w:rPr>
        <w:t>Rule</w:t>
      </w:r>
      <w:r>
        <w:t xml:space="preserve"> Unlike Quick Check items, an item in Practice On Your Own can ask students to perform a skill or apply knowledge beyond what the standard asks for, if needed.</w:t>
      </w:r>
    </w:p>
    <w:p w14:paraId="25D309A6" w14:textId="77777777" w:rsidR="00165C4B" w:rsidRPr="004C54A2" w:rsidRDefault="00165C4B" w:rsidP="00165C4B">
      <w:pPr>
        <w:pStyle w:val="ListParagraph"/>
        <w:numPr>
          <w:ilvl w:val="2"/>
          <w:numId w:val="659"/>
        </w:numPr>
      </w:pPr>
      <w:r>
        <w:t>Does the item reasonably match the format/structure in which students learned the skill or knowledge in an instructional task for the lesson?</w:t>
      </w:r>
    </w:p>
    <w:p w14:paraId="2C25DEDA" w14:textId="77777777" w:rsidR="00165C4B" w:rsidRPr="004C54A2" w:rsidRDefault="00165C4B" w:rsidP="00165C4B">
      <w:pPr>
        <w:pStyle w:val="ListParagraph"/>
        <w:numPr>
          <w:ilvl w:val="2"/>
          <w:numId w:val="659"/>
        </w:numPr>
      </w:pPr>
      <w:r>
        <w:t>Does the item require multiple distinct interactions within the single problem?</w:t>
      </w:r>
    </w:p>
    <w:p w14:paraId="43E317DA" w14:textId="77777777" w:rsidR="00165C4B" w:rsidRPr="004C54A2" w:rsidRDefault="00165C4B" w:rsidP="00165C4B">
      <w:pPr>
        <w:pStyle w:val="ListParagraph"/>
        <w:numPr>
          <w:ilvl w:val="3"/>
          <w:numId w:val="659"/>
        </w:numPr>
      </w:pPr>
      <w:r>
        <w:t>Example: student must give an answer AND explain, or student must give an answer AND show their work.</w:t>
      </w:r>
    </w:p>
    <w:p w14:paraId="7A16EB0C" w14:textId="77777777" w:rsidR="00165C4B" w:rsidRPr="004C54A2" w:rsidRDefault="00165C4B" w:rsidP="00165C4B">
      <w:pPr>
        <w:pStyle w:val="ListParagraph"/>
        <w:numPr>
          <w:ilvl w:val="3"/>
          <w:numId w:val="659"/>
        </w:numPr>
      </w:pPr>
      <w:r>
        <w:t>In these situations, the item will need to be reauthored as a multi-part item with multiple interactions and considerations in the following steps.</w:t>
      </w:r>
    </w:p>
    <w:p w14:paraId="5C4417EE" w14:textId="77777777" w:rsidR="00165C4B" w:rsidRPr="004C54A2" w:rsidRDefault="00165C4B" w:rsidP="00165C4B">
      <w:pPr>
        <w:pStyle w:val="ListParagraph"/>
        <w:numPr>
          <w:ilvl w:val="1"/>
          <w:numId w:val="659"/>
        </w:numPr>
        <w:spacing w:line="259" w:lineRule="auto"/>
      </w:pPr>
      <w:r>
        <w:t xml:space="preserve">Once the item has been evaluated (and possibly adjusted) based on the previous 3 questions, it can now be considered for specific revisions. </w:t>
      </w:r>
    </w:p>
    <w:p w14:paraId="3B56E6F1" w14:textId="77777777" w:rsidR="00165C4B" w:rsidRPr="004C54A2" w:rsidRDefault="5609DC12" w:rsidP="00165C4B">
      <w:pPr>
        <w:pStyle w:val="ListParagraph"/>
        <w:numPr>
          <w:ilvl w:val="1"/>
          <w:numId w:val="659"/>
        </w:numPr>
        <w:spacing w:line="259" w:lineRule="auto"/>
      </w:pPr>
      <w:r>
        <w:t>Review the digital instance of the item in v1 in the</w:t>
      </w:r>
      <w:r w:rsidRPr="5609DC12">
        <w:rPr>
          <w:color w:val="FFC000"/>
        </w:rPr>
        <w:t xml:space="preserve"> </w:t>
      </w:r>
      <w:hyperlink r:id="rId292">
        <w:r w:rsidRPr="5609DC12">
          <w:rPr>
            <w:rStyle w:val="Hyperlink"/>
            <w:color w:val="FFC000"/>
          </w:rPr>
          <w:t>Learnosity OYO or CU Activity</w:t>
        </w:r>
      </w:hyperlink>
      <w:r>
        <w:t xml:space="preserve"> against how it appears in the </w:t>
      </w:r>
      <w:hyperlink r:id="rId293">
        <w:r w:rsidRPr="5609DC12">
          <w:rPr>
            <w:rStyle w:val="Hyperlink"/>
            <w:color w:val="C00000"/>
          </w:rPr>
          <w:t>Into Math v1 TE.pdf</w:t>
        </w:r>
      </w:hyperlink>
      <w:r>
        <w:t>.</w:t>
      </w:r>
    </w:p>
    <w:p w14:paraId="0FE69175" w14:textId="77777777" w:rsidR="00165C4B" w:rsidRPr="004C54A2" w:rsidRDefault="2733BE28" w:rsidP="00165C4B">
      <w:pPr>
        <w:pStyle w:val="ListParagraph"/>
        <w:numPr>
          <w:ilvl w:val="1"/>
          <w:numId w:val="659"/>
        </w:numPr>
        <w:spacing w:line="259" w:lineRule="auto"/>
      </w:pPr>
      <w:r>
        <w:lastRenderedPageBreak/>
        <w:t xml:space="preserve">Use the </w:t>
      </w:r>
      <w:hyperlink r:id="rId294">
        <w:r w:rsidRPr="2733BE28">
          <w:rPr>
            <w:rStyle w:val="Hyperlink"/>
            <w:rFonts w:eastAsiaTheme="minorEastAsia"/>
            <w:color w:val="C00000"/>
          </w:rPr>
          <w:t>Math Item Specs Guide.pdf</w:t>
        </w:r>
      </w:hyperlink>
      <w:r>
        <w:t xml:space="preserve"> (see </w:t>
      </w:r>
      <w:r w:rsidRPr="2733BE28">
        <w:rPr>
          <w:i/>
          <w:iCs/>
        </w:rPr>
        <w:t>Use Cases</w:t>
      </w:r>
      <w:r>
        <w:t>)</w:t>
      </w:r>
      <w:r w:rsidRPr="2733BE28">
        <w:rPr>
          <w:color w:val="0070C0"/>
        </w:rPr>
        <w:t xml:space="preserve"> </w:t>
      </w:r>
      <w:r>
        <w:t xml:space="preserve">to analyze the question type and understand parity between print and digital (see </w:t>
      </w:r>
      <w:r w:rsidRPr="2733BE28">
        <w:rPr>
          <w:i/>
          <w:iCs/>
        </w:rPr>
        <w:t>Digital &amp; Print Parity</w:t>
      </w:r>
      <w:r>
        <w:t>) while answering each of the following:</w:t>
      </w:r>
    </w:p>
    <w:p w14:paraId="1B66EA2E" w14:textId="77777777" w:rsidR="00165C4B" w:rsidRPr="004C54A2" w:rsidRDefault="00165C4B" w:rsidP="00165C4B">
      <w:pPr>
        <w:pStyle w:val="ListParagraph"/>
        <w:numPr>
          <w:ilvl w:val="2"/>
          <w:numId w:val="659"/>
        </w:numPr>
      </w:pPr>
      <w:r>
        <w:t xml:space="preserve">Which question type would be used in Learnosity to represent the item? </w:t>
      </w:r>
    </w:p>
    <w:p w14:paraId="5632B4C9" w14:textId="77777777" w:rsidR="00165C4B" w:rsidRPr="004C54A2" w:rsidRDefault="00165C4B" w:rsidP="00165C4B">
      <w:pPr>
        <w:pStyle w:val="ListParagraph"/>
        <w:numPr>
          <w:ilvl w:val="3"/>
          <w:numId w:val="659"/>
        </w:numPr>
      </w:pPr>
      <w:r>
        <w:t xml:space="preserve">Consider using a variety of item types throughout the </w:t>
      </w:r>
      <w:r w:rsidRPr="590B9AAF">
        <w:rPr>
          <w:i/>
          <w:iCs/>
        </w:rPr>
        <w:t>Practice On Your Own</w:t>
      </w:r>
      <w:r>
        <w:t xml:space="preserve"> section.</w:t>
      </w:r>
    </w:p>
    <w:p w14:paraId="724E6732" w14:textId="77777777" w:rsidR="00165C4B" w:rsidRDefault="00165C4B" w:rsidP="00165C4B">
      <w:pPr>
        <w:pStyle w:val="ListParagraph"/>
        <w:numPr>
          <w:ilvl w:val="3"/>
          <w:numId w:val="659"/>
        </w:numPr>
      </w:pPr>
      <w:r>
        <w:t>The question type chosen in v1 may still be appropriate in many situations.</w:t>
      </w:r>
    </w:p>
    <w:p w14:paraId="44D9E3BF" w14:textId="77777777" w:rsidR="00165C4B" w:rsidRDefault="5609DC12" w:rsidP="00165C4B">
      <w:pPr>
        <w:pStyle w:val="ListParagraph"/>
        <w:numPr>
          <w:ilvl w:val="3"/>
          <w:numId w:val="659"/>
        </w:numPr>
      </w:pPr>
      <w:r>
        <w:t xml:space="preserve">Add your chosen Learnosity question type to the second column on the </w:t>
      </w:r>
      <w:hyperlink r:id="rId295">
        <w:r w:rsidRPr="5609DC12">
          <w:rPr>
            <w:rStyle w:val="Hyperlink"/>
            <w:color w:val="0070C0"/>
          </w:rPr>
          <w:t>EMM.docx</w:t>
        </w:r>
      </w:hyperlink>
      <w:r>
        <w:t>.</w:t>
      </w:r>
    </w:p>
    <w:p w14:paraId="7602F684" w14:textId="77777777" w:rsidR="00165C4B" w:rsidRPr="004C54A2" w:rsidRDefault="00165C4B" w:rsidP="00165C4B">
      <w:pPr>
        <w:pStyle w:val="ListParagraph"/>
        <w:numPr>
          <w:ilvl w:val="2"/>
          <w:numId w:val="659"/>
        </w:numPr>
      </w:pPr>
      <w:r>
        <w:t xml:space="preserve">How can the item be written or rewritten (in both mediums) so that the structure and layout of the </w:t>
      </w:r>
      <w:r w:rsidRPr="590B9AAF">
        <w:rPr>
          <w:u w:val="single"/>
        </w:rPr>
        <w:t xml:space="preserve">question </w:t>
      </w:r>
      <w:r>
        <w:t xml:space="preserve">matches? </w:t>
      </w:r>
    </w:p>
    <w:p w14:paraId="6AB827E0" w14:textId="77777777" w:rsidR="00165C4B" w:rsidRPr="004C54A2" w:rsidRDefault="00165C4B" w:rsidP="00165C4B">
      <w:pPr>
        <w:pStyle w:val="ListParagraph"/>
        <w:numPr>
          <w:ilvl w:val="3"/>
          <w:numId w:val="659"/>
        </w:numPr>
      </w:pPr>
      <w:r>
        <w:t>This includes the stem, direction line (if applicable), image/art, etc.</w:t>
      </w:r>
    </w:p>
    <w:p w14:paraId="35DEBB61" w14:textId="77777777" w:rsidR="00165C4B" w:rsidRPr="004C54A2" w:rsidRDefault="00165C4B" w:rsidP="00165C4B">
      <w:pPr>
        <w:pStyle w:val="ListParagraph"/>
        <w:numPr>
          <w:ilvl w:val="3"/>
          <w:numId w:val="659"/>
        </w:numPr>
      </w:pPr>
      <w:r w:rsidRPr="590B9AAF">
        <w:rPr>
          <w:b/>
          <w:bCs/>
        </w:rPr>
        <w:t xml:space="preserve">Rule </w:t>
      </w:r>
      <w:r>
        <w:t xml:space="preserve">In </w:t>
      </w:r>
      <w:r w:rsidRPr="590B9AAF">
        <w:rPr>
          <w:i/>
          <w:iCs/>
        </w:rPr>
        <w:t xml:space="preserve">all </w:t>
      </w:r>
      <w:r>
        <w:t>situations, we should strive for parity in question structure and layout.</w:t>
      </w:r>
    </w:p>
    <w:p w14:paraId="3CC74D82" w14:textId="77777777" w:rsidR="00165C4B" w:rsidRDefault="5609DC12" w:rsidP="00165C4B">
      <w:pPr>
        <w:pStyle w:val="ListParagraph"/>
        <w:numPr>
          <w:ilvl w:val="3"/>
          <w:numId w:val="659"/>
        </w:numPr>
      </w:pPr>
      <w:r>
        <w:t>Add your chosen question/stem wording to the "Student Content” column on the</w:t>
      </w:r>
      <w:r w:rsidRPr="5609DC12">
        <w:rPr>
          <w:color w:val="0070C0"/>
        </w:rPr>
        <w:t xml:space="preserve"> </w:t>
      </w:r>
      <w:hyperlink r:id="rId296">
        <w:r w:rsidRPr="5609DC12">
          <w:rPr>
            <w:rStyle w:val="Hyperlink"/>
            <w:color w:val="0070C0"/>
          </w:rPr>
          <w:t>EMM.docx</w:t>
        </w:r>
      </w:hyperlink>
      <w:r>
        <w:t xml:space="preserve">. </w:t>
      </w:r>
    </w:p>
    <w:p w14:paraId="44F542D4" w14:textId="77777777" w:rsidR="00165C4B" w:rsidRDefault="00165C4B" w:rsidP="00165C4B">
      <w:pPr>
        <w:pStyle w:val="ListParagraph"/>
        <w:numPr>
          <w:ilvl w:val="4"/>
          <w:numId w:val="659"/>
        </w:numPr>
      </w:pPr>
      <w:r>
        <w:t xml:space="preserve">Use </w:t>
      </w:r>
      <w:r w:rsidRPr="590B9AAF">
        <w:rPr>
          <w:rFonts w:cs="Calibri"/>
          <w:b/>
          <w:bCs/>
          <w:color w:val="3A7C22" w:themeColor="accent6" w:themeShade="BF"/>
        </w:rPr>
        <w:t>Question Stem:</w:t>
      </w:r>
      <w:r w:rsidRPr="590B9AAF">
        <w:rPr>
          <w:b/>
          <w:bCs/>
          <w:color w:val="4EA72E" w:themeColor="accent6"/>
        </w:rPr>
        <w:t xml:space="preserve"> </w:t>
      </w:r>
      <w:r>
        <w:t>in a multi-part item for the paragraph of context used in all parts of the item or in a single-part item for the context of the entire question.</w:t>
      </w:r>
    </w:p>
    <w:p w14:paraId="10118740" w14:textId="421CE6C9" w:rsidR="00165C4B" w:rsidRDefault="2733BE28" w:rsidP="00165C4B">
      <w:pPr>
        <w:pStyle w:val="ListParagraph"/>
        <w:numPr>
          <w:ilvl w:val="4"/>
          <w:numId w:val="659"/>
        </w:numPr>
      </w:pPr>
      <w:r>
        <w:t xml:space="preserve">Use </w:t>
      </w:r>
      <w:r w:rsidRPr="2733BE28">
        <w:rPr>
          <w:rFonts w:eastAsiaTheme="minorEastAsia"/>
          <w:b/>
          <w:bCs/>
          <w:color w:val="3A7C22" w:themeColor="accent6" w:themeShade="BF"/>
        </w:rPr>
        <w:t>Direction Line:</w:t>
      </w:r>
      <w:r>
        <w:t xml:space="preserve"> in a multi-part item for the content/question of a “part” or a single-part item to designate the specific direction line shared by print and digital. Refer to the </w:t>
      </w:r>
      <w:hyperlink r:id="rId297">
        <w:r w:rsidRPr="2733BE28">
          <w:rPr>
            <w:rStyle w:val="Hyperlink"/>
            <w:rFonts w:eastAsiaTheme="minorEastAsia"/>
            <w:color w:val="C00000"/>
          </w:rPr>
          <w:t>Math Item Specs Guide.pdf</w:t>
        </w:r>
      </w:hyperlink>
      <w:r>
        <w:t xml:space="preserve"> (see </w:t>
      </w:r>
      <w:r w:rsidRPr="2733BE28">
        <w:rPr>
          <w:i/>
          <w:iCs/>
        </w:rPr>
        <w:t xml:space="preserve">Direction Lines </w:t>
      </w:r>
      <w:r>
        <w:t>and the</w:t>
      </w:r>
      <w:r w:rsidRPr="2733BE28">
        <w:rPr>
          <w:i/>
          <w:iCs/>
        </w:rPr>
        <w:t xml:space="preserve"> question type’s section</w:t>
      </w:r>
      <w:r>
        <w:t>)</w:t>
      </w:r>
    </w:p>
    <w:p w14:paraId="0B7E59A0" w14:textId="2ECFF0B9" w:rsidR="00165C4B" w:rsidRDefault="2733BE28" w:rsidP="00165C4B">
      <w:pPr>
        <w:pStyle w:val="ListParagraph"/>
        <w:numPr>
          <w:ilvl w:val="4"/>
          <w:numId w:val="659"/>
        </w:numPr>
      </w:pPr>
      <w:r>
        <w:t xml:space="preserve">With </w:t>
      </w:r>
      <w:r w:rsidRPr="2733BE28">
        <w:rPr>
          <w:b/>
          <w:bCs/>
        </w:rPr>
        <w:t>art/photo pieces</w:t>
      </w:r>
      <w:r>
        <w:t xml:space="preserve">, include the tech art filename and alt text at point of use. If the art/photo existed in v1, take a screenshot of the art piece, and paste it into the manuscript as scrap. See </w:t>
      </w:r>
      <w:hyperlink r:id="rId298">
        <w:r w:rsidRPr="2733BE28">
          <w:rPr>
            <w:rStyle w:val="Hyperlink"/>
          </w:rPr>
          <w:t>Images Guidelines and Workflow</w:t>
        </w:r>
      </w:hyperlink>
      <w:r>
        <w:t xml:space="preserve"> and </w:t>
      </w:r>
      <w:hyperlink r:id="rId299">
        <w:r w:rsidRPr="2733BE28">
          <w:rPr>
            <w:rStyle w:val="Hyperlink"/>
          </w:rPr>
          <w:t>alt text guidelines</w:t>
        </w:r>
      </w:hyperlink>
    </w:p>
    <w:p w14:paraId="09410B85" w14:textId="77777777" w:rsidR="00165C4B" w:rsidRPr="004C54A2" w:rsidRDefault="00165C4B" w:rsidP="00165C4B">
      <w:pPr>
        <w:pStyle w:val="ListParagraph"/>
        <w:numPr>
          <w:ilvl w:val="2"/>
          <w:numId w:val="659"/>
        </w:numPr>
      </w:pPr>
      <w:r>
        <w:t xml:space="preserve">How can the item be written or rewritten (in both mediums) so that the structure and layout of the </w:t>
      </w:r>
      <w:r w:rsidRPr="590B9AAF">
        <w:rPr>
          <w:u w:val="single"/>
        </w:rPr>
        <w:t xml:space="preserve">answer </w:t>
      </w:r>
      <w:r>
        <w:t xml:space="preserve">matches? </w:t>
      </w:r>
    </w:p>
    <w:p w14:paraId="1F63B03B" w14:textId="77777777" w:rsidR="00165C4B" w:rsidRPr="004C54A2" w:rsidRDefault="00165C4B" w:rsidP="00165C4B">
      <w:pPr>
        <w:pStyle w:val="ListParagraph"/>
        <w:numPr>
          <w:ilvl w:val="3"/>
          <w:numId w:val="659"/>
        </w:numPr>
      </w:pPr>
      <w:r>
        <w:t>This includes distractors (if applicable), units after a response box, etc.</w:t>
      </w:r>
    </w:p>
    <w:p w14:paraId="4E6C82C7" w14:textId="77777777" w:rsidR="00165C4B" w:rsidRPr="004C54A2" w:rsidRDefault="00165C4B" w:rsidP="00165C4B">
      <w:pPr>
        <w:pStyle w:val="ListParagraph"/>
        <w:numPr>
          <w:ilvl w:val="3"/>
          <w:numId w:val="659"/>
        </w:numPr>
      </w:pPr>
      <w:r w:rsidRPr="590B9AAF">
        <w:rPr>
          <w:b/>
          <w:bCs/>
        </w:rPr>
        <w:t xml:space="preserve">Rule </w:t>
      </w:r>
      <w:r>
        <w:t xml:space="preserve">In </w:t>
      </w:r>
      <w:r w:rsidRPr="590B9AAF">
        <w:rPr>
          <w:i/>
          <w:iCs/>
        </w:rPr>
        <w:t>nearly all</w:t>
      </w:r>
      <w:r>
        <w:t xml:space="preserve"> situations, we should strive for parity in answer structure and layout. There may be a rare case where the answer structure or layout cannot reach full parity based on limitations of either print or digital (e.g. a picture graph with appropriate labels). </w:t>
      </w:r>
    </w:p>
    <w:p w14:paraId="33E1E0BD" w14:textId="612A825C" w:rsidR="00165C4B" w:rsidRDefault="00165C4B" w:rsidP="00165C4B">
      <w:pPr>
        <w:pStyle w:val="ListParagraph"/>
        <w:numPr>
          <w:ilvl w:val="3"/>
          <w:numId w:val="659"/>
        </w:numPr>
      </w:pPr>
      <w:r>
        <w:t>Add your chosen answer line/structure to the "Student Content” column on t</w:t>
      </w:r>
      <w:r w:rsidR="006771B3">
        <w:t>he EMM.</w:t>
      </w:r>
    </w:p>
    <w:p w14:paraId="7B778155" w14:textId="03C73970" w:rsidR="00165C4B" w:rsidRDefault="244EF69F" w:rsidP="00165C4B">
      <w:pPr>
        <w:pStyle w:val="ListParagraph"/>
        <w:numPr>
          <w:ilvl w:val="4"/>
          <w:numId w:val="659"/>
        </w:numPr>
      </w:pPr>
      <w:r>
        <w:t xml:space="preserve">Use </w:t>
      </w:r>
      <w:r w:rsidRPr="244EF69F">
        <w:rPr>
          <w:rFonts w:eastAsiaTheme="minorEastAsia"/>
          <w:color w:val="FF40FF"/>
        </w:rPr>
        <w:t>magenta text</w:t>
      </w:r>
      <w:r>
        <w:t xml:space="preserve"> for the answers of each question. This magenta text should be in the exact format to be repurposed as the annos in print or specific answers in digital. Anywhere where there would be a response box in digital (and a WOL in print), use brackets [] to show a response box with the </w:t>
      </w:r>
      <w:r>
        <w:lastRenderedPageBreak/>
        <w:t xml:space="preserve">expected answer. </w:t>
      </w:r>
      <w:r w:rsidR="00165C4B">
        <w:br/>
      </w:r>
      <w:r>
        <w:t>Example: [</w:t>
      </w:r>
      <w:r w:rsidRPr="244EF69F">
        <w:rPr>
          <w:rFonts w:eastAsiaTheme="minorEastAsia"/>
          <w:color w:val="FF40FF"/>
        </w:rPr>
        <w:t>5</w:t>
      </w:r>
      <w:r>
        <w:t>] miles</w:t>
      </w:r>
    </w:p>
    <w:p w14:paraId="32A98F71" w14:textId="77777777" w:rsidR="00165C4B" w:rsidRDefault="00165C4B" w:rsidP="00165C4B">
      <w:pPr>
        <w:pStyle w:val="ListParagraph"/>
        <w:numPr>
          <w:ilvl w:val="4"/>
          <w:numId w:val="659"/>
        </w:numPr>
        <w:rPr>
          <w:rFonts w:cs="Calibri"/>
          <w:color w:val="595959" w:themeColor="text1" w:themeTint="A6"/>
        </w:rPr>
      </w:pPr>
      <w:r w:rsidRPr="590B9AAF">
        <w:rPr>
          <w:color w:val="000000" w:themeColor="text1"/>
        </w:rPr>
        <w:t xml:space="preserve">If blank space </w:t>
      </w:r>
      <w:r>
        <w:t xml:space="preserve">is desired on the print page (or any other comment to the Compositor), this can be shown with a note in brackets [] and </w:t>
      </w:r>
      <w:r w:rsidRPr="590B9AAF">
        <w:rPr>
          <w:rFonts w:cs="Calibri"/>
          <w:color w:val="A6A6A6" w:themeColor="background1" w:themeShade="A6"/>
        </w:rPr>
        <w:t>gray text</w:t>
      </w:r>
      <w:r>
        <w:t xml:space="preserve">. Example: </w:t>
      </w:r>
      <w:r w:rsidRPr="590B9AAF">
        <w:rPr>
          <w:rFonts w:cs="Calibri"/>
          <w:color w:val="A6A6A6" w:themeColor="background1" w:themeShade="A6"/>
        </w:rPr>
        <w:t>[5 lines of blank space]</w:t>
      </w:r>
    </w:p>
    <w:p w14:paraId="2DF0BBBE" w14:textId="77777777" w:rsidR="00165C4B" w:rsidRPr="004C54A2" w:rsidRDefault="00165C4B" w:rsidP="00165C4B">
      <w:pPr>
        <w:pStyle w:val="ListParagraph"/>
        <w:numPr>
          <w:ilvl w:val="2"/>
          <w:numId w:val="659"/>
        </w:numPr>
      </w:pPr>
      <w:r>
        <w:t xml:space="preserve">How can the item be written or rewritten (in both mediums) so that the student’s </w:t>
      </w:r>
      <w:r w:rsidRPr="590B9AAF">
        <w:rPr>
          <w:u w:val="single"/>
        </w:rPr>
        <w:t xml:space="preserve">interaction </w:t>
      </w:r>
      <w:r>
        <w:t xml:space="preserve">matches? </w:t>
      </w:r>
    </w:p>
    <w:p w14:paraId="075F2BC3" w14:textId="77777777" w:rsidR="00165C4B" w:rsidRPr="004C54A2" w:rsidRDefault="00165C4B" w:rsidP="00165C4B">
      <w:pPr>
        <w:pStyle w:val="ListParagraph"/>
        <w:numPr>
          <w:ilvl w:val="3"/>
          <w:numId w:val="659"/>
        </w:numPr>
      </w:pPr>
      <w:r w:rsidRPr="590B9AAF">
        <w:rPr>
          <w:b/>
          <w:bCs/>
        </w:rPr>
        <w:t xml:space="preserve">Rule </w:t>
      </w:r>
      <w:r>
        <w:t xml:space="preserve">In </w:t>
      </w:r>
      <w:r w:rsidRPr="590B9AAF">
        <w:rPr>
          <w:i/>
          <w:iCs/>
        </w:rPr>
        <w:t>nearly all</w:t>
      </w:r>
      <w:r>
        <w:t xml:space="preserve"> situations, we should strive for parity in student interaction. There may be a rare case where the interaction cannot reach full parity based on limitations of either print or digital (e.g. a box and whisker plot).</w:t>
      </w:r>
    </w:p>
    <w:p w14:paraId="691E931B" w14:textId="30AEBD5F" w:rsidR="00165C4B" w:rsidRDefault="1939D09D" w:rsidP="00165C4B">
      <w:pPr>
        <w:pStyle w:val="ListParagraph"/>
        <w:numPr>
          <w:ilvl w:val="3"/>
          <w:numId w:val="659"/>
        </w:numPr>
      </w:pPr>
      <w:r>
        <w:t>Make adjustments to your chosen Learnosity question type to the second column on the EMM.</w:t>
      </w:r>
    </w:p>
    <w:p w14:paraId="3D4650D3" w14:textId="2B39E9AE" w:rsidR="1939D09D" w:rsidRDefault="1939D09D" w:rsidP="1939D09D">
      <w:pPr>
        <w:pStyle w:val="ListParagraph"/>
        <w:numPr>
          <w:ilvl w:val="3"/>
          <w:numId w:val="659"/>
        </w:numPr>
        <w:rPr>
          <w:rFonts w:ascii="Aptos" w:eastAsia="Aptos" w:hAnsi="Aptos" w:cs="Aptos"/>
          <w:highlight w:val="yellow"/>
        </w:rPr>
      </w:pPr>
      <w:r w:rsidRPr="1939D09D">
        <w:rPr>
          <w:rFonts w:ascii="Aptos" w:eastAsia="Aptos" w:hAnsi="Aptos" w:cs="Aptos"/>
          <w:b/>
          <w:bCs/>
          <w:highlight w:val="yellow"/>
        </w:rPr>
        <w:t xml:space="preserve">With Print Content: </w:t>
      </w:r>
      <w:r w:rsidRPr="1939D09D">
        <w:rPr>
          <w:rFonts w:ascii="Aptos" w:eastAsia="Aptos" w:hAnsi="Aptos" w:cs="Aptos"/>
          <w:highlight w:val="yellow"/>
        </w:rPr>
        <w:t>In the same left-hand column that the block type/pattern is listed, we also need to accommodate for how the content will appear in print.</w:t>
      </w:r>
    </w:p>
    <w:p w14:paraId="29103C67" w14:textId="30290C8C" w:rsidR="1939D09D" w:rsidRDefault="1939D09D" w:rsidP="1939D09D">
      <w:pPr>
        <w:pStyle w:val="ListParagraph"/>
        <w:numPr>
          <w:ilvl w:val="3"/>
          <w:numId w:val="659"/>
        </w:numPr>
        <w:spacing w:line="257" w:lineRule="auto"/>
        <w:rPr>
          <w:rFonts w:ascii="Aptos" w:eastAsia="Aptos" w:hAnsi="Aptos" w:cs="Aptos"/>
          <w:highlight w:val="yellow"/>
        </w:rPr>
      </w:pPr>
      <w:r w:rsidRPr="1939D09D">
        <w:rPr>
          <w:rFonts w:ascii="Aptos" w:eastAsia="Aptos" w:hAnsi="Aptos" w:cs="Aptos"/>
          <w:highlight w:val="yellow"/>
        </w:rPr>
        <w:t xml:space="preserve">Parity with print is important to keep in mind, with the idea that students should produce the same answer in both formats. </w:t>
      </w:r>
    </w:p>
    <w:p w14:paraId="130FB611" w14:textId="49C444B1" w:rsidR="1939D09D" w:rsidRDefault="1939D09D" w:rsidP="1939D09D">
      <w:pPr>
        <w:pStyle w:val="ListParagraph"/>
        <w:numPr>
          <w:ilvl w:val="4"/>
          <w:numId w:val="659"/>
        </w:numPr>
        <w:spacing w:line="257" w:lineRule="auto"/>
        <w:rPr>
          <w:rFonts w:ascii="Aptos" w:eastAsia="Aptos" w:hAnsi="Aptos" w:cs="Aptos"/>
          <w:highlight w:val="yellow"/>
        </w:rPr>
      </w:pPr>
      <w:r w:rsidRPr="1939D09D">
        <w:rPr>
          <w:rFonts w:ascii="Aptos" w:eastAsia="Aptos" w:hAnsi="Aptos" w:cs="Aptos"/>
          <w:highlight w:val="yellow"/>
        </w:rPr>
        <w:t xml:space="preserve">In cases where a student may use a </w:t>
      </w:r>
      <w:r w:rsidRPr="1939D09D">
        <w:rPr>
          <w:rFonts w:ascii="Aptos" w:eastAsia="Aptos" w:hAnsi="Aptos" w:cs="Aptos"/>
          <w:b/>
          <w:bCs/>
          <w:highlight w:val="yellow"/>
        </w:rPr>
        <w:t xml:space="preserve">Drop Down </w:t>
      </w:r>
      <w:r w:rsidRPr="1939D09D">
        <w:rPr>
          <w:rFonts w:ascii="Aptos" w:eastAsia="Aptos" w:hAnsi="Aptos" w:cs="Aptos"/>
          <w:highlight w:val="yellow"/>
        </w:rPr>
        <w:t xml:space="preserve">pattern in Learnosity (Grades 3-A1), the print content will appear on a </w:t>
      </w:r>
      <w:r w:rsidRPr="1939D09D">
        <w:rPr>
          <w:rFonts w:ascii="Aptos" w:eastAsia="Aptos" w:hAnsi="Aptos" w:cs="Aptos"/>
          <w:b/>
          <w:bCs/>
          <w:highlight w:val="yellow"/>
        </w:rPr>
        <w:t>write on line (WOL)</w:t>
      </w:r>
      <w:r w:rsidRPr="1939D09D">
        <w:rPr>
          <w:rFonts w:ascii="Aptos" w:eastAsia="Aptos" w:hAnsi="Aptos" w:cs="Aptos"/>
          <w:highlight w:val="yellow"/>
        </w:rPr>
        <w:t xml:space="preserve">. For </w:t>
      </w:r>
      <w:r w:rsidRPr="1939D09D">
        <w:rPr>
          <w:rFonts w:ascii="Aptos" w:eastAsia="Aptos" w:hAnsi="Aptos" w:cs="Aptos"/>
          <w:b/>
          <w:bCs/>
          <w:highlight w:val="yellow"/>
          <w:u w:val="single"/>
        </w:rPr>
        <w:t>Drag and Drop</w:t>
      </w:r>
      <w:r w:rsidRPr="1939D09D">
        <w:rPr>
          <w:rFonts w:ascii="Aptos" w:eastAsia="Aptos" w:hAnsi="Aptos" w:cs="Aptos"/>
          <w:highlight w:val="yellow"/>
        </w:rPr>
        <w:t xml:space="preserve"> patterns, a word bank is not always necessary to include in print depending on the amount of space on a page. Both these situations will break parity and that has been agreed upon as acceptable.</w:t>
      </w:r>
    </w:p>
    <w:p w14:paraId="54FE66A6" w14:textId="77777777" w:rsidR="00165C4B" w:rsidRDefault="00165C4B" w:rsidP="00165C4B">
      <w:pPr>
        <w:ind w:left="720"/>
        <w:rPr>
          <w:b/>
          <w:bCs/>
          <w:color w:val="A02B93" w:themeColor="accent5"/>
          <w:u w:val="single"/>
        </w:rPr>
      </w:pPr>
    </w:p>
    <w:p w14:paraId="3EB4C11A" w14:textId="77777777" w:rsidR="00165C4B" w:rsidRDefault="7159C782" w:rsidP="00165C4B">
      <w:pPr>
        <w:ind w:left="720"/>
        <w:rPr>
          <w:b/>
          <w:bCs/>
          <w:color w:val="A02B93" w:themeColor="accent5"/>
          <w:u w:val="single"/>
        </w:rPr>
      </w:pPr>
      <w:r w:rsidRPr="7159C782">
        <w:rPr>
          <w:b/>
          <w:bCs/>
          <w:color w:val="A02B93" w:themeColor="accent5"/>
          <w:u w:val="single"/>
        </w:rPr>
        <w:t>3</w:t>
      </w:r>
      <w:r w:rsidRPr="7159C782">
        <w:rPr>
          <w:b/>
          <w:bCs/>
          <w:color w:val="A02B93" w:themeColor="accent5"/>
          <w:u w:val="single"/>
          <w:vertAlign w:val="superscript"/>
        </w:rPr>
        <w:t>RD</w:t>
      </w:r>
      <w:r w:rsidRPr="7159C782">
        <w:rPr>
          <w:b/>
          <w:bCs/>
          <w:color w:val="A02B93" w:themeColor="accent5"/>
          <w:u w:val="single"/>
        </w:rPr>
        <w:t xml:space="preserve"> part – SETTINGS</w:t>
      </w:r>
    </w:p>
    <w:p w14:paraId="73349BE0" w14:textId="4B28EC34" w:rsidR="7159C782" w:rsidRDefault="7159C782" w:rsidP="7159C782">
      <w:pPr>
        <w:pStyle w:val="ListParagraph"/>
        <w:numPr>
          <w:ilvl w:val="1"/>
          <w:numId w:val="659"/>
        </w:numPr>
        <w:spacing w:line="259" w:lineRule="auto"/>
      </w:pPr>
      <w:r w:rsidRPr="7159C782">
        <w:t xml:space="preserve">Use the </w:t>
      </w:r>
      <w:hyperlink r:id="rId300">
        <w:r w:rsidRPr="7159C782">
          <w:rPr>
            <w:rStyle w:val="Hyperlink"/>
            <w:color w:val="0070C0"/>
          </w:rPr>
          <w:t>Learnosity Question Type Use Cases Table Structure.docx</w:t>
        </w:r>
      </w:hyperlink>
      <w:r w:rsidRPr="7159C782">
        <w:rPr>
          <w:color w:val="0070C0"/>
        </w:rPr>
        <w:t xml:space="preserve"> </w:t>
      </w:r>
      <w:r w:rsidRPr="7159C782">
        <w:t xml:space="preserve">as a jumping off point for understanding question type use cases and which fields need to be included in the "Student Content" column of the EMM. This document in conjunction with the </w:t>
      </w:r>
      <w:hyperlink r:id="rId301">
        <w:r w:rsidRPr="7159C782">
          <w:rPr>
            <w:rStyle w:val="Hyperlink"/>
            <w:rFonts w:eastAsiaTheme="minorEastAsia"/>
            <w:color w:val="C00000"/>
          </w:rPr>
          <w:t>Math Item Specs Guide.pdf</w:t>
        </w:r>
      </w:hyperlink>
      <w:r>
        <w:t xml:space="preserve"> (see the</w:t>
      </w:r>
      <w:r w:rsidRPr="7159C782">
        <w:rPr>
          <w:i/>
          <w:iCs/>
        </w:rPr>
        <w:t xml:space="preserve"> question type’s section</w:t>
      </w:r>
      <w:r>
        <w:t xml:space="preserve">) will help you write up any </w:t>
      </w:r>
      <w:r w:rsidRPr="7159C782">
        <w:t>Learnosity item to exact specifications.</w:t>
      </w:r>
    </w:p>
    <w:p w14:paraId="18492134" w14:textId="77777777" w:rsidR="00165C4B" w:rsidRPr="004C54A2" w:rsidRDefault="00165C4B" w:rsidP="00165C4B">
      <w:pPr>
        <w:pStyle w:val="ListParagraph"/>
        <w:numPr>
          <w:ilvl w:val="2"/>
          <w:numId w:val="659"/>
        </w:numPr>
        <w:spacing w:line="259" w:lineRule="auto"/>
      </w:pPr>
      <w:r>
        <w:t xml:space="preserve">Use </w:t>
      </w:r>
      <w:r w:rsidRPr="590B9AAF">
        <w:rPr>
          <w:rFonts w:cs="Calibri"/>
          <w:b/>
          <w:bCs/>
          <w:color w:val="3A7C22" w:themeColor="accent6" w:themeShade="BF"/>
        </w:rPr>
        <w:t>Changes to Spec Guide Settings:</w:t>
      </w:r>
      <w:r w:rsidRPr="590B9AAF">
        <w:rPr>
          <w:color w:val="3A7C22" w:themeColor="accent6" w:themeShade="BF"/>
        </w:rPr>
        <w:t xml:space="preserve"> </w:t>
      </w:r>
      <w:r w:rsidRPr="590B9AAF">
        <w:t xml:space="preserve">to list specific settings for the digital item noting specifically the fields which deviate from the settings outlined in the spec guide (the starred fields). </w:t>
      </w:r>
    </w:p>
    <w:p w14:paraId="488B9943" w14:textId="77777777" w:rsidR="00165C4B" w:rsidRPr="004C54A2" w:rsidRDefault="00165C4B" w:rsidP="00165C4B">
      <w:pPr>
        <w:pStyle w:val="ListParagraph"/>
        <w:numPr>
          <w:ilvl w:val="2"/>
          <w:numId w:val="659"/>
        </w:numPr>
        <w:spacing w:line="259" w:lineRule="auto"/>
      </w:pPr>
      <w:r w:rsidRPr="590B9AAF">
        <w:t xml:space="preserve">Include </w:t>
      </w:r>
      <w:r w:rsidRPr="590B9AAF">
        <w:rPr>
          <w:b/>
          <w:bCs/>
        </w:rPr>
        <w:t xml:space="preserve">Feedback </w:t>
      </w:r>
      <w:r w:rsidRPr="590B9AAF">
        <w:t xml:space="preserve">and </w:t>
      </w:r>
      <w:r w:rsidRPr="590B9AAF">
        <w:rPr>
          <w:b/>
          <w:bCs/>
        </w:rPr>
        <w:t xml:space="preserve">Hints </w:t>
      </w:r>
      <w:r w:rsidRPr="590B9AAF">
        <w:t xml:space="preserve">for the question </w:t>
      </w:r>
      <w:r>
        <w:t>as it</w:t>
      </w:r>
      <w:r w:rsidRPr="590B9AAF">
        <w:t xml:space="preserve"> sits in a practice section (see </w:t>
      </w:r>
      <w:r w:rsidRPr="590B9AAF">
        <w:rPr>
          <w:i/>
          <w:iCs/>
        </w:rPr>
        <w:t>Feedback &amp; Hints</w:t>
      </w:r>
      <w:r w:rsidRPr="590B9AAF">
        <w:t>).</w:t>
      </w:r>
    </w:p>
    <w:p w14:paraId="2E838338" w14:textId="324B5903" w:rsidR="00165C4B" w:rsidRPr="004C54A2" w:rsidRDefault="23D95DF5" w:rsidP="00165C4B">
      <w:pPr>
        <w:pStyle w:val="ListParagraph"/>
        <w:numPr>
          <w:ilvl w:val="2"/>
          <w:numId w:val="659"/>
        </w:numPr>
      </w:pPr>
      <w:r>
        <w:t xml:space="preserve">Use </w:t>
      </w:r>
      <w:r w:rsidRPr="23D95DF5">
        <w:rPr>
          <w:rFonts w:cs="Calibri"/>
          <w:b/>
          <w:bCs/>
          <w:color w:val="3A7C22" w:themeColor="accent6" w:themeShade="BF"/>
        </w:rPr>
        <w:t>Rubric:</w:t>
      </w:r>
      <w:r w:rsidRPr="23D95DF5">
        <w:rPr>
          <w:color w:val="3A7C22" w:themeColor="accent6" w:themeShade="BF"/>
        </w:rPr>
        <w:t xml:space="preserve"> </w:t>
      </w:r>
      <w:r>
        <w:t xml:space="preserve">on a manually scored question to give the rubric which should be used to help teacher’s manually score the single-part item or specific part of a multi-part item. Insert a 2x4 table in the EMM which contains the boilerplate rubric text as well as a “Possible answer” in each point value designation. Refer to the </w:t>
      </w:r>
      <w:hyperlink r:id="rId302">
        <w:r w:rsidRPr="23D95DF5">
          <w:rPr>
            <w:rStyle w:val="Hyperlink"/>
            <w:rFonts w:eastAsiaTheme="minorEastAsia"/>
            <w:color w:val="C00000"/>
          </w:rPr>
          <w:t>Math Item Specs Guide.pdf</w:t>
        </w:r>
      </w:hyperlink>
      <w:r>
        <w:t xml:space="preserve"> (see </w:t>
      </w:r>
      <w:r w:rsidRPr="23D95DF5">
        <w:rPr>
          <w:i/>
          <w:iCs/>
        </w:rPr>
        <w:t xml:space="preserve">Rubrics </w:t>
      </w:r>
      <w:r>
        <w:t>and the</w:t>
      </w:r>
      <w:r w:rsidRPr="23D95DF5">
        <w:rPr>
          <w:i/>
          <w:iCs/>
        </w:rPr>
        <w:t xml:space="preserve"> question type’s section</w:t>
      </w:r>
      <w:r>
        <w:t>).</w:t>
      </w:r>
    </w:p>
    <w:p w14:paraId="064DDA0F" w14:textId="77777777" w:rsidR="00165C4B" w:rsidRPr="004C54A2" w:rsidRDefault="00165C4B" w:rsidP="00165C4B">
      <w:pPr>
        <w:pStyle w:val="ListParagraph"/>
        <w:numPr>
          <w:ilvl w:val="2"/>
          <w:numId w:val="659"/>
        </w:numPr>
      </w:pPr>
      <w:r w:rsidRPr="590B9AAF">
        <w:t xml:space="preserve">Input any </w:t>
      </w:r>
      <w:r w:rsidRPr="590B9AAF">
        <w:rPr>
          <w:b/>
          <w:bCs/>
        </w:rPr>
        <w:t>Teacher Notes</w:t>
      </w:r>
      <w:r w:rsidRPr="590B9AAF">
        <w:t xml:space="preserve"> for the teacher’s edition in the fourth column. Below are a few specific situations where Teacher Notes will be used (though overall, these components don’t use Teacher Notes often):</w:t>
      </w:r>
    </w:p>
    <w:p w14:paraId="73B31556" w14:textId="77777777" w:rsidR="00165C4B" w:rsidRPr="004C54A2" w:rsidRDefault="00165C4B" w:rsidP="00165C4B">
      <w:pPr>
        <w:pStyle w:val="ListParagraph"/>
        <w:numPr>
          <w:ilvl w:val="3"/>
          <w:numId w:val="659"/>
        </w:numPr>
      </w:pPr>
      <w:r>
        <w:lastRenderedPageBreak/>
        <w:t xml:space="preserve">For items where students are drawing a model or using objects to represent a situation, use the following teacher note in column four: </w:t>
      </w:r>
    </w:p>
    <w:p w14:paraId="384684AC" w14:textId="77777777" w:rsidR="00165C4B" w:rsidRPr="004C54A2" w:rsidRDefault="2733BE28" w:rsidP="00165C4B">
      <w:pPr>
        <w:ind w:left="3600"/>
      </w:pPr>
      <w:r>
        <w:t>“You may wish to check students' [models/drawings/models or drawings] to ensure understanding.”</w:t>
      </w:r>
    </w:p>
    <w:p w14:paraId="3C42C39A" w14:textId="2050430B" w:rsidR="2733BE28" w:rsidRDefault="2733BE28" w:rsidP="2733BE28">
      <w:pPr>
        <w:ind w:left="3600"/>
      </w:pPr>
    </w:p>
    <w:p w14:paraId="0B83187F" w14:textId="2E4000A1" w:rsidR="2733BE28" w:rsidRDefault="2733BE28" w:rsidP="2733BE28">
      <w:pPr>
        <w:ind w:left="2880"/>
      </w:pPr>
      <w:r w:rsidRPr="2733BE28">
        <w:rPr>
          <w:b/>
          <w:bCs/>
        </w:rPr>
        <w:t xml:space="preserve">Specific to K–2: </w:t>
      </w:r>
      <w:r>
        <w:t>In the statement above, replace “students’” with “children’s.”</w:t>
      </w:r>
    </w:p>
    <w:p w14:paraId="77D44FF2" w14:textId="012EA3CC" w:rsidR="2733BE28" w:rsidRDefault="2733BE28" w:rsidP="2733BE28">
      <w:pPr>
        <w:ind w:left="3600"/>
      </w:pPr>
    </w:p>
    <w:p w14:paraId="045C7ADA" w14:textId="77777777" w:rsidR="00165C4B" w:rsidRPr="00233017" w:rsidRDefault="00165C4B" w:rsidP="00165C4B">
      <w:pPr>
        <w:pStyle w:val="ListParagraph"/>
        <w:numPr>
          <w:ilvl w:val="3"/>
          <w:numId w:val="659"/>
        </w:numPr>
        <w:rPr>
          <w:rFonts w:cs="Calibri"/>
          <w:color w:val="595959" w:themeColor="text1" w:themeTint="A6"/>
        </w:rPr>
      </w:pPr>
      <w:r>
        <w:t xml:space="preserve">For open response items using the Math Essay with Rich Text question type or Essay with Rich Text question type which also need a rubric, use the following note to the compositor in column four: </w:t>
      </w:r>
    </w:p>
    <w:p w14:paraId="6AE1B1CB" w14:textId="77777777" w:rsidR="00165C4B" w:rsidRPr="00233017" w:rsidRDefault="00165C4B" w:rsidP="00165C4B">
      <w:pPr>
        <w:ind w:left="3600"/>
        <w:rPr>
          <w:rFonts w:cs="Calibri"/>
          <w:color w:val="595959" w:themeColor="text1" w:themeTint="A6"/>
        </w:rPr>
      </w:pPr>
      <w:r w:rsidRPr="4B180FEE">
        <w:rPr>
          <w:rFonts w:cs="Calibri"/>
          <w:color w:val="A6A6A6" w:themeColor="background1" w:themeShade="A6"/>
        </w:rPr>
        <w:t>[include the rubric shown in the column to the left for problem ##]</w:t>
      </w:r>
    </w:p>
    <w:p w14:paraId="6F6EA637" w14:textId="77777777" w:rsidR="00165C4B" w:rsidRDefault="00165C4B" w:rsidP="00165C4B">
      <w:pPr>
        <w:ind w:left="720"/>
        <w:rPr>
          <w:b/>
          <w:bCs/>
          <w:color w:val="A02B93" w:themeColor="accent5"/>
          <w:u w:val="single"/>
        </w:rPr>
      </w:pPr>
    </w:p>
    <w:p w14:paraId="02EB745C" w14:textId="77777777" w:rsidR="00165C4B" w:rsidRDefault="00165C4B" w:rsidP="00165C4B">
      <w:pPr>
        <w:ind w:left="720"/>
        <w:rPr>
          <w:b/>
          <w:bCs/>
          <w:color w:val="A02B93" w:themeColor="accent5"/>
          <w:u w:val="single"/>
        </w:rPr>
      </w:pPr>
      <w:r w:rsidRPr="590B9AAF">
        <w:rPr>
          <w:b/>
          <w:bCs/>
          <w:color w:val="A02B93" w:themeColor="accent5"/>
          <w:u w:val="single"/>
        </w:rPr>
        <w:t>4</w:t>
      </w:r>
      <w:r w:rsidRPr="590B9AAF">
        <w:rPr>
          <w:b/>
          <w:bCs/>
          <w:color w:val="A02B93" w:themeColor="accent5"/>
          <w:u w:val="single"/>
          <w:vertAlign w:val="superscript"/>
        </w:rPr>
        <w:t>TH</w:t>
      </w:r>
      <w:r w:rsidRPr="590B9AAF">
        <w:rPr>
          <w:b/>
          <w:bCs/>
          <w:color w:val="A02B93" w:themeColor="accent5"/>
          <w:u w:val="single"/>
        </w:rPr>
        <w:t xml:space="preserve"> </w:t>
      </w:r>
      <w:r>
        <w:rPr>
          <w:b/>
          <w:bCs/>
          <w:color w:val="A02B93" w:themeColor="accent5"/>
          <w:u w:val="single"/>
        </w:rPr>
        <w:t>part</w:t>
      </w:r>
      <w:r w:rsidRPr="590B9AAF">
        <w:rPr>
          <w:b/>
          <w:bCs/>
          <w:color w:val="A02B93" w:themeColor="accent5"/>
          <w:u w:val="single"/>
        </w:rPr>
        <w:t xml:space="preserve"> – Alignments</w:t>
      </w:r>
    </w:p>
    <w:p w14:paraId="1DDBA1F3" w14:textId="77777777" w:rsidR="00165C4B" w:rsidRDefault="00165C4B" w:rsidP="00165C4B">
      <w:pPr>
        <w:pStyle w:val="ListParagraph"/>
        <w:numPr>
          <w:ilvl w:val="1"/>
          <w:numId w:val="659"/>
        </w:numPr>
        <w:spacing w:line="259" w:lineRule="auto"/>
      </w:pPr>
      <w:r>
        <w:t>Finally in column 3, list information about the standard alignments and DOK for each question:</w:t>
      </w:r>
    </w:p>
    <w:p w14:paraId="0DE0A76C" w14:textId="77777777" w:rsidR="00165C4B" w:rsidRDefault="00165C4B" w:rsidP="00165C4B">
      <w:pPr>
        <w:pStyle w:val="ListParagraph"/>
        <w:numPr>
          <w:ilvl w:val="2"/>
          <w:numId w:val="659"/>
        </w:numPr>
      </w:pPr>
      <w:r>
        <w:t xml:space="preserve">Use </w:t>
      </w:r>
      <w:r w:rsidRPr="590B9AAF">
        <w:rPr>
          <w:rFonts w:cs="Calibri"/>
          <w:b/>
          <w:bCs/>
          <w:color w:val="3A7C22" w:themeColor="accent6" w:themeShade="BF"/>
        </w:rPr>
        <w:t>Alignments:</w:t>
      </w:r>
      <w:r w:rsidRPr="590B9AAF">
        <w:rPr>
          <w:color w:val="3A7C22" w:themeColor="accent6" w:themeShade="BF"/>
        </w:rPr>
        <w:t xml:space="preserve"> </w:t>
      </w:r>
      <w:r>
        <w:t xml:space="preserve">to list the standard codes of the standards being assessed by the item. </w:t>
      </w:r>
    </w:p>
    <w:p w14:paraId="7E8390EE" w14:textId="41EE43FD" w:rsidR="00165C4B" w:rsidRDefault="2733BE28" w:rsidP="00165C4B">
      <w:pPr>
        <w:pStyle w:val="ListParagraph"/>
        <w:numPr>
          <w:ilvl w:val="3"/>
          <w:numId w:val="659"/>
        </w:numPr>
      </w:pPr>
      <w:r>
        <w:t xml:space="preserve">In most situations, this should be a single Common Core State Standard (CCSS) and a single California (CA) standard. Use the </w:t>
      </w:r>
      <w:hyperlink r:id="rId303">
        <w:r w:rsidRPr="2733BE28">
          <w:rPr>
            <w:rStyle w:val="Hyperlink"/>
            <w:color w:val="4EA72E" w:themeColor="accent6"/>
          </w:rPr>
          <w:t>Learning Spine to Standards Mapping.xlsx</w:t>
        </w:r>
      </w:hyperlink>
      <w:r w:rsidRPr="2733BE28">
        <w:rPr>
          <w:color w:val="4DA62E"/>
        </w:rPr>
        <w:t xml:space="preserve"> </w:t>
      </w:r>
      <w:r>
        <w:t>to identify at least one learning spine skill (search the spreadsheet by the chosen CCSS and choose one or multiple learning spine skills which are aligned to that CC standard).</w:t>
      </w:r>
    </w:p>
    <w:p w14:paraId="185BEB3B" w14:textId="77777777" w:rsidR="00165C4B" w:rsidRDefault="2733BE28" w:rsidP="00165C4B">
      <w:pPr>
        <w:pStyle w:val="ListParagraph"/>
        <w:numPr>
          <w:ilvl w:val="3"/>
          <w:numId w:val="659"/>
        </w:numPr>
      </w:pPr>
      <w:r>
        <w:t xml:space="preserve">List the Depth of Knowledge level for the question as well using </w:t>
      </w:r>
      <w:hyperlink r:id="rId304">
        <w:r w:rsidRPr="2733BE28">
          <w:rPr>
            <w:rStyle w:val="Hyperlink"/>
            <w:rFonts w:eastAsiaTheme="minorEastAsia"/>
            <w:color w:val="C00000"/>
          </w:rPr>
          <w:t>Depth of Knowledge.pdf</w:t>
        </w:r>
      </w:hyperlink>
      <w:r>
        <w:t xml:space="preserve"> </w:t>
      </w:r>
    </w:p>
    <w:p w14:paraId="195BF826" w14:textId="77777777" w:rsidR="00165C4B" w:rsidRDefault="00165C4B" w:rsidP="00165C4B">
      <w:pPr>
        <w:pStyle w:val="ListParagraph"/>
        <w:numPr>
          <w:ilvl w:val="3"/>
          <w:numId w:val="659"/>
        </w:numPr>
      </w:pPr>
      <w:r w:rsidRPr="590B9AAF">
        <w:rPr>
          <w:b/>
          <w:bCs/>
        </w:rPr>
        <w:t>Rule</w:t>
      </w:r>
      <w:r>
        <w:rPr>
          <w:b/>
          <w:bCs/>
        </w:rPr>
        <w:t xml:space="preserve"> 1</w:t>
      </w:r>
      <w:r>
        <w:t xml:space="preserve"> Every item (or every part in a multi-part item) should have </w:t>
      </w:r>
      <w:r w:rsidRPr="590B9AAF">
        <w:rPr>
          <w:u w:val="single"/>
        </w:rPr>
        <w:t>at least one</w:t>
      </w:r>
      <w:r>
        <w:t xml:space="preserve"> tag to CCSS, </w:t>
      </w:r>
      <w:r w:rsidRPr="590B9AAF">
        <w:rPr>
          <w:u w:val="single"/>
        </w:rPr>
        <w:t>at least one</w:t>
      </w:r>
      <w:r>
        <w:t xml:space="preserve"> tag to CA, </w:t>
      </w:r>
      <w:r w:rsidRPr="590B9AAF">
        <w:rPr>
          <w:u w:val="single"/>
        </w:rPr>
        <w:t>at least one</w:t>
      </w:r>
      <w:r>
        <w:t xml:space="preserve"> tag to the Learning Spine and </w:t>
      </w:r>
      <w:r w:rsidRPr="590B9AAF">
        <w:rPr>
          <w:u w:val="single"/>
        </w:rPr>
        <w:t xml:space="preserve">one </w:t>
      </w:r>
      <w:r>
        <w:t>DOK.</w:t>
      </w:r>
    </w:p>
    <w:p w14:paraId="784B88BE" w14:textId="77777777" w:rsidR="00165C4B" w:rsidRDefault="00165C4B" w:rsidP="00165C4B">
      <w:pPr>
        <w:pStyle w:val="ListParagraph"/>
        <w:numPr>
          <w:ilvl w:val="3"/>
          <w:numId w:val="659"/>
        </w:numPr>
      </w:pPr>
      <w:r w:rsidRPr="00F9524D">
        <w:rPr>
          <w:b/>
          <w:bCs/>
        </w:rPr>
        <w:t>Rule 2</w:t>
      </w:r>
      <w:r>
        <w:t xml:space="preserve"> If an item can truly be aligned to more than one CCSS or CA standard or Learning Spine Skills, multiple can be included in the EMM – just indicate which standard/skill is the primary CCSS, primary CA, or primary Learning spine skill by putting (primary) after it. The rest will be secondary tags</w:t>
      </w:r>
    </w:p>
    <w:p w14:paraId="04C9D10C" w14:textId="77777777" w:rsidR="00165C4B" w:rsidRDefault="00165C4B" w:rsidP="00165C4B">
      <w:pPr>
        <w:pStyle w:val="ListParagraph"/>
        <w:ind w:left="2880"/>
      </w:pPr>
    </w:p>
    <w:p w14:paraId="4D655BC0" w14:textId="77777777" w:rsidR="00165C4B" w:rsidRDefault="00165C4B" w:rsidP="00165C4B">
      <w:pPr>
        <w:pStyle w:val="ListParagraph"/>
        <w:numPr>
          <w:ilvl w:val="2"/>
          <w:numId w:val="659"/>
        </w:numPr>
        <w:rPr>
          <w:rFonts w:ascii="Aptos" w:hAnsi="Aptos" w:cs="Calibri"/>
        </w:rPr>
      </w:pPr>
      <w:r w:rsidRPr="590B9AAF">
        <w:rPr>
          <w:rFonts w:ascii="Aptos" w:hAnsi="Aptos" w:cs="Calibri"/>
        </w:rPr>
        <w:t xml:space="preserve">For the </w:t>
      </w:r>
      <w:r w:rsidRPr="590B9AAF">
        <w:rPr>
          <w:rFonts w:ascii="Aptos" w:hAnsi="Aptos" w:cs="Calibri"/>
          <w:i/>
          <w:iCs/>
        </w:rPr>
        <w:t>Practice On Your Own</w:t>
      </w:r>
      <w:r w:rsidRPr="590B9AAF">
        <w:rPr>
          <w:rFonts w:ascii="Aptos" w:hAnsi="Aptos" w:cs="Calibri"/>
        </w:rPr>
        <w:t xml:space="preserve"> component, there is one more table beneath the four-column table for inputting items which is titled </w:t>
      </w:r>
      <w:r w:rsidRPr="590B9AAF">
        <w:rPr>
          <w:rFonts w:ascii="Aptos" w:hAnsi="Aptos" w:cs="Calibri"/>
          <w:b/>
          <w:bCs/>
        </w:rPr>
        <w:t>Item Guide</w:t>
      </w:r>
      <w:r w:rsidRPr="590B9AAF">
        <w:rPr>
          <w:rFonts w:ascii="Aptos" w:hAnsi="Aptos" w:cs="Calibri"/>
        </w:rPr>
        <w:t>. This table should be populated with the appropriate information:</w:t>
      </w:r>
    </w:p>
    <w:p w14:paraId="447DBCE6" w14:textId="77777777" w:rsidR="00165C4B" w:rsidRDefault="00165C4B" w:rsidP="00165C4B">
      <w:pPr>
        <w:pStyle w:val="ListParagraph"/>
        <w:numPr>
          <w:ilvl w:val="3"/>
          <w:numId w:val="659"/>
        </w:numPr>
      </w:pPr>
      <w:r>
        <w:t>Input the item # shared by print and digital in the first column (multi-part items should use the item # for a paragraph stem and then the item number plus a letter a, b, c, etc. for each part)</w:t>
      </w:r>
    </w:p>
    <w:p w14:paraId="26C4AFD4" w14:textId="77777777" w:rsidR="00165C4B" w:rsidRDefault="2733BE28" w:rsidP="2733BE28">
      <w:pPr>
        <w:pStyle w:val="ListParagraph"/>
        <w:numPr>
          <w:ilvl w:val="3"/>
          <w:numId w:val="659"/>
        </w:numPr>
        <w:rPr>
          <w:rFonts w:eastAsiaTheme="minorEastAsia"/>
        </w:rPr>
      </w:pPr>
      <w:r>
        <w:t xml:space="preserve">Input the Depth of Knowledge (DOK) for each item/part using the </w:t>
      </w:r>
      <w:hyperlink r:id="rId305">
        <w:r w:rsidRPr="2733BE28">
          <w:rPr>
            <w:rStyle w:val="Hyperlink"/>
            <w:rFonts w:eastAsiaTheme="minorEastAsia"/>
            <w:color w:val="C00000"/>
          </w:rPr>
          <w:t>Depth of Knowledge.pdf</w:t>
        </w:r>
      </w:hyperlink>
    </w:p>
    <w:p w14:paraId="629A1D8C" w14:textId="77777777" w:rsidR="00165C4B" w:rsidRDefault="00165C4B" w:rsidP="00165C4B">
      <w:pPr>
        <w:pStyle w:val="ListParagraph"/>
        <w:numPr>
          <w:ilvl w:val="3"/>
          <w:numId w:val="659"/>
        </w:numPr>
      </w:pPr>
      <w:r>
        <w:t xml:space="preserve">Input the instructional task which teaches the specific skills/knowledge needed to complete this item. </w:t>
      </w:r>
    </w:p>
    <w:p w14:paraId="4D6C7347" w14:textId="77777777" w:rsidR="00165C4B" w:rsidRDefault="022CB848" w:rsidP="00165C4B">
      <w:pPr>
        <w:pStyle w:val="ListParagraph"/>
        <w:numPr>
          <w:ilvl w:val="4"/>
          <w:numId w:val="659"/>
        </w:numPr>
      </w:pPr>
      <w:r>
        <w:lastRenderedPageBreak/>
        <w:t>In some rare cases, the Spark task may be what an item aligns to but most of the time, it will be a numbered task in the lesson.</w:t>
      </w:r>
    </w:p>
    <w:p w14:paraId="49DB34CD" w14:textId="29B5429E" w:rsidR="022CB848" w:rsidRDefault="5712031D" w:rsidP="022CB848">
      <w:pPr>
        <w:pStyle w:val="ListParagraph"/>
        <w:numPr>
          <w:ilvl w:val="4"/>
          <w:numId w:val="659"/>
        </w:numPr>
      </w:pPr>
      <w:r>
        <w:t>If an item has an SMP/MP run-in head (such as “Reason” or “Use Tools”), it should be aligned to a task in the lesson with the same SMP/MP run-in head.</w:t>
      </w:r>
    </w:p>
    <w:p w14:paraId="17DB65EE" w14:textId="5CC230F4" w:rsidR="00165C4B" w:rsidRDefault="244EF69F" w:rsidP="244EF69F">
      <w:pPr>
        <w:pStyle w:val="ListParagraph"/>
        <w:numPr>
          <w:ilvl w:val="1"/>
          <w:numId w:val="659"/>
        </w:numPr>
      </w:pPr>
      <w:r>
        <w:t>Complete one final sweep of this section’s content:</w:t>
      </w:r>
    </w:p>
    <w:p w14:paraId="56E2227E" w14:textId="77777777" w:rsidR="00165C4B" w:rsidRDefault="244EF69F" w:rsidP="00165C4B">
      <w:pPr>
        <w:pStyle w:val="ListParagraph"/>
        <w:numPr>
          <w:ilvl w:val="2"/>
          <w:numId w:val="659"/>
        </w:numPr>
      </w:pPr>
      <w:r>
        <w:t>Consider all the revisions you made to items in the section. Predict how much more space these items will take up in the print student edition. Use your flagged items from Step 2 to determine which items could be removed from the component if spacing is an issue.</w:t>
      </w:r>
    </w:p>
    <w:p w14:paraId="3C521D1B" w14:textId="77777777" w:rsidR="00165C4B" w:rsidRPr="004C54A2" w:rsidRDefault="00165C4B" w:rsidP="00165C4B">
      <w:pPr>
        <w:pStyle w:val="ListParagraph"/>
        <w:ind w:left="3600"/>
      </w:pPr>
    </w:p>
    <w:p w14:paraId="35336CC7" w14:textId="77777777" w:rsidR="00165C4B" w:rsidRPr="004C54A2" w:rsidRDefault="00165C4B" w:rsidP="00165C4B">
      <w:pPr>
        <w:pStyle w:val="ListParagraph"/>
        <w:numPr>
          <w:ilvl w:val="0"/>
          <w:numId w:val="659"/>
        </w:numPr>
        <w:rPr>
          <w:color w:val="000000" w:themeColor="text1"/>
        </w:rPr>
      </w:pPr>
      <w:r w:rsidRPr="590B9AAF">
        <w:rPr>
          <w:color w:val="000000" w:themeColor="text1"/>
        </w:rPr>
        <w:t>Steps for New Content (per item)</w:t>
      </w:r>
    </w:p>
    <w:p w14:paraId="10E0CB36" w14:textId="77777777" w:rsidR="00165C4B" w:rsidRPr="004C54A2" w:rsidRDefault="00165C4B" w:rsidP="00165C4B">
      <w:pPr>
        <w:pStyle w:val="ListParagraph"/>
        <w:numPr>
          <w:ilvl w:val="1"/>
          <w:numId w:val="659"/>
        </w:numPr>
        <w:rPr>
          <w:color w:val="000000" w:themeColor="text1"/>
        </w:rPr>
      </w:pPr>
      <w:r w:rsidRPr="590B9AAF">
        <w:rPr>
          <w:color w:val="000000" w:themeColor="text1"/>
        </w:rPr>
        <w:t xml:space="preserve">See “Steps for Reused Content”. The process for writing new items is the same as revising items except for not having an item in v1 to reference. </w:t>
      </w:r>
    </w:p>
    <w:p w14:paraId="1AE0A3F2" w14:textId="77777777" w:rsidR="00165C4B" w:rsidRPr="004C54A2" w:rsidRDefault="2755D186" w:rsidP="00165C4B">
      <w:pPr>
        <w:pStyle w:val="ListParagraph"/>
        <w:numPr>
          <w:ilvl w:val="1"/>
          <w:numId w:val="659"/>
        </w:numPr>
        <w:rPr>
          <w:color w:val="000000" w:themeColor="text1"/>
        </w:rPr>
      </w:pPr>
      <w:r w:rsidRPr="2755D186">
        <w:rPr>
          <w:color w:val="000000" w:themeColor="text1"/>
        </w:rPr>
        <w:t>Ensure that any new items authored also match the lesson’s objectives and the models, language, and format of the instructional tasks.</w:t>
      </w:r>
    </w:p>
    <w:p w14:paraId="7B6515A2" w14:textId="12BEC605" w:rsidR="2755D186" w:rsidRDefault="2755D186" w:rsidP="2755D186">
      <w:pPr>
        <w:pStyle w:val="ListParagraph"/>
        <w:ind w:left="1440"/>
        <w:rPr>
          <w:color w:val="000000" w:themeColor="text1"/>
        </w:rPr>
      </w:pPr>
    </w:p>
    <w:tbl>
      <w:tblPr>
        <w:tblStyle w:val="TableGrid"/>
        <w:tblW w:w="0" w:type="auto"/>
        <w:tblLook w:val="04A0" w:firstRow="1" w:lastRow="0" w:firstColumn="1" w:lastColumn="0" w:noHBand="0" w:noVBand="1"/>
      </w:tblPr>
      <w:tblGrid>
        <w:gridCol w:w="10005"/>
      </w:tblGrid>
      <w:tr w:rsidR="0A843228" w14:paraId="67ACFC8D" w14:textId="77777777" w:rsidTr="2755D186">
        <w:trPr>
          <w:trHeight w:val="360"/>
        </w:trPr>
        <w:tc>
          <w:tcPr>
            <w:tcW w:w="100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5C9EB" w:themeFill="text2" w:themeFillTint="40"/>
            <w:tcMar>
              <w:left w:w="108" w:type="dxa"/>
              <w:right w:w="108" w:type="dxa"/>
            </w:tcMar>
          </w:tcPr>
          <w:p w14:paraId="403046FE" w14:textId="7D634F61" w:rsidR="0A843228" w:rsidRDefault="0A843228" w:rsidP="0A843228">
            <w:pPr>
              <w:spacing w:line="257" w:lineRule="auto"/>
              <w:jc w:val="center"/>
              <w:rPr>
                <w:rFonts w:ascii="Aptos" w:eastAsia="Aptos" w:hAnsi="Aptos" w:cs="Aptos"/>
                <w:b/>
                <w:bCs/>
                <w:color w:val="000000" w:themeColor="text1"/>
                <w:highlight w:val="yellow"/>
              </w:rPr>
            </w:pPr>
            <w:r w:rsidRPr="0A843228">
              <w:rPr>
                <w:rFonts w:ascii="Aptos" w:eastAsia="Aptos" w:hAnsi="Aptos" w:cs="Aptos"/>
                <w:b/>
                <w:bCs/>
                <w:color w:val="000000" w:themeColor="text1"/>
                <w:sz w:val="24"/>
                <w:szCs w:val="24"/>
                <w:highlight w:val="yellow"/>
              </w:rPr>
              <w:t>Grade Level Considerations</w:t>
            </w:r>
            <w:r w:rsidRPr="0A843228">
              <w:rPr>
                <w:rFonts w:ascii="Aptos" w:eastAsia="Aptos" w:hAnsi="Aptos" w:cs="Aptos"/>
                <w:b/>
                <w:bCs/>
                <w:color w:val="000000" w:themeColor="text1"/>
                <w:highlight w:val="yellow"/>
              </w:rPr>
              <w:t xml:space="preserve"> - A1</w:t>
            </w:r>
          </w:p>
        </w:tc>
      </w:tr>
      <w:tr w:rsidR="0A843228" w14:paraId="6C011110" w14:textId="77777777" w:rsidTr="2755D186">
        <w:trPr>
          <w:trHeight w:val="2055"/>
        </w:trPr>
        <w:tc>
          <w:tcPr>
            <w:tcW w:w="10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9E21E9D" w14:textId="64685F3E" w:rsidR="0A843228" w:rsidRDefault="2755D186" w:rsidP="0A843228">
            <w:pPr>
              <w:spacing w:line="257" w:lineRule="auto"/>
            </w:pPr>
            <w:r w:rsidRPr="2755D186">
              <w:rPr>
                <w:rFonts w:ascii="Aptos" w:eastAsia="Aptos" w:hAnsi="Aptos" w:cs="Aptos"/>
                <w:color w:val="000000" w:themeColor="text1"/>
              </w:rPr>
              <w:t xml:space="preserve">A1 v1 pick up POYO problems were originally non-consumable. A1 v2 POYO problems will be consumable and require additional space in print. This will lead to overset if all problems from A1v1 are authored in cases these problems are picked up from v1. Reference the following guidelines to prevent POYO overset in v2 in cases when POYO is picked up from v1: </w:t>
            </w:r>
          </w:p>
          <w:p w14:paraId="2A6C26C1" w14:textId="3E43CA9F" w:rsidR="2755D186" w:rsidRDefault="2755D186" w:rsidP="2755D186">
            <w:pPr>
              <w:spacing w:line="257" w:lineRule="auto"/>
              <w:rPr>
                <w:rFonts w:ascii="Aptos" w:eastAsia="Aptos" w:hAnsi="Aptos" w:cs="Aptos"/>
                <w:b/>
                <w:bCs/>
                <w:color w:val="000000" w:themeColor="text1"/>
              </w:rPr>
            </w:pPr>
          </w:p>
          <w:p w14:paraId="551E6F38" w14:textId="3028EE88" w:rsidR="0A843228" w:rsidRDefault="0A843228" w:rsidP="0A843228">
            <w:pPr>
              <w:spacing w:line="257" w:lineRule="auto"/>
              <w:rPr>
                <w:rFonts w:ascii="Aptos" w:eastAsia="Aptos" w:hAnsi="Aptos" w:cs="Aptos"/>
                <w:b/>
                <w:bCs/>
                <w:color w:val="000000" w:themeColor="text1"/>
              </w:rPr>
            </w:pPr>
            <w:r w:rsidRPr="0A843228">
              <w:rPr>
                <w:rFonts w:ascii="Aptos" w:eastAsia="Aptos" w:hAnsi="Aptos" w:cs="Aptos"/>
                <w:b/>
                <w:bCs/>
                <w:color w:val="000000" w:themeColor="text1"/>
              </w:rPr>
              <w:t xml:space="preserve">Balanced coverage of task and standards: </w:t>
            </w:r>
          </w:p>
          <w:p w14:paraId="4C523EDA" w14:textId="268EC340" w:rsidR="0A843228" w:rsidRDefault="0A843228" w:rsidP="0A843228">
            <w:pPr>
              <w:pStyle w:val="ListParagraph"/>
              <w:numPr>
                <w:ilvl w:val="0"/>
                <w:numId w:val="32"/>
              </w:numPr>
              <w:spacing w:line="257" w:lineRule="auto"/>
              <w:rPr>
                <w:rFonts w:ascii="Aptos" w:eastAsia="Aptos" w:hAnsi="Aptos" w:cs="Aptos"/>
                <w:color w:val="000000" w:themeColor="text1"/>
              </w:rPr>
            </w:pPr>
            <w:r w:rsidRPr="0A843228">
              <w:rPr>
                <w:rFonts w:ascii="Aptos" w:eastAsia="Aptos" w:hAnsi="Aptos" w:cs="Aptos"/>
                <w:color w:val="000000" w:themeColor="text1"/>
              </w:rPr>
              <w:t xml:space="preserve">Aim for every task to be covered by at least 2 POYO problems </w:t>
            </w:r>
          </w:p>
          <w:p w14:paraId="307763C0" w14:textId="59330BD1" w:rsidR="0A843228" w:rsidRDefault="0A843228" w:rsidP="0A843228">
            <w:pPr>
              <w:pStyle w:val="ListParagraph"/>
              <w:numPr>
                <w:ilvl w:val="0"/>
                <w:numId w:val="32"/>
              </w:numPr>
              <w:spacing w:line="257" w:lineRule="auto"/>
              <w:rPr>
                <w:rFonts w:ascii="Aptos" w:eastAsia="Aptos" w:hAnsi="Aptos" w:cs="Aptos"/>
                <w:color w:val="000000" w:themeColor="text1"/>
              </w:rPr>
            </w:pPr>
            <w:r w:rsidRPr="0A843228">
              <w:rPr>
                <w:rFonts w:ascii="Aptos" w:eastAsia="Aptos" w:hAnsi="Aptos" w:cs="Aptos"/>
                <w:color w:val="000000" w:themeColor="text1"/>
              </w:rPr>
              <w:t xml:space="preserve">Some pick up lessons might only have 1 problem associated with a task, and in this case, it’s ok for there to only be 1 problem associated with this task. </w:t>
            </w:r>
          </w:p>
          <w:p w14:paraId="19880781" w14:textId="3DE373DB" w:rsidR="2755D186" w:rsidRDefault="2755D186" w:rsidP="2755D186">
            <w:pPr>
              <w:pStyle w:val="ListParagraph"/>
              <w:numPr>
                <w:ilvl w:val="0"/>
                <w:numId w:val="32"/>
              </w:numPr>
              <w:spacing w:line="257" w:lineRule="auto"/>
              <w:rPr>
                <w:rFonts w:ascii="Aptos" w:eastAsia="Aptos" w:hAnsi="Aptos" w:cs="Aptos"/>
                <w:color w:val="000000" w:themeColor="text1"/>
              </w:rPr>
            </w:pPr>
            <w:r w:rsidRPr="2755D186">
              <w:rPr>
                <w:rFonts w:ascii="Aptos" w:eastAsia="Aptos" w:hAnsi="Aptos" w:cs="Aptos"/>
                <w:color w:val="000000" w:themeColor="text1"/>
              </w:rPr>
              <w:t xml:space="preserve">Ensure all focused standards are covered in the POYO </w:t>
            </w:r>
          </w:p>
          <w:p w14:paraId="12599307" w14:textId="3C7C9455" w:rsidR="2755D186" w:rsidRDefault="2755D186" w:rsidP="2755D186">
            <w:pPr>
              <w:spacing w:line="257" w:lineRule="auto"/>
              <w:rPr>
                <w:rFonts w:ascii="Aptos" w:eastAsia="Aptos" w:hAnsi="Aptos" w:cs="Aptos"/>
                <w:b/>
                <w:bCs/>
                <w:color w:val="000000" w:themeColor="text1"/>
              </w:rPr>
            </w:pPr>
          </w:p>
          <w:p w14:paraId="5AD80D35" w14:textId="704C76D9" w:rsidR="0A843228" w:rsidRDefault="0A843228" w:rsidP="0A843228">
            <w:pPr>
              <w:spacing w:line="257" w:lineRule="auto"/>
              <w:rPr>
                <w:rFonts w:ascii="Aptos" w:eastAsia="Aptos" w:hAnsi="Aptos" w:cs="Aptos"/>
                <w:b/>
                <w:bCs/>
                <w:color w:val="000000" w:themeColor="text1"/>
              </w:rPr>
            </w:pPr>
            <w:r w:rsidRPr="0A843228">
              <w:rPr>
                <w:rFonts w:ascii="Aptos" w:eastAsia="Aptos" w:hAnsi="Aptos" w:cs="Aptos"/>
                <w:b/>
                <w:bCs/>
                <w:color w:val="000000" w:themeColor="text1"/>
              </w:rPr>
              <w:t xml:space="preserve">Question types and space considerations: </w:t>
            </w:r>
          </w:p>
          <w:p w14:paraId="1358E6FC" w14:textId="296E830D" w:rsidR="0A843228" w:rsidRDefault="0A843228" w:rsidP="0A843228">
            <w:pPr>
              <w:pStyle w:val="ListParagraph"/>
              <w:numPr>
                <w:ilvl w:val="0"/>
                <w:numId w:val="31"/>
              </w:numPr>
              <w:spacing w:line="257" w:lineRule="auto"/>
              <w:rPr>
                <w:rFonts w:ascii="Aptos" w:eastAsia="Aptos" w:hAnsi="Aptos" w:cs="Aptos"/>
                <w:color w:val="000000" w:themeColor="text1"/>
                <w:highlight w:val="cyan"/>
              </w:rPr>
            </w:pPr>
            <w:r w:rsidRPr="0A843228">
              <w:rPr>
                <w:rFonts w:ascii="Aptos" w:eastAsia="Aptos" w:hAnsi="Aptos" w:cs="Aptos"/>
                <w:color w:val="000000" w:themeColor="text1"/>
                <w:highlight w:val="cyan"/>
              </w:rPr>
              <w:t>Aim to author at least 75% of v1 POYO problems for v2.</w:t>
            </w:r>
            <w:r w:rsidRPr="0A843228">
              <w:rPr>
                <w:rFonts w:ascii="Aptos" w:eastAsia="Aptos" w:hAnsi="Aptos" w:cs="Aptos"/>
                <w:color w:val="000000" w:themeColor="text1"/>
              </w:rPr>
              <w:t xml:space="preserve"> </w:t>
            </w:r>
          </w:p>
          <w:p w14:paraId="673EBCD8" w14:textId="03F5BEC5" w:rsidR="0A843228" w:rsidRDefault="0A843228" w:rsidP="0A843228">
            <w:pPr>
              <w:pStyle w:val="ListParagraph"/>
              <w:numPr>
                <w:ilvl w:val="0"/>
                <w:numId w:val="31"/>
              </w:numPr>
              <w:spacing w:line="257" w:lineRule="auto"/>
              <w:rPr>
                <w:rFonts w:ascii="Aptos" w:eastAsia="Aptos" w:hAnsi="Aptos" w:cs="Aptos"/>
                <w:color w:val="000000" w:themeColor="text1"/>
              </w:rPr>
            </w:pPr>
            <w:r w:rsidRPr="0A843228">
              <w:rPr>
                <w:rFonts w:ascii="Aptos" w:eastAsia="Aptos" w:hAnsi="Aptos" w:cs="Aptos"/>
                <w:color w:val="000000" w:themeColor="text1"/>
              </w:rPr>
              <w:t xml:space="preserve">Refer to the </w:t>
            </w:r>
            <w:hyperlink r:id="rId306">
              <w:r w:rsidRPr="0A843228">
                <w:rPr>
                  <w:rStyle w:val="Hyperlink"/>
                  <w:rFonts w:ascii="Aptos" w:eastAsia="Aptos" w:hAnsi="Aptos" w:cs="Aptos"/>
                </w:rPr>
                <w:t>A1 v2 L8.1 POYO (Consumable) pour</w:t>
              </w:r>
            </w:hyperlink>
            <w:r w:rsidRPr="0A843228">
              <w:rPr>
                <w:rFonts w:ascii="Aptos" w:eastAsia="Aptos" w:hAnsi="Aptos" w:cs="Aptos"/>
                <w:color w:val="000000" w:themeColor="text1"/>
              </w:rPr>
              <w:t xml:space="preserve"> for examples around how different question types take up space to inform your problem choices </w:t>
            </w:r>
          </w:p>
          <w:p w14:paraId="676A2CA4" w14:textId="05A6DBE2" w:rsidR="0A843228" w:rsidRDefault="2755D186" w:rsidP="0A843228">
            <w:pPr>
              <w:pStyle w:val="ListParagraph"/>
              <w:numPr>
                <w:ilvl w:val="0"/>
                <w:numId w:val="31"/>
              </w:numPr>
              <w:spacing w:line="257" w:lineRule="auto"/>
              <w:rPr>
                <w:rFonts w:ascii="Aptos" w:eastAsia="Aptos" w:hAnsi="Aptos" w:cs="Aptos"/>
                <w:color w:val="000000" w:themeColor="text1"/>
              </w:rPr>
            </w:pPr>
            <w:r w:rsidRPr="2755D186">
              <w:rPr>
                <w:rFonts w:ascii="Aptos" w:eastAsia="Aptos" w:hAnsi="Aptos" w:cs="Aptos"/>
                <w:color w:val="000000" w:themeColor="text1"/>
              </w:rPr>
              <w:t xml:space="preserve">Continue to flag any POYO problems that </w:t>
            </w:r>
            <w:r w:rsidRPr="2755D186">
              <w:t>could possibly be cut in case there is still eventual overset</w:t>
            </w:r>
            <w:r w:rsidRPr="2755D186">
              <w:rPr>
                <w:rFonts w:ascii="Aptos" w:eastAsia="Aptos" w:hAnsi="Aptos" w:cs="Aptos"/>
                <w:color w:val="000000" w:themeColor="text1"/>
              </w:rPr>
              <w:t xml:space="preserve"> (see POYO Guidelines)</w:t>
            </w:r>
          </w:p>
          <w:p w14:paraId="095CFA21" w14:textId="2FC076C4" w:rsidR="0A843228" w:rsidRDefault="0A843228" w:rsidP="2755D186">
            <w:pPr>
              <w:spacing w:line="257" w:lineRule="auto"/>
              <w:rPr>
                <w:rFonts w:ascii="Aptos" w:eastAsia="Aptos" w:hAnsi="Aptos" w:cs="Aptos"/>
                <w:b/>
                <w:bCs/>
                <w:color w:val="000000" w:themeColor="text1"/>
              </w:rPr>
            </w:pPr>
          </w:p>
          <w:p w14:paraId="0E425B0F" w14:textId="417222C2" w:rsidR="0A843228" w:rsidRDefault="2755D186" w:rsidP="2755D186">
            <w:pPr>
              <w:spacing w:line="257" w:lineRule="auto"/>
              <w:rPr>
                <w:rFonts w:ascii="Aptos" w:eastAsia="Aptos" w:hAnsi="Aptos" w:cs="Aptos"/>
                <w:b/>
                <w:bCs/>
                <w:color w:val="000000" w:themeColor="text1"/>
              </w:rPr>
            </w:pPr>
            <w:r w:rsidRPr="2755D186">
              <w:rPr>
                <w:rFonts w:ascii="Aptos" w:eastAsia="Aptos" w:hAnsi="Aptos" w:cs="Aptos"/>
                <w:b/>
                <w:bCs/>
                <w:color w:val="000000" w:themeColor="text1"/>
              </w:rPr>
              <w:t>How to account for the cut POYO v1 problems in the Megatracker:</w:t>
            </w:r>
          </w:p>
          <w:p w14:paraId="672D8F3E" w14:textId="0A05789B" w:rsidR="0A843228" w:rsidRDefault="2755D186" w:rsidP="2755D186">
            <w:pPr>
              <w:pStyle w:val="ListParagraph"/>
              <w:numPr>
                <w:ilvl w:val="0"/>
                <w:numId w:val="25"/>
              </w:numPr>
              <w:spacing w:line="257" w:lineRule="auto"/>
              <w:rPr>
                <w:rFonts w:ascii="Aptos" w:eastAsia="Aptos" w:hAnsi="Aptos" w:cs="Aptos"/>
                <w:color w:val="000000" w:themeColor="text1"/>
              </w:rPr>
            </w:pPr>
            <w:r w:rsidRPr="2755D186">
              <w:rPr>
                <w:rFonts w:ascii="Aptos" w:eastAsia="Aptos" w:hAnsi="Aptos" w:cs="Aptos"/>
                <w:color w:val="000000" w:themeColor="text1"/>
              </w:rPr>
              <w:t xml:space="preserve">Access the Item/Task Level: </w:t>
            </w:r>
            <w:hyperlink r:id="rId307">
              <w:r w:rsidRPr="2755D186">
                <w:rPr>
                  <w:rStyle w:val="Hyperlink"/>
                  <w:rFonts w:ascii="Aptos" w:eastAsia="Aptos" w:hAnsi="Aptos" w:cs="Aptos"/>
                </w:rPr>
                <w:t>IM V2/CA Mega Tracker 6-A1</w:t>
              </w:r>
            </w:hyperlink>
          </w:p>
          <w:p w14:paraId="7C8C3FA9" w14:textId="5B6D5834" w:rsidR="0A843228" w:rsidRDefault="2755D186" w:rsidP="2755D186">
            <w:pPr>
              <w:pStyle w:val="ListParagraph"/>
              <w:numPr>
                <w:ilvl w:val="0"/>
                <w:numId w:val="25"/>
              </w:numPr>
              <w:spacing w:line="257" w:lineRule="auto"/>
              <w:rPr>
                <w:rFonts w:ascii="Aptos" w:eastAsia="Aptos" w:hAnsi="Aptos" w:cs="Aptos"/>
                <w:color w:val="000000" w:themeColor="text1"/>
              </w:rPr>
            </w:pPr>
            <w:r w:rsidRPr="2755D186">
              <w:rPr>
                <w:rFonts w:ascii="Aptos" w:eastAsia="Aptos" w:hAnsi="Aptos" w:cs="Aptos"/>
                <w:color w:val="000000" w:themeColor="text1"/>
              </w:rPr>
              <w:t>Find the row for the corresponding v1 problem that is being cut.</w:t>
            </w:r>
          </w:p>
          <w:p w14:paraId="38E9C845" w14:textId="33E6E9D7" w:rsidR="0A843228" w:rsidRDefault="2755D186" w:rsidP="2755D186">
            <w:pPr>
              <w:pStyle w:val="ListParagraph"/>
              <w:numPr>
                <w:ilvl w:val="0"/>
                <w:numId w:val="25"/>
              </w:numPr>
              <w:spacing w:line="257" w:lineRule="auto"/>
              <w:rPr>
                <w:rFonts w:ascii="Aptos" w:eastAsia="Aptos" w:hAnsi="Aptos" w:cs="Aptos"/>
                <w:color w:val="000000" w:themeColor="text1"/>
              </w:rPr>
            </w:pPr>
            <w:r w:rsidRPr="2755D186">
              <w:rPr>
                <w:rFonts w:ascii="Aptos" w:eastAsia="Aptos" w:hAnsi="Aptos" w:cs="Aptos"/>
                <w:color w:val="000000" w:themeColor="text1"/>
              </w:rPr>
              <w:t>Within this row, delete the content in following columns:</w:t>
            </w:r>
          </w:p>
          <w:p w14:paraId="2D9B3051" w14:textId="066DC3DC" w:rsidR="0A843228" w:rsidRDefault="2755D186" w:rsidP="2755D186">
            <w:pPr>
              <w:pStyle w:val="ListParagraph"/>
              <w:numPr>
                <w:ilvl w:val="1"/>
                <w:numId w:val="25"/>
              </w:numPr>
              <w:spacing w:line="257" w:lineRule="auto"/>
              <w:rPr>
                <w:rFonts w:ascii="Aptos" w:eastAsia="Aptos" w:hAnsi="Aptos" w:cs="Aptos"/>
                <w:color w:val="000000" w:themeColor="text1"/>
              </w:rPr>
            </w:pPr>
            <w:r w:rsidRPr="2755D186">
              <w:rPr>
                <w:rFonts w:ascii="Aptos" w:eastAsia="Aptos" w:hAnsi="Aptos" w:cs="Aptos"/>
                <w:color w:val="000000" w:themeColor="text1"/>
              </w:rPr>
              <w:t>CA/V2 Mod &amp; Lesson</w:t>
            </w:r>
          </w:p>
          <w:p w14:paraId="2C664936" w14:textId="56EC2605" w:rsidR="0A843228" w:rsidRDefault="2755D186" w:rsidP="2755D186">
            <w:pPr>
              <w:pStyle w:val="ListParagraph"/>
              <w:numPr>
                <w:ilvl w:val="1"/>
                <w:numId w:val="25"/>
              </w:numPr>
              <w:spacing w:line="257" w:lineRule="auto"/>
              <w:rPr>
                <w:rFonts w:ascii="Aptos" w:eastAsia="Aptos" w:hAnsi="Aptos" w:cs="Aptos"/>
                <w:color w:val="000000" w:themeColor="text1"/>
              </w:rPr>
            </w:pPr>
            <w:r w:rsidRPr="2755D186">
              <w:rPr>
                <w:rFonts w:ascii="Aptos" w:eastAsia="Aptos" w:hAnsi="Aptos" w:cs="Aptos"/>
                <w:color w:val="000000" w:themeColor="text1"/>
              </w:rPr>
              <w:t>CA/V2 Section</w:t>
            </w:r>
          </w:p>
          <w:p w14:paraId="0AF85F7D" w14:textId="21FE7E47" w:rsidR="0A843228" w:rsidRDefault="2755D186" w:rsidP="2755D186">
            <w:pPr>
              <w:pStyle w:val="ListParagraph"/>
              <w:numPr>
                <w:ilvl w:val="1"/>
                <w:numId w:val="25"/>
              </w:numPr>
              <w:spacing w:line="257" w:lineRule="auto"/>
              <w:rPr>
                <w:rFonts w:ascii="Aptos" w:eastAsia="Aptos" w:hAnsi="Aptos" w:cs="Aptos"/>
                <w:color w:val="000000" w:themeColor="text1"/>
              </w:rPr>
            </w:pPr>
            <w:r w:rsidRPr="2755D186">
              <w:rPr>
                <w:rFonts w:ascii="Aptos" w:eastAsia="Aptos" w:hAnsi="Aptos" w:cs="Aptos"/>
                <w:color w:val="000000" w:themeColor="text1"/>
              </w:rPr>
              <w:t xml:space="preserve">CA/V2 Position </w:t>
            </w:r>
          </w:p>
          <w:p w14:paraId="7E39E2FD" w14:textId="1F336B93" w:rsidR="0A843228" w:rsidRDefault="2755D186" w:rsidP="2755D186">
            <w:pPr>
              <w:pStyle w:val="ListParagraph"/>
              <w:numPr>
                <w:ilvl w:val="0"/>
                <w:numId w:val="25"/>
              </w:numPr>
              <w:spacing w:line="257" w:lineRule="auto"/>
              <w:rPr>
                <w:rFonts w:ascii="Aptos" w:eastAsia="Aptos" w:hAnsi="Aptos" w:cs="Aptos"/>
                <w:color w:val="000000" w:themeColor="text1"/>
              </w:rPr>
            </w:pPr>
            <w:r w:rsidRPr="2755D186">
              <w:rPr>
                <w:rFonts w:ascii="Aptos" w:eastAsia="Aptos" w:hAnsi="Aptos" w:cs="Aptos"/>
                <w:color w:val="000000" w:themeColor="text1"/>
              </w:rPr>
              <w:t xml:space="preserve">The three v1 columns’ content remains, and all other columns do </w:t>
            </w:r>
            <w:r w:rsidRPr="2755D186">
              <w:rPr>
                <w:rFonts w:ascii="Aptos" w:eastAsia="Aptos" w:hAnsi="Aptos" w:cs="Aptos"/>
                <w:b/>
                <w:bCs/>
                <w:color w:val="000000" w:themeColor="text1"/>
              </w:rPr>
              <w:t>not</w:t>
            </w:r>
            <w:r w:rsidRPr="2755D186">
              <w:rPr>
                <w:rFonts w:ascii="Aptos" w:eastAsia="Aptos" w:hAnsi="Aptos" w:cs="Aptos"/>
                <w:color w:val="000000" w:themeColor="text1"/>
              </w:rPr>
              <w:t xml:space="preserve"> need to be completed.</w:t>
            </w:r>
          </w:p>
        </w:tc>
      </w:tr>
    </w:tbl>
    <w:p w14:paraId="36FE3FC6" w14:textId="77777777" w:rsidR="00165C4B" w:rsidRDefault="00165C4B" w:rsidP="00165C4B">
      <w:pPr>
        <w:rPr>
          <w:color w:val="000000" w:themeColor="text1"/>
        </w:rPr>
      </w:pPr>
    </w:p>
    <w:p w14:paraId="52E165FF" w14:textId="712FAA2B" w:rsidR="00165C4B" w:rsidRDefault="2755D186" w:rsidP="2755D186">
      <w:pPr>
        <w:jc w:val="right"/>
        <w:rPr>
          <w:i/>
          <w:iCs/>
          <w:color w:val="000000" w:themeColor="text1"/>
        </w:rPr>
      </w:pPr>
      <w:r w:rsidRPr="2755D186">
        <w:rPr>
          <w:i/>
          <w:iCs/>
          <w:color w:val="000000" w:themeColor="text1"/>
        </w:rPr>
        <w:lastRenderedPageBreak/>
        <w:t>See resources below</w:t>
      </w:r>
    </w:p>
    <w:p w14:paraId="2C12C406" w14:textId="77777777" w:rsidR="00165C4B" w:rsidRDefault="00165C4B" w:rsidP="00165C4B">
      <w:pPr>
        <w:rPr>
          <w:b/>
          <w:bCs/>
          <w:color w:val="7F7F7F" w:themeColor="text1" w:themeTint="80"/>
        </w:rPr>
      </w:pPr>
    </w:p>
    <w:p w14:paraId="2CBC3BAA" w14:textId="77777777" w:rsidR="00FE44A0" w:rsidRDefault="00FE44A0" w:rsidP="00FE44A0">
      <w:bookmarkStart w:id="219" w:name="_Toc164191840"/>
      <w:bookmarkStart w:id="220" w:name="_Toc167311866"/>
      <w:r w:rsidRPr="3334A5BE">
        <w:rPr>
          <w:b/>
          <w:bCs/>
        </w:rPr>
        <w:t>Resources:</w:t>
      </w:r>
      <w:r w:rsidRPr="3334A5BE">
        <w:t xml:space="preserve"> </w:t>
      </w:r>
    </w:p>
    <w:p w14:paraId="4C49C0A6" w14:textId="10E3D291" w:rsidR="00FE44A0" w:rsidRPr="00CC2C61" w:rsidRDefault="5609DC12" w:rsidP="00FE44A0">
      <w:pPr>
        <w:pStyle w:val="ListParagraph"/>
        <w:numPr>
          <w:ilvl w:val="0"/>
          <w:numId w:val="656"/>
        </w:numPr>
      </w:pPr>
      <w:r w:rsidRPr="5609DC12">
        <w:rPr>
          <w:color w:val="4EA72E" w:themeColor="accent6"/>
        </w:rPr>
        <w:t xml:space="preserve">IM_CA_G#_TOC.xlsx </w:t>
      </w:r>
      <w:r>
        <w:t>(</w:t>
      </w:r>
      <w:hyperlink r:id="rId308">
        <w:r w:rsidRPr="5609DC12">
          <w:rPr>
            <w:rStyle w:val="Hyperlink"/>
          </w:rPr>
          <w:t>Box Folder</w:t>
        </w:r>
      </w:hyperlink>
      <w:r>
        <w:t>)</w:t>
      </w:r>
    </w:p>
    <w:p w14:paraId="44707C9E" w14:textId="5EC3A216" w:rsidR="00FE44A0" w:rsidRPr="00CC2C61" w:rsidRDefault="5609DC12" w:rsidP="00FE44A0">
      <w:pPr>
        <w:pStyle w:val="ListParagraph"/>
        <w:numPr>
          <w:ilvl w:val="0"/>
          <w:numId w:val="656"/>
        </w:numPr>
      </w:pPr>
      <w:r w:rsidRPr="5609DC12">
        <w:rPr>
          <w:color w:val="0070C0"/>
        </w:rPr>
        <w:t xml:space="preserve">IM_CA_G#_New &amp; Revised Lessons.docx </w:t>
      </w:r>
      <w:r>
        <w:t>(</w:t>
      </w:r>
      <w:hyperlink r:id="rId309">
        <w:r w:rsidRPr="5609DC12">
          <w:rPr>
            <w:rStyle w:val="Hyperlink"/>
          </w:rPr>
          <w:t>Box Folder</w:t>
        </w:r>
      </w:hyperlink>
      <w:r>
        <w:t>)</w:t>
      </w:r>
    </w:p>
    <w:p w14:paraId="2A698AD9" w14:textId="3E5603B5" w:rsidR="00FE44A0" w:rsidRPr="00CC2C61" w:rsidRDefault="244EF69F" w:rsidP="00FE44A0">
      <w:pPr>
        <w:pStyle w:val="ListParagraph"/>
        <w:numPr>
          <w:ilvl w:val="0"/>
          <w:numId w:val="656"/>
        </w:numPr>
      </w:pPr>
      <w:r w:rsidRPr="244EF69F">
        <w:rPr>
          <w:color w:val="C00000"/>
        </w:rPr>
        <w:t xml:space="preserve">Into Math v1 TE.pdf </w:t>
      </w:r>
      <w:r>
        <w:t>(</w:t>
      </w:r>
      <w:hyperlink r:id="rId310">
        <w:r w:rsidRPr="244EF69F">
          <w:rPr>
            <w:rStyle w:val="Hyperlink"/>
          </w:rPr>
          <w:t>Box Folder</w:t>
        </w:r>
      </w:hyperlink>
      <w:r>
        <w:t>)</w:t>
      </w:r>
    </w:p>
    <w:p w14:paraId="2E006B51" w14:textId="77777777" w:rsidR="00FE44A0" w:rsidRDefault="244EF69F" w:rsidP="00FE44A0">
      <w:pPr>
        <w:pStyle w:val="ListParagraph"/>
        <w:numPr>
          <w:ilvl w:val="0"/>
          <w:numId w:val="656"/>
        </w:numPr>
      </w:pPr>
      <w:r w:rsidRPr="244EF69F">
        <w:rPr>
          <w:color w:val="FFC000"/>
        </w:rPr>
        <w:t>Learnosity OYO or CU Activity</w:t>
      </w:r>
      <w:r w:rsidRPr="244EF69F">
        <w:rPr>
          <w:color w:val="C00000"/>
        </w:rPr>
        <w:t xml:space="preserve"> </w:t>
      </w:r>
      <w:r>
        <w:t>(</w:t>
      </w:r>
      <w:hyperlink r:id="rId311" w:anchor="/dashboard">
        <w:r w:rsidRPr="244EF69F">
          <w:rPr>
            <w:rStyle w:val="Hyperlink"/>
          </w:rPr>
          <w:t>Ed Platform</w:t>
        </w:r>
      </w:hyperlink>
      <w:r>
        <w:t>)</w:t>
      </w:r>
    </w:p>
    <w:p w14:paraId="6121DD03" w14:textId="77777777" w:rsidR="00FE44A0" w:rsidRDefault="5609DC12" w:rsidP="00FE44A0">
      <w:pPr>
        <w:pStyle w:val="ListParagraph"/>
        <w:numPr>
          <w:ilvl w:val="0"/>
          <w:numId w:val="656"/>
        </w:numPr>
      </w:pPr>
      <w:r w:rsidRPr="5609DC12">
        <w:rPr>
          <w:color w:val="0070C0"/>
        </w:rPr>
        <w:t xml:space="preserve">EMM.docx </w:t>
      </w:r>
      <w:r>
        <w:t>(</w:t>
      </w:r>
      <w:hyperlink r:id="rId312">
        <w:r w:rsidRPr="5609DC12">
          <w:rPr>
            <w:rStyle w:val="Hyperlink"/>
          </w:rPr>
          <w:t>Box Folder</w:t>
        </w:r>
      </w:hyperlink>
      <w:r>
        <w:t>)</w:t>
      </w:r>
    </w:p>
    <w:p w14:paraId="6B28AD14" w14:textId="77777777" w:rsidR="00FE44A0" w:rsidRPr="00CC2C61" w:rsidRDefault="244EF69F" w:rsidP="00FE44A0">
      <w:pPr>
        <w:pStyle w:val="ListParagraph"/>
        <w:numPr>
          <w:ilvl w:val="0"/>
          <w:numId w:val="656"/>
        </w:numPr>
      </w:pPr>
      <w:r w:rsidRPr="244EF69F">
        <w:rPr>
          <w:rFonts w:eastAsiaTheme="minorEastAsia"/>
          <w:color w:val="C00000"/>
        </w:rPr>
        <w:t>Math Item Specs Guide.pdf</w:t>
      </w:r>
      <w:r w:rsidRPr="244EF69F">
        <w:rPr>
          <w:color w:val="0070C0"/>
        </w:rPr>
        <w:t xml:space="preserve"> </w:t>
      </w:r>
      <w:r>
        <w:t>(</w:t>
      </w:r>
      <w:hyperlink r:id="rId313">
        <w:r w:rsidRPr="244EF69F">
          <w:rPr>
            <w:rStyle w:val="Hyperlink"/>
          </w:rPr>
          <w:t>Box Folder</w:t>
        </w:r>
      </w:hyperlink>
      <w:r>
        <w:t>)</w:t>
      </w:r>
    </w:p>
    <w:p w14:paraId="1284D52D" w14:textId="66E48FD7" w:rsidR="00FE44A0" w:rsidRDefault="244EF69F" w:rsidP="00FE44A0">
      <w:pPr>
        <w:pStyle w:val="ListParagraph"/>
        <w:numPr>
          <w:ilvl w:val="0"/>
          <w:numId w:val="656"/>
        </w:numPr>
      </w:pPr>
      <w:r w:rsidRPr="244EF69F">
        <w:rPr>
          <w:color w:val="4DA62E"/>
        </w:rPr>
        <w:t xml:space="preserve">Manually Scored Items by Standard &amp; Lesson.xlsx </w:t>
      </w:r>
      <w:r>
        <w:t>(</w:t>
      </w:r>
      <w:hyperlink r:id="rId314">
        <w:r w:rsidRPr="244EF69F">
          <w:rPr>
            <w:rStyle w:val="Hyperlink"/>
          </w:rPr>
          <w:t>Box Folder</w:t>
        </w:r>
      </w:hyperlink>
      <w:r>
        <w:t>)</w:t>
      </w:r>
    </w:p>
    <w:p w14:paraId="0CF2CB09" w14:textId="77777777" w:rsidR="00FE44A0" w:rsidRDefault="244EF69F" w:rsidP="00FE44A0">
      <w:pPr>
        <w:pStyle w:val="ListParagraph"/>
        <w:numPr>
          <w:ilvl w:val="0"/>
          <w:numId w:val="656"/>
        </w:numPr>
      </w:pPr>
      <w:r w:rsidRPr="244EF69F">
        <w:rPr>
          <w:rFonts w:eastAsiaTheme="minorEastAsia"/>
          <w:color w:val="C00000"/>
        </w:rPr>
        <w:t xml:space="preserve">Depth of Knowledge.pdf </w:t>
      </w:r>
      <w:r>
        <w:t>(</w:t>
      </w:r>
      <w:hyperlink r:id="rId315">
        <w:r w:rsidRPr="244EF69F">
          <w:rPr>
            <w:rStyle w:val="Hyperlink"/>
          </w:rPr>
          <w:t>Box Folder</w:t>
        </w:r>
      </w:hyperlink>
      <w:r>
        <w:t>)</w:t>
      </w:r>
    </w:p>
    <w:p w14:paraId="5963C7C6" w14:textId="15F4DBD5" w:rsidR="00FE44A0" w:rsidRPr="00FE44A0" w:rsidRDefault="244EF69F" w:rsidP="00FE44A0">
      <w:pPr>
        <w:pStyle w:val="ListParagraph"/>
        <w:numPr>
          <w:ilvl w:val="0"/>
          <w:numId w:val="656"/>
        </w:numPr>
      </w:pPr>
      <w:r w:rsidRPr="244EF69F">
        <w:rPr>
          <w:rFonts w:eastAsiaTheme="minorEastAsia"/>
          <w:color w:val="4DA62E"/>
        </w:rPr>
        <w:t>Learning Spine to Standards Mapping.xlsx</w:t>
      </w:r>
      <w:r>
        <w:t xml:space="preserve"> (</w:t>
      </w:r>
      <w:hyperlink r:id="rId316">
        <w:r w:rsidRPr="244EF69F">
          <w:rPr>
            <w:rStyle w:val="Hyperlink"/>
          </w:rPr>
          <w:t>Box Folder</w:t>
        </w:r>
      </w:hyperlink>
      <w:r>
        <w:t>)</w:t>
      </w:r>
    </w:p>
    <w:p w14:paraId="5CD822DA" w14:textId="5F1E5AFB" w:rsidR="244EF69F" w:rsidRDefault="244EF69F" w:rsidP="244EF69F">
      <w:pPr>
        <w:pStyle w:val="ListParagraph"/>
        <w:numPr>
          <w:ilvl w:val="0"/>
          <w:numId w:val="656"/>
        </w:numPr>
      </w:pPr>
      <w:r w:rsidRPr="244EF69F">
        <w:t>Images Guidelines and Workflow (</w:t>
      </w:r>
      <w:hyperlink r:id="rId317">
        <w:r w:rsidRPr="244EF69F">
          <w:rPr>
            <w:rStyle w:val="Hyperlink"/>
          </w:rPr>
          <w:t>Box Folder</w:t>
        </w:r>
      </w:hyperlink>
      <w:r w:rsidRPr="244EF69F">
        <w:t>)</w:t>
      </w:r>
    </w:p>
    <w:p w14:paraId="5B42965D" w14:textId="31DEE6F6" w:rsidR="244EF69F" w:rsidRDefault="244EF69F" w:rsidP="244EF69F">
      <w:pPr>
        <w:pStyle w:val="ListParagraph"/>
        <w:numPr>
          <w:ilvl w:val="0"/>
          <w:numId w:val="656"/>
        </w:numPr>
      </w:pPr>
      <w:r w:rsidRPr="244EF69F">
        <w:t>Alt text guidelines (</w:t>
      </w:r>
      <w:hyperlink r:id="rId318">
        <w:r w:rsidRPr="244EF69F">
          <w:rPr>
            <w:rStyle w:val="Hyperlink"/>
          </w:rPr>
          <w:t>Box Folder</w:t>
        </w:r>
      </w:hyperlink>
      <w:r w:rsidRPr="244EF69F">
        <w:t>)</w:t>
      </w:r>
    </w:p>
    <w:p w14:paraId="49886CCB" w14:textId="4A9F8496" w:rsidR="000F63A7" w:rsidRDefault="000F63A7" w:rsidP="244EF69F">
      <w:pPr>
        <w:pStyle w:val="ListParagraph"/>
        <w:numPr>
          <w:ilvl w:val="0"/>
          <w:numId w:val="656"/>
        </w:numPr>
      </w:pPr>
      <w:r w:rsidRPr="000F63A7">
        <w:t>Open Middle EMM Integration Guidelines</w:t>
      </w:r>
      <w:r>
        <w:t xml:space="preserve"> (</w:t>
      </w:r>
      <w:hyperlink r:id="rId319" w:history="1">
        <w:r w:rsidRPr="000F63A7">
          <w:rPr>
            <w:rStyle w:val="Hyperlink"/>
          </w:rPr>
          <w:t>Box Folder</w:t>
        </w:r>
      </w:hyperlink>
      <w:r>
        <w:t>)</w:t>
      </w:r>
    </w:p>
    <w:p w14:paraId="3BFFAC17" w14:textId="77777777" w:rsidR="00FE44A0" w:rsidRDefault="00FE44A0" w:rsidP="00FE44A0">
      <w:pPr>
        <w:rPr>
          <w:color w:val="4EA72E" w:themeColor="accent6"/>
        </w:rPr>
      </w:pPr>
    </w:p>
    <w:p w14:paraId="12E2AD47" w14:textId="1D1E3A63" w:rsidR="00FE44A0" w:rsidRPr="00FE44A0" w:rsidRDefault="00FE44A0" w:rsidP="00FE44A0">
      <w:pPr>
        <w:rPr>
          <w:color w:val="4EA72E" w:themeColor="accent6"/>
        </w:rPr>
      </w:pPr>
      <w:r>
        <w:rPr>
          <w:color w:val="4EA72E" w:themeColor="accent6"/>
        </w:rPr>
        <w:br w:type="page"/>
      </w:r>
    </w:p>
    <w:p w14:paraId="770AE305" w14:textId="77777777" w:rsidR="00165C4B" w:rsidRPr="004A461A" w:rsidRDefault="282B746D" w:rsidP="00165C4B">
      <w:pPr>
        <w:pStyle w:val="Heading1"/>
      </w:pPr>
      <w:bookmarkStart w:id="221" w:name="_Toc1960730243"/>
      <w:r>
        <w:lastRenderedPageBreak/>
        <w:t>Module Level Guidelines</w:t>
      </w:r>
      <w:bookmarkEnd w:id="219"/>
      <w:bookmarkEnd w:id="220"/>
      <w:bookmarkEnd w:id="221"/>
    </w:p>
    <w:p w14:paraId="77B436CA" w14:textId="77777777" w:rsidR="00165C4B" w:rsidRPr="004A461A" w:rsidRDefault="282B746D" w:rsidP="282B746D">
      <w:pPr>
        <w:pStyle w:val="Heading2"/>
        <w:rPr>
          <w:i/>
          <w:iCs/>
        </w:rPr>
      </w:pPr>
      <w:bookmarkStart w:id="222" w:name="_Toc167311867"/>
      <w:bookmarkStart w:id="223" w:name="_Toc865217323"/>
      <w:r>
        <w:t>Module Opener Guidelines</w:t>
      </w:r>
      <w:bookmarkEnd w:id="222"/>
      <w:bookmarkEnd w:id="223"/>
    </w:p>
    <w:p w14:paraId="57A6ECE0" w14:textId="77777777" w:rsidR="00165C4B" w:rsidRDefault="282B746D" w:rsidP="00165C4B">
      <w:pPr>
        <w:pStyle w:val="Heading3"/>
      </w:pPr>
      <w:bookmarkStart w:id="224" w:name="_Toc167311868"/>
      <w:bookmarkStart w:id="225" w:name="_Toc1413945529"/>
      <w:r>
        <w:t>Module Planning</w:t>
      </w:r>
      <w:bookmarkEnd w:id="224"/>
      <w:bookmarkEnd w:id="225"/>
    </w:p>
    <w:p w14:paraId="648CFBBD" w14:textId="493F290F" w:rsidR="3D305D7A" w:rsidRDefault="3D305D7A" w:rsidP="3D305D7A">
      <w:pPr>
        <w:pStyle w:val="ListParagraph"/>
        <w:numPr>
          <w:ilvl w:val="0"/>
          <w:numId w:val="346"/>
        </w:numPr>
        <w:rPr>
          <w:rFonts w:ascii="Aptos" w:eastAsia="Aptos" w:hAnsi="Aptos" w:cs="Aptos"/>
        </w:rPr>
      </w:pPr>
      <w:r w:rsidRPr="3D305D7A">
        <w:rPr>
          <w:rFonts w:ascii="Aptos" w:eastAsia="Aptos" w:hAnsi="Aptos" w:cs="Aptos"/>
        </w:rPr>
        <w:t>Introduction</w:t>
      </w:r>
    </w:p>
    <w:p w14:paraId="6B03849B" w14:textId="2CD0611D" w:rsidR="3D305D7A" w:rsidRDefault="3D305D7A" w:rsidP="3D305D7A">
      <w:pPr>
        <w:pStyle w:val="ListParagraph"/>
        <w:numPr>
          <w:ilvl w:val="1"/>
          <w:numId w:val="345"/>
        </w:numPr>
        <w:rPr>
          <w:rFonts w:ascii="Aptos" w:eastAsia="Aptos" w:hAnsi="Aptos" w:cs="Aptos"/>
          <w:color w:val="000000" w:themeColor="text1"/>
        </w:rPr>
      </w:pPr>
      <w:r w:rsidRPr="3D305D7A">
        <w:rPr>
          <w:rFonts w:ascii="Aptos" w:eastAsia="Aptos" w:hAnsi="Aptos" w:cs="Aptos"/>
          <w:color w:val="000000" w:themeColor="text1"/>
        </w:rPr>
        <w:t>In the TE, each module begins with planning pages that prepare teachers to teach the content of the module. The planning pages include a list of the California standards addressed in the module (CA version only), a learning progression summarizing the skills taught in the module and related skills students learned previously or will learn in the future, information about how much instructional time each part of the module will take, a learning objective and list of materials needed for each lesson, and support for academic language development and multilingual learners.</w:t>
      </w:r>
    </w:p>
    <w:p w14:paraId="1390015C" w14:textId="55365CD1" w:rsidR="3D305D7A" w:rsidRDefault="3D305D7A" w:rsidP="3D305D7A">
      <w:pPr>
        <w:pStyle w:val="ListParagraph"/>
        <w:numPr>
          <w:ilvl w:val="1"/>
          <w:numId w:val="345"/>
        </w:numPr>
        <w:rPr>
          <w:rFonts w:ascii="Aptos" w:eastAsia="Aptos" w:hAnsi="Aptos" w:cs="Aptos"/>
          <w:color w:val="000000" w:themeColor="text1"/>
        </w:rPr>
      </w:pPr>
      <w:r w:rsidRPr="3D305D7A">
        <w:rPr>
          <w:rFonts w:ascii="Aptos" w:eastAsia="Aptos" w:hAnsi="Aptos" w:cs="Aptos"/>
          <w:color w:val="000000" w:themeColor="text1"/>
        </w:rPr>
        <w:t>In the SE, the module opener pages include a list of the CA standards addressed in the module (CA version only) as well as a bulleted list of Key Topics that summarize what students will learn in the module.</w:t>
      </w:r>
    </w:p>
    <w:p w14:paraId="79D635FE" w14:textId="16B004DE" w:rsidR="3D305D7A" w:rsidRDefault="3D305D7A" w:rsidP="3D305D7A">
      <w:pPr>
        <w:pStyle w:val="ListParagraph"/>
        <w:numPr>
          <w:ilvl w:val="1"/>
          <w:numId w:val="345"/>
        </w:numPr>
        <w:rPr>
          <w:rFonts w:ascii="Aptos" w:eastAsia="Aptos" w:hAnsi="Aptos" w:cs="Aptos"/>
          <w:color w:val="000000" w:themeColor="text1"/>
        </w:rPr>
      </w:pPr>
      <w:r w:rsidRPr="3D305D7A">
        <w:rPr>
          <w:rFonts w:ascii="Aptos" w:eastAsia="Aptos" w:hAnsi="Aptos" w:cs="Aptos"/>
          <w:color w:val="000000" w:themeColor="text1"/>
        </w:rPr>
        <w:t>The EMM Module Opener template has places to enter all content that appears in the SE and TE module opener pages.</w:t>
      </w:r>
    </w:p>
    <w:p w14:paraId="00D887F1" w14:textId="2837C2AA" w:rsidR="3D305D7A" w:rsidRDefault="3D305D7A" w:rsidP="3D305D7A">
      <w:pPr>
        <w:pStyle w:val="ListParagraph"/>
        <w:numPr>
          <w:ilvl w:val="1"/>
          <w:numId w:val="345"/>
        </w:numPr>
        <w:rPr>
          <w:rFonts w:ascii="Aptos" w:eastAsia="Aptos" w:hAnsi="Aptos" w:cs="Aptos"/>
          <w:color w:val="000000" w:themeColor="text1"/>
        </w:rPr>
      </w:pPr>
      <w:r w:rsidRPr="3D305D7A">
        <w:rPr>
          <w:rFonts w:ascii="Aptos" w:eastAsia="Aptos" w:hAnsi="Aptos" w:cs="Aptos"/>
          <w:color w:val="000000" w:themeColor="text1"/>
        </w:rPr>
        <w:t>There are many places where boilerplate text exists in the module opener pages. Boilerplate text will already be placed in the EMM template, and anything that needs to be inserted or changed around the boilerplate will appear inside brackets.</w:t>
      </w:r>
    </w:p>
    <w:p w14:paraId="644FF5C1" w14:textId="5AD4D8A6" w:rsidR="3D305D7A" w:rsidRDefault="3D305D7A" w:rsidP="3D305D7A">
      <w:pPr>
        <w:pStyle w:val="ListParagraph"/>
        <w:numPr>
          <w:ilvl w:val="0"/>
          <w:numId w:val="346"/>
        </w:numPr>
        <w:ind w:left="540"/>
        <w:rPr>
          <w:rFonts w:ascii="Aptos" w:eastAsia="Aptos" w:hAnsi="Aptos" w:cs="Aptos"/>
        </w:rPr>
      </w:pPr>
      <w:r w:rsidRPr="3D305D7A">
        <w:rPr>
          <w:rFonts w:ascii="Aptos" w:eastAsia="Aptos" w:hAnsi="Aptos" w:cs="Aptos"/>
        </w:rPr>
        <w:t>Steps for Completing EMM Module Opener Template</w:t>
      </w:r>
    </w:p>
    <w:p w14:paraId="7C9ACAA7" w14:textId="2930AAAF" w:rsidR="3D305D7A" w:rsidRDefault="3D305D7A" w:rsidP="3D305D7A">
      <w:pPr>
        <w:pStyle w:val="ListParagraph"/>
        <w:numPr>
          <w:ilvl w:val="1"/>
          <w:numId w:val="346"/>
        </w:numPr>
        <w:rPr>
          <w:rFonts w:ascii="Aptos" w:eastAsia="Aptos" w:hAnsi="Aptos" w:cs="Aptos"/>
        </w:rPr>
      </w:pPr>
      <w:r w:rsidRPr="3D305D7A">
        <w:rPr>
          <w:rFonts w:ascii="Aptos" w:eastAsia="Aptos" w:hAnsi="Aptos" w:cs="Aptos"/>
        </w:rPr>
        <w:t xml:space="preserve">Fill in the information in the blue “V2/CA Module Opener” table. Some of this information can be pulled from the grade-level </w:t>
      </w:r>
      <w:hyperlink r:id="rId320">
        <w:r w:rsidRPr="3D305D7A">
          <w:rPr>
            <w:rStyle w:val="Hyperlink"/>
            <w:rFonts w:ascii="Aptos" w:eastAsia="Aptos" w:hAnsi="Aptos" w:cs="Aptos"/>
            <w:color w:val="467886"/>
          </w:rPr>
          <w:t>Table of Contents</w:t>
        </w:r>
      </w:hyperlink>
      <w:r w:rsidRPr="3D305D7A">
        <w:rPr>
          <w:rFonts w:ascii="Aptos" w:eastAsia="Aptos" w:hAnsi="Aptos" w:cs="Aptos"/>
        </w:rPr>
        <w:t>.</w:t>
      </w:r>
    </w:p>
    <w:p w14:paraId="10EF5E6E" w14:textId="79ED8661" w:rsidR="3D305D7A" w:rsidRDefault="3D305D7A" w:rsidP="3D305D7A">
      <w:pPr>
        <w:pStyle w:val="ListParagraph"/>
        <w:numPr>
          <w:ilvl w:val="2"/>
          <w:numId w:val="346"/>
        </w:numPr>
        <w:rPr>
          <w:rFonts w:ascii="Aptos" w:eastAsia="Aptos" w:hAnsi="Aptos" w:cs="Aptos"/>
        </w:rPr>
      </w:pPr>
      <w:r w:rsidRPr="3D305D7A">
        <w:rPr>
          <w:rFonts w:ascii="Aptos" w:eastAsia="Aptos" w:hAnsi="Aptos" w:cs="Aptos"/>
        </w:rPr>
        <w:t>Grade</w:t>
      </w:r>
    </w:p>
    <w:p w14:paraId="7EB25BCC" w14:textId="089D0BC3" w:rsidR="3D305D7A" w:rsidRDefault="3D305D7A" w:rsidP="3D305D7A">
      <w:pPr>
        <w:pStyle w:val="ListParagraph"/>
        <w:numPr>
          <w:ilvl w:val="2"/>
          <w:numId w:val="346"/>
        </w:numPr>
        <w:rPr>
          <w:rFonts w:ascii="Aptos" w:eastAsia="Aptos" w:hAnsi="Aptos" w:cs="Aptos"/>
        </w:rPr>
      </w:pPr>
      <w:r w:rsidRPr="3D305D7A">
        <w:rPr>
          <w:rFonts w:ascii="Aptos" w:eastAsia="Aptos" w:hAnsi="Aptos" w:cs="Aptos"/>
        </w:rPr>
        <w:t>Module # (TOC Column A)</w:t>
      </w:r>
    </w:p>
    <w:p w14:paraId="3B711B49" w14:textId="4586FEE9" w:rsidR="3D305D7A" w:rsidRDefault="3D305D7A" w:rsidP="3D305D7A">
      <w:pPr>
        <w:pStyle w:val="ListParagraph"/>
        <w:numPr>
          <w:ilvl w:val="2"/>
          <w:numId w:val="346"/>
        </w:numPr>
        <w:rPr>
          <w:rFonts w:ascii="Aptos" w:eastAsia="Aptos" w:hAnsi="Aptos" w:cs="Aptos"/>
        </w:rPr>
      </w:pPr>
      <w:r w:rsidRPr="3D305D7A">
        <w:rPr>
          <w:rFonts w:ascii="Aptos" w:eastAsia="Aptos" w:hAnsi="Aptos" w:cs="Aptos"/>
        </w:rPr>
        <w:t>NL Module Title (TOC Column B)</w:t>
      </w:r>
    </w:p>
    <w:p w14:paraId="761D5314" w14:textId="7EB72369" w:rsidR="3D305D7A" w:rsidRDefault="3D305D7A" w:rsidP="3D305D7A">
      <w:pPr>
        <w:pStyle w:val="ListParagraph"/>
        <w:numPr>
          <w:ilvl w:val="2"/>
          <w:numId w:val="346"/>
        </w:numPr>
        <w:rPr>
          <w:rFonts w:ascii="Aptos" w:eastAsia="Aptos" w:hAnsi="Aptos" w:cs="Aptos"/>
        </w:rPr>
      </w:pPr>
      <w:r w:rsidRPr="3D305D7A">
        <w:rPr>
          <w:rFonts w:ascii="Aptos" w:eastAsia="Aptos" w:hAnsi="Aptos" w:cs="Aptos"/>
        </w:rPr>
        <w:t>CA Module Title (TOC Column B)</w:t>
      </w:r>
    </w:p>
    <w:p w14:paraId="1BBA5E82" w14:textId="73F9AB7A" w:rsidR="3D305D7A" w:rsidRDefault="3D305D7A" w:rsidP="3D305D7A">
      <w:pPr>
        <w:pStyle w:val="ListParagraph"/>
        <w:numPr>
          <w:ilvl w:val="2"/>
          <w:numId w:val="346"/>
        </w:numPr>
        <w:rPr>
          <w:rFonts w:ascii="Aptos" w:eastAsia="Aptos" w:hAnsi="Aptos" w:cs="Aptos"/>
        </w:rPr>
      </w:pPr>
      <w:r w:rsidRPr="3D305D7A">
        <w:rPr>
          <w:rFonts w:ascii="Aptos" w:eastAsia="Aptos" w:hAnsi="Aptos" w:cs="Aptos"/>
        </w:rPr>
        <w:t>Lesson Level EMMs</w:t>
      </w:r>
    </w:p>
    <w:p w14:paraId="0C2B6B34" w14:textId="413D6933" w:rsidR="3D305D7A" w:rsidRDefault="3D305D7A" w:rsidP="3D305D7A">
      <w:pPr>
        <w:pStyle w:val="ListParagraph"/>
        <w:numPr>
          <w:ilvl w:val="3"/>
          <w:numId w:val="346"/>
        </w:numPr>
        <w:rPr>
          <w:rFonts w:ascii="Aptos" w:eastAsia="Aptos" w:hAnsi="Aptos" w:cs="Aptos"/>
        </w:rPr>
      </w:pPr>
      <w:r w:rsidRPr="3D305D7A">
        <w:rPr>
          <w:rFonts w:ascii="Aptos" w:eastAsia="Aptos" w:hAnsi="Aptos" w:cs="Aptos"/>
        </w:rPr>
        <w:t>Insert a link to the folder on Box where the lesson-level EMMs are located.</w:t>
      </w:r>
    </w:p>
    <w:p w14:paraId="78B559B3" w14:textId="1E681EDD" w:rsidR="3D305D7A" w:rsidRDefault="3D305D7A" w:rsidP="3D305D7A">
      <w:pPr>
        <w:pStyle w:val="ListParagraph"/>
        <w:numPr>
          <w:ilvl w:val="2"/>
          <w:numId w:val="346"/>
        </w:numPr>
        <w:rPr>
          <w:rFonts w:ascii="Aptos" w:eastAsia="Aptos" w:hAnsi="Aptos" w:cs="Aptos"/>
        </w:rPr>
      </w:pPr>
      <w:r w:rsidRPr="3D305D7A">
        <w:rPr>
          <w:rFonts w:ascii="Aptos" w:eastAsia="Aptos" w:hAnsi="Aptos" w:cs="Aptos"/>
        </w:rPr>
        <w:t>v1 Source Module # (TOC Column C)</w:t>
      </w:r>
    </w:p>
    <w:p w14:paraId="65F04297" w14:textId="2D86EAC2" w:rsidR="3D305D7A" w:rsidRDefault="3D305D7A" w:rsidP="3D305D7A">
      <w:pPr>
        <w:pStyle w:val="ListParagraph"/>
        <w:numPr>
          <w:ilvl w:val="3"/>
          <w:numId w:val="346"/>
        </w:numPr>
        <w:rPr>
          <w:rFonts w:ascii="Aptos" w:eastAsia="Aptos" w:hAnsi="Aptos" w:cs="Aptos"/>
        </w:rPr>
      </w:pPr>
      <w:r w:rsidRPr="3D305D7A">
        <w:rPr>
          <w:rFonts w:ascii="Aptos" w:eastAsia="Aptos" w:hAnsi="Aptos" w:cs="Aptos"/>
        </w:rPr>
        <w:t>The source lessons may come from several v1 modules or other HMH math content. List all source modules here.</w:t>
      </w:r>
    </w:p>
    <w:p w14:paraId="677E8732" w14:textId="56364E8D" w:rsidR="3D305D7A" w:rsidRDefault="3D305D7A" w:rsidP="3D305D7A">
      <w:pPr>
        <w:pStyle w:val="ListParagraph"/>
        <w:numPr>
          <w:ilvl w:val="2"/>
          <w:numId w:val="346"/>
        </w:numPr>
        <w:rPr>
          <w:rFonts w:ascii="Aptos" w:eastAsia="Aptos" w:hAnsi="Aptos" w:cs="Aptos"/>
        </w:rPr>
      </w:pPr>
      <w:r w:rsidRPr="3D305D7A">
        <w:rPr>
          <w:rFonts w:ascii="Aptos" w:eastAsia="Aptos" w:hAnsi="Aptos" w:cs="Aptos"/>
        </w:rPr>
        <w:t>v1 TE PDF Lesson(s) Link</w:t>
      </w:r>
    </w:p>
    <w:p w14:paraId="44B8378A" w14:textId="3BC175D3" w:rsidR="3D305D7A" w:rsidRDefault="0A358EAE" w:rsidP="0A358EAE">
      <w:pPr>
        <w:pStyle w:val="ListParagraph"/>
        <w:numPr>
          <w:ilvl w:val="3"/>
          <w:numId w:val="346"/>
        </w:numPr>
        <w:ind w:right="-120"/>
        <w:rPr>
          <w:rFonts w:ascii="Aptos" w:eastAsia="Aptos" w:hAnsi="Aptos" w:cs="Aptos"/>
          <w:u w:val="single"/>
        </w:rPr>
      </w:pPr>
      <w:r w:rsidRPr="0A358EAE">
        <w:rPr>
          <w:rFonts w:ascii="Aptos" w:eastAsia="Aptos" w:hAnsi="Aptos" w:cs="Aptos"/>
        </w:rPr>
        <w:t xml:space="preserve">Insert a link to the strung PDF of the grade-level v1 TE. The strung PDFs can be found in this folder: </w:t>
      </w:r>
      <w:hyperlink r:id="rId321">
        <w:r w:rsidRPr="0A358EAE">
          <w:rPr>
            <w:rStyle w:val="Hyperlink"/>
            <w:rFonts w:ascii="Aptos" w:eastAsia="Aptos" w:hAnsi="Aptos" w:cs="Aptos"/>
            <w:color w:val="467886"/>
          </w:rPr>
          <w:t>https://hmhco.box.com/s/qpknzvk75o7vmc6lbqx8p1tgcyg0ikzq</w:t>
        </w:r>
      </w:hyperlink>
    </w:p>
    <w:p w14:paraId="1F2D2644" w14:textId="6F74CDE2" w:rsidR="780CA4BF" w:rsidRDefault="780CA4BF" w:rsidP="780CA4BF">
      <w:pPr>
        <w:pStyle w:val="ListParagraph"/>
        <w:numPr>
          <w:ilvl w:val="2"/>
          <w:numId w:val="346"/>
        </w:numPr>
        <w:spacing w:line="259" w:lineRule="auto"/>
        <w:rPr>
          <w:rFonts w:ascii="Aptos" w:eastAsia="Aptos" w:hAnsi="Aptos" w:cs="Aptos"/>
        </w:rPr>
      </w:pPr>
      <w:r w:rsidRPr="780CA4BF">
        <w:rPr>
          <w:rFonts w:ascii="Aptos" w:eastAsia="Aptos" w:hAnsi="Aptos" w:cs="Aptos"/>
        </w:rPr>
        <w:t xml:space="preserve">Metadata: Module Meaningful Description  </w:t>
      </w:r>
      <w:commentRangeStart w:id="226"/>
      <w:commentRangeEnd w:id="226"/>
      <w:r>
        <w:rPr>
          <w:rStyle w:val="CommentReference"/>
        </w:rPr>
        <w:commentReference w:id="226"/>
      </w:r>
      <w:r w:rsidRPr="780CA4BF">
        <w:rPr>
          <w:rFonts w:ascii="Aptos" w:eastAsia="Aptos" w:hAnsi="Aptos" w:cs="Aptos"/>
        </w:rPr>
        <w:t xml:space="preserve">look at </w:t>
      </w:r>
      <w:hyperlink r:id="rId322">
        <w:r w:rsidRPr="780CA4BF">
          <w:rPr>
            <w:rStyle w:val="Hyperlink"/>
            <w:rFonts w:ascii="Aptos" w:eastAsia="Aptos" w:hAnsi="Aptos" w:cs="Aptos"/>
          </w:rPr>
          <w:t>Descriptions and Keywords Guidelines</w:t>
        </w:r>
      </w:hyperlink>
    </w:p>
    <w:p w14:paraId="2C484427" w14:textId="50EF1B11" w:rsidR="780CA4BF" w:rsidRDefault="780CA4BF" w:rsidP="780CA4BF">
      <w:pPr>
        <w:pStyle w:val="ListParagraph"/>
        <w:numPr>
          <w:ilvl w:val="2"/>
          <w:numId w:val="346"/>
        </w:numPr>
        <w:spacing w:line="259" w:lineRule="auto"/>
        <w:rPr>
          <w:rFonts w:ascii="Aptos" w:eastAsia="Aptos" w:hAnsi="Aptos" w:cs="Aptos"/>
        </w:rPr>
      </w:pPr>
      <w:r w:rsidRPr="780CA4BF">
        <w:rPr>
          <w:rFonts w:ascii="Aptos" w:eastAsia="Aptos" w:hAnsi="Aptos" w:cs="Aptos"/>
        </w:rPr>
        <w:t xml:space="preserve">Metadata: Module Keywords  look at </w:t>
      </w:r>
      <w:hyperlink r:id="rId323">
        <w:r w:rsidRPr="780CA4BF">
          <w:rPr>
            <w:rStyle w:val="Hyperlink"/>
            <w:rFonts w:ascii="Aptos" w:eastAsia="Aptos" w:hAnsi="Aptos" w:cs="Aptos"/>
          </w:rPr>
          <w:t>Descriptions and Keywords Guidelines</w:t>
        </w:r>
      </w:hyperlink>
    </w:p>
    <w:p w14:paraId="579400A7" w14:textId="515EF1BC" w:rsidR="3D305D7A" w:rsidRDefault="3D305D7A" w:rsidP="3D305D7A">
      <w:pPr>
        <w:pStyle w:val="ListParagraph"/>
        <w:numPr>
          <w:ilvl w:val="1"/>
          <w:numId w:val="346"/>
        </w:numPr>
        <w:rPr>
          <w:rFonts w:ascii="Aptos" w:eastAsia="Aptos" w:hAnsi="Aptos" w:cs="Aptos"/>
        </w:rPr>
      </w:pPr>
      <w:r w:rsidRPr="3D305D7A">
        <w:rPr>
          <w:rFonts w:ascii="Aptos" w:eastAsia="Aptos" w:hAnsi="Aptos" w:cs="Aptos"/>
        </w:rPr>
        <w:t>Complete the green “Module Opener Page” table by filling out the following information:</w:t>
      </w:r>
    </w:p>
    <w:p w14:paraId="1A4AEAF2" w14:textId="246B77B9" w:rsidR="3D305D7A" w:rsidRDefault="3D305D7A" w:rsidP="3D305D7A">
      <w:pPr>
        <w:pStyle w:val="ListParagraph"/>
        <w:numPr>
          <w:ilvl w:val="2"/>
          <w:numId w:val="346"/>
        </w:numPr>
        <w:rPr>
          <w:rFonts w:ascii="Aptos" w:eastAsia="Aptos" w:hAnsi="Aptos" w:cs="Aptos"/>
          <w:color w:val="000000" w:themeColor="text1"/>
        </w:rPr>
      </w:pPr>
      <w:r w:rsidRPr="3D305D7A">
        <w:rPr>
          <w:rFonts w:ascii="Aptos" w:eastAsia="Aptos" w:hAnsi="Aptos" w:cs="Aptos"/>
          <w:color w:val="000000" w:themeColor="text1"/>
        </w:rPr>
        <w:t>Key Topics</w:t>
      </w:r>
    </w:p>
    <w:p w14:paraId="72FEDE10" w14:textId="4F08B928" w:rsidR="3D305D7A" w:rsidRDefault="46B4382E" w:rsidP="3D305D7A">
      <w:pPr>
        <w:pStyle w:val="ListParagraph"/>
        <w:numPr>
          <w:ilvl w:val="3"/>
          <w:numId w:val="346"/>
        </w:numPr>
        <w:rPr>
          <w:rFonts w:ascii="Aptos" w:eastAsia="Aptos" w:hAnsi="Aptos" w:cs="Aptos"/>
          <w:color w:val="000000" w:themeColor="text1"/>
        </w:rPr>
      </w:pPr>
      <w:r w:rsidRPr="46B4382E">
        <w:rPr>
          <w:rFonts w:ascii="Aptos" w:eastAsia="Aptos" w:hAnsi="Aptos" w:cs="Aptos"/>
          <w:color w:val="000000" w:themeColor="text1"/>
        </w:rPr>
        <w:lastRenderedPageBreak/>
        <w:t xml:space="preserve">Enter the Key Topics by referencing the </w:t>
      </w:r>
      <w:hyperlink r:id="rId324">
        <w:r w:rsidRPr="46B4382E">
          <w:rPr>
            <w:rStyle w:val="Hyperlink"/>
            <w:rFonts w:ascii="Aptos" w:eastAsia="Aptos" w:hAnsi="Aptos" w:cs="Aptos"/>
            <w:color w:val="467886"/>
          </w:rPr>
          <w:t>Key Topics</w:t>
        </w:r>
      </w:hyperlink>
      <w:r w:rsidRPr="46B4382E">
        <w:rPr>
          <w:rFonts w:ascii="Aptos" w:eastAsia="Aptos" w:hAnsi="Aptos" w:cs="Aptos"/>
          <w:color w:val="000000" w:themeColor="text1"/>
        </w:rPr>
        <w:t xml:space="preserve"> document. Each Key Topic should be bulleted, have a lowercase first word, and end with a period as shown in the document.</w:t>
      </w:r>
    </w:p>
    <w:p w14:paraId="106EE6A7" w14:textId="2308CBA9" w:rsidR="3D305D7A" w:rsidRDefault="3D305D7A" w:rsidP="3D305D7A">
      <w:pPr>
        <w:pStyle w:val="ListParagraph"/>
        <w:numPr>
          <w:ilvl w:val="2"/>
          <w:numId w:val="346"/>
        </w:numPr>
        <w:rPr>
          <w:rFonts w:ascii="Aptos" w:eastAsia="Aptos" w:hAnsi="Aptos" w:cs="Aptos"/>
          <w:color w:val="000000" w:themeColor="text1"/>
        </w:rPr>
      </w:pPr>
      <w:r w:rsidRPr="3D305D7A">
        <w:rPr>
          <w:rFonts w:ascii="Aptos" w:eastAsia="Aptos" w:hAnsi="Aptos" w:cs="Aptos"/>
          <w:color w:val="000000" w:themeColor="text1"/>
        </w:rPr>
        <w:t>Focus Standards</w:t>
      </w:r>
    </w:p>
    <w:p w14:paraId="091CC7AE" w14:textId="663BE5B1" w:rsidR="3D305D7A" w:rsidRDefault="46B4382E" w:rsidP="3D305D7A">
      <w:pPr>
        <w:pStyle w:val="ListParagraph"/>
        <w:numPr>
          <w:ilvl w:val="3"/>
          <w:numId w:val="346"/>
        </w:numPr>
        <w:rPr>
          <w:rFonts w:ascii="Aptos" w:eastAsia="Aptos" w:hAnsi="Aptos" w:cs="Aptos"/>
          <w:color w:val="747474" w:themeColor="background2" w:themeShade="80"/>
        </w:rPr>
      </w:pPr>
      <w:r w:rsidRPr="46B4382E">
        <w:rPr>
          <w:rFonts w:ascii="Aptos" w:eastAsia="Aptos" w:hAnsi="Aptos" w:cs="Aptos"/>
          <w:color w:val="000000" w:themeColor="text1"/>
        </w:rPr>
        <w:t xml:space="preserve">List all Focus standards for the module from Column H in the grade-level </w:t>
      </w:r>
      <w:hyperlink r:id="rId325">
        <w:r w:rsidRPr="46B4382E">
          <w:rPr>
            <w:rStyle w:val="Hyperlink"/>
            <w:rFonts w:ascii="Aptos" w:eastAsia="Aptos" w:hAnsi="Aptos" w:cs="Aptos"/>
            <w:color w:val="467886"/>
          </w:rPr>
          <w:t>Table of Contents</w:t>
        </w:r>
      </w:hyperlink>
      <w:r w:rsidRPr="46B4382E">
        <w:rPr>
          <w:rFonts w:ascii="Aptos" w:eastAsia="Aptos" w:hAnsi="Aptos" w:cs="Aptos"/>
          <w:color w:val="747474" w:themeColor="background2" w:themeShade="80"/>
        </w:rPr>
        <w:t>.</w:t>
      </w:r>
    </w:p>
    <w:p w14:paraId="18FBED70" w14:textId="6A2A8D5E" w:rsidR="3D305D7A" w:rsidRDefault="3D305D7A" w:rsidP="3D305D7A">
      <w:pPr>
        <w:pStyle w:val="ListParagraph"/>
        <w:numPr>
          <w:ilvl w:val="4"/>
          <w:numId w:val="346"/>
        </w:numPr>
        <w:rPr>
          <w:rFonts w:ascii="Aptos" w:eastAsia="Aptos" w:hAnsi="Aptos" w:cs="Aptos"/>
        </w:rPr>
      </w:pPr>
      <w:r w:rsidRPr="3D305D7A">
        <w:rPr>
          <w:rFonts w:ascii="Aptos" w:eastAsia="Aptos" w:hAnsi="Aptos" w:cs="Aptos"/>
        </w:rPr>
        <w:t xml:space="preserve">List the standards in the order they appear in the official </w:t>
      </w:r>
      <w:hyperlink r:id="rId326">
        <w:r w:rsidRPr="3D305D7A">
          <w:rPr>
            <w:rStyle w:val="Hyperlink"/>
            <w:rFonts w:ascii="Aptos" w:eastAsia="Aptos" w:hAnsi="Aptos" w:cs="Aptos"/>
            <w:color w:val="467886"/>
          </w:rPr>
          <w:t>California math standards PDF</w:t>
        </w:r>
      </w:hyperlink>
      <w:r w:rsidRPr="3D305D7A">
        <w:rPr>
          <w:rFonts w:ascii="Aptos" w:eastAsia="Aptos" w:hAnsi="Aptos" w:cs="Aptos"/>
        </w:rPr>
        <w:t>. Use this PDF to find the wording of each standard.</w:t>
      </w:r>
    </w:p>
    <w:p w14:paraId="7C92D31F" w14:textId="643BA109" w:rsidR="3D390D8F" w:rsidRDefault="3D390D8F" w:rsidP="3D390D8F">
      <w:pPr>
        <w:pStyle w:val="ListParagraph"/>
        <w:numPr>
          <w:ilvl w:val="4"/>
          <w:numId w:val="346"/>
        </w:numPr>
        <w:rPr>
          <w:highlight w:val="yellow"/>
        </w:rPr>
      </w:pPr>
      <w:r w:rsidRPr="3D390D8F">
        <w:rPr>
          <w:rFonts w:ascii="Aptos" w:eastAsia="Aptos" w:hAnsi="Aptos" w:cs="Aptos"/>
        </w:rPr>
        <w:t xml:space="preserve">If the standard code does not have a lettered part (such as 8.NS.2), list the code in boldface followed by the wording of the standard in lightface. </w:t>
      </w:r>
      <w:r w:rsidRPr="3D390D8F">
        <w:rPr>
          <w:rFonts w:ascii="Aptos" w:eastAsia="Aptos" w:hAnsi="Aptos" w:cs="Aptos"/>
          <w:highlight w:val="yellow"/>
          <w:u w:val="single"/>
        </w:rPr>
        <w:t>A</w:t>
      </w:r>
      <w:r w:rsidRPr="3D390D8F">
        <w:rPr>
          <w:highlight w:val="yellow"/>
          <w:u w:val="single"/>
        </w:rPr>
        <w:t>ny</w:t>
      </w:r>
      <w:r w:rsidRPr="3D390D8F">
        <w:rPr>
          <w:highlight w:val="yellow"/>
        </w:rPr>
        <w:t xml:space="preserve"> italicized clarifying language, including language that doesn't begin with "For example," needs to be included in the full statement of the standard.  </w:t>
      </w:r>
    </w:p>
    <w:p w14:paraId="01B27852" w14:textId="1A9C40B2" w:rsidR="3D305D7A" w:rsidRDefault="3D390D8F" w:rsidP="3D305D7A">
      <w:pPr>
        <w:pStyle w:val="ListParagraph"/>
        <w:numPr>
          <w:ilvl w:val="4"/>
          <w:numId w:val="346"/>
        </w:numPr>
        <w:rPr>
          <w:rFonts w:ascii="Aptos" w:eastAsia="Aptos" w:hAnsi="Aptos" w:cs="Aptos"/>
        </w:rPr>
      </w:pPr>
      <w:r w:rsidRPr="3D390D8F">
        <w:rPr>
          <w:rFonts w:ascii="Aptos" w:eastAsia="Aptos" w:hAnsi="Aptos" w:cs="Aptos"/>
        </w:rPr>
        <w:t xml:space="preserve">If one or more standards are lettered parts with the same parent standard (such as 8.EE.8a and 8.EE.8c), list the code of the parent in boldface (8.EE.8) followed by the wording of the parent in lightface. Then list each lettered part as its own indented paragraph below the parent, with the letter and a period in boldface followed by the text of the lettered part in lightface. </w:t>
      </w:r>
      <w:r w:rsidRPr="3D390D8F">
        <w:rPr>
          <w:rFonts w:ascii="Aptos" w:eastAsia="Aptos" w:hAnsi="Aptos" w:cs="Aptos"/>
          <w:highlight w:val="yellow"/>
          <w:u w:val="single"/>
        </w:rPr>
        <w:t>A</w:t>
      </w:r>
      <w:r w:rsidRPr="3D390D8F">
        <w:rPr>
          <w:highlight w:val="yellow"/>
          <w:u w:val="single"/>
        </w:rPr>
        <w:t>ny</w:t>
      </w:r>
      <w:r w:rsidRPr="3D390D8F">
        <w:rPr>
          <w:highlight w:val="yellow"/>
        </w:rPr>
        <w:t xml:space="preserve"> italicized clarifying language, including language that doesn't begin with "For example," needs to be included in the full statement of the standard.  </w:t>
      </w:r>
      <w:r w:rsidRPr="3D390D8F">
        <w:rPr>
          <w:rFonts w:ascii="Aptos" w:eastAsia="Aptos" w:hAnsi="Aptos" w:cs="Aptos"/>
        </w:rPr>
        <w:t>(These guidelines should be followed even if the module covers just one lettered part of a multi-part standard.)</w:t>
      </w:r>
    </w:p>
    <w:p w14:paraId="1F4A77B4" w14:textId="2890F336" w:rsidR="3D305D7A" w:rsidRDefault="3D305D7A" w:rsidP="3D305D7A">
      <w:pPr>
        <w:pStyle w:val="ListParagraph"/>
        <w:numPr>
          <w:ilvl w:val="2"/>
          <w:numId w:val="346"/>
        </w:numPr>
        <w:rPr>
          <w:rFonts w:ascii="Aptos" w:eastAsia="Aptos" w:hAnsi="Aptos" w:cs="Aptos"/>
        </w:rPr>
      </w:pPr>
      <w:r w:rsidRPr="3D305D7A">
        <w:rPr>
          <w:rFonts w:ascii="Aptos" w:eastAsia="Aptos" w:hAnsi="Aptos" w:cs="Aptos"/>
        </w:rPr>
        <w:t>SMPs for CA</w:t>
      </w:r>
    </w:p>
    <w:p w14:paraId="61EE315A" w14:textId="49404CF4" w:rsidR="3D305D7A" w:rsidRDefault="3D305D7A" w:rsidP="3D305D7A">
      <w:pPr>
        <w:pStyle w:val="ListParagraph"/>
        <w:numPr>
          <w:ilvl w:val="3"/>
          <w:numId w:val="346"/>
        </w:numPr>
        <w:rPr>
          <w:rFonts w:ascii="Aptos" w:eastAsia="Aptos" w:hAnsi="Aptos" w:cs="Aptos"/>
          <w:color w:val="000000" w:themeColor="text1"/>
        </w:rPr>
      </w:pPr>
      <w:r w:rsidRPr="3D305D7A">
        <w:rPr>
          <w:rFonts w:ascii="Aptos" w:eastAsia="Aptos" w:hAnsi="Aptos" w:cs="Aptos"/>
          <w:color w:val="000000" w:themeColor="text1"/>
        </w:rPr>
        <w:t>Access the lesson-level EMMs for the module.</w:t>
      </w:r>
    </w:p>
    <w:p w14:paraId="2260B2B6" w14:textId="60A06075" w:rsidR="3D305D7A" w:rsidRDefault="3CAFD07C" w:rsidP="3D305D7A">
      <w:pPr>
        <w:pStyle w:val="ListParagraph"/>
        <w:numPr>
          <w:ilvl w:val="3"/>
          <w:numId w:val="346"/>
        </w:numPr>
        <w:rPr>
          <w:rFonts w:ascii="Aptos" w:eastAsia="Aptos" w:hAnsi="Aptos" w:cs="Aptos"/>
          <w:color w:val="000000" w:themeColor="text1"/>
        </w:rPr>
      </w:pPr>
      <w:r w:rsidRPr="3CAFD07C">
        <w:rPr>
          <w:rFonts w:ascii="Aptos" w:eastAsia="Aptos" w:hAnsi="Aptos" w:cs="Aptos"/>
          <w:color w:val="000000" w:themeColor="text1"/>
        </w:rPr>
        <w:t xml:space="preserve">Enter all Standards for Mathematical Practice (SMPs) used in the lesson-level EMMs. List each SMP on its own line, beginning with the SMP code (such as SMP.2) in boldface followed by the wording of the SMP from the </w:t>
      </w:r>
      <w:hyperlink r:id="rId327">
        <w:r w:rsidRPr="3CAFD07C">
          <w:rPr>
            <w:rStyle w:val="Hyperlink"/>
            <w:rFonts w:ascii="Aptos" w:eastAsia="Aptos" w:hAnsi="Aptos" w:cs="Aptos"/>
            <w:color w:val="467886"/>
          </w:rPr>
          <w:t>California math standards PDF</w:t>
        </w:r>
      </w:hyperlink>
      <w:r w:rsidRPr="3CAFD07C">
        <w:rPr>
          <w:rFonts w:ascii="Aptos" w:eastAsia="Aptos" w:hAnsi="Aptos" w:cs="Aptos"/>
          <w:color w:val="000000" w:themeColor="text1"/>
        </w:rPr>
        <w:t xml:space="preserve"> (such as “Reason abstractly and quantitatively.”) in lightface.</w:t>
      </w:r>
    </w:p>
    <w:p w14:paraId="3D492244" w14:textId="2DA4F6D1" w:rsidR="3CAFD07C" w:rsidRDefault="3CAFD07C" w:rsidP="3CAFD07C">
      <w:pPr>
        <w:pStyle w:val="ListParagraph"/>
        <w:ind w:left="2880"/>
        <w:rPr>
          <w:rFonts w:ascii="Aptos" w:eastAsia="Aptos" w:hAnsi="Aptos" w:cs="Aptos"/>
          <w:color w:val="000000" w:themeColor="text1"/>
        </w:rPr>
      </w:pPr>
    </w:p>
    <w:p w14:paraId="143CD959" w14:textId="1C3F8E51" w:rsidR="3CAFD07C" w:rsidRDefault="3CAFD07C" w:rsidP="3CAFD07C">
      <w:pPr>
        <w:pStyle w:val="ListParagraph"/>
        <w:numPr>
          <w:ilvl w:val="2"/>
          <w:numId w:val="346"/>
        </w:numPr>
        <w:rPr>
          <w:rFonts w:ascii="Aptos" w:eastAsia="Aptos" w:hAnsi="Aptos" w:cs="Aptos"/>
          <w:highlight w:val="yellow"/>
        </w:rPr>
      </w:pPr>
      <w:r w:rsidRPr="3CAFD07C">
        <w:rPr>
          <w:rFonts w:ascii="Aptos" w:eastAsia="Aptos" w:hAnsi="Aptos" w:cs="Aptos"/>
          <w:highlight w:val="yellow"/>
        </w:rPr>
        <w:t>ELD Standards for CA</w:t>
      </w:r>
    </w:p>
    <w:p w14:paraId="5CDDBA53" w14:textId="1392DF0F" w:rsidR="3CAFD07C" w:rsidRDefault="3CAFD07C" w:rsidP="3CAFD07C">
      <w:pPr>
        <w:pStyle w:val="ListParagraph"/>
        <w:numPr>
          <w:ilvl w:val="3"/>
          <w:numId w:val="346"/>
        </w:numPr>
        <w:rPr>
          <w:rFonts w:ascii="Aptos" w:eastAsia="Aptos" w:hAnsi="Aptos" w:cs="Aptos"/>
          <w:color w:val="000000" w:themeColor="text1"/>
          <w:highlight w:val="yellow"/>
        </w:rPr>
      </w:pPr>
      <w:r w:rsidRPr="3CAFD07C">
        <w:rPr>
          <w:rFonts w:ascii="Aptos" w:eastAsia="Aptos" w:hAnsi="Aptos" w:cs="Aptos"/>
          <w:color w:val="000000" w:themeColor="text1"/>
          <w:highlight w:val="yellow"/>
        </w:rPr>
        <w:t>Enter all ELD Standards used in the lesson-level EMMs. List each ELD Standard on its own line, beginning with the ELD code (such as 4.1.A.3) in boldface followed by the wording of the ELD standard (such as Offering and supporting opinions … in communicative exchanges) in lightface.</w:t>
      </w:r>
    </w:p>
    <w:p w14:paraId="136D414F" w14:textId="6BA44130" w:rsidR="3CAFD07C" w:rsidRDefault="3CAFD07C" w:rsidP="3CAFD07C">
      <w:pPr>
        <w:ind w:left="1440"/>
        <w:rPr>
          <w:rFonts w:ascii="Aptos" w:eastAsia="Aptos" w:hAnsi="Aptos" w:cs="Aptos"/>
          <w:color w:val="000000" w:themeColor="text1"/>
        </w:rPr>
      </w:pPr>
    </w:p>
    <w:p w14:paraId="61269C78" w14:textId="06739B72" w:rsidR="3D305D7A" w:rsidRDefault="3D305D7A" w:rsidP="3D305D7A">
      <w:pPr>
        <w:pStyle w:val="ListParagraph"/>
        <w:numPr>
          <w:ilvl w:val="1"/>
          <w:numId w:val="346"/>
        </w:numPr>
        <w:rPr>
          <w:rFonts w:ascii="Aptos" w:eastAsia="Aptos" w:hAnsi="Aptos" w:cs="Aptos"/>
          <w:color w:val="000000" w:themeColor="text1"/>
        </w:rPr>
      </w:pPr>
      <w:r w:rsidRPr="3D305D7A">
        <w:rPr>
          <w:rFonts w:ascii="Aptos" w:eastAsia="Aptos" w:hAnsi="Aptos" w:cs="Aptos"/>
          <w:color w:val="000000" w:themeColor="text1"/>
        </w:rPr>
        <w:t>Complete the orange “Module Planning Pages” section by filling out the following information:</w:t>
      </w:r>
    </w:p>
    <w:p w14:paraId="11A7383D" w14:textId="139C5F23" w:rsidR="3D305D7A" w:rsidRDefault="3D305D7A" w:rsidP="3D305D7A">
      <w:pPr>
        <w:pStyle w:val="ListParagraph"/>
        <w:numPr>
          <w:ilvl w:val="2"/>
          <w:numId w:val="346"/>
        </w:numPr>
        <w:rPr>
          <w:rFonts w:ascii="Aptos" w:eastAsia="Aptos" w:hAnsi="Aptos" w:cs="Aptos"/>
        </w:rPr>
      </w:pPr>
      <w:r w:rsidRPr="3D305D7A">
        <w:rPr>
          <w:rFonts w:ascii="Aptos" w:eastAsia="Aptos" w:hAnsi="Aptos" w:cs="Aptos"/>
        </w:rPr>
        <w:t>California Page Only – Content Connections</w:t>
      </w:r>
    </w:p>
    <w:p w14:paraId="7CBCC7CD" w14:textId="08C34A82" w:rsidR="3D305D7A" w:rsidRDefault="3D305D7A" w:rsidP="3D305D7A">
      <w:pPr>
        <w:pStyle w:val="ListParagraph"/>
        <w:numPr>
          <w:ilvl w:val="3"/>
          <w:numId w:val="346"/>
        </w:numPr>
        <w:rPr>
          <w:rFonts w:ascii="Aptos" w:eastAsia="Aptos" w:hAnsi="Aptos" w:cs="Aptos"/>
          <w:color w:val="000000" w:themeColor="text1"/>
        </w:rPr>
      </w:pPr>
      <w:r w:rsidRPr="3D305D7A">
        <w:rPr>
          <w:rFonts w:ascii="Aptos" w:eastAsia="Aptos" w:hAnsi="Aptos" w:cs="Aptos"/>
        </w:rPr>
        <w:t xml:space="preserve">Enter the Content Connections (CCs) for the module from Column B of the grade-level </w:t>
      </w:r>
      <w:hyperlink r:id="rId328">
        <w:r w:rsidRPr="3D305D7A">
          <w:rPr>
            <w:rStyle w:val="Hyperlink"/>
            <w:rFonts w:ascii="Aptos" w:eastAsia="Aptos" w:hAnsi="Aptos" w:cs="Aptos"/>
            <w:color w:val="467886"/>
          </w:rPr>
          <w:t>Table of Contents</w:t>
        </w:r>
      </w:hyperlink>
      <w:r w:rsidRPr="3D305D7A">
        <w:rPr>
          <w:rFonts w:ascii="Aptos" w:eastAsia="Aptos" w:hAnsi="Aptos" w:cs="Aptos"/>
          <w:color w:val="000000" w:themeColor="text1"/>
        </w:rPr>
        <w:t>. If the module has more than one CC, list each CC on a separate line.</w:t>
      </w:r>
    </w:p>
    <w:p w14:paraId="09D13A2F" w14:textId="7E1AE0F8" w:rsidR="3D305D7A" w:rsidRDefault="3D305D7A" w:rsidP="3D305D7A">
      <w:pPr>
        <w:pStyle w:val="ListParagraph"/>
        <w:numPr>
          <w:ilvl w:val="2"/>
          <w:numId w:val="346"/>
        </w:numPr>
        <w:rPr>
          <w:rFonts w:ascii="Aptos" w:eastAsia="Aptos" w:hAnsi="Aptos" w:cs="Aptos"/>
          <w:color w:val="000000" w:themeColor="text1"/>
        </w:rPr>
      </w:pPr>
      <w:r w:rsidRPr="3D305D7A">
        <w:rPr>
          <w:rFonts w:ascii="Aptos" w:eastAsia="Aptos" w:hAnsi="Aptos" w:cs="Aptos"/>
          <w:color w:val="000000" w:themeColor="text1"/>
        </w:rPr>
        <w:lastRenderedPageBreak/>
        <w:t>What will students learn in this module? National Page</w:t>
      </w:r>
    </w:p>
    <w:p w14:paraId="6BDD9169" w14:textId="61045191" w:rsidR="3D305D7A" w:rsidRDefault="3A8DE0A0" w:rsidP="3D305D7A">
      <w:pPr>
        <w:pStyle w:val="ListParagraph"/>
        <w:numPr>
          <w:ilvl w:val="3"/>
          <w:numId w:val="346"/>
        </w:numPr>
        <w:rPr>
          <w:rFonts w:ascii="Aptos" w:eastAsia="Aptos" w:hAnsi="Aptos" w:cs="Aptos"/>
          <w:color w:val="000000" w:themeColor="text1"/>
        </w:rPr>
      </w:pPr>
      <w:r w:rsidRPr="3A8DE0A0">
        <w:rPr>
          <w:rFonts w:ascii="Aptos" w:eastAsia="Aptos" w:hAnsi="Aptos" w:cs="Aptos"/>
          <w:b/>
          <w:bCs/>
          <w:color w:val="000000" w:themeColor="text1"/>
        </w:rPr>
        <w:t>This Module:</w:t>
      </w:r>
      <w:r w:rsidRPr="3A8DE0A0">
        <w:rPr>
          <w:rFonts w:ascii="Aptos" w:eastAsia="Aptos" w:hAnsi="Aptos" w:cs="Aptos"/>
          <w:color w:val="000000" w:themeColor="text1"/>
        </w:rPr>
        <w:t xml:space="preserve"> The first cell in the row for “This Module” says </w:t>
      </w:r>
      <w:r w:rsidR="3D305D7A">
        <w:br/>
      </w:r>
      <w:r w:rsidRPr="3A8DE0A0">
        <w:rPr>
          <w:rFonts w:ascii="Aptos" w:eastAsia="Aptos" w:hAnsi="Aptos" w:cs="Aptos"/>
          <w:color w:val="000000" w:themeColor="text1"/>
        </w:rPr>
        <w:t xml:space="preserve">“In this module, as students [refer to focus of module/title], they will:”. Replace the bracketed text with the main focus of the module, e.g., “In this module, as students divide by one-digit numbers, they will:”. In the second cell, enter the </w:t>
      </w:r>
      <w:hyperlink r:id="rId329">
        <w:r w:rsidRPr="3A8DE0A0">
          <w:rPr>
            <w:rStyle w:val="Hyperlink"/>
            <w:rFonts w:ascii="Aptos" w:eastAsia="Aptos" w:hAnsi="Aptos" w:cs="Aptos"/>
          </w:rPr>
          <w:t>Key Topics</w:t>
        </w:r>
      </w:hyperlink>
      <w:r w:rsidRPr="3A8DE0A0">
        <w:rPr>
          <w:rFonts w:ascii="Aptos" w:eastAsia="Aptos" w:hAnsi="Aptos" w:cs="Aptos"/>
          <w:color w:val="000000" w:themeColor="text1"/>
        </w:rPr>
        <w:t xml:space="preserve"> for the module as a bulleted list, with each Key Topic starting with a lowercase word and ending with a period.</w:t>
      </w:r>
    </w:p>
    <w:p w14:paraId="3B6ED532" w14:textId="7EC2D8B7" w:rsidR="3A8DE0A0" w:rsidRDefault="3386AF68" w:rsidP="3386AF68">
      <w:pPr>
        <w:pStyle w:val="ListParagraph"/>
        <w:numPr>
          <w:ilvl w:val="4"/>
          <w:numId w:val="346"/>
        </w:numPr>
        <w:rPr>
          <w:rFonts w:ascii="Aptos" w:eastAsia="Aptos" w:hAnsi="Aptos" w:cs="Aptos"/>
          <w:color w:val="000000" w:themeColor="text1"/>
          <w:highlight w:val="yellow"/>
        </w:rPr>
      </w:pPr>
      <w:r w:rsidRPr="3386AF68">
        <w:rPr>
          <w:rFonts w:ascii="Aptos" w:eastAsia="Aptos" w:hAnsi="Aptos" w:cs="Aptos"/>
          <w:color w:val="000000" w:themeColor="text1"/>
          <w:highlight w:val="yellow"/>
        </w:rPr>
        <w:t xml:space="preserve">The Module Opener for the </w:t>
      </w:r>
      <w:r w:rsidRPr="3386AF68">
        <w:rPr>
          <w:rFonts w:ascii="Aptos" w:eastAsia="Aptos" w:hAnsi="Aptos" w:cs="Aptos"/>
          <w:i/>
          <w:iCs/>
          <w:color w:val="000000" w:themeColor="text1"/>
          <w:highlight w:val="yellow"/>
        </w:rPr>
        <w:t>first</w:t>
      </w:r>
      <w:r w:rsidRPr="3386AF68">
        <w:rPr>
          <w:rFonts w:ascii="Aptos" w:eastAsia="Aptos" w:hAnsi="Aptos" w:cs="Aptos"/>
          <w:color w:val="000000" w:themeColor="text1"/>
          <w:highlight w:val="yellow"/>
        </w:rPr>
        <w:t xml:space="preserve"> lesson in the grade will need to refer to the previous grade for the key topics. Use </w:t>
      </w:r>
      <w:r w:rsidRPr="3386AF68">
        <w:rPr>
          <w:highlight w:val="yellow"/>
        </w:rPr>
        <w:t xml:space="preserve">the image is from the last module of the previous grade, but those Key Topics </w:t>
      </w:r>
      <w:r w:rsidRPr="3386AF68">
        <w:rPr>
          <w:rFonts w:ascii="Aptos" w:eastAsia="Aptos" w:hAnsi="Aptos" w:cs="Aptos"/>
          <w:color w:val="000000" w:themeColor="text1"/>
          <w:highlight w:val="yellow"/>
        </w:rPr>
        <w:t xml:space="preserve">may not have anything to do with the first module in the current grade, so list </w:t>
      </w:r>
      <w:r w:rsidRPr="3386AF68">
        <w:rPr>
          <w:highlight w:val="yellow"/>
        </w:rPr>
        <w:t>the Key Topics that are the most important topics from the previous grade</w:t>
      </w:r>
      <w:r w:rsidRPr="3386AF68">
        <w:rPr>
          <w:rFonts w:ascii="Aptos" w:eastAsia="Aptos" w:hAnsi="Aptos" w:cs="Aptos"/>
          <w:color w:val="000000" w:themeColor="text1"/>
          <w:highlight w:val="yellow"/>
        </w:rPr>
        <w:t xml:space="preserve">. Labeling would be: </w:t>
      </w:r>
      <w:r w:rsidRPr="3386AF68">
        <w:rPr>
          <w:rFonts w:ascii="Aptos" w:eastAsia="Aptos" w:hAnsi="Aptos" w:cs="Aptos"/>
          <w:b/>
          <w:bCs/>
          <w:color w:val="000000" w:themeColor="text1"/>
          <w:highlight w:val="yellow"/>
        </w:rPr>
        <w:t xml:space="preserve">In Grade [x] you learned how to. . . </w:t>
      </w:r>
    </w:p>
    <w:p w14:paraId="33D1BEE2" w14:textId="78DB59B6" w:rsidR="3D305D7A" w:rsidRDefault="3D305D7A" w:rsidP="3D305D7A">
      <w:pPr>
        <w:pStyle w:val="ListParagraph"/>
        <w:numPr>
          <w:ilvl w:val="3"/>
          <w:numId w:val="346"/>
        </w:numPr>
        <w:rPr>
          <w:rFonts w:ascii="Aptos" w:eastAsia="Aptos" w:hAnsi="Aptos" w:cs="Aptos"/>
          <w:color w:val="000000" w:themeColor="text1"/>
        </w:rPr>
      </w:pPr>
      <w:r w:rsidRPr="3D305D7A">
        <w:rPr>
          <w:rFonts w:ascii="Aptos" w:eastAsia="Aptos" w:hAnsi="Aptos" w:cs="Aptos"/>
          <w:b/>
          <w:bCs/>
          <w:color w:val="000000" w:themeColor="text1"/>
        </w:rPr>
        <w:t>Prior Learning:</w:t>
      </w:r>
      <w:r w:rsidRPr="3D305D7A">
        <w:rPr>
          <w:rFonts w:ascii="Aptos" w:eastAsia="Aptos" w:hAnsi="Aptos" w:cs="Aptos"/>
          <w:color w:val="000000" w:themeColor="text1"/>
        </w:rPr>
        <w:t xml:space="preserve"> Enter a bulleted list of skills (first word lowercase, ending with a period) that are related to the module’s Key Topics but that students learned in previous modules or in previous grades of IM v2. The Prior Learning column of the Mathematical Progressions charts for the source modules in the v1 TE (see example below) may be a good resource here. However, the LXDV should verify that each skill in this column was actually taught prior to the current v2 module (which may not be the case due to resequencing or omitting some v1 modules and lessons).</w:t>
      </w:r>
      <w:r>
        <w:br/>
      </w:r>
      <w:r>
        <w:rPr>
          <w:noProof/>
        </w:rPr>
        <w:drawing>
          <wp:inline distT="0" distB="0" distL="0" distR="0" wp14:anchorId="4C3E2ECC" wp14:editId="57B698F4">
            <wp:extent cx="4343400" cy="1533525"/>
            <wp:effectExtent l="0" t="0" r="0" b="0"/>
            <wp:docPr id="129225281" name="Picture 129225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0">
                      <a:extLst>
                        <a:ext uri="{28A0092B-C50C-407E-A947-70E740481C1C}">
                          <a14:useLocalDpi xmlns:a14="http://schemas.microsoft.com/office/drawing/2010/main" val="0"/>
                        </a:ext>
                      </a:extLst>
                    </a:blip>
                    <a:stretch>
                      <a:fillRect/>
                    </a:stretch>
                  </pic:blipFill>
                  <pic:spPr>
                    <a:xfrm>
                      <a:off x="0" y="0"/>
                      <a:ext cx="4343400" cy="1533525"/>
                    </a:xfrm>
                    <a:prstGeom prst="rect">
                      <a:avLst/>
                    </a:prstGeom>
                  </pic:spPr>
                </pic:pic>
              </a:graphicData>
            </a:graphic>
          </wp:inline>
        </w:drawing>
      </w:r>
      <w:r>
        <w:br/>
      </w:r>
      <w:r w:rsidRPr="3D305D7A">
        <w:rPr>
          <w:rFonts w:ascii="Aptos" w:eastAsia="Aptos" w:hAnsi="Aptos" w:cs="Aptos"/>
          <w:color w:val="000000" w:themeColor="text1"/>
        </w:rPr>
        <w:t xml:space="preserve">The </w:t>
      </w:r>
      <w:hyperlink r:id="rId331">
        <w:r w:rsidRPr="3D305D7A">
          <w:rPr>
            <w:rStyle w:val="Hyperlink"/>
            <w:rFonts w:ascii="Aptos" w:eastAsia="Aptos" w:hAnsi="Aptos" w:cs="Aptos"/>
            <w:color w:val="467886"/>
          </w:rPr>
          <w:t>Coherence Maps</w:t>
        </w:r>
      </w:hyperlink>
      <w:r w:rsidRPr="3D305D7A">
        <w:rPr>
          <w:rFonts w:ascii="Aptos" w:eastAsia="Aptos" w:hAnsi="Aptos" w:cs="Aptos"/>
          <w:color w:val="000000" w:themeColor="text1"/>
        </w:rPr>
        <w:t xml:space="preserve"> from Achieve the Core may also be useful since they relate standards covered in the current grade to similar standards covered in prior grades (or in some cases to standards that may have been covered earlier in the current grade).</w:t>
      </w:r>
    </w:p>
    <w:p w14:paraId="41C33BD8" w14:textId="7DF6ED04" w:rsidR="3D305D7A" w:rsidRDefault="3D305D7A" w:rsidP="3D305D7A">
      <w:pPr>
        <w:pStyle w:val="ListParagraph"/>
        <w:numPr>
          <w:ilvl w:val="3"/>
          <w:numId w:val="346"/>
        </w:numPr>
        <w:rPr>
          <w:rFonts w:ascii="Aptos" w:eastAsia="Aptos" w:hAnsi="Aptos" w:cs="Aptos"/>
          <w:color w:val="000000" w:themeColor="text1"/>
        </w:rPr>
      </w:pPr>
      <w:r w:rsidRPr="3D305D7A">
        <w:rPr>
          <w:rFonts w:ascii="Aptos" w:eastAsia="Aptos" w:hAnsi="Aptos" w:cs="Aptos"/>
          <w:b/>
          <w:bCs/>
          <w:color w:val="000000" w:themeColor="text1"/>
        </w:rPr>
        <w:t>Future Connections:</w:t>
      </w:r>
      <w:r w:rsidRPr="3D305D7A">
        <w:rPr>
          <w:rFonts w:ascii="Aptos" w:eastAsia="Aptos" w:hAnsi="Aptos" w:cs="Aptos"/>
          <w:color w:val="000000" w:themeColor="text1"/>
        </w:rPr>
        <w:t xml:space="preserve"> Enter a bulleted list of skills (first word lowercase, ending with a period) that are related to the module’s Key Topics but that students will learn in later modules or in later grades of IM v2. As with the Prior Learning section, the Mathematical Progressions charts for the source modules in the v1 TE and the Coherence Maps from Achieve the Core are good resources for generating these skills.</w:t>
      </w:r>
    </w:p>
    <w:p w14:paraId="4B878A6E" w14:textId="77737F68" w:rsidR="3D305D7A" w:rsidRDefault="3D305D7A" w:rsidP="3D305D7A">
      <w:pPr>
        <w:pStyle w:val="ListParagraph"/>
        <w:numPr>
          <w:ilvl w:val="2"/>
          <w:numId w:val="346"/>
        </w:numPr>
        <w:rPr>
          <w:rFonts w:ascii="Aptos" w:eastAsia="Aptos" w:hAnsi="Aptos" w:cs="Aptos"/>
          <w:color w:val="000000" w:themeColor="text1"/>
        </w:rPr>
      </w:pPr>
      <w:r w:rsidRPr="3D305D7A">
        <w:rPr>
          <w:rFonts w:ascii="Aptos" w:eastAsia="Aptos" w:hAnsi="Aptos" w:cs="Aptos"/>
          <w:color w:val="000000" w:themeColor="text1"/>
        </w:rPr>
        <w:t>What will students learn in this module? California Page</w:t>
      </w:r>
    </w:p>
    <w:p w14:paraId="257E4D12" w14:textId="753D3C17" w:rsidR="3D305D7A" w:rsidRDefault="3D305D7A" w:rsidP="3D305D7A">
      <w:pPr>
        <w:pStyle w:val="ListParagraph"/>
        <w:numPr>
          <w:ilvl w:val="3"/>
          <w:numId w:val="346"/>
        </w:numPr>
        <w:rPr>
          <w:rFonts w:ascii="Aptos" w:eastAsia="Aptos" w:hAnsi="Aptos" w:cs="Aptos"/>
          <w:color w:val="000000" w:themeColor="text1"/>
        </w:rPr>
      </w:pPr>
      <w:r w:rsidRPr="3D305D7A">
        <w:rPr>
          <w:rFonts w:ascii="Aptos" w:eastAsia="Aptos" w:hAnsi="Aptos" w:cs="Aptos"/>
          <w:color w:val="000000" w:themeColor="text1"/>
        </w:rPr>
        <w:t>Copy and paste all content from the section above for the National page into this section.</w:t>
      </w:r>
    </w:p>
    <w:p w14:paraId="0D687D22" w14:textId="4317F050" w:rsidR="3D305D7A" w:rsidRDefault="3D305D7A" w:rsidP="3D305D7A">
      <w:pPr>
        <w:pStyle w:val="ListParagraph"/>
        <w:numPr>
          <w:ilvl w:val="3"/>
          <w:numId w:val="346"/>
        </w:numPr>
        <w:rPr>
          <w:rFonts w:ascii="Aptos" w:eastAsia="Aptos" w:hAnsi="Aptos" w:cs="Aptos"/>
          <w:color w:val="000000" w:themeColor="text1"/>
        </w:rPr>
      </w:pPr>
      <w:r w:rsidRPr="3D305D7A">
        <w:rPr>
          <w:rFonts w:ascii="Aptos" w:eastAsia="Aptos" w:hAnsi="Aptos" w:cs="Aptos"/>
          <w:color w:val="000000" w:themeColor="text1"/>
        </w:rPr>
        <w:lastRenderedPageBreak/>
        <w:t xml:space="preserve">In addition, to the right of the text “Big Idea”, list the codes of the CA Focus standards covered in the module. The codes should be listed in the order they appear in the </w:t>
      </w:r>
      <w:hyperlink r:id="rId332">
        <w:r w:rsidRPr="3D305D7A">
          <w:rPr>
            <w:rStyle w:val="Hyperlink"/>
            <w:rFonts w:ascii="Aptos" w:eastAsia="Aptos" w:hAnsi="Aptos" w:cs="Aptos"/>
            <w:color w:val="467886"/>
          </w:rPr>
          <w:t>CA math standards PDF</w:t>
        </w:r>
      </w:hyperlink>
      <w:r w:rsidRPr="3D305D7A">
        <w:rPr>
          <w:rFonts w:ascii="Aptos" w:eastAsia="Aptos" w:hAnsi="Aptos" w:cs="Aptos"/>
          <w:color w:val="000000" w:themeColor="text1"/>
        </w:rPr>
        <w:t>.</w:t>
      </w:r>
    </w:p>
    <w:p w14:paraId="1438A96A" w14:textId="26BFD84F" w:rsidR="3D305D7A" w:rsidRDefault="3D305D7A" w:rsidP="3D305D7A">
      <w:pPr>
        <w:pStyle w:val="ListParagraph"/>
        <w:numPr>
          <w:ilvl w:val="2"/>
          <w:numId w:val="346"/>
        </w:numPr>
        <w:rPr>
          <w:rFonts w:ascii="Aptos" w:eastAsia="Aptos" w:hAnsi="Aptos" w:cs="Aptos"/>
          <w:color w:val="000000" w:themeColor="text1"/>
        </w:rPr>
      </w:pPr>
      <w:r w:rsidRPr="3D305D7A">
        <w:rPr>
          <w:rFonts w:ascii="Aptos" w:eastAsia="Aptos" w:hAnsi="Aptos" w:cs="Aptos"/>
          <w:color w:val="000000" w:themeColor="text1"/>
        </w:rPr>
        <w:t>What is the flow of the module?</w:t>
      </w:r>
    </w:p>
    <w:p w14:paraId="2699ECAD" w14:textId="5E804761" w:rsidR="3D305D7A" w:rsidRDefault="3D305D7A" w:rsidP="3D305D7A">
      <w:pPr>
        <w:pStyle w:val="ListParagraph"/>
        <w:numPr>
          <w:ilvl w:val="3"/>
          <w:numId w:val="346"/>
        </w:numPr>
        <w:rPr>
          <w:rFonts w:ascii="Aptos" w:eastAsia="Aptos" w:hAnsi="Aptos" w:cs="Aptos"/>
          <w:color w:val="000000" w:themeColor="text1"/>
        </w:rPr>
      </w:pPr>
      <w:r w:rsidRPr="3D305D7A">
        <w:rPr>
          <w:rFonts w:ascii="Aptos" w:eastAsia="Aptos" w:hAnsi="Aptos" w:cs="Aptos"/>
          <w:color w:val="000000" w:themeColor="text1"/>
        </w:rPr>
        <w:t xml:space="preserve">Enter the number of days for “Lessons” in the form “X Days”. Each lesson is 1 day for Grades K-5 and 2 days for </w:t>
      </w:r>
      <w:r>
        <w:br/>
      </w:r>
      <w:r w:rsidRPr="3D305D7A">
        <w:rPr>
          <w:rFonts w:ascii="Aptos" w:eastAsia="Aptos" w:hAnsi="Aptos" w:cs="Aptos"/>
          <w:color w:val="000000" w:themeColor="text1"/>
        </w:rPr>
        <w:t>Grades 6-A1. So, for example, if a module has 6 lessons, you would enter “6 Days” if the module is in K-5 and “12 Days” if the module is in 6-A1.</w:t>
      </w:r>
    </w:p>
    <w:p w14:paraId="5759ED56" w14:textId="3316CD4D" w:rsidR="3D305D7A" w:rsidRDefault="3D305D7A" w:rsidP="3D305D7A">
      <w:pPr>
        <w:pStyle w:val="ListParagraph"/>
        <w:numPr>
          <w:ilvl w:val="3"/>
          <w:numId w:val="346"/>
        </w:numPr>
        <w:rPr>
          <w:rFonts w:ascii="Aptos" w:eastAsia="Aptos" w:hAnsi="Aptos" w:cs="Aptos"/>
          <w:color w:val="000000" w:themeColor="text1"/>
        </w:rPr>
      </w:pPr>
      <w:r w:rsidRPr="3D305D7A">
        <w:rPr>
          <w:rFonts w:ascii="Aptos" w:eastAsia="Aptos" w:hAnsi="Aptos" w:cs="Aptos"/>
          <w:color w:val="000000" w:themeColor="text1"/>
        </w:rPr>
        <w:t>In the text “Module X Project”, replace “X” with the module number.</w:t>
      </w:r>
    </w:p>
    <w:p w14:paraId="6D0D1882" w14:textId="7358FD93" w:rsidR="3D305D7A" w:rsidRDefault="3D305D7A" w:rsidP="3D305D7A">
      <w:pPr>
        <w:pStyle w:val="ListParagraph"/>
        <w:numPr>
          <w:ilvl w:val="2"/>
          <w:numId w:val="346"/>
        </w:numPr>
        <w:rPr>
          <w:rFonts w:ascii="Aptos" w:eastAsia="Aptos" w:hAnsi="Aptos" w:cs="Aptos"/>
          <w:color w:val="000000" w:themeColor="text1"/>
        </w:rPr>
      </w:pPr>
      <w:r w:rsidRPr="3D305D7A">
        <w:rPr>
          <w:rFonts w:ascii="Aptos" w:eastAsia="Aptos" w:hAnsi="Aptos" w:cs="Aptos"/>
          <w:color w:val="000000" w:themeColor="text1"/>
        </w:rPr>
        <w:t>What lessons are in this module?</w:t>
      </w:r>
    </w:p>
    <w:p w14:paraId="10A993C4" w14:textId="76C98ABF" w:rsidR="3D305D7A" w:rsidRDefault="3D305D7A" w:rsidP="3D305D7A">
      <w:pPr>
        <w:pStyle w:val="ListParagraph"/>
        <w:numPr>
          <w:ilvl w:val="3"/>
          <w:numId w:val="346"/>
        </w:numPr>
        <w:rPr>
          <w:rFonts w:ascii="Aptos" w:eastAsia="Aptos" w:hAnsi="Aptos" w:cs="Aptos"/>
          <w:color w:val="000000" w:themeColor="text1"/>
        </w:rPr>
      </w:pPr>
      <w:r w:rsidRPr="3D305D7A">
        <w:rPr>
          <w:rFonts w:ascii="Aptos" w:eastAsia="Aptos" w:hAnsi="Aptos" w:cs="Aptos"/>
          <w:color w:val="000000" w:themeColor="text1"/>
        </w:rPr>
        <w:t xml:space="preserve">The text after “A lesson is:” should be as follows for </w:t>
      </w:r>
      <w:r>
        <w:br/>
      </w:r>
      <w:r w:rsidRPr="3D305D7A">
        <w:rPr>
          <w:rFonts w:ascii="Aptos" w:eastAsia="Aptos" w:hAnsi="Aptos" w:cs="Aptos"/>
          <w:color w:val="000000" w:themeColor="text1"/>
        </w:rPr>
        <w:t>Grades K-5:</w:t>
      </w:r>
    </w:p>
    <w:p w14:paraId="78C70FAA" w14:textId="5C231C13" w:rsidR="3D305D7A" w:rsidRDefault="3D305D7A" w:rsidP="3D305D7A">
      <w:pPr>
        <w:pStyle w:val="ListParagraph"/>
        <w:numPr>
          <w:ilvl w:val="4"/>
          <w:numId w:val="302"/>
        </w:numPr>
        <w:rPr>
          <w:rFonts w:ascii="Aptos" w:eastAsia="Aptos" w:hAnsi="Aptos" w:cs="Aptos"/>
          <w:color w:val="000000" w:themeColor="text1"/>
        </w:rPr>
      </w:pPr>
      <w:r w:rsidRPr="3D305D7A">
        <w:rPr>
          <w:rFonts w:ascii="Aptos" w:eastAsia="Aptos" w:hAnsi="Aptos" w:cs="Aptos"/>
          <w:color w:val="000000" w:themeColor="text1"/>
        </w:rPr>
        <w:t>Approximately 45 minutes of an Essential Session</w:t>
      </w:r>
    </w:p>
    <w:p w14:paraId="02966D9F" w14:textId="7B95F9E0" w:rsidR="3D305D7A" w:rsidRDefault="3D305D7A" w:rsidP="3D305D7A">
      <w:pPr>
        <w:pStyle w:val="ListParagraph"/>
        <w:numPr>
          <w:ilvl w:val="4"/>
          <w:numId w:val="302"/>
        </w:numPr>
        <w:rPr>
          <w:rFonts w:ascii="Aptos" w:eastAsia="Aptos" w:hAnsi="Aptos" w:cs="Aptos"/>
          <w:color w:val="000000" w:themeColor="text1"/>
        </w:rPr>
      </w:pPr>
      <w:r w:rsidRPr="3D305D7A">
        <w:rPr>
          <w:rFonts w:ascii="Aptos" w:eastAsia="Aptos" w:hAnsi="Aptos" w:cs="Aptos"/>
          <w:color w:val="000000" w:themeColor="text1"/>
        </w:rPr>
        <w:t>15+ minutes of suggested Differentiation and Practice Opportunities</w:t>
      </w:r>
    </w:p>
    <w:p w14:paraId="79B7D16F" w14:textId="3983429C" w:rsidR="3D305D7A" w:rsidRDefault="3D305D7A" w:rsidP="3D305D7A">
      <w:pPr>
        <w:pStyle w:val="ListParagraph"/>
        <w:numPr>
          <w:ilvl w:val="3"/>
          <w:numId w:val="346"/>
        </w:numPr>
        <w:rPr>
          <w:rFonts w:ascii="Aptos" w:eastAsia="Aptos" w:hAnsi="Aptos" w:cs="Aptos"/>
          <w:color w:val="000000" w:themeColor="text1"/>
        </w:rPr>
      </w:pPr>
      <w:r w:rsidRPr="3D305D7A">
        <w:rPr>
          <w:rFonts w:ascii="Aptos" w:eastAsia="Aptos" w:hAnsi="Aptos" w:cs="Aptos"/>
          <w:color w:val="000000" w:themeColor="text1"/>
        </w:rPr>
        <w:t xml:space="preserve">The text after “A lesson is:” should be as follows for </w:t>
      </w:r>
      <w:r>
        <w:br/>
      </w:r>
      <w:r w:rsidRPr="3D305D7A">
        <w:rPr>
          <w:rFonts w:ascii="Aptos" w:eastAsia="Aptos" w:hAnsi="Aptos" w:cs="Aptos"/>
          <w:color w:val="000000" w:themeColor="text1"/>
        </w:rPr>
        <w:t>Grades 6-A1:</w:t>
      </w:r>
    </w:p>
    <w:p w14:paraId="54555163" w14:textId="356D432E" w:rsidR="3D305D7A" w:rsidRDefault="3D305D7A" w:rsidP="3D305D7A">
      <w:pPr>
        <w:pStyle w:val="ListParagraph"/>
        <w:numPr>
          <w:ilvl w:val="4"/>
          <w:numId w:val="299"/>
        </w:numPr>
        <w:rPr>
          <w:rFonts w:ascii="Aptos" w:eastAsia="Aptos" w:hAnsi="Aptos" w:cs="Aptos"/>
          <w:color w:val="000000" w:themeColor="text1"/>
        </w:rPr>
      </w:pPr>
      <w:r w:rsidRPr="3D305D7A">
        <w:rPr>
          <w:rFonts w:ascii="Aptos" w:eastAsia="Aptos" w:hAnsi="Aptos" w:cs="Aptos"/>
          <w:color w:val="000000" w:themeColor="text1"/>
        </w:rPr>
        <w:t>Approximately 90 minutes of an Essential Session</w:t>
      </w:r>
    </w:p>
    <w:p w14:paraId="39650C49" w14:textId="500216BF" w:rsidR="3D305D7A" w:rsidRDefault="3D305D7A" w:rsidP="3D305D7A">
      <w:pPr>
        <w:pStyle w:val="ListParagraph"/>
        <w:numPr>
          <w:ilvl w:val="4"/>
          <w:numId w:val="299"/>
        </w:numPr>
        <w:rPr>
          <w:rFonts w:ascii="Aptos" w:eastAsia="Aptos" w:hAnsi="Aptos" w:cs="Aptos"/>
          <w:color w:val="000000" w:themeColor="text1"/>
        </w:rPr>
      </w:pPr>
      <w:r w:rsidRPr="3D305D7A">
        <w:rPr>
          <w:rFonts w:ascii="Aptos" w:eastAsia="Aptos" w:hAnsi="Aptos" w:cs="Aptos"/>
          <w:color w:val="000000" w:themeColor="text1"/>
        </w:rPr>
        <w:t>30+ minutes of suggested Differentiation and Practice Opportunities</w:t>
      </w:r>
    </w:p>
    <w:p w14:paraId="458FA56F" w14:textId="29CF5EFF" w:rsidR="3D305D7A" w:rsidRDefault="3D305D7A" w:rsidP="3D305D7A">
      <w:pPr>
        <w:pStyle w:val="ListParagraph"/>
        <w:numPr>
          <w:ilvl w:val="3"/>
          <w:numId w:val="346"/>
        </w:numPr>
        <w:rPr>
          <w:rFonts w:ascii="Aptos" w:eastAsia="Aptos" w:hAnsi="Aptos" w:cs="Aptos"/>
          <w:color w:val="000000" w:themeColor="text1"/>
        </w:rPr>
      </w:pPr>
      <w:r w:rsidRPr="3D305D7A">
        <w:rPr>
          <w:rFonts w:ascii="Aptos" w:eastAsia="Aptos" w:hAnsi="Aptos" w:cs="Aptos"/>
          <w:color w:val="000000" w:themeColor="text1"/>
        </w:rPr>
        <w:t>Planning Support</w:t>
      </w:r>
    </w:p>
    <w:p w14:paraId="58FD0C9D" w14:textId="5AF1D260" w:rsidR="3D305D7A" w:rsidRDefault="3D305D7A" w:rsidP="3D305D7A">
      <w:pPr>
        <w:pStyle w:val="ListParagraph"/>
        <w:numPr>
          <w:ilvl w:val="4"/>
          <w:numId w:val="346"/>
        </w:numPr>
        <w:rPr>
          <w:rFonts w:ascii="Aptos" w:eastAsia="Aptos" w:hAnsi="Aptos" w:cs="Aptos"/>
          <w:color w:val="000000" w:themeColor="text1"/>
        </w:rPr>
      </w:pPr>
      <w:r w:rsidRPr="3D305D7A">
        <w:rPr>
          <w:rFonts w:ascii="Aptos" w:eastAsia="Aptos" w:hAnsi="Aptos" w:cs="Aptos"/>
          <w:color w:val="000000" w:themeColor="text1"/>
        </w:rPr>
        <w:t>All text is boilerplate.</w:t>
      </w:r>
    </w:p>
    <w:p w14:paraId="0C0EEEE7" w14:textId="007AAABB" w:rsidR="3D305D7A" w:rsidRDefault="3D305D7A" w:rsidP="3D305D7A">
      <w:pPr>
        <w:pStyle w:val="ListParagraph"/>
        <w:numPr>
          <w:ilvl w:val="3"/>
          <w:numId w:val="346"/>
        </w:numPr>
        <w:rPr>
          <w:rFonts w:ascii="Aptos" w:eastAsia="Aptos" w:hAnsi="Aptos" w:cs="Aptos"/>
          <w:color w:val="000000" w:themeColor="text1"/>
        </w:rPr>
      </w:pPr>
      <w:r w:rsidRPr="3D305D7A">
        <w:rPr>
          <w:rFonts w:ascii="Aptos" w:eastAsia="Aptos" w:hAnsi="Aptos" w:cs="Aptos"/>
          <w:color w:val="000000" w:themeColor="text1"/>
        </w:rPr>
        <w:t>Complete the small gray lesson tables.</w:t>
      </w:r>
    </w:p>
    <w:p w14:paraId="4B9C1E38" w14:textId="1868EE04" w:rsidR="3D305D7A" w:rsidRDefault="3D305D7A" w:rsidP="3D305D7A">
      <w:pPr>
        <w:pStyle w:val="ListParagraph"/>
        <w:numPr>
          <w:ilvl w:val="4"/>
          <w:numId w:val="346"/>
        </w:numPr>
        <w:rPr>
          <w:rFonts w:ascii="Aptos" w:eastAsia="Aptos" w:hAnsi="Aptos" w:cs="Aptos"/>
          <w:color w:val="000000" w:themeColor="text1"/>
        </w:rPr>
      </w:pPr>
      <w:r w:rsidRPr="3D305D7A">
        <w:rPr>
          <w:rFonts w:ascii="Aptos" w:eastAsia="Aptos" w:hAnsi="Aptos" w:cs="Aptos"/>
          <w:color w:val="000000" w:themeColor="text1"/>
        </w:rPr>
        <w:t>Number the tables as LESSON 1, LESSON 2, and so on in the first row of the tables. Delete any lesson tables that are not needed.</w:t>
      </w:r>
    </w:p>
    <w:p w14:paraId="02E0F814" w14:textId="1287307C" w:rsidR="3D305D7A" w:rsidRDefault="3D305D7A" w:rsidP="3D305D7A">
      <w:pPr>
        <w:pStyle w:val="ListParagraph"/>
        <w:numPr>
          <w:ilvl w:val="4"/>
          <w:numId w:val="346"/>
        </w:numPr>
        <w:rPr>
          <w:rFonts w:ascii="Aptos" w:eastAsia="Aptos" w:hAnsi="Aptos" w:cs="Aptos"/>
          <w:color w:val="000000" w:themeColor="text1"/>
        </w:rPr>
      </w:pPr>
      <w:r w:rsidRPr="3D305D7A">
        <w:rPr>
          <w:rFonts w:ascii="Aptos" w:eastAsia="Aptos" w:hAnsi="Aptos" w:cs="Aptos"/>
          <w:color w:val="000000" w:themeColor="text1"/>
        </w:rPr>
        <w:t>For each lesson, insert the lesson title from Column B of the TOC in the second row of the table.</w:t>
      </w:r>
    </w:p>
    <w:p w14:paraId="582EF641" w14:textId="0FDAC21F" w:rsidR="3D305D7A" w:rsidRDefault="7F5F5F46" w:rsidP="3D305D7A">
      <w:pPr>
        <w:pStyle w:val="ListParagraph"/>
        <w:numPr>
          <w:ilvl w:val="4"/>
          <w:numId w:val="346"/>
        </w:numPr>
        <w:rPr>
          <w:rFonts w:ascii="Aptos" w:eastAsia="Aptos" w:hAnsi="Aptos" w:cs="Aptos"/>
          <w:color w:val="000000" w:themeColor="text1"/>
        </w:rPr>
      </w:pPr>
      <w:r w:rsidRPr="7F5F5F46">
        <w:rPr>
          <w:rFonts w:ascii="Aptos" w:eastAsia="Aptos" w:hAnsi="Aptos" w:cs="Aptos"/>
          <w:color w:val="000000" w:themeColor="text1"/>
        </w:rPr>
        <w:t>Consult the lesson-level EMM to fill in the sections labeled Learning Objective, Individual Materials, Pairs Materials, Printables, and Digital.</w:t>
      </w:r>
    </w:p>
    <w:p w14:paraId="7C6183B5" w14:textId="348712CA" w:rsidR="3D305D7A" w:rsidRDefault="3D305D7A" w:rsidP="3D305D7A">
      <w:pPr>
        <w:pStyle w:val="ListParagraph"/>
        <w:numPr>
          <w:ilvl w:val="1"/>
          <w:numId w:val="346"/>
        </w:numPr>
        <w:rPr>
          <w:rFonts w:ascii="Aptos" w:eastAsia="Aptos" w:hAnsi="Aptos" w:cs="Aptos"/>
          <w:color w:val="000000" w:themeColor="text1"/>
        </w:rPr>
      </w:pPr>
      <w:r w:rsidRPr="3D305D7A">
        <w:rPr>
          <w:rFonts w:ascii="Aptos" w:eastAsia="Aptos" w:hAnsi="Aptos" w:cs="Aptos"/>
          <w:color w:val="000000" w:themeColor="text1"/>
        </w:rPr>
        <w:t>Complete the green “Mathematical Language” section.</w:t>
      </w:r>
    </w:p>
    <w:p w14:paraId="76DD58D9" w14:textId="750910D5" w:rsidR="3D305D7A" w:rsidRDefault="49AFD03C" w:rsidP="3D305D7A">
      <w:pPr>
        <w:pStyle w:val="ListParagraph"/>
        <w:numPr>
          <w:ilvl w:val="2"/>
          <w:numId w:val="346"/>
        </w:numPr>
        <w:rPr>
          <w:rFonts w:ascii="Aptos" w:eastAsia="Aptos" w:hAnsi="Aptos" w:cs="Aptos"/>
          <w:color w:val="000000" w:themeColor="text1"/>
        </w:rPr>
      </w:pPr>
      <w:r w:rsidRPr="49AFD03C">
        <w:rPr>
          <w:rFonts w:ascii="Aptos" w:eastAsia="Aptos" w:hAnsi="Aptos" w:cs="Aptos"/>
          <w:color w:val="000000" w:themeColor="text1"/>
        </w:rPr>
        <w:t>Vocabulary</w:t>
      </w:r>
    </w:p>
    <w:p w14:paraId="5B26D99E" w14:textId="2B618464" w:rsidR="49AFD03C" w:rsidRDefault="49AFD03C" w:rsidP="49AFD03C">
      <w:pPr>
        <w:pStyle w:val="ListParagraph"/>
        <w:numPr>
          <w:ilvl w:val="3"/>
          <w:numId w:val="346"/>
        </w:numPr>
        <w:ind w:right="-120"/>
        <w:rPr>
          <w:rFonts w:ascii="Aptos" w:eastAsia="Aptos" w:hAnsi="Aptos" w:cs="Aptos"/>
          <w:color w:val="000000" w:themeColor="text1"/>
          <w:highlight w:val="yellow"/>
        </w:rPr>
      </w:pPr>
      <w:r w:rsidRPr="49AFD03C">
        <w:rPr>
          <w:rFonts w:ascii="Aptos" w:eastAsia="Aptos" w:hAnsi="Aptos" w:cs="Aptos"/>
          <w:color w:val="000000" w:themeColor="text1"/>
          <w:highlight w:val="yellow"/>
        </w:rPr>
        <w:t xml:space="preserve">Reference the Vocabulary Guidelines when completing this section. </w:t>
      </w:r>
      <w:hyperlink r:id="rId333">
        <w:r w:rsidRPr="49AFD03C">
          <w:rPr>
            <w:rStyle w:val="Hyperlink"/>
            <w:rFonts w:ascii="Aptos" w:eastAsia="Aptos" w:hAnsi="Aptos" w:cs="Aptos"/>
            <w:highlight w:val="yellow"/>
          </w:rPr>
          <w:t>https://hmhco.box.com/s/7n3aijtgf1g55zgqeur0v9epcq33wh8c</w:t>
        </w:r>
      </w:hyperlink>
      <w:r w:rsidRPr="49AFD03C">
        <w:rPr>
          <w:rFonts w:ascii="Aptos" w:eastAsia="Aptos" w:hAnsi="Aptos" w:cs="Aptos"/>
          <w:color w:val="000000" w:themeColor="text1"/>
        </w:rPr>
        <w:t xml:space="preserve"> </w:t>
      </w:r>
    </w:p>
    <w:p w14:paraId="0ABD36F9" w14:textId="157E92C7" w:rsidR="3D305D7A" w:rsidRDefault="71179AE1" w:rsidP="3D305D7A">
      <w:pPr>
        <w:pStyle w:val="ListParagraph"/>
        <w:numPr>
          <w:ilvl w:val="3"/>
          <w:numId w:val="346"/>
        </w:numPr>
        <w:ind w:right="-120"/>
        <w:rPr>
          <w:rFonts w:ascii="Aptos" w:eastAsia="Aptos" w:hAnsi="Aptos" w:cs="Aptos"/>
          <w:color w:val="000000" w:themeColor="text1"/>
        </w:rPr>
      </w:pPr>
      <w:r w:rsidRPr="71179AE1">
        <w:rPr>
          <w:rFonts w:ascii="Aptos" w:eastAsia="Aptos" w:hAnsi="Aptos" w:cs="Aptos"/>
          <w:color w:val="000000" w:themeColor="text1"/>
        </w:rPr>
        <w:t xml:space="preserve">In the row for Words to Learn, use the </w:t>
      </w:r>
      <w:hyperlink r:id="rId334">
        <w:r w:rsidRPr="71179AE1">
          <w:rPr>
            <w:rStyle w:val="Hyperlink"/>
            <w:rFonts w:ascii="Aptos" w:eastAsia="Aptos" w:hAnsi="Aptos" w:cs="Aptos"/>
            <w:highlight w:val="yellow"/>
          </w:rPr>
          <w:t>Vocabulary Tracker</w:t>
        </w:r>
      </w:hyperlink>
      <w:r w:rsidRPr="71179AE1">
        <w:rPr>
          <w:rFonts w:ascii="Aptos" w:eastAsia="Aptos" w:hAnsi="Aptos" w:cs="Aptos"/>
          <w:color w:val="000000" w:themeColor="text1"/>
        </w:rPr>
        <w:t xml:space="preserve"> at the following link to determine the new vocabulary words defined in the module. </w:t>
      </w:r>
      <w:hyperlink r:id="rId335">
        <w:r w:rsidRPr="71179AE1">
          <w:rPr>
            <w:rStyle w:val="Hyperlink"/>
            <w:rFonts w:ascii="Aptos" w:eastAsia="Aptos" w:hAnsi="Aptos" w:cs="Aptos"/>
            <w:color w:val="467886"/>
          </w:rPr>
          <w:t>https://hmhco.box.com/s/zfgd7e3zztsmnikn5s91u0aul0hexprm</w:t>
        </w:r>
        <w:r w:rsidR="0A358EAE">
          <w:br/>
        </w:r>
      </w:hyperlink>
      <w:r w:rsidRPr="71179AE1">
        <w:rPr>
          <w:rFonts w:ascii="Aptos" w:eastAsia="Aptos" w:hAnsi="Aptos" w:cs="Aptos"/>
          <w:color w:val="000000" w:themeColor="text1"/>
        </w:rPr>
        <w:t xml:space="preserve"> List the vocabulary words and associated lessons in order by lesson number. If a lesson has multiple vocabulary words, list the words for the lesson in alphabetical order. If the module has no new vocabulary words, enter “N/A” in place of the bulleted list, and change the boilerplate in the first cell of the Words to Learn row to the following:  </w:t>
      </w:r>
      <w:commentRangeStart w:id="227"/>
      <w:commentRangeStart w:id="228"/>
      <w:commentRangeStart w:id="229"/>
      <w:r w:rsidRPr="71179AE1">
        <w:rPr>
          <w:rFonts w:ascii="Aptos" w:eastAsia="Aptos" w:hAnsi="Aptos" w:cs="Aptos"/>
          <w:color w:val="000000" w:themeColor="text1"/>
        </w:rPr>
        <w:t xml:space="preserve">“Use </w:t>
      </w:r>
      <w:r w:rsidRPr="71179AE1">
        <w:rPr>
          <w:rFonts w:ascii="Aptos" w:eastAsia="Aptos" w:hAnsi="Aptos" w:cs="Aptos"/>
          <w:b/>
          <w:bCs/>
          <w:color w:val="000000" w:themeColor="text1"/>
        </w:rPr>
        <w:t>Words to Learn (WTL)</w:t>
      </w:r>
      <w:r w:rsidRPr="71179AE1">
        <w:rPr>
          <w:rFonts w:ascii="Aptos" w:eastAsia="Aptos" w:hAnsi="Aptos" w:cs="Aptos"/>
          <w:color w:val="000000" w:themeColor="text1"/>
        </w:rPr>
        <w:t xml:space="preserve"> in Classcraft or use it together with the </w:t>
      </w:r>
      <w:r w:rsidRPr="71179AE1">
        <w:rPr>
          <w:rFonts w:ascii="Aptos" w:eastAsia="Aptos" w:hAnsi="Aptos" w:cs="Aptos"/>
          <w:color w:val="000000" w:themeColor="text1"/>
        </w:rPr>
        <w:lastRenderedPageBreak/>
        <w:t>module’s WTL Vocabulary Cards to help students master any review terms.”</w:t>
      </w:r>
      <w:commentRangeEnd w:id="227"/>
      <w:r w:rsidR="0A358EAE">
        <w:rPr>
          <w:rStyle w:val="CommentReference"/>
        </w:rPr>
        <w:commentReference w:id="227"/>
      </w:r>
      <w:commentRangeEnd w:id="228"/>
      <w:r w:rsidR="0A358EAE">
        <w:rPr>
          <w:rStyle w:val="CommentReference"/>
        </w:rPr>
        <w:commentReference w:id="228"/>
      </w:r>
      <w:commentRangeEnd w:id="229"/>
      <w:r w:rsidR="0A358EAE">
        <w:rPr>
          <w:rStyle w:val="CommentReference"/>
        </w:rPr>
        <w:commentReference w:id="229"/>
      </w:r>
      <w:r w:rsidRPr="71179AE1">
        <w:rPr>
          <w:rFonts w:ascii="Aptos" w:eastAsia="Aptos" w:hAnsi="Aptos" w:cs="Aptos"/>
          <w:color w:val="000000" w:themeColor="text1"/>
        </w:rPr>
        <w:t xml:space="preserve"> (Change “students” to “children” for K-2.)</w:t>
      </w:r>
    </w:p>
    <w:p w14:paraId="56769D00" w14:textId="1D137C2D" w:rsidR="3D305D7A" w:rsidRDefault="49AFD03C" w:rsidP="3D305D7A">
      <w:pPr>
        <w:pStyle w:val="ListParagraph"/>
        <w:numPr>
          <w:ilvl w:val="3"/>
          <w:numId w:val="346"/>
        </w:numPr>
        <w:ind w:right="-240"/>
        <w:rPr>
          <w:rFonts w:ascii="Aptos" w:eastAsia="Aptos" w:hAnsi="Aptos" w:cs="Aptos"/>
          <w:color w:val="000000" w:themeColor="text1"/>
        </w:rPr>
      </w:pPr>
      <w:r w:rsidRPr="49AFD03C">
        <w:rPr>
          <w:rFonts w:ascii="Aptos" w:eastAsia="Aptos" w:hAnsi="Aptos" w:cs="Aptos"/>
          <w:color w:val="000000" w:themeColor="text1"/>
        </w:rPr>
        <w:t xml:space="preserve">In the row for high-utility words, use the High-Utility Words Tracker at the following link to determine the high-utility words for the module. </w:t>
      </w:r>
      <w:hyperlink r:id="rId336">
        <w:r w:rsidRPr="49AFD03C">
          <w:rPr>
            <w:rStyle w:val="Hyperlink"/>
            <w:rFonts w:ascii="Aptos" w:eastAsia="Aptos" w:hAnsi="Aptos" w:cs="Aptos"/>
            <w:color w:val="467886"/>
          </w:rPr>
          <w:t>https://hmhco.box.com/s/z96pcu29e0p7kgrm1znl70bzdylm99tr</w:t>
        </w:r>
        <w:r w:rsidR="3D305D7A">
          <w:br/>
        </w:r>
      </w:hyperlink>
      <w:r w:rsidRPr="49AFD03C">
        <w:rPr>
          <w:rFonts w:ascii="Aptos" w:eastAsia="Aptos" w:hAnsi="Aptos" w:cs="Aptos"/>
          <w:color w:val="000000" w:themeColor="text1"/>
        </w:rPr>
        <w:t xml:space="preserve"> List the high-utility words and associated lessons in order by lesson number. If a lesson has multiple high-utility words, list the words for the lesson in alphabetical order.</w:t>
      </w:r>
    </w:p>
    <w:p w14:paraId="4C184C8D" w14:textId="69744D32" w:rsidR="3D305D7A" w:rsidRDefault="3D305D7A" w:rsidP="3D305D7A">
      <w:pPr>
        <w:pStyle w:val="ListParagraph"/>
        <w:numPr>
          <w:ilvl w:val="2"/>
          <w:numId w:val="346"/>
        </w:numPr>
        <w:rPr>
          <w:rFonts w:ascii="Aptos" w:eastAsia="Aptos" w:hAnsi="Aptos" w:cs="Aptos"/>
          <w:color w:val="000000" w:themeColor="text1"/>
        </w:rPr>
      </w:pPr>
      <w:r w:rsidRPr="3D305D7A">
        <w:rPr>
          <w:rFonts w:ascii="Aptos" w:eastAsia="Aptos" w:hAnsi="Aptos" w:cs="Aptos"/>
          <w:color w:val="000000" w:themeColor="text1"/>
        </w:rPr>
        <w:t>Mathematical Language Routines (MLRs)</w:t>
      </w:r>
    </w:p>
    <w:p w14:paraId="557B7430" w14:textId="5ECDA030" w:rsidR="3D305D7A" w:rsidRDefault="3D305D7A" w:rsidP="3D305D7A">
      <w:pPr>
        <w:pStyle w:val="ListParagraph"/>
        <w:numPr>
          <w:ilvl w:val="3"/>
          <w:numId w:val="346"/>
        </w:numPr>
        <w:rPr>
          <w:rFonts w:ascii="Aptos" w:eastAsia="Aptos" w:hAnsi="Aptos" w:cs="Aptos"/>
          <w:color w:val="000000" w:themeColor="text1"/>
        </w:rPr>
      </w:pPr>
      <w:r w:rsidRPr="3D305D7A">
        <w:rPr>
          <w:rFonts w:ascii="Aptos" w:eastAsia="Aptos" w:hAnsi="Aptos" w:cs="Aptos"/>
          <w:color w:val="000000" w:themeColor="text1"/>
        </w:rPr>
        <w:t>List the MLRs used in the Spark Your Learnings and tasks of the lessons in the module. These MLRs can be found in the lesson-level EMMs—specifically, in the “Learn” column of the table in the section titled “What is the flow of the Essential Session?” List each MLR followed by the lesson(s) where it appears, or “all lessons” if it appears in every lesson. List the MLRs in order by lesson number, with MLRs appearing in all lessons listed first and MLRs ordered alphabetically in the case of “ties” (e.g., if two MLRs appear in exactly the same lessons).</w:t>
      </w:r>
    </w:p>
    <w:p w14:paraId="2471376C" w14:textId="4C1A7A6F" w:rsidR="3D305D7A" w:rsidRDefault="6D318FA2" w:rsidP="6D318FA2">
      <w:pPr>
        <w:pStyle w:val="ListParagraph"/>
        <w:numPr>
          <w:ilvl w:val="1"/>
          <w:numId w:val="346"/>
        </w:numPr>
        <w:rPr>
          <w:highlight w:val="yellow"/>
        </w:rPr>
      </w:pPr>
      <w:r w:rsidRPr="6D318FA2">
        <w:rPr>
          <w:rFonts w:ascii="Aptos" w:eastAsia="Aptos" w:hAnsi="Aptos" w:cs="Aptos"/>
          <w:color w:val="000000" w:themeColor="text1"/>
        </w:rPr>
        <w:t xml:space="preserve">For the green “Multilingual Learners” section, copy and paste the necessary </w:t>
      </w:r>
      <w:r w:rsidRPr="6D318FA2">
        <w:rPr>
          <w:rFonts w:ascii="Aptos" w:eastAsia="Aptos" w:hAnsi="Aptos" w:cs="Aptos"/>
          <w:color w:val="000000" w:themeColor="text1"/>
          <w:highlight w:val="yellow"/>
        </w:rPr>
        <w:t>ML Key Routines from the folder located here:</w:t>
      </w:r>
      <w:r w:rsidR="0A358EAE">
        <w:br/>
      </w:r>
      <w:hyperlink r:id="rId337">
        <w:r w:rsidRPr="6D318FA2">
          <w:rPr>
            <w:rStyle w:val="Hyperlink"/>
            <w:highlight w:val="yellow"/>
          </w:rPr>
          <w:t>https://hmhco.box.com/s/h6pe89bxghv4y2p5i5of3bbx6g2ajhgv</w:t>
        </w:r>
      </w:hyperlink>
    </w:p>
    <w:p w14:paraId="5EC46D82" w14:textId="677C6582" w:rsidR="3D305D7A" w:rsidRDefault="3D305D7A" w:rsidP="3D305D7A"/>
    <w:p w14:paraId="02EB25F7" w14:textId="3E64425F" w:rsidR="00165C4B" w:rsidRDefault="282B746D" w:rsidP="00165C4B">
      <w:pPr>
        <w:pStyle w:val="Heading3"/>
      </w:pPr>
      <w:bookmarkStart w:id="230" w:name="_Toc167311869"/>
      <w:bookmarkStart w:id="231" w:name="_Toc49307304"/>
      <w:r>
        <w:t>Prerequisite Check</w:t>
      </w:r>
      <w:bookmarkEnd w:id="230"/>
      <w:bookmarkEnd w:id="231"/>
      <w:r>
        <w:t xml:space="preserve"> </w:t>
      </w:r>
    </w:p>
    <w:p w14:paraId="43E22157" w14:textId="3A87A9F9" w:rsidR="0A358EAE" w:rsidRDefault="0A358EAE" w:rsidP="0A358EAE">
      <w:pPr>
        <w:rPr>
          <w:rFonts w:ascii="Aptos" w:eastAsia="Aptos" w:hAnsi="Aptos" w:cs="Aptos"/>
        </w:rPr>
      </w:pPr>
    </w:p>
    <w:p w14:paraId="616401B6" w14:textId="6BFD10C9" w:rsidR="0A358EAE" w:rsidRDefault="0A358EAE" w:rsidP="0A358EAE">
      <w:pPr>
        <w:pStyle w:val="Heading4"/>
        <w:spacing w:before="0" w:after="0"/>
      </w:pPr>
      <w:r w:rsidRPr="0A358EAE">
        <w:rPr>
          <w:rFonts w:ascii="Aptos" w:eastAsia="Aptos" w:hAnsi="Aptos" w:cs="Aptos"/>
        </w:rPr>
        <w:t>Digital authoring within: Learnosity</w:t>
      </w:r>
    </w:p>
    <w:p w14:paraId="004F31A8" w14:textId="636F127E" w:rsidR="0A358EAE" w:rsidRDefault="0A358EAE" w:rsidP="0A358EAE">
      <w:pPr>
        <w:pStyle w:val="ListParagraph"/>
        <w:numPr>
          <w:ilvl w:val="0"/>
          <w:numId w:val="279"/>
        </w:numPr>
        <w:rPr>
          <w:rFonts w:ascii="Aptos" w:eastAsia="Aptos" w:hAnsi="Aptos" w:cs="Aptos"/>
        </w:rPr>
      </w:pPr>
      <w:r w:rsidRPr="0A358EAE">
        <w:rPr>
          <w:rFonts w:ascii="Aptos" w:eastAsia="Aptos" w:hAnsi="Aptos" w:cs="Aptos"/>
        </w:rPr>
        <w:t xml:space="preserve">Introduction </w:t>
      </w:r>
    </w:p>
    <w:p w14:paraId="4BB98892" w14:textId="18C38425" w:rsidR="0A358EAE" w:rsidRDefault="594D9CF1" w:rsidP="0A358EAE">
      <w:pPr>
        <w:pStyle w:val="ListParagraph"/>
        <w:numPr>
          <w:ilvl w:val="1"/>
          <w:numId w:val="278"/>
        </w:numPr>
        <w:rPr>
          <w:rFonts w:ascii="Aptos" w:eastAsia="Aptos" w:hAnsi="Aptos" w:cs="Aptos"/>
          <w:color w:val="000000" w:themeColor="text1"/>
        </w:rPr>
      </w:pPr>
      <w:r w:rsidRPr="594D9CF1">
        <w:rPr>
          <w:rFonts w:ascii="Aptos" w:eastAsia="Aptos" w:hAnsi="Aptos" w:cs="Aptos"/>
          <w:color w:val="000000" w:themeColor="text1"/>
        </w:rPr>
        <w:t>This work involves updating an assessment component called Prerequisite Check. Review and update of this sections should ensure the following:</w:t>
      </w:r>
    </w:p>
    <w:p w14:paraId="6F97BF88" w14:textId="26DC816D" w:rsidR="0A358EAE" w:rsidRDefault="0A358EAE" w:rsidP="0A358EAE">
      <w:pPr>
        <w:pStyle w:val="ListParagraph"/>
        <w:numPr>
          <w:ilvl w:val="2"/>
          <w:numId w:val="277"/>
        </w:numPr>
        <w:rPr>
          <w:rFonts w:ascii="Aptos" w:eastAsia="Aptos" w:hAnsi="Aptos" w:cs="Aptos"/>
          <w:color w:val="000000" w:themeColor="text1"/>
        </w:rPr>
      </w:pPr>
      <w:r w:rsidRPr="0A358EAE">
        <w:rPr>
          <w:rFonts w:ascii="Aptos" w:eastAsia="Aptos" w:hAnsi="Aptos" w:cs="Aptos"/>
          <w:color w:val="000000" w:themeColor="text1"/>
        </w:rPr>
        <w:t>Appropriate coverage of and alignment to the focus standards covered in each module.</w:t>
      </w:r>
    </w:p>
    <w:p w14:paraId="694118A4" w14:textId="7DD821B3" w:rsidR="0A358EAE" w:rsidRDefault="0A358EAE" w:rsidP="0A358EAE">
      <w:pPr>
        <w:pStyle w:val="ListParagraph"/>
        <w:numPr>
          <w:ilvl w:val="2"/>
          <w:numId w:val="277"/>
        </w:numPr>
        <w:rPr>
          <w:rFonts w:ascii="Aptos" w:eastAsia="Aptos" w:hAnsi="Aptos" w:cs="Aptos"/>
          <w:color w:val="000000" w:themeColor="text1"/>
        </w:rPr>
      </w:pPr>
      <w:r w:rsidRPr="0A358EAE">
        <w:rPr>
          <w:rFonts w:ascii="Aptos" w:eastAsia="Aptos" w:hAnsi="Aptos" w:cs="Aptos"/>
          <w:color w:val="000000" w:themeColor="text1"/>
        </w:rPr>
        <w:t xml:space="preserve">Updates to address specific V1 concerns outlined in section 2.  </w:t>
      </w:r>
    </w:p>
    <w:p w14:paraId="6CEA6772" w14:textId="40B83537" w:rsidR="0A358EAE" w:rsidRDefault="0A358EAE" w:rsidP="0A358EAE">
      <w:pPr>
        <w:pStyle w:val="ListParagraph"/>
        <w:numPr>
          <w:ilvl w:val="1"/>
          <w:numId w:val="277"/>
        </w:numPr>
        <w:rPr>
          <w:rFonts w:ascii="Aptos" w:eastAsia="Aptos" w:hAnsi="Aptos" w:cs="Aptos"/>
          <w:color w:val="000000" w:themeColor="text1"/>
        </w:rPr>
      </w:pPr>
      <w:r w:rsidRPr="0A358EAE">
        <w:rPr>
          <w:rFonts w:ascii="Aptos" w:eastAsia="Aptos" w:hAnsi="Aptos" w:cs="Aptos"/>
          <w:color w:val="000000" w:themeColor="text1"/>
        </w:rPr>
        <w:t>Purpose of the section:</w:t>
      </w:r>
    </w:p>
    <w:p w14:paraId="79F5BDD7" w14:textId="185358A6" w:rsidR="0A358EAE" w:rsidRDefault="594D9CF1" w:rsidP="0A358EAE">
      <w:pPr>
        <w:pStyle w:val="ListParagraph"/>
        <w:numPr>
          <w:ilvl w:val="2"/>
          <w:numId w:val="277"/>
        </w:numPr>
        <w:rPr>
          <w:rFonts w:ascii="Aptos" w:eastAsia="Aptos" w:hAnsi="Aptos" w:cs="Aptos"/>
          <w:color w:val="000000" w:themeColor="text1"/>
        </w:rPr>
      </w:pPr>
      <w:r w:rsidRPr="594D9CF1">
        <w:rPr>
          <w:rFonts w:ascii="Aptos" w:eastAsia="Aptos" w:hAnsi="Aptos" w:cs="Aptos"/>
          <w:b/>
          <w:bCs/>
          <w:color w:val="000000" w:themeColor="text1"/>
        </w:rPr>
        <w:t>Prerequisite Check</w:t>
      </w:r>
      <w:r w:rsidRPr="594D9CF1">
        <w:rPr>
          <w:rFonts w:ascii="Aptos" w:eastAsia="Aptos" w:hAnsi="Aptos" w:cs="Aptos"/>
          <w:color w:val="000000" w:themeColor="text1"/>
        </w:rPr>
        <w:t xml:space="preserve"> assesses the prerequisites skills and understandings required to succeed with the new learning in this module.</w:t>
      </w:r>
    </w:p>
    <w:p w14:paraId="3F265AC7" w14:textId="7D34E1AF" w:rsidR="0A358EAE" w:rsidRDefault="0A358EAE" w:rsidP="0A358EAE">
      <w:pPr>
        <w:pStyle w:val="ListParagraph"/>
        <w:numPr>
          <w:ilvl w:val="1"/>
          <w:numId w:val="274"/>
        </w:numPr>
        <w:rPr>
          <w:rFonts w:ascii="Aptos" w:eastAsia="Aptos" w:hAnsi="Aptos" w:cs="Aptos"/>
          <w:color w:val="000000" w:themeColor="text1"/>
        </w:rPr>
      </w:pPr>
      <w:r w:rsidRPr="0A358EAE">
        <w:rPr>
          <w:rFonts w:ascii="Aptos" w:eastAsia="Aptos" w:hAnsi="Aptos" w:cs="Aptos"/>
          <w:color w:val="000000" w:themeColor="text1"/>
        </w:rPr>
        <w:t xml:space="preserve">The work can be done in 5 steps. In each step, you complete a task for all items in the section before moving to the next step which will be completed for all items in the section. These steps are noted in </w:t>
      </w:r>
      <w:r w:rsidRPr="0A358EAE">
        <w:rPr>
          <w:rFonts w:ascii="Aptos" w:eastAsia="Aptos" w:hAnsi="Aptos" w:cs="Aptos"/>
          <w:b/>
          <w:bCs/>
          <w:color w:val="A02B93" w:themeColor="accent5"/>
          <w:u w:val="single"/>
        </w:rPr>
        <w:t xml:space="preserve">PURPLE </w:t>
      </w:r>
      <w:r w:rsidRPr="0A358EAE">
        <w:rPr>
          <w:rFonts w:ascii="Aptos" w:eastAsia="Aptos" w:hAnsi="Aptos" w:cs="Aptos"/>
          <w:color w:val="000000" w:themeColor="text1"/>
        </w:rPr>
        <w:t>below:</w:t>
      </w:r>
    </w:p>
    <w:p w14:paraId="295CE328" w14:textId="5E1C75A4" w:rsidR="0A358EAE" w:rsidRDefault="0A358EAE" w:rsidP="0A358EAE">
      <w:pPr>
        <w:ind w:left="1440"/>
      </w:pPr>
      <w:r w:rsidRPr="0A358EAE">
        <w:rPr>
          <w:rFonts w:ascii="Aptos" w:eastAsia="Aptos" w:hAnsi="Aptos" w:cs="Aptos"/>
          <w:color w:val="747474" w:themeColor="background2" w:themeShade="80"/>
        </w:rPr>
        <w:t xml:space="preserve"> </w:t>
      </w:r>
    </w:p>
    <w:p w14:paraId="37740049" w14:textId="3F0E5FCF" w:rsidR="0A358EAE" w:rsidRDefault="0A358EAE" w:rsidP="0A358EAE">
      <w:pPr>
        <w:pStyle w:val="ListParagraph"/>
        <w:numPr>
          <w:ilvl w:val="0"/>
          <w:numId w:val="279"/>
        </w:numPr>
        <w:spacing w:line="257" w:lineRule="auto"/>
        <w:rPr>
          <w:rFonts w:ascii="Aptos" w:eastAsia="Aptos" w:hAnsi="Aptos" w:cs="Aptos"/>
        </w:rPr>
      </w:pPr>
      <w:r w:rsidRPr="0A358EAE">
        <w:rPr>
          <w:rFonts w:ascii="Aptos" w:eastAsia="Aptos" w:hAnsi="Aptos" w:cs="Aptos"/>
        </w:rPr>
        <w:t>Determine if the content should be reused, revised, or authored new.</w:t>
      </w:r>
    </w:p>
    <w:p w14:paraId="4B2411C7" w14:textId="00C9AF61" w:rsidR="0A358EAE" w:rsidRDefault="0A358EAE" w:rsidP="0A358EAE">
      <w:pPr>
        <w:spacing w:line="257" w:lineRule="auto"/>
        <w:ind w:left="720"/>
      </w:pPr>
      <w:r w:rsidRPr="0A358EAE">
        <w:rPr>
          <w:rFonts w:ascii="Aptos" w:eastAsia="Aptos" w:hAnsi="Aptos" w:cs="Aptos"/>
          <w:b/>
          <w:bCs/>
          <w:color w:val="9F2B92"/>
          <w:u w:val="single"/>
        </w:rPr>
        <w:t>1</w:t>
      </w:r>
      <w:r w:rsidRPr="0A358EAE">
        <w:rPr>
          <w:rFonts w:ascii="Aptos" w:eastAsia="Aptos" w:hAnsi="Aptos" w:cs="Aptos"/>
          <w:b/>
          <w:bCs/>
          <w:color w:val="9F2B92"/>
          <w:u w:val="single"/>
          <w:vertAlign w:val="superscript"/>
        </w:rPr>
        <w:t>ST</w:t>
      </w:r>
      <w:r w:rsidRPr="0A358EAE">
        <w:rPr>
          <w:rFonts w:ascii="Aptos" w:eastAsia="Aptos" w:hAnsi="Aptos" w:cs="Aptos"/>
          <w:b/>
          <w:bCs/>
          <w:color w:val="9F2B92"/>
          <w:u w:val="single"/>
        </w:rPr>
        <w:t xml:space="preserve"> STEP – EVALUATION</w:t>
      </w:r>
    </w:p>
    <w:p w14:paraId="732BDCAC" w14:textId="76FA69B1" w:rsidR="0A358EAE" w:rsidRDefault="5609DC12" w:rsidP="0A358EAE">
      <w:pPr>
        <w:pStyle w:val="ListParagraph"/>
        <w:numPr>
          <w:ilvl w:val="1"/>
          <w:numId w:val="272"/>
        </w:numPr>
        <w:rPr>
          <w:rFonts w:ascii="Aptos" w:eastAsia="Aptos" w:hAnsi="Aptos" w:cs="Aptos"/>
        </w:rPr>
      </w:pPr>
      <w:r w:rsidRPr="5609DC12">
        <w:rPr>
          <w:rFonts w:ascii="Aptos" w:eastAsia="Aptos" w:hAnsi="Aptos" w:cs="Aptos"/>
        </w:rPr>
        <w:t xml:space="preserve">Start by considering the module as a whole (use the </w:t>
      </w:r>
      <w:hyperlink r:id="rId338">
        <w:r w:rsidRPr="5609DC12">
          <w:rPr>
            <w:rStyle w:val="Hyperlink"/>
            <w:rFonts w:ascii="Aptos" w:eastAsia="Aptos" w:hAnsi="Aptos" w:cs="Aptos"/>
            <w:color w:val="4EA72E" w:themeColor="accent6"/>
          </w:rPr>
          <w:t>IM_CA_G#_TOC.xlsx</w:t>
        </w:r>
      </w:hyperlink>
      <w:r w:rsidRPr="5609DC12">
        <w:rPr>
          <w:rFonts w:ascii="Aptos" w:eastAsia="Aptos" w:hAnsi="Aptos" w:cs="Aptos"/>
        </w:rPr>
        <w:t xml:space="preserve"> and the </w:t>
      </w:r>
      <w:hyperlink r:id="rId339">
        <w:r w:rsidRPr="5609DC12">
          <w:rPr>
            <w:rStyle w:val="Hyperlink"/>
            <w:rFonts w:ascii="Aptos" w:eastAsia="Aptos" w:hAnsi="Aptos" w:cs="Aptos"/>
            <w:color w:val="0070C0"/>
          </w:rPr>
          <w:t>IM_CA_G#_New &amp; Revised Lessons.docx</w:t>
        </w:r>
      </w:hyperlink>
      <w:r w:rsidRPr="5609DC12">
        <w:rPr>
          <w:rFonts w:ascii="Aptos" w:eastAsia="Aptos" w:hAnsi="Aptos" w:cs="Aptos"/>
        </w:rPr>
        <w:t>) to note the specific differences from v1:</w:t>
      </w:r>
    </w:p>
    <w:p w14:paraId="457555AF" w14:textId="6059FF0F" w:rsidR="0A358EAE" w:rsidRDefault="0A358EAE" w:rsidP="0A358EAE">
      <w:pPr>
        <w:pStyle w:val="ListParagraph"/>
        <w:numPr>
          <w:ilvl w:val="2"/>
          <w:numId w:val="272"/>
        </w:numPr>
        <w:rPr>
          <w:rFonts w:ascii="Aptos" w:eastAsia="Aptos" w:hAnsi="Aptos" w:cs="Aptos"/>
          <w:color w:val="000000" w:themeColor="text1"/>
        </w:rPr>
      </w:pPr>
      <w:r w:rsidRPr="0A358EAE">
        <w:rPr>
          <w:rFonts w:ascii="Aptos" w:eastAsia="Aptos" w:hAnsi="Aptos" w:cs="Aptos"/>
          <w:color w:val="000000" w:themeColor="text1"/>
        </w:rPr>
        <w:t>Is the module appearing earlier or later in the full scope and sequence? How does this impact precursor knowledge?</w:t>
      </w:r>
    </w:p>
    <w:p w14:paraId="43B0E0EC" w14:textId="75E75006" w:rsidR="0A358EAE" w:rsidRDefault="0A358EAE" w:rsidP="0A358EAE">
      <w:pPr>
        <w:pStyle w:val="ListParagraph"/>
        <w:numPr>
          <w:ilvl w:val="2"/>
          <w:numId w:val="272"/>
        </w:numPr>
        <w:rPr>
          <w:rFonts w:ascii="Aptos" w:eastAsia="Aptos" w:hAnsi="Aptos" w:cs="Aptos"/>
          <w:color w:val="000000" w:themeColor="text1"/>
        </w:rPr>
      </w:pPr>
      <w:r w:rsidRPr="0A358EAE">
        <w:rPr>
          <w:rFonts w:ascii="Aptos" w:eastAsia="Aptos" w:hAnsi="Aptos" w:cs="Aptos"/>
          <w:color w:val="000000" w:themeColor="text1"/>
        </w:rPr>
        <w:t>How much have the lessons in the module changed? Does the module…</w:t>
      </w:r>
    </w:p>
    <w:p w14:paraId="63F68A29" w14:textId="5B77D2A1" w:rsidR="0A358EAE" w:rsidRDefault="0A358EAE" w:rsidP="0A358EAE">
      <w:pPr>
        <w:pStyle w:val="ListParagraph"/>
        <w:numPr>
          <w:ilvl w:val="3"/>
          <w:numId w:val="272"/>
        </w:numPr>
        <w:rPr>
          <w:rFonts w:ascii="Aptos" w:eastAsia="Aptos" w:hAnsi="Aptos" w:cs="Aptos"/>
          <w:color w:val="000000" w:themeColor="text1"/>
        </w:rPr>
      </w:pPr>
      <w:r w:rsidRPr="0A358EAE">
        <w:rPr>
          <w:rFonts w:ascii="Aptos" w:eastAsia="Aptos" w:hAnsi="Aptos" w:cs="Aptos"/>
          <w:color w:val="000000" w:themeColor="text1"/>
        </w:rPr>
        <w:lastRenderedPageBreak/>
        <w:t>Still contain the same lessons from v1?</w:t>
      </w:r>
    </w:p>
    <w:p w14:paraId="1048FEC0" w14:textId="242CA453" w:rsidR="0A358EAE" w:rsidRDefault="0A358EAE" w:rsidP="0A358EAE">
      <w:pPr>
        <w:pStyle w:val="ListParagraph"/>
        <w:numPr>
          <w:ilvl w:val="3"/>
          <w:numId w:val="272"/>
        </w:numPr>
        <w:rPr>
          <w:rFonts w:ascii="Aptos" w:eastAsia="Aptos" w:hAnsi="Aptos" w:cs="Aptos"/>
          <w:color w:val="000000" w:themeColor="text1"/>
        </w:rPr>
      </w:pPr>
      <w:r w:rsidRPr="0A358EAE">
        <w:rPr>
          <w:rFonts w:ascii="Aptos" w:eastAsia="Aptos" w:hAnsi="Aptos" w:cs="Aptos"/>
          <w:color w:val="000000" w:themeColor="text1"/>
        </w:rPr>
        <w:t>Include lessons with revisions from v1?</w:t>
      </w:r>
    </w:p>
    <w:p w14:paraId="35A8CCFC" w14:textId="36FB7069" w:rsidR="0A358EAE" w:rsidRDefault="0A358EAE" w:rsidP="0A358EAE">
      <w:pPr>
        <w:pStyle w:val="ListParagraph"/>
        <w:numPr>
          <w:ilvl w:val="3"/>
          <w:numId w:val="272"/>
        </w:numPr>
        <w:rPr>
          <w:rFonts w:ascii="Aptos" w:eastAsia="Aptos" w:hAnsi="Aptos" w:cs="Aptos"/>
          <w:color w:val="000000" w:themeColor="text1"/>
        </w:rPr>
      </w:pPr>
      <w:r w:rsidRPr="0A358EAE">
        <w:rPr>
          <w:rFonts w:ascii="Aptos" w:eastAsia="Aptos" w:hAnsi="Aptos" w:cs="Aptos"/>
          <w:color w:val="000000" w:themeColor="text1"/>
        </w:rPr>
        <w:t>Now include lessons from multiple v1 modules?</w:t>
      </w:r>
    </w:p>
    <w:p w14:paraId="7D8F4179" w14:textId="33E53813" w:rsidR="0A358EAE" w:rsidRDefault="0A358EAE" w:rsidP="0A358EAE">
      <w:pPr>
        <w:pStyle w:val="ListParagraph"/>
        <w:numPr>
          <w:ilvl w:val="3"/>
          <w:numId w:val="272"/>
        </w:numPr>
        <w:rPr>
          <w:rFonts w:ascii="Aptos" w:eastAsia="Aptos" w:hAnsi="Aptos" w:cs="Aptos"/>
          <w:color w:val="000000" w:themeColor="text1"/>
        </w:rPr>
      </w:pPr>
      <w:r w:rsidRPr="0A358EAE">
        <w:rPr>
          <w:rFonts w:ascii="Aptos" w:eastAsia="Aptos" w:hAnsi="Aptos" w:cs="Aptos"/>
          <w:color w:val="000000" w:themeColor="text1"/>
        </w:rPr>
        <w:t>Contain any new lessons?</w:t>
      </w:r>
    </w:p>
    <w:p w14:paraId="00545CE2" w14:textId="41C564A6" w:rsidR="0A358EAE" w:rsidRDefault="0A358EAE" w:rsidP="0A358EAE">
      <w:pPr>
        <w:pStyle w:val="ListParagraph"/>
        <w:numPr>
          <w:ilvl w:val="1"/>
          <w:numId w:val="279"/>
        </w:numPr>
        <w:rPr>
          <w:rFonts w:ascii="Aptos" w:eastAsia="Aptos" w:hAnsi="Aptos" w:cs="Aptos"/>
        </w:rPr>
      </w:pPr>
      <w:r w:rsidRPr="0A358EAE">
        <w:rPr>
          <w:rFonts w:ascii="Aptos" w:eastAsia="Aptos" w:hAnsi="Aptos" w:cs="Aptos"/>
        </w:rPr>
        <w:t>Next, re-read the purpose of each lesson in the module.</w:t>
      </w:r>
    </w:p>
    <w:p w14:paraId="5898C601" w14:textId="694101D2" w:rsidR="0A358EAE" w:rsidRDefault="5609DC12" w:rsidP="0A358EAE">
      <w:pPr>
        <w:pStyle w:val="ListParagraph"/>
        <w:numPr>
          <w:ilvl w:val="1"/>
          <w:numId w:val="279"/>
        </w:numPr>
        <w:rPr>
          <w:rFonts w:ascii="Aptos" w:eastAsia="Aptos" w:hAnsi="Aptos" w:cs="Aptos"/>
        </w:rPr>
      </w:pPr>
      <w:r w:rsidRPr="5609DC12">
        <w:rPr>
          <w:rFonts w:ascii="Aptos" w:eastAsia="Aptos" w:hAnsi="Aptos" w:cs="Aptos"/>
        </w:rPr>
        <w:t xml:space="preserve">Use the </w:t>
      </w:r>
      <w:hyperlink r:id="rId340">
        <w:r w:rsidRPr="5609DC12">
          <w:rPr>
            <w:rStyle w:val="Hyperlink"/>
            <w:rFonts w:ascii="Aptos" w:eastAsia="Aptos" w:hAnsi="Aptos" w:cs="Aptos"/>
            <w:color w:val="C00000"/>
          </w:rPr>
          <w:t>Into Math v1 TE.pdf</w:t>
        </w:r>
      </w:hyperlink>
      <w:r w:rsidRPr="5609DC12">
        <w:rPr>
          <w:rFonts w:ascii="Aptos" w:eastAsia="Aptos" w:hAnsi="Aptos" w:cs="Aptos"/>
          <w:color w:val="C00000"/>
        </w:rPr>
        <w:t xml:space="preserve"> </w:t>
      </w:r>
      <w:r w:rsidRPr="5609DC12">
        <w:rPr>
          <w:rFonts w:ascii="Aptos" w:eastAsia="Aptos" w:hAnsi="Aptos" w:cs="Aptos"/>
        </w:rPr>
        <w:t>to view the v1 aligned standards, I can statement, and instructional tasks for the lesson.</w:t>
      </w:r>
    </w:p>
    <w:p w14:paraId="705A6106" w14:textId="3E411CA1" w:rsidR="0A358EAE" w:rsidRDefault="5609DC12" w:rsidP="0A358EAE">
      <w:pPr>
        <w:pStyle w:val="ListParagraph"/>
        <w:numPr>
          <w:ilvl w:val="1"/>
          <w:numId w:val="279"/>
        </w:numPr>
        <w:rPr>
          <w:rFonts w:ascii="Aptos" w:eastAsia="Aptos" w:hAnsi="Aptos" w:cs="Aptos"/>
        </w:rPr>
      </w:pPr>
      <w:r w:rsidRPr="5609DC12">
        <w:rPr>
          <w:rFonts w:ascii="Aptos" w:eastAsia="Aptos" w:hAnsi="Aptos" w:cs="Aptos"/>
        </w:rPr>
        <w:t xml:space="preserve">Read through the </w:t>
      </w:r>
      <w:hyperlink r:id="rId341">
        <w:r w:rsidRPr="5609DC12">
          <w:rPr>
            <w:rStyle w:val="Hyperlink"/>
            <w:rFonts w:ascii="Aptos" w:eastAsia="Aptos" w:hAnsi="Aptos" w:cs="Aptos"/>
            <w:color w:val="0070C0"/>
          </w:rPr>
          <w:t>EMM.docx</w:t>
        </w:r>
      </w:hyperlink>
      <w:r w:rsidRPr="5609DC12">
        <w:rPr>
          <w:rFonts w:ascii="Aptos" w:eastAsia="Aptos" w:hAnsi="Aptos" w:cs="Aptos"/>
          <w:color w:val="0070C0"/>
        </w:rPr>
        <w:t xml:space="preserve"> </w:t>
      </w:r>
      <w:r w:rsidRPr="5609DC12">
        <w:rPr>
          <w:rFonts w:ascii="Aptos" w:eastAsia="Aptos" w:hAnsi="Aptos" w:cs="Aptos"/>
        </w:rPr>
        <w:t>of all lessons in the module to take note of any updates to the standards, I Can statement, or instructional tasks.</w:t>
      </w:r>
    </w:p>
    <w:p w14:paraId="0C1294F7" w14:textId="4AAE74A1" w:rsidR="0A358EAE" w:rsidRDefault="5609DC12" w:rsidP="0A358EAE">
      <w:pPr>
        <w:pStyle w:val="ListParagraph"/>
        <w:numPr>
          <w:ilvl w:val="2"/>
          <w:numId w:val="279"/>
        </w:numPr>
        <w:rPr>
          <w:rFonts w:ascii="Aptos" w:eastAsia="Aptos" w:hAnsi="Aptos" w:cs="Aptos"/>
        </w:rPr>
      </w:pPr>
      <w:r w:rsidRPr="5609DC12">
        <w:rPr>
          <w:rFonts w:ascii="Aptos" w:eastAsia="Aptos" w:hAnsi="Aptos" w:cs="Aptos"/>
          <w:b/>
          <w:bCs/>
        </w:rPr>
        <w:t>Standards</w:t>
      </w:r>
      <w:r w:rsidRPr="5609DC12">
        <w:rPr>
          <w:rFonts w:ascii="Aptos" w:eastAsia="Aptos" w:hAnsi="Aptos" w:cs="Aptos"/>
        </w:rPr>
        <w:t xml:space="preserve"> Make sure you understand exactly which part(s) of the standard(s) this lesson primarily focuses on as well as introduces or applies (changes from v1 will be shown in the </w:t>
      </w:r>
      <w:hyperlink r:id="rId342">
        <w:r w:rsidRPr="5609DC12">
          <w:rPr>
            <w:rStyle w:val="Hyperlink"/>
            <w:rFonts w:ascii="Aptos" w:eastAsia="Aptos" w:hAnsi="Aptos" w:cs="Aptos"/>
            <w:color w:val="4EA72E" w:themeColor="accent6"/>
          </w:rPr>
          <w:t>IM_CA_G#_TOC.xlsx</w:t>
        </w:r>
      </w:hyperlink>
      <w:r w:rsidRPr="5609DC12">
        <w:rPr>
          <w:rFonts w:ascii="Aptos" w:eastAsia="Aptos" w:hAnsi="Aptos" w:cs="Aptos"/>
        </w:rPr>
        <w:t xml:space="preserve"> and the </w:t>
      </w:r>
      <w:hyperlink r:id="rId343">
        <w:r w:rsidRPr="5609DC12">
          <w:rPr>
            <w:rStyle w:val="Hyperlink"/>
            <w:rFonts w:ascii="Aptos" w:eastAsia="Aptos" w:hAnsi="Aptos" w:cs="Aptos"/>
            <w:color w:val="0070C0"/>
          </w:rPr>
          <w:t>IM_CA_G#_New &amp; Revised Lessons.docx</w:t>
        </w:r>
      </w:hyperlink>
      <w:r w:rsidRPr="5609DC12">
        <w:rPr>
          <w:rFonts w:ascii="Aptos" w:eastAsia="Aptos" w:hAnsi="Aptos" w:cs="Aptos"/>
          <w:color w:val="0070C0"/>
        </w:rPr>
        <w:t xml:space="preserve"> </w:t>
      </w:r>
      <w:r w:rsidRPr="5609DC12">
        <w:rPr>
          <w:rFonts w:ascii="Aptos" w:eastAsia="Aptos" w:hAnsi="Aptos" w:cs="Aptos"/>
        </w:rPr>
        <w:t>as well).</w:t>
      </w:r>
    </w:p>
    <w:p w14:paraId="7B5024F6" w14:textId="3C4CF6D0" w:rsidR="0A358EAE" w:rsidRDefault="0A358EAE" w:rsidP="0A358EAE">
      <w:pPr>
        <w:pStyle w:val="ListParagraph"/>
        <w:numPr>
          <w:ilvl w:val="2"/>
          <w:numId w:val="279"/>
        </w:numPr>
        <w:rPr>
          <w:rFonts w:ascii="Aptos" w:eastAsia="Aptos" w:hAnsi="Aptos" w:cs="Aptos"/>
        </w:rPr>
      </w:pPr>
      <w:r w:rsidRPr="0A358EAE">
        <w:rPr>
          <w:rFonts w:ascii="Aptos" w:eastAsia="Aptos" w:hAnsi="Aptos" w:cs="Aptos"/>
          <w:b/>
          <w:bCs/>
        </w:rPr>
        <w:t>I Can Statement</w:t>
      </w:r>
      <w:r w:rsidRPr="0A358EAE">
        <w:rPr>
          <w:rFonts w:ascii="Aptos" w:eastAsia="Aptos" w:hAnsi="Aptos" w:cs="Aptos"/>
        </w:rPr>
        <w:t xml:space="preserve"> Understand this statement in tandem with the standards.</w:t>
      </w:r>
    </w:p>
    <w:p w14:paraId="667BDF8A" w14:textId="4EE1FD33" w:rsidR="0A358EAE" w:rsidRDefault="0A358EAE" w:rsidP="0A358EAE">
      <w:pPr>
        <w:pStyle w:val="ListParagraph"/>
        <w:numPr>
          <w:ilvl w:val="2"/>
          <w:numId w:val="279"/>
        </w:numPr>
        <w:rPr>
          <w:rFonts w:ascii="Aptos" w:eastAsia="Aptos" w:hAnsi="Aptos" w:cs="Aptos"/>
        </w:rPr>
      </w:pPr>
      <w:r w:rsidRPr="0A358EAE">
        <w:rPr>
          <w:rFonts w:ascii="Aptos" w:eastAsia="Aptos" w:hAnsi="Aptos" w:cs="Aptos"/>
          <w:b/>
          <w:bCs/>
        </w:rPr>
        <w:t>Instructional Tasks</w:t>
      </w:r>
      <w:r w:rsidRPr="0A358EAE">
        <w:rPr>
          <w:rFonts w:ascii="Aptos" w:eastAsia="Aptos" w:hAnsi="Aptos" w:cs="Aptos"/>
        </w:rPr>
        <w:t xml:space="preserve"> Read and understand the steps of each task, taking special note of not only what is being asked, but how it is being asked, what models are used, how the student is expected to respond, and the extent to which the student is taught the concepts or skills. </w:t>
      </w:r>
    </w:p>
    <w:p w14:paraId="464F0F4F" w14:textId="553DF1A5" w:rsidR="0A358EAE" w:rsidRDefault="0A358EAE" w:rsidP="0A358EAE">
      <w:pPr>
        <w:ind w:left="2880"/>
      </w:pPr>
      <w:r w:rsidRPr="0A358EAE">
        <w:rPr>
          <w:rFonts w:ascii="Aptos" w:eastAsia="Aptos" w:hAnsi="Aptos" w:cs="Aptos"/>
          <w:i/>
          <w:iCs/>
          <w:color w:val="000000" w:themeColor="text1"/>
        </w:rPr>
        <w:t>Note: The content of a lesson may stretch students’ thinking a bit beyond the strict expectation of the standard. The assessment items, however, should NOT go beyond the strict expectations of the focus standards.</w:t>
      </w:r>
    </w:p>
    <w:p w14:paraId="388E0FF2" w14:textId="7541B5FB" w:rsidR="0A358EAE" w:rsidRDefault="0A358EAE" w:rsidP="0A358EAE">
      <w:pPr>
        <w:ind w:left="2880"/>
      </w:pPr>
      <w:r w:rsidRPr="0A358EAE">
        <w:rPr>
          <w:rFonts w:ascii="Aptos" w:eastAsia="Aptos" w:hAnsi="Aptos" w:cs="Aptos"/>
          <w:i/>
          <w:iCs/>
        </w:rPr>
        <w:t xml:space="preserve"> </w:t>
      </w:r>
    </w:p>
    <w:p w14:paraId="6AA76210" w14:textId="1300ED5E" w:rsidR="0A358EAE" w:rsidRDefault="594D9CF1" w:rsidP="0A358EAE">
      <w:pPr>
        <w:ind w:left="1440"/>
      </w:pPr>
      <w:r w:rsidRPr="594D9CF1">
        <w:rPr>
          <w:rFonts w:ascii="Aptos" w:eastAsia="Aptos" w:hAnsi="Aptos" w:cs="Aptos"/>
          <w:b/>
          <w:bCs/>
        </w:rPr>
        <w:t>Rule</w:t>
      </w:r>
      <w:r w:rsidRPr="594D9CF1">
        <w:rPr>
          <w:rFonts w:ascii="Aptos" w:eastAsia="Aptos" w:hAnsi="Aptos" w:cs="Aptos"/>
        </w:rPr>
        <w:t xml:space="preserve"> The</w:t>
      </w:r>
      <w:r w:rsidRPr="594D9CF1">
        <w:rPr>
          <w:rFonts w:ascii="Aptos" w:eastAsia="Aptos" w:hAnsi="Aptos" w:cs="Aptos"/>
          <w:b/>
          <w:bCs/>
        </w:rPr>
        <w:t xml:space="preserve"> Prerequisite Check </w:t>
      </w:r>
      <w:r w:rsidRPr="594D9CF1">
        <w:rPr>
          <w:rFonts w:ascii="Aptos" w:eastAsia="Aptos" w:hAnsi="Aptos" w:cs="Aptos"/>
        </w:rPr>
        <w:t xml:space="preserve">section will NOT contain any manually scored items. Consider how you can assess the standard with an auto scorable interaction using the </w:t>
      </w:r>
      <w:hyperlink r:id="rId344">
        <w:r w:rsidRPr="594D9CF1">
          <w:rPr>
            <w:rStyle w:val="Hyperlink"/>
            <w:rFonts w:ascii="Aptos" w:eastAsia="Aptos" w:hAnsi="Aptos" w:cs="Aptos"/>
            <w:color w:val="C00000"/>
          </w:rPr>
          <w:t>Math Item Specs Guide.pdf</w:t>
        </w:r>
      </w:hyperlink>
      <w:r w:rsidRPr="594D9CF1">
        <w:rPr>
          <w:rFonts w:ascii="Aptos" w:eastAsia="Aptos" w:hAnsi="Aptos" w:cs="Aptos"/>
        </w:rPr>
        <w:t xml:space="preserve"> (see </w:t>
      </w:r>
      <w:r w:rsidRPr="594D9CF1">
        <w:rPr>
          <w:rFonts w:ascii="Aptos" w:eastAsia="Aptos" w:hAnsi="Aptos" w:cs="Aptos"/>
          <w:i/>
          <w:iCs/>
        </w:rPr>
        <w:t>Use Cases</w:t>
      </w:r>
      <w:r w:rsidRPr="594D9CF1">
        <w:rPr>
          <w:rFonts w:ascii="Aptos" w:eastAsia="Aptos" w:hAnsi="Aptos" w:cs="Aptos"/>
        </w:rPr>
        <w:t xml:space="preserve"> and </w:t>
      </w:r>
      <w:r w:rsidRPr="594D9CF1">
        <w:rPr>
          <w:rFonts w:ascii="Aptos" w:eastAsia="Aptos" w:hAnsi="Aptos" w:cs="Aptos"/>
          <w:i/>
          <w:iCs/>
        </w:rPr>
        <w:t>Scoring</w:t>
      </w:r>
      <w:r w:rsidRPr="594D9CF1">
        <w:rPr>
          <w:rFonts w:ascii="Aptos" w:eastAsia="Aptos" w:hAnsi="Aptos" w:cs="Aptos"/>
        </w:rPr>
        <w:t>).</w:t>
      </w:r>
    </w:p>
    <w:p w14:paraId="2DB48E47" w14:textId="4086AB2A" w:rsidR="0A358EAE" w:rsidRDefault="0A358EAE" w:rsidP="0A358EAE">
      <w:pPr>
        <w:ind w:left="1440"/>
      </w:pPr>
      <w:r w:rsidRPr="0A358EAE">
        <w:rPr>
          <w:rFonts w:ascii="Aptos" w:eastAsia="Aptos" w:hAnsi="Aptos" w:cs="Aptos"/>
        </w:rPr>
        <w:t xml:space="preserve"> </w:t>
      </w:r>
    </w:p>
    <w:p w14:paraId="57AB3ECD" w14:textId="2171C54C" w:rsidR="0A358EAE" w:rsidRDefault="0A358EAE" w:rsidP="0A358EAE">
      <w:pPr>
        <w:pStyle w:val="ListParagraph"/>
        <w:numPr>
          <w:ilvl w:val="1"/>
          <w:numId w:val="279"/>
        </w:numPr>
        <w:rPr>
          <w:rFonts w:ascii="Aptos" w:eastAsia="Aptos" w:hAnsi="Aptos" w:cs="Aptos"/>
        </w:rPr>
      </w:pPr>
      <w:r w:rsidRPr="0A358EAE">
        <w:rPr>
          <w:rFonts w:ascii="Aptos" w:eastAsia="Aptos" w:hAnsi="Aptos" w:cs="Aptos"/>
        </w:rPr>
        <w:t>Notice how much space on the page the current versions of the items in v1 occupy. These assessment sections will need to take up this exact amount of space, even if revisions are made:</w:t>
      </w:r>
    </w:p>
    <w:p w14:paraId="3AE2D841" w14:textId="2AC8F822" w:rsidR="0A358EAE" w:rsidRDefault="594D9CF1" w:rsidP="0A358EAE">
      <w:pPr>
        <w:pStyle w:val="ListParagraph"/>
        <w:numPr>
          <w:ilvl w:val="2"/>
          <w:numId w:val="279"/>
        </w:numPr>
        <w:rPr>
          <w:rFonts w:ascii="Aptos" w:eastAsia="Aptos" w:hAnsi="Aptos" w:cs="Aptos"/>
        </w:rPr>
      </w:pPr>
      <w:r w:rsidRPr="594D9CF1">
        <w:rPr>
          <w:rFonts w:ascii="Aptos" w:eastAsia="Aptos" w:hAnsi="Aptos" w:cs="Aptos"/>
          <w:b/>
          <w:bCs/>
        </w:rPr>
        <w:t>Rule</w:t>
      </w:r>
      <w:r w:rsidRPr="594D9CF1">
        <w:rPr>
          <w:rFonts w:ascii="Aptos" w:eastAsia="Aptos" w:hAnsi="Aptos" w:cs="Aptos"/>
        </w:rPr>
        <w:t xml:space="preserve"> Prerequisite Check fits on 1 page </w:t>
      </w:r>
    </w:p>
    <w:p w14:paraId="581C4326" w14:textId="03BEEF37" w:rsidR="0A358EAE" w:rsidRDefault="0A358EAE" w:rsidP="0A358EAE">
      <w:pPr>
        <w:pStyle w:val="ListParagraph"/>
        <w:numPr>
          <w:ilvl w:val="1"/>
          <w:numId w:val="279"/>
        </w:numPr>
        <w:rPr>
          <w:rFonts w:ascii="Aptos" w:eastAsia="Aptos" w:hAnsi="Aptos" w:cs="Aptos"/>
        </w:rPr>
      </w:pPr>
      <w:r w:rsidRPr="0A358EAE">
        <w:rPr>
          <w:rFonts w:ascii="Aptos" w:eastAsia="Aptos" w:hAnsi="Aptos" w:cs="Aptos"/>
        </w:rPr>
        <w:t xml:space="preserve">Take note of a few assessment-specific criteria listed in the </w:t>
      </w:r>
      <w:r w:rsidRPr="0A358EAE">
        <w:rPr>
          <w:rFonts w:ascii="Aptos" w:eastAsia="Aptos" w:hAnsi="Aptos" w:cs="Aptos"/>
          <w:b/>
          <w:bCs/>
          <w:color w:val="A02B93" w:themeColor="accent5"/>
          <w:u w:val="single"/>
        </w:rPr>
        <w:t>5</w:t>
      </w:r>
      <w:r w:rsidRPr="0A358EAE">
        <w:rPr>
          <w:rFonts w:ascii="Aptos" w:eastAsia="Aptos" w:hAnsi="Aptos" w:cs="Aptos"/>
          <w:b/>
          <w:bCs/>
          <w:color w:val="A02B93" w:themeColor="accent5"/>
          <w:u w:val="single"/>
          <w:vertAlign w:val="superscript"/>
        </w:rPr>
        <w:t>TH</w:t>
      </w:r>
      <w:r w:rsidRPr="0A358EAE">
        <w:rPr>
          <w:rFonts w:ascii="Aptos" w:eastAsia="Aptos" w:hAnsi="Aptos" w:cs="Aptos"/>
          <w:b/>
          <w:bCs/>
          <w:color w:val="A02B93" w:themeColor="accent5"/>
          <w:u w:val="single"/>
        </w:rPr>
        <w:t xml:space="preserve"> STEP</w:t>
      </w:r>
      <w:r w:rsidRPr="0A358EAE">
        <w:rPr>
          <w:rFonts w:ascii="Aptos" w:eastAsia="Aptos" w:hAnsi="Aptos" w:cs="Aptos"/>
        </w:rPr>
        <w:t xml:space="preserve"> of these guidelines. Though you can wait until the end to do this sweep, you may want to make note of these look-fors now when considering item revisions and concentration of lesson/standard coverage.</w:t>
      </w:r>
    </w:p>
    <w:p w14:paraId="02D1A711" w14:textId="6DAC531A" w:rsidR="0A358EAE" w:rsidRDefault="0A358EAE" w:rsidP="0A358EAE">
      <w:pPr>
        <w:pStyle w:val="ListParagraph"/>
        <w:numPr>
          <w:ilvl w:val="1"/>
          <w:numId w:val="279"/>
        </w:numPr>
        <w:rPr>
          <w:rFonts w:ascii="Aptos" w:eastAsia="Aptos" w:hAnsi="Aptos" w:cs="Aptos"/>
        </w:rPr>
      </w:pPr>
      <w:r w:rsidRPr="0A358EAE">
        <w:rPr>
          <w:rFonts w:ascii="Aptos" w:eastAsia="Aptos" w:hAnsi="Aptos" w:cs="Aptos"/>
        </w:rPr>
        <w:t>Build out the table on your EMM pages to match the number of items in this section currently in the v1 source module.</w:t>
      </w:r>
    </w:p>
    <w:p w14:paraId="0002F378" w14:textId="507F8F75" w:rsidR="0A358EAE" w:rsidRDefault="0A358EAE" w:rsidP="0A358EAE">
      <w:pPr>
        <w:pStyle w:val="ListParagraph"/>
        <w:numPr>
          <w:ilvl w:val="2"/>
          <w:numId w:val="279"/>
        </w:numPr>
        <w:rPr>
          <w:rFonts w:ascii="Aptos" w:eastAsia="Aptos" w:hAnsi="Aptos" w:cs="Aptos"/>
        </w:rPr>
      </w:pPr>
      <w:r w:rsidRPr="0A358EAE">
        <w:rPr>
          <w:rFonts w:ascii="Aptos" w:eastAsia="Aptos" w:hAnsi="Aptos" w:cs="Aptos"/>
        </w:rPr>
        <w:t>Input the item # shared by print and digital in the first column (multi-part items should use the item # for a paragraph stem and then the item number plus a letter a, b, c, etc. for each part)</w:t>
      </w:r>
    </w:p>
    <w:p w14:paraId="2D97B49C" w14:textId="7945B5D7" w:rsidR="0A358EAE" w:rsidRDefault="0A358EAE" w:rsidP="0A358EAE">
      <w:r w:rsidRPr="0A358EAE">
        <w:rPr>
          <w:rFonts w:ascii="Aptos" w:eastAsia="Aptos" w:hAnsi="Aptos" w:cs="Aptos"/>
          <w:i/>
          <w:iCs/>
        </w:rPr>
        <w:t xml:space="preserve"> </w:t>
      </w:r>
    </w:p>
    <w:p w14:paraId="5C626C96" w14:textId="15039DFB" w:rsidR="0A358EAE" w:rsidRDefault="0A358EAE" w:rsidP="0A358EAE">
      <w:pPr>
        <w:pStyle w:val="ListParagraph"/>
        <w:numPr>
          <w:ilvl w:val="0"/>
          <w:numId w:val="279"/>
        </w:numPr>
        <w:rPr>
          <w:rFonts w:ascii="Aptos" w:eastAsia="Aptos" w:hAnsi="Aptos" w:cs="Aptos"/>
          <w:color w:val="000000" w:themeColor="text1"/>
        </w:rPr>
      </w:pPr>
      <w:r w:rsidRPr="0A358EAE">
        <w:rPr>
          <w:rFonts w:ascii="Aptos" w:eastAsia="Aptos" w:hAnsi="Aptos" w:cs="Aptos"/>
          <w:color w:val="000000" w:themeColor="text1"/>
        </w:rPr>
        <w:t>Steps for Reused Content (per item)</w:t>
      </w:r>
    </w:p>
    <w:p w14:paraId="7F733131" w14:textId="05CD13E5" w:rsidR="0A358EAE" w:rsidRDefault="0A358EAE" w:rsidP="0A358EAE">
      <w:pPr>
        <w:pStyle w:val="ListParagraph"/>
        <w:numPr>
          <w:ilvl w:val="1"/>
          <w:numId w:val="279"/>
        </w:numPr>
        <w:rPr>
          <w:rFonts w:ascii="Aptos" w:eastAsia="Aptos" w:hAnsi="Aptos" w:cs="Aptos"/>
        </w:rPr>
      </w:pPr>
      <w:r w:rsidRPr="0A358EAE">
        <w:rPr>
          <w:rFonts w:ascii="Aptos" w:eastAsia="Aptos" w:hAnsi="Aptos" w:cs="Aptos"/>
        </w:rPr>
        <w:t>Due to the comprehensive guidelines around digital and print parity, it is likely that no questions in these sections will be reused as-is without any changes. Please refer to the next item in the outline: Steps for Revised Content.</w:t>
      </w:r>
    </w:p>
    <w:p w14:paraId="7E17D06E" w14:textId="6BECF2D1" w:rsidR="0A358EAE" w:rsidRDefault="0A358EAE" w:rsidP="0A358EAE">
      <w:r w:rsidRPr="0A358EAE">
        <w:rPr>
          <w:rFonts w:ascii="Aptos" w:eastAsia="Aptos" w:hAnsi="Aptos" w:cs="Aptos"/>
        </w:rPr>
        <w:t xml:space="preserve"> </w:t>
      </w:r>
    </w:p>
    <w:p w14:paraId="05D235CF" w14:textId="787A3C99" w:rsidR="0A358EAE" w:rsidRDefault="0A358EAE" w:rsidP="0A358EAE">
      <w:pPr>
        <w:pStyle w:val="ListParagraph"/>
        <w:numPr>
          <w:ilvl w:val="0"/>
          <w:numId w:val="279"/>
        </w:numPr>
        <w:rPr>
          <w:rFonts w:ascii="Aptos" w:eastAsia="Aptos" w:hAnsi="Aptos" w:cs="Aptos"/>
          <w:color w:val="000000" w:themeColor="text1"/>
        </w:rPr>
      </w:pPr>
      <w:r w:rsidRPr="0A358EAE">
        <w:rPr>
          <w:rFonts w:ascii="Aptos" w:eastAsia="Aptos" w:hAnsi="Aptos" w:cs="Aptos"/>
          <w:color w:val="000000" w:themeColor="text1"/>
        </w:rPr>
        <w:lastRenderedPageBreak/>
        <w:t>Steps for Revised Content (per item)</w:t>
      </w:r>
    </w:p>
    <w:p w14:paraId="2CFFA5B7" w14:textId="0BB5B820" w:rsidR="0A358EAE" w:rsidRDefault="0A358EAE" w:rsidP="0A358EAE">
      <w:pPr>
        <w:spacing w:line="257" w:lineRule="auto"/>
        <w:ind w:left="720"/>
      </w:pPr>
      <w:r w:rsidRPr="0A358EAE">
        <w:rPr>
          <w:rFonts w:ascii="Aptos" w:eastAsia="Aptos" w:hAnsi="Aptos" w:cs="Aptos"/>
          <w:b/>
          <w:bCs/>
          <w:color w:val="A02B93" w:themeColor="accent5"/>
          <w:u w:val="single"/>
        </w:rPr>
        <w:t>2</w:t>
      </w:r>
      <w:r w:rsidRPr="0A358EAE">
        <w:rPr>
          <w:rFonts w:ascii="Aptos" w:eastAsia="Aptos" w:hAnsi="Aptos" w:cs="Aptos"/>
          <w:b/>
          <w:bCs/>
          <w:color w:val="A02B93" w:themeColor="accent5"/>
          <w:u w:val="single"/>
          <w:vertAlign w:val="superscript"/>
        </w:rPr>
        <w:t>ND</w:t>
      </w:r>
      <w:r w:rsidRPr="0A358EAE">
        <w:rPr>
          <w:rFonts w:ascii="Aptos" w:eastAsia="Aptos" w:hAnsi="Aptos" w:cs="Aptos"/>
          <w:b/>
          <w:bCs/>
          <w:color w:val="A02B93" w:themeColor="accent5"/>
          <w:u w:val="single"/>
        </w:rPr>
        <w:t xml:space="preserve"> STEP – PARITY</w:t>
      </w:r>
    </w:p>
    <w:p w14:paraId="4D759D8A" w14:textId="4844C8F6" w:rsidR="0A358EAE" w:rsidRDefault="5609DC12" w:rsidP="0A358EAE">
      <w:pPr>
        <w:pStyle w:val="ListParagraph"/>
        <w:numPr>
          <w:ilvl w:val="1"/>
          <w:numId w:val="279"/>
        </w:numPr>
        <w:rPr>
          <w:rFonts w:ascii="Aptos" w:eastAsia="Aptos" w:hAnsi="Aptos" w:cs="Aptos"/>
        </w:rPr>
      </w:pPr>
      <w:r w:rsidRPr="5609DC12">
        <w:rPr>
          <w:rFonts w:ascii="Aptos" w:eastAsia="Aptos" w:hAnsi="Aptos" w:cs="Aptos"/>
          <w:color w:val="000000" w:themeColor="text1"/>
        </w:rPr>
        <w:t xml:space="preserve">Read the problem </w:t>
      </w:r>
      <w:r w:rsidRPr="5609DC12">
        <w:rPr>
          <w:rFonts w:ascii="Aptos" w:eastAsia="Aptos" w:hAnsi="Aptos" w:cs="Aptos"/>
        </w:rPr>
        <w:t xml:space="preserve">as it stands in the </w:t>
      </w:r>
      <w:hyperlink r:id="rId345">
        <w:r w:rsidRPr="5609DC12">
          <w:rPr>
            <w:rStyle w:val="Hyperlink"/>
            <w:rFonts w:ascii="Aptos" w:eastAsia="Aptos" w:hAnsi="Aptos" w:cs="Aptos"/>
            <w:color w:val="C00000"/>
          </w:rPr>
          <w:t>Into Math v1 TE.pdf</w:t>
        </w:r>
      </w:hyperlink>
      <w:r w:rsidRPr="5609DC12">
        <w:rPr>
          <w:rFonts w:ascii="Aptos" w:eastAsia="Aptos" w:hAnsi="Aptos" w:cs="Aptos"/>
        </w:rPr>
        <w:t>. Evaluate the item on each of the following:</w:t>
      </w:r>
    </w:p>
    <w:p w14:paraId="105F1E7A" w14:textId="641B4529" w:rsidR="0A358EAE" w:rsidRDefault="594D9CF1" w:rsidP="0A358EAE">
      <w:pPr>
        <w:pStyle w:val="ListParagraph"/>
        <w:numPr>
          <w:ilvl w:val="2"/>
          <w:numId w:val="279"/>
        </w:numPr>
        <w:rPr>
          <w:rFonts w:ascii="Aptos" w:eastAsia="Aptos" w:hAnsi="Aptos" w:cs="Aptos"/>
        </w:rPr>
      </w:pPr>
      <w:r w:rsidRPr="594D9CF1">
        <w:rPr>
          <w:rFonts w:ascii="Aptos" w:eastAsia="Aptos" w:hAnsi="Aptos" w:cs="Aptos"/>
        </w:rPr>
        <w:t xml:space="preserve">For </w:t>
      </w:r>
      <w:r w:rsidRPr="594D9CF1">
        <w:rPr>
          <w:rFonts w:ascii="Aptos" w:eastAsia="Aptos" w:hAnsi="Aptos" w:cs="Aptos"/>
          <w:i/>
          <w:iCs/>
        </w:rPr>
        <w:t>Prerequisite Check</w:t>
      </w:r>
      <w:r w:rsidRPr="594D9CF1">
        <w:rPr>
          <w:rFonts w:ascii="Aptos" w:eastAsia="Aptos" w:hAnsi="Aptos" w:cs="Aptos"/>
        </w:rPr>
        <w:t xml:space="preserve">, does the item appropriately assess the prerequisite skills? </w:t>
      </w:r>
    </w:p>
    <w:p w14:paraId="3308F398" w14:textId="3381A119" w:rsidR="0A358EAE" w:rsidRDefault="0A358EAE" w:rsidP="0A358EAE">
      <w:pPr>
        <w:pStyle w:val="ListParagraph"/>
        <w:numPr>
          <w:ilvl w:val="2"/>
          <w:numId w:val="279"/>
        </w:numPr>
        <w:rPr>
          <w:rFonts w:ascii="Aptos" w:eastAsia="Aptos" w:hAnsi="Aptos" w:cs="Aptos"/>
        </w:rPr>
      </w:pPr>
      <w:r w:rsidRPr="0A358EAE">
        <w:rPr>
          <w:rFonts w:ascii="Aptos" w:eastAsia="Aptos" w:hAnsi="Aptos" w:cs="Aptos"/>
        </w:rPr>
        <w:t>Does the item require multiple distinct interactions within the single problem?</w:t>
      </w:r>
    </w:p>
    <w:p w14:paraId="5F4BBC79" w14:textId="12EC8CA7" w:rsidR="0A358EAE" w:rsidRDefault="0A358EAE" w:rsidP="0A358EAE">
      <w:pPr>
        <w:pStyle w:val="ListParagraph"/>
        <w:numPr>
          <w:ilvl w:val="3"/>
          <w:numId w:val="279"/>
        </w:numPr>
        <w:rPr>
          <w:rFonts w:ascii="Aptos" w:eastAsia="Aptos" w:hAnsi="Aptos" w:cs="Aptos"/>
        </w:rPr>
      </w:pPr>
      <w:r w:rsidRPr="0A358EAE">
        <w:rPr>
          <w:rFonts w:ascii="Aptos" w:eastAsia="Aptos" w:hAnsi="Aptos" w:cs="Aptos"/>
          <w:b/>
          <w:bCs/>
        </w:rPr>
        <w:t>Example:</w:t>
      </w:r>
      <w:r w:rsidRPr="0A358EAE">
        <w:rPr>
          <w:rFonts w:ascii="Aptos" w:eastAsia="Aptos" w:hAnsi="Aptos" w:cs="Aptos"/>
        </w:rPr>
        <w:t xml:space="preserve"> student must give an answer </w:t>
      </w:r>
      <w:r w:rsidRPr="0A358EAE">
        <w:rPr>
          <w:rFonts w:ascii="Aptos" w:eastAsia="Aptos" w:hAnsi="Aptos" w:cs="Aptos"/>
          <w:i/>
          <w:iCs/>
        </w:rPr>
        <w:t>AND</w:t>
      </w:r>
      <w:r w:rsidRPr="0A358EAE">
        <w:rPr>
          <w:rFonts w:ascii="Aptos" w:eastAsia="Aptos" w:hAnsi="Aptos" w:cs="Aptos"/>
        </w:rPr>
        <w:t xml:space="preserve"> explain, or student must give an answer </w:t>
      </w:r>
      <w:r w:rsidRPr="0A358EAE">
        <w:rPr>
          <w:rFonts w:ascii="Aptos" w:eastAsia="Aptos" w:hAnsi="Aptos" w:cs="Aptos"/>
          <w:i/>
          <w:iCs/>
        </w:rPr>
        <w:t>AND</w:t>
      </w:r>
      <w:r w:rsidRPr="0A358EAE">
        <w:rPr>
          <w:rFonts w:ascii="Aptos" w:eastAsia="Aptos" w:hAnsi="Aptos" w:cs="Aptos"/>
        </w:rPr>
        <w:t xml:space="preserve"> show their work.</w:t>
      </w:r>
    </w:p>
    <w:p w14:paraId="574CBBC4" w14:textId="54D4ACB6" w:rsidR="0A358EAE" w:rsidRDefault="0A358EAE" w:rsidP="0A358EAE">
      <w:pPr>
        <w:pStyle w:val="ListParagraph"/>
        <w:numPr>
          <w:ilvl w:val="3"/>
          <w:numId w:val="279"/>
        </w:numPr>
        <w:rPr>
          <w:rFonts w:ascii="Aptos" w:eastAsia="Aptos" w:hAnsi="Aptos" w:cs="Aptos"/>
        </w:rPr>
      </w:pPr>
      <w:r w:rsidRPr="0A358EAE">
        <w:rPr>
          <w:rFonts w:ascii="Aptos" w:eastAsia="Aptos" w:hAnsi="Aptos" w:cs="Aptos"/>
        </w:rPr>
        <w:t>In these situations, the item will need to be reauthored as a multi-part item with multiple interactions and considerations in the following steps.</w:t>
      </w:r>
    </w:p>
    <w:p w14:paraId="24EC420F" w14:textId="2C367501" w:rsidR="0A358EAE" w:rsidRDefault="5609DC12" w:rsidP="0A358EAE">
      <w:pPr>
        <w:pStyle w:val="ListParagraph"/>
        <w:numPr>
          <w:ilvl w:val="1"/>
          <w:numId w:val="279"/>
        </w:numPr>
        <w:spacing w:line="257" w:lineRule="auto"/>
        <w:rPr>
          <w:rFonts w:ascii="Aptos" w:eastAsia="Aptos" w:hAnsi="Aptos" w:cs="Aptos"/>
        </w:rPr>
      </w:pPr>
      <w:r w:rsidRPr="5609DC12">
        <w:rPr>
          <w:rFonts w:ascii="Aptos" w:eastAsia="Aptos" w:hAnsi="Aptos" w:cs="Aptos"/>
        </w:rPr>
        <w:t xml:space="preserve">Next, review the digital instance of the item in v1 in the </w:t>
      </w:r>
      <w:hyperlink r:id="rId346">
        <w:r w:rsidRPr="5609DC12">
          <w:rPr>
            <w:rStyle w:val="Hyperlink"/>
            <w:rFonts w:ascii="Aptos" w:eastAsia="Aptos" w:hAnsi="Aptos" w:cs="Aptos"/>
            <w:color w:val="FFC000"/>
          </w:rPr>
          <w:t>Learnosity AYR or MDR Activity</w:t>
        </w:r>
      </w:hyperlink>
      <w:r w:rsidRPr="5609DC12">
        <w:rPr>
          <w:rFonts w:ascii="Aptos" w:eastAsia="Aptos" w:hAnsi="Aptos" w:cs="Aptos"/>
        </w:rPr>
        <w:t xml:space="preserve"> against how it appears in the </w:t>
      </w:r>
      <w:hyperlink r:id="rId347">
        <w:r w:rsidRPr="5609DC12">
          <w:rPr>
            <w:rStyle w:val="Hyperlink"/>
            <w:rFonts w:ascii="Aptos" w:eastAsia="Aptos" w:hAnsi="Aptos" w:cs="Aptos"/>
            <w:color w:val="C00000"/>
          </w:rPr>
          <w:t>Into Math v1 TE.pdf</w:t>
        </w:r>
      </w:hyperlink>
      <w:r w:rsidRPr="5609DC12">
        <w:rPr>
          <w:rFonts w:ascii="Aptos" w:eastAsia="Aptos" w:hAnsi="Aptos" w:cs="Aptos"/>
        </w:rPr>
        <w:t>.</w:t>
      </w:r>
    </w:p>
    <w:p w14:paraId="162BCCB6" w14:textId="26BA5045" w:rsidR="0A358EAE" w:rsidRDefault="5609DC12" w:rsidP="0A358EAE">
      <w:pPr>
        <w:pStyle w:val="ListParagraph"/>
        <w:numPr>
          <w:ilvl w:val="1"/>
          <w:numId w:val="279"/>
        </w:numPr>
        <w:spacing w:line="257" w:lineRule="auto"/>
        <w:rPr>
          <w:rFonts w:ascii="Aptos" w:eastAsia="Aptos" w:hAnsi="Aptos" w:cs="Aptos"/>
        </w:rPr>
      </w:pPr>
      <w:r w:rsidRPr="5609DC12">
        <w:rPr>
          <w:rFonts w:ascii="Aptos" w:eastAsia="Aptos" w:hAnsi="Aptos" w:cs="Aptos"/>
        </w:rPr>
        <w:t xml:space="preserve">Use the </w:t>
      </w:r>
      <w:hyperlink r:id="rId348">
        <w:r w:rsidRPr="5609DC12">
          <w:rPr>
            <w:rStyle w:val="Hyperlink"/>
            <w:rFonts w:ascii="Aptos" w:eastAsia="Aptos" w:hAnsi="Aptos" w:cs="Aptos"/>
            <w:color w:val="C00000"/>
          </w:rPr>
          <w:t>Math Item Specs Guide.pdf</w:t>
        </w:r>
      </w:hyperlink>
      <w:r w:rsidRPr="5609DC12">
        <w:rPr>
          <w:rFonts w:ascii="Aptos" w:eastAsia="Aptos" w:hAnsi="Aptos" w:cs="Aptos"/>
        </w:rPr>
        <w:t xml:space="preserve"> (see </w:t>
      </w:r>
      <w:r w:rsidRPr="5609DC12">
        <w:rPr>
          <w:rFonts w:ascii="Aptos" w:eastAsia="Aptos" w:hAnsi="Aptos" w:cs="Aptos"/>
          <w:i/>
          <w:iCs/>
        </w:rPr>
        <w:t>Use Cases</w:t>
      </w:r>
      <w:r w:rsidRPr="5609DC12">
        <w:rPr>
          <w:rFonts w:ascii="Aptos" w:eastAsia="Aptos" w:hAnsi="Aptos" w:cs="Aptos"/>
        </w:rPr>
        <w:t>)</w:t>
      </w:r>
      <w:r w:rsidRPr="5609DC12">
        <w:rPr>
          <w:rFonts w:ascii="Aptos" w:eastAsia="Aptos" w:hAnsi="Aptos" w:cs="Aptos"/>
          <w:color w:val="0070C0"/>
        </w:rPr>
        <w:t xml:space="preserve"> </w:t>
      </w:r>
      <w:r w:rsidRPr="5609DC12">
        <w:rPr>
          <w:rFonts w:ascii="Aptos" w:eastAsia="Aptos" w:hAnsi="Aptos" w:cs="Aptos"/>
        </w:rPr>
        <w:t xml:space="preserve">to analyze the question type and understand parity between print and digital (see </w:t>
      </w:r>
      <w:r w:rsidRPr="5609DC12">
        <w:rPr>
          <w:rFonts w:ascii="Aptos" w:eastAsia="Aptos" w:hAnsi="Aptos" w:cs="Aptos"/>
          <w:i/>
          <w:iCs/>
        </w:rPr>
        <w:t>Digital &amp; Print Parity</w:t>
      </w:r>
      <w:r w:rsidRPr="5609DC12">
        <w:rPr>
          <w:rFonts w:ascii="Aptos" w:eastAsia="Aptos" w:hAnsi="Aptos" w:cs="Aptos"/>
        </w:rPr>
        <w:t>) while answering each of the following:</w:t>
      </w:r>
    </w:p>
    <w:p w14:paraId="1B26B1EC" w14:textId="67C8F533" w:rsidR="0A358EAE" w:rsidRDefault="0A358EAE" w:rsidP="0A358EAE">
      <w:pPr>
        <w:pStyle w:val="ListParagraph"/>
        <w:numPr>
          <w:ilvl w:val="2"/>
          <w:numId w:val="279"/>
        </w:numPr>
        <w:rPr>
          <w:rFonts w:ascii="Aptos" w:eastAsia="Aptos" w:hAnsi="Aptos" w:cs="Aptos"/>
        </w:rPr>
      </w:pPr>
      <w:r w:rsidRPr="0A358EAE">
        <w:rPr>
          <w:rFonts w:ascii="Aptos" w:eastAsia="Aptos" w:hAnsi="Aptos" w:cs="Aptos"/>
        </w:rPr>
        <w:t xml:space="preserve">Which question type would be used in Learnosity to represent the item? </w:t>
      </w:r>
    </w:p>
    <w:p w14:paraId="260E2198" w14:textId="336B7A42" w:rsidR="0A358EAE" w:rsidRDefault="0A358EAE" w:rsidP="0A358EAE">
      <w:pPr>
        <w:pStyle w:val="ListParagraph"/>
        <w:numPr>
          <w:ilvl w:val="3"/>
          <w:numId w:val="279"/>
        </w:numPr>
        <w:rPr>
          <w:rFonts w:ascii="Aptos" w:eastAsia="Aptos" w:hAnsi="Aptos" w:cs="Aptos"/>
        </w:rPr>
      </w:pPr>
      <w:r w:rsidRPr="0A358EAE">
        <w:rPr>
          <w:rFonts w:ascii="Aptos" w:eastAsia="Aptos" w:hAnsi="Aptos" w:cs="Aptos"/>
        </w:rPr>
        <w:t>Consider using a variety of item types throughout the section.</w:t>
      </w:r>
    </w:p>
    <w:p w14:paraId="1BE54F99" w14:textId="70294E15" w:rsidR="0A358EAE" w:rsidRDefault="0A358EAE" w:rsidP="0A358EAE">
      <w:pPr>
        <w:pStyle w:val="ListParagraph"/>
        <w:numPr>
          <w:ilvl w:val="3"/>
          <w:numId w:val="279"/>
        </w:numPr>
        <w:rPr>
          <w:rFonts w:ascii="Aptos" w:eastAsia="Aptos" w:hAnsi="Aptos" w:cs="Aptos"/>
        </w:rPr>
      </w:pPr>
      <w:r w:rsidRPr="0A358EAE">
        <w:rPr>
          <w:rFonts w:ascii="Aptos" w:eastAsia="Aptos" w:hAnsi="Aptos" w:cs="Aptos"/>
        </w:rPr>
        <w:t>The question type chosen in v1 may still be appropriate in many situations.</w:t>
      </w:r>
    </w:p>
    <w:p w14:paraId="167A8FBB" w14:textId="4D4889D7" w:rsidR="0A358EAE" w:rsidRDefault="5609DC12" w:rsidP="0A358EAE">
      <w:pPr>
        <w:pStyle w:val="ListParagraph"/>
        <w:numPr>
          <w:ilvl w:val="3"/>
          <w:numId w:val="279"/>
        </w:numPr>
        <w:rPr>
          <w:rFonts w:ascii="Aptos" w:eastAsia="Aptos" w:hAnsi="Aptos" w:cs="Aptos"/>
        </w:rPr>
      </w:pPr>
      <w:r w:rsidRPr="5609DC12">
        <w:rPr>
          <w:rFonts w:ascii="Aptos" w:eastAsia="Aptos" w:hAnsi="Aptos" w:cs="Aptos"/>
        </w:rPr>
        <w:t xml:space="preserve">Add your chosen Learnosity question type to the second column on the </w:t>
      </w:r>
      <w:hyperlink r:id="rId349">
        <w:r w:rsidRPr="5609DC12">
          <w:rPr>
            <w:rStyle w:val="Hyperlink"/>
            <w:rFonts w:ascii="Aptos" w:eastAsia="Aptos" w:hAnsi="Aptos" w:cs="Aptos"/>
            <w:color w:val="0070C0"/>
          </w:rPr>
          <w:t>EMM.docx</w:t>
        </w:r>
      </w:hyperlink>
      <w:r w:rsidRPr="5609DC12">
        <w:rPr>
          <w:rFonts w:ascii="Aptos" w:eastAsia="Aptos" w:hAnsi="Aptos" w:cs="Aptos"/>
        </w:rPr>
        <w:t>.</w:t>
      </w:r>
    </w:p>
    <w:p w14:paraId="0789F208" w14:textId="091EE274" w:rsidR="0A358EAE" w:rsidRDefault="0A358EAE" w:rsidP="0A358EAE">
      <w:pPr>
        <w:pStyle w:val="ListParagraph"/>
        <w:numPr>
          <w:ilvl w:val="2"/>
          <w:numId w:val="279"/>
        </w:numPr>
        <w:rPr>
          <w:rFonts w:ascii="Aptos" w:eastAsia="Aptos" w:hAnsi="Aptos" w:cs="Aptos"/>
        </w:rPr>
      </w:pPr>
      <w:r w:rsidRPr="0A358EAE">
        <w:rPr>
          <w:rFonts w:ascii="Aptos" w:eastAsia="Aptos" w:hAnsi="Aptos" w:cs="Aptos"/>
        </w:rPr>
        <w:t xml:space="preserve">How can the item be written or rewritten (in both mediums) so that the structure and layout of the </w:t>
      </w:r>
      <w:r w:rsidRPr="0A358EAE">
        <w:rPr>
          <w:rFonts w:ascii="Aptos" w:eastAsia="Aptos" w:hAnsi="Aptos" w:cs="Aptos"/>
          <w:u w:val="single"/>
        </w:rPr>
        <w:t xml:space="preserve">question </w:t>
      </w:r>
      <w:r w:rsidRPr="0A358EAE">
        <w:rPr>
          <w:rFonts w:ascii="Aptos" w:eastAsia="Aptos" w:hAnsi="Aptos" w:cs="Aptos"/>
        </w:rPr>
        <w:t xml:space="preserve">matches? </w:t>
      </w:r>
    </w:p>
    <w:p w14:paraId="591C5537" w14:textId="16238AD8" w:rsidR="0A358EAE" w:rsidRDefault="0A358EAE" w:rsidP="0A358EAE">
      <w:pPr>
        <w:pStyle w:val="ListParagraph"/>
        <w:numPr>
          <w:ilvl w:val="3"/>
          <w:numId w:val="279"/>
        </w:numPr>
        <w:rPr>
          <w:rFonts w:ascii="Aptos" w:eastAsia="Aptos" w:hAnsi="Aptos" w:cs="Aptos"/>
        </w:rPr>
      </w:pPr>
      <w:r w:rsidRPr="0A358EAE">
        <w:rPr>
          <w:rFonts w:ascii="Aptos" w:eastAsia="Aptos" w:hAnsi="Aptos" w:cs="Aptos"/>
        </w:rPr>
        <w:t>This includes the stem, direction line (if applicable), image/art, etc.</w:t>
      </w:r>
    </w:p>
    <w:p w14:paraId="50B11410" w14:textId="4E0B729E" w:rsidR="0A358EAE" w:rsidRDefault="0A358EAE" w:rsidP="0A358EAE">
      <w:pPr>
        <w:pStyle w:val="ListParagraph"/>
        <w:numPr>
          <w:ilvl w:val="3"/>
          <w:numId w:val="279"/>
        </w:numPr>
        <w:rPr>
          <w:rFonts w:ascii="Aptos" w:eastAsia="Aptos" w:hAnsi="Aptos" w:cs="Aptos"/>
        </w:rPr>
      </w:pPr>
      <w:r w:rsidRPr="0A358EAE">
        <w:rPr>
          <w:rFonts w:ascii="Aptos" w:eastAsia="Aptos" w:hAnsi="Aptos" w:cs="Aptos"/>
          <w:b/>
          <w:bCs/>
        </w:rPr>
        <w:t xml:space="preserve">Rule </w:t>
      </w:r>
      <w:r w:rsidRPr="0A358EAE">
        <w:rPr>
          <w:rFonts w:ascii="Aptos" w:eastAsia="Aptos" w:hAnsi="Aptos" w:cs="Aptos"/>
        </w:rPr>
        <w:t xml:space="preserve">In </w:t>
      </w:r>
      <w:r w:rsidRPr="0A358EAE">
        <w:rPr>
          <w:rFonts w:ascii="Aptos" w:eastAsia="Aptos" w:hAnsi="Aptos" w:cs="Aptos"/>
          <w:i/>
          <w:iCs/>
        </w:rPr>
        <w:t xml:space="preserve">all </w:t>
      </w:r>
      <w:r w:rsidRPr="0A358EAE">
        <w:rPr>
          <w:rFonts w:ascii="Aptos" w:eastAsia="Aptos" w:hAnsi="Aptos" w:cs="Aptos"/>
        </w:rPr>
        <w:t>situations, we should strive for parity in question structure and layout.</w:t>
      </w:r>
    </w:p>
    <w:p w14:paraId="6BFFCFB9" w14:textId="5DA5E7C5" w:rsidR="0A358EAE" w:rsidRDefault="5609DC12" w:rsidP="0A358EAE">
      <w:pPr>
        <w:pStyle w:val="ListParagraph"/>
        <w:numPr>
          <w:ilvl w:val="3"/>
          <w:numId w:val="279"/>
        </w:numPr>
        <w:rPr>
          <w:rFonts w:ascii="Aptos" w:eastAsia="Aptos" w:hAnsi="Aptos" w:cs="Aptos"/>
        </w:rPr>
      </w:pPr>
      <w:r w:rsidRPr="5609DC12">
        <w:rPr>
          <w:rFonts w:ascii="Aptos" w:eastAsia="Aptos" w:hAnsi="Aptos" w:cs="Aptos"/>
        </w:rPr>
        <w:t>Add your chosen question/stem wording to the "Student Content” column on the</w:t>
      </w:r>
      <w:r w:rsidRPr="5609DC12">
        <w:rPr>
          <w:rFonts w:ascii="Aptos" w:eastAsia="Aptos" w:hAnsi="Aptos" w:cs="Aptos"/>
          <w:color w:val="0070C0"/>
        </w:rPr>
        <w:t xml:space="preserve"> </w:t>
      </w:r>
      <w:hyperlink r:id="rId350">
        <w:r w:rsidRPr="5609DC12">
          <w:rPr>
            <w:rStyle w:val="Hyperlink"/>
            <w:rFonts w:ascii="Aptos" w:eastAsia="Aptos" w:hAnsi="Aptos" w:cs="Aptos"/>
            <w:color w:val="0070C0"/>
          </w:rPr>
          <w:t>EMM.docx</w:t>
        </w:r>
      </w:hyperlink>
      <w:r w:rsidRPr="5609DC12">
        <w:rPr>
          <w:rFonts w:ascii="Aptos" w:eastAsia="Aptos" w:hAnsi="Aptos" w:cs="Aptos"/>
        </w:rPr>
        <w:t xml:space="preserve">. </w:t>
      </w:r>
    </w:p>
    <w:p w14:paraId="26147EBA" w14:textId="463FD17D" w:rsidR="0A358EAE" w:rsidRDefault="0A358EAE" w:rsidP="0A358EAE">
      <w:pPr>
        <w:pStyle w:val="ListParagraph"/>
        <w:numPr>
          <w:ilvl w:val="4"/>
          <w:numId w:val="279"/>
        </w:numPr>
        <w:rPr>
          <w:rFonts w:ascii="Aptos" w:eastAsia="Aptos" w:hAnsi="Aptos" w:cs="Aptos"/>
        </w:rPr>
      </w:pPr>
      <w:r w:rsidRPr="0A358EAE">
        <w:rPr>
          <w:rFonts w:ascii="Aptos" w:eastAsia="Aptos" w:hAnsi="Aptos" w:cs="Aptos"/>
        </w:rPr>
        <w:t xml:space="preserve">Use </w:t>
      </w:r>
      <w:r w:rsidRPr="0A358EAE">
        <w:rPr>
          <w:rFonts w:ascii="Aptos" w:eastAsia="Aptos" w:hAnsi="Aptos" w:cs="Aptos"/>
          <w:b/>
          <w:bCs/>
          <w:color w:val="3A7C22" w:themeColor="accent6" w:themeShade="BF"/>
        </w:rPr>
        <w:t>Question Stem:</w:t>
      </w:r>
      <w:r w:rsidRPr="0A358EAE">
        <w:rPr>
          <w:rFonts w:ascii="Aptos" w:eastAsia="Aptos" w:hAnsi="Aptos" w:cs="Aptos"/>
          <w:b/>
          <w:bCs/>
          <w:color w:val="4EA72E" w:themeColor="accent6"/>
        </w:rPr>
        <w:t xml:space="preserve"> </w:t>
      </w:r>
      <w:r w:rsidRPr="0A358EAE">
        <w:rPr>
          <w:rFonts w:ascii="Aptos" w:eastAsia="Aptos" w:hAnsi="Aptos" w:cs="Aptos"/>
        </w:rPr>
        <w:t>in a multi-part item for the paragraph of context used in all parts of the item or in a single-part item for the context of the entire question.</w:t>
      </w:r>
    </w:p>
    <w:p w14:paraId="28085A32" w14:textId="3590983B" w:rsidR="0A358EAE" w:rsidRDefault="5609DC12" w:rsidP="0A358EAE">
      <w:pPr>
        <w:pStyle w:val="ListParagraph"/>
        <w:numPr>
          <w:ilvl w:val="4"/>
          <w:numId w:val="279"/>
        </w:numPr>
        <w:rPr>
          <w:rFonts w:ascii="Aptos" w:eastAsia="Aptos" w:hAnsi="Aptos" w:cs="Aptos"/>
        </w:rPr>
      </w:pPr>
      <w:r w:rsidRPr="5609DC12">
        <w:rPr>
          <w:rFonts w:ascii="Aptos" w:eastAsia="Aptos" w:hAnsi="Aptos" w:cs="Aptos"/>
        </w:rPr>
        <w:t xml:space="preserve">Use </w:t>
      </w:r>
      <w:r w:rsidRPr="5609DC12">
        <w:rPr>
          <w:rFonts w:ascii="Aptos" w:eastAsia="Aptos" w:hAnsi="Aptos" w:cs="Aptos"/>
          <w:b/>
          <w:bCs/>
          <w:color w:val="3A7C22" w:themeColor="accent6" w:themeShade="BF"/>
        </w:rPr>
        <w:t>Direction Line:</w:t>
      </w:r>
      <w:r w:rsidRPr="5609DC12">
        <w:rPr>
          <w:rFonts w:ascii="Aptos" w:eastAsia="Aptos" w:hAnsi="Aptos" w:cs="Aptos"/>
        </w:rPr>
        <w:t xml:space="preserve"> in a multi-part item for the content/question of a “part.” or a single-part item to designate the specific direction line shared by print and digital. Refer to the </w:t>
      </w:r>
      <w:hyperlink r:id="rId351">
        <w:r w:rsidRPr="5609DC12">
          <w:rPr>
            <w:rStyle w:val="Hyperlink"/>
            <w:rFonts w:ascii="Aptos" w:eastAsia="Aptos" w:hAnsi="Aptos" w:cs="Aptos"/>
            <w:color w:val="C00000"/>
          </w:rPr>
          <w:t>Math Item Specs Guide.pdf</w:t>
        </w:r>
      </w:hyperlink>
      <w:r w:rsidRPr="5609DC12">
        <w:rPr>
          <w:rFonts w:ascii="Aptos" w:eastAsia="Aptos" w:hAnsi="Aptos" w:cs="Aptos"/>
        </w:rPr>
        <w:t xml:space="preserve"> (see </w:t>
      </w:r>
      <w:r w:rsidRPr="5609DC12">
        <w:rPr>
          <w:rFonts w:ascii="Aptos" w:eastAsia="Aptos" w:hAnsi="Aptos" w:cs="Aptos"/>
          <w:i/>
          <w:iCs/>
        </w:rPr>
        <w:t xml:space="preserve">Direction Lines </w:t>
      </w:r>
      <w:r w:rsidRPr="5609DC12">
        <w:rPr>
          <w:rFonts w:ascii="Aptos" w:eastAsia="Aptos" w:hAnsi="Aptos" w:cs="Aptos"/>
        </w:rPr>
        <w:t>and the</w:t>
      </w:r>
      <w:r w:rsidRPr="5609DC12">
        <w:rPr>
          <w:rFonts w:ascii="Aptos" w:eastAsia="Aptos" w:hAnsi="Aptos" w:cs="Aptos"/>
          <w:i/>
          <w:iCs/>
        </w:rPr>
        <w:t xml:space="preserve"> question type’s section</w:t>
      </w:r>
      <w:r w:rsidRPr="5609DC12">
        <w:rPr>
          <w:rFonts w:ascii="Aptos" w:eastAsia="Aptos" w:hAnsi="Aptos" w:cs="Aptos"/>
        </w:rPr>
        <w:t>)</w:t>
      </w:r>
    </w:p>
    <w:p w14:paraId="79118B45" w14:textId="2395AF80" w:rsidR="0A358EAE" w:rsidRDefault="0A358EAE" w:rsidP="0A358EAE">
      <w:pPr>
        <w:pStyle w:val="ListParagraph"/>
        <w:numPr>
          <w:ilvl w:val="4"/>
          <w:numId w:val="279"/>
        </w:numPr>
        <w:rPr>
          <w:rFonts w:ascii="Aptos" w:eastAsia="Aptos" w:hAnsi="Aptos" w:cs="Aptos"/>
        </w:rPr>
      </w:pPr>
      <w:r w:rsidRPr="0A358EAE">
        <w:rPr>
          <w:rFonts w:ascii="Aptos" w:eastAsia="Aptos" w:hAnsi="Aptos" w:cs="Aptos"/>
        </w:rPr>
        <w:t xml:space="preserve">With </w:t>
      </w:r>
      <w:r w:rsidRPr="0A358EAE">
        <w:rPr>
          <w:rFonts w:ascii="Aptos" w:eastAsia="Aptos" w:hAnsi="Aptos" w:cs="Aptos"/>
          <w:b/>
          <w:bCs/>
        </w:rPr>
        <w:t>art/photo pieces</w:t>
      </w:r>
      <w:r w:rsidRPr="0A358EAE">
        <w:rPr>
          <w:rFonts w:ascii="Aptos" w:eastAsia="Aptos" w:hAnsi="Aptos" w:cs="Aptos"/>
        </w:rPr>
        <w:t>, include the tech art filename and alt text at point of use. If the art/photo existed in v1, take a screenshot of the art piece, and paste it into the manuscript as scrap.</w:t>
      </w:r>
    </w:p>
    <w:p w14:paraId="2C181419" w14:textId="3DFCC311" w:rsidR="0A358EAE" w:rsidRDefault="0A358EAE" w:rsidP="0A358EAE">
      <w:pPr>
        <w:pStyle w:val="ListParagraph"/>
        <w:numPr>
          <w:ilvl w:val="2"/>
          <w:numId w:val="279"/>
        </w:numPr>
        <w:rPr>
          <w:rFonts w:ascii="Aptos" w:eastAsia="Aptos" w:hAnsi="Aptos" w:cs="Aptos"/>
        </w:rPr>
      </w:pPr>
      <w:r w:rsidRPr="0A358EAE">
        <w:rPr>
          <w:rFonts w:ascii="Aptos" w:eastAsia="Aptos" w:hAnsi="Aptos" w:cs="Aptos"/>
        </w:rPr>
        <w:t xml:space="preserve">How can the item be written or rewritten (in both mediums) so that the structure and layout of the </w:t>
      </w:r>
      <w:r w:rsidRPr="0A358EAE">
        <w:rPr>
          <w:rFonts w:ascii="Aptos" w:eastAsia="Aptos" w:hAnsi="Aptos" w:cs="Aptos"/>
          <w:u w:val="single"/>
        </w:rPr>
        <w:t>answer</w:t>
      </w:r>
      <w:r w:rsidRPr="0A358EAE">
        <w:rPr>
          <w:rFonts w:ascii="Aptos" w:eastAsia="Aptos" w:hAnsi="Aptos" w:cs="Aptos"/>
        </w:rPr>
        <w:t xml:space="preserve"> matches? </w:t>
      </w:r>
    </w:p>
    <w:p w14:paraId="0AC6AA45" w14:textId="55FB940A" w:rsidR="0A358EAE" w:rsidRDefault="0A358EAE" w:rsidP="0A358EAE">
      <w:pPr>
        <w:pStyle w:val="ListParagraph"/>
        <w:numPr>
          <w:ilvl w:val="3"/>
          <w:numId w:val="279"/>
        </w:numPr>
        <w:rPr>
          <w:rFonts w:ascii="Aptos" w:eastAsia="Aptos" w:hAnsi="Aptos" w:cs="Aptos"/>
        </w:rPr>
      </w:pPr>
      <w:r w:rsidRPr="0A358EAE">
        <w:rPr>
          <w:rFonts w:ascii="Aptos" w:eastAsia="Aptos" w:hAnsi="Aptos" w:cs="Aptos"/>
        </w:rPr>
        <w:lastRenderedPageBreak/>
        <w:t>This includes distractors (if applicable), units after a response box, etc.</w:t>
      </w:r>
    </w:p>
    <w:p w14:paraId="30EDF3F4" w14:textId="4A2B4932" w:rsidR="0A358EAE" w:rsidRDefault="0A358EAE" w:rsidP="0A358EAE">
      <w:pPr>
        <w:pStyle w:val="ListParagraph"/>
        <w:numPr>
          <w:ilvl w:val="3"/>
          <w:numId w:val="279"/>
        </w:numPr>
        <w:rPr>
          <w:rFonts w:ascii="Aptos" w:eastAsia="Aptos" w:hAnsi="Aptos" w:cs="Aptos"/>
        </w:rPr>
      </w:pPr>
      <w:r w:rsidRPr="0A358EAE">
        <w:rPr>
          <w:rFonts w:ascii="Aptos" w:eastAsia="Aptos" w:hAnsi="Aptos" w:cs="Aptos"/>
          <w:b/>
          <w:bCs/>
        </w:rPr>
        <w:t xml:space="preserve">Rule </w:t>
      </w:r>
      <w:r w:rsidRPr="0A358EAE">
        <w:rPr>
          <w:rFonts w:ascii="Aptos" w:eastAsia="Aptos" w:hAnsi="Aptos" w:cs="Aptos"/>
        </w:rPr>
        <w:t xml:space="preserve">In </w:t>
      </w:r>
      <w:r w:rsidRPr="0A358EAE">
        <w:rPr>
          <w:rFonts w:ascii="Aptos" w:eastAsia="Aptos" w:hAnsi="Aptos" w:cs="Aptos"/>
          <w:i/>
          <w:iCs/>
        </w:rPr>
        <w:t>nearly all</w:t>
      </w:r>
      <w:r w:rsidRPr="0A358EAE">
        <w:rPr>
          <w:rFonts w:ascii="Aptos" w:eastAsia="Aptos" w:hAnsi="Aptos" w:cs="Aptos"/>
        </w:rPr>
        <w:t xml:space="preserve"> situations, we should strive for parity in answer structure and layout. There may be a rare case where the answer structure or layout cannot reach full parity based on limitations of either print or digital (e.g. a picture graph with appropriate labels). </w:t>
      </w:r>
    </w:p>
    <w:p w14:paraId="0EF01507" w14:textId="17CF2DF5" w:rsidR="0A358EAE" w:rsidRDefault="5609DC12" w:rsidP="0A358EAE">
      <w:pPr>
        <w:pStyle w:val="ListParagraph"/>
        <w:numPr>
          <w:ilvl w:val="3"/>
          <w:numId w:val="279"/>
        </w:numPr>
        <w:rPr>
          <w:rFonts w:ascii="Aptos" w:eastAsia="Aptos" w:hAnsi="Aptos" w:cs="Aptos"/>
        </w:rPr>
      </w:pPr>
      <w:r w:rsidRPr="5609DC12">
        <w:rPr>
          <w:rFonts w:ascii="Aptos" w:eastAsia="Aptos" w:hAnsi="Aptos" w:cs="Aptos"/>
        </w:rPr>
        <w:t xml:space="preserve">Add your chosen answer line/structure to the "Student Content” column on the </w:t>
      </w:r>
      <w:hyperlink r:id="rId352">
        <w:r w:rsidRPr="5609DC12">
          <w:rPr>
            <w:rStyle w:val="Hyperlink"/>
            <w:rFonts w:ascii="Aptos" w:eastAsia="Aptos" w:hAnsi="Aptos" w:cs="Aptos"/>
            <w:color w:val="0070C0"/>
          </w:rPr>
          <w:t>EMM.docx</w:t>
        </w:r>
      </w:hyperlink>
      <w:r w:rsidRPr="5609DC12">
        <w:rPr>
          <w:rFonts w:ascii="Aptos" w:eastAsia="Aptos" w:hAnsi="Aptos" w:cs="Aptos"/>
        </w:rPr>
        <w:t>.</w:t>
      </w:r>
    </w:p>
    <w:p w14:paraId="75C7797D" w14:textId="3D8210FD" w:rsidR="0A358EAE" w:rsidRDefault="0A358EAE" w:rsidP="0A358EAE">
      <w:pPr>
        <w:pStyle w:val="ListParagraph"/>
        <w:numPr>
          <w:ilvl w:val="4"/>
          <w:numId w:val="279"/>
        </w:numPr>
        <w:rPr>
          <w:rFonts w:ascii="Aptos" w:eastAsia="Aptos" w:hAnsi="Aptos" w:cs="Aptos"/>
        </w:rPr>
      </w:pPr>
      <w:r w:rsidRPr="0A358EAE">
        <w:rPr>
          <w:rFonts w:ascii="Aptos" w:eastAsia="Aptos" w:hAnsi="Aptos" w:cs="Aptos"/>
        </w:rPr>
        <w:t xml:space="preserve">Use </w:t>
      </w:r>
      <w:r w:rsidRPr="0A358EAE">
        <w:rPr>
          <w:rFonts w:ascii="Aptos" w:eastAsia="Aptos" w:hAnsi="Aptos" w:cs="Aptos"/>
          <w:color w:val="FF2F92"/>
        </w:rPr>
        <w:t>pink</w:t>
      </w:r>
      <w:r w:rsidRPr="0A358EAE">
        <w:rPr>
          <w:rFonts w:ascii="Aptos" w:eastAsia="Aptos" w:hAnsi="Aptos" w:cs="Aptos"/>
        </w:rPr>
        <w:t xml:space="preserve"> </w:t>
      </w:r>
      <w:r w:rsidRPr="0A358EAE">
        <w:rPr>
          <w:rFonts w:ascii="Aptos" w:eastAsia="Aptos" w:hAnsi="Aptos" w:cs="Aptos"/>
          <w:color w:val="FF2F92"/>
        </w:rPr>
        <w:t>text</w:t>
      </w:r>
      <w:r w:rsidRPr="0A358EAE">
        <w:rPr>
          <w:rFonts w:ascii="Aptos" w:eastAsia="Aptos" w:hAnsi="Aptos" w:cs="Aptos"/>
        </w:rPr>
        <w:t xml:space="preserve"> for the answers of each question. This pink text should be in the exact format to be repurposed as the annos in print or specific answers in digital. Anywhere where there would be a response box in digital (and a WOL in print), use brackets [] to show a response box with the expected answer. </w:t>
      </w:r>
      <w:r>
        <w:br/>
      </w:r>
      <w:r w:rsidRPr="0A358EAE">
        <w:rPr>
          <w:rFonts w:ascii="Aptos" w:eastAsia="Aptos" w:hAnsi="Aptos" w:cs="Aptos"/>
        </w:rPr>
        <w:t>Example: [</w:t>
      </w:r>
      <w:r w:rsidRPr="0A358EAE">
        <w:rPr>
          <w:rFonts w:ascii="Aptos" w:eastAsia="Aptos" w:hAnsi="Aptos" w:cs="Aptos"/>
          <w:color w:val="FF2F92"/>
        </w:rPr>
        <w:t>5</w:t>
      </w:r>
      <w:r w:rsidRPr="0A358EAE">
        <w:rPr>
          <w:rFonts w:ascii="Aptos" w:eastAsia="Aptos" w:hAnsi="Aptos" w:cs="Aptos"/>
        </w:rPr>
        <w:t>] miles</w:t>
      </w:r>
    </w:p>
    <w:p w14:paraId="3550FF6C" w14:textId="27D2360E" w:rsidR="0A358EAE" w:rsidRDefault="0A358EAE" w:rsidP="0A358EAE">
      <w:pPr>
        <w:pStyle w:val="ListParagraph"/>
        <w:numPr>
          <w:ilvl w:val="4"/>
          <w:numId w:val="279"/>
        </w:numPr>
        <w:rPr>
          <w:rFonts w:ascii="Aptos" w:eastAsia="Aptos" w:hAnsi="Aptos" w:cs="Aptos"/>
        </w:rPr>
      </w:pPr>
      <w:r w:rsidRPr="0A358EAE">
        <w:rPr>
          <w:rFonts w:ascii="Aptos" w:eastAsia="Aptos" w:hAnsi="Aptos" w:cs="Aptos"/>
          <w:color w:val="000000" w:themeColor="text1"/>
        </w:rPr>
        <w:t xml:space="preserve">If blank space </w:t>
      </w:r>
      <w:r w:rsidRPr="0A358EAE">
        <w:rPr>
          <w:rFonts w:ascii="Aptos" w:eastAsia="Aptos" w:hAnsi="Aptos" w:cs="Aptos"/>
        </w:rPr>
        <w:t xml:space="preserve">is desired on the print page (or any other comment to the Compositor which will not actually be visible on the Student Edition page), this can be shown with a note in brackets [] and </w:t>
      </w:r>
      <w:r w:rsidRPr="0A358EAE">
        <w:rPr>
          <w:rFonts w:ascii="Aptos" w:eastAsia="Aptos" w:hAnsi="Aptos" w:cs="Aptos"/>
          <w:color w:val="A6A6A6" w:themeColor="background1" w:themeShade="A6"/>
        </w:rPr>
        <w:t>gray text</w:t>
      </w:r>
      <w:r w:rsidRPr="0A358EAE">
        <w:rPr>
          <w:rFonts w:ascii="Aptos" w:eastAsia="Aptos" w:hAnsi="Aptos" w:cs="Aptos"/>
        </w:rPr>
        <w:t xml:space="preserve">. Example: </w:t>
      </w:r>
      <w:r w:rsidRPr="0A358EAE">
        <w:rPr>
          <w:rFonts w:ascii="Aptos" w:eastAsia="Aptos" w:hAnsi="Aptos" w:cs="Aptos"/>
          <w:color w:val="A6A6A6" w:themeColor="background1" w:themeShade="A6"/>
        </w:rPr>
        <w:t>[</w:t>
      </w:r>
      <w:r w:rsidRPr="0A358EAE">
        <w:rPr>
          <w:rFonts w:ascii="Aptos" w:eastAsia="Aptos" w:hAnsi="Aptos" w:cs="Aptos"/>
          <w:color w:val="FF2F92"/>
        </w:rPr>
        <w:t>Possible answer: 2 + 2 = 4</w:t>
      </w:r>
      <w:r w:rsidRPr="0A358EAE">
        <w:rPr>
          <w:rFonts w:ascii="Aptos" w:eastAsia="Aptos" w:hAnsi="Aptos" w:cs="Aptos"/>
          <w:color w:val="A6A6A6" w:themeColor="background1" w:themeShade="A6"/>
        </w:rPr>
        <w:t xml:space="preserve">] </w:t>
      </w:r>
      <w:r w:rsidRPr="0A358EAE">
        <w:rPr>
          <w:rFonts w:ascii="Aptos" w:eastAsia="Aptos" w:hAnsi="Aptos" w:cs="Aptos"/>
        </w:rPr>
        <w:t>(this would mean no WOL is needed since it is in</w:t>
      </w:r>
      <w:r w:rsidRPr="0A358EAE">
        <w:rPr>
          <w:rFonts w:ascii="Aptos" w:eastAsia="Aptos" w:hAnsi="Aptos" w:cs="Aptos"/>
          <w:color w:val="A6A6A6" w:themeColor="background1" w:themeShade="A6"/>
        </w:rPr>
        <w:t xml:space="preserve"> gray</w:t>
      </w:r>
      <w:r w:rsidRPr="0A358EAE">
        <w:rPr>
          <w:rFonts w:ascii="Aptos" w:eastAsia="Aptos" w:hAnsi="Aptos" w:cs="Aptos"/>
        </w:rPr>
        <w:t>)</w:t>
      </w:r>
    </w:p>
    <w:p w14:paraId="1177B71C" w14:textId="50FF1791" w:rsidR="0A358EAE" w:rsidRDefault="0A358EAE" w:rsidP="0A358EAE">
      <w:pPr>
        <w:pStyle w:val="ListParagraph"/>
        <w:numPr>
          <w:ilvl w:val="2"/>
          <w:numId w:val="279"/>
        </w:numPr>
        <w:rPr>
          <w:rFonts w:ascii="Aptos" w:eastAsia="Aptos" w:hAnsi="Aptos" w:cs="Aptos"/>
        </w:rPr>
      </w:pPr>
      <w:r w:rsidRPr="0A358EAE">
        <w:rPr>
          <w:rFonts w:ascii="Aptos" w:eastAsia="Aptos" w:hAnsi="Aptos" w:cs="Aptos"/>
        </w:rPr>
        <w:t xml:space="preserve">How can the item be written or rewritten (in both mediums) so that the student’s </w:t>
      </w:r>
      <w:r w:rsidRPr="0A358EAE">
        <w:rPr>
          <w:rFonts w:ascii="Aptos" w:eastAsia="Aptos" w:hAnsi="Aptos" w:cs="Aptos"/>
          <w:u w:val="single"/>
        </w:rPr>
        <w:t xml:space="preserve">interaction </w:t>
      </w:r>
      <w:r w:rsidRPr="0A358EAE">
        <w:rPr>
          <w:rFonts w:ascii="Aptos" w:eastAsia="Aptos" w:hAnsi="Aptos" w:cs="Aptos"/>
        </w:rPr>
        <w:t xml:space="preserve">matches? </w:t>
      </w:r>
    </w:p>
    <w:p w14:paraId="17965CB6" w14:textId="24BC1AA3" w:rsidR="0A358EAE" w:rsidRDefault="0A358EAE" w:rsidP="0A358EAE">
      <w:pPr>
        <w:pStyle w:val="ListParagraph"/>
        <w:numPr>
          <w:ilvl w:val="3"/>
          <w:numId w:val="279"/>
        </w:numPr>
        <w:rPr>
          <w:rFonts w:ascii="Aptos" w:eastAsia="Aptos" w:hAnsi="Aptos" w:cs="Aptos"/>
        </w:rPr>
      </w:pPr>
      <w:r w:rsidRPr="0A358EAE">
        <w:rPr>
          <w:rFonts w:ascii="Aptos" w:eastAsia="Aptos" w:hAnsi="Aptos" w:cs="Aptos"/>
          <w:b/>
          <w:bCs/>
        </w:rPr>
        <w:t xml:space="preserve">Rule </w:t>
      </w:r>
      <w:r w:rsidRPr="0A358EAE">
        <w:rPr>
          <w:rFonts w:ascii="Aptos" w:eastAsia="Aptos" w:hAnsi="Aptos" w:cs="Aptos"/>
        </w:rPr>
        <w:t xml:space="preserve">In </w:t>
      </w:r>
      <w:r w:rsidRPr="0A358EAE">
        <w:rPr>
          <w:rFonts w:ascii="Aptos" w:eastAsia="Aptos" w:hAnsi="Aptos" w:cs="Aptos"/>
          <w:i/>
          <w:iCs/>
        </w:rPr>
        <w:t>nearly all</w:t>
      </w:r>
      <w:r w:rsidRPr="0A358EAE">
        <w:rPr>
          <w:rFonts w:ascii="Aptos" w:eastAsia="Aptos" w:hAnsi="Aptos" w:cs="Aptos"/>
        </w:rPr>
        <w:t xml:space="preserve"> situations, we should strive for parity in student interaction. There may be a rare case where the interaction cannot reach full parity based on limitations of either print or digital (e.g. a box and whisker plot).</w:t>
      </w:r>
    </w:p>
    <w:p w14:paraId="2A5045BB" w14:textId="0FD2C465" w:rsidR="0A358EAE" w:rsidRDefault="1939D09D" w:rsidP="0A358EAE">
      <w:pPr>
        <w:pStyle w:val="ListParagraph"/>
        <w:numPr>
          <w:ilvl w:val="3"/>
          <w:numId w:val="279"/>
        </w:numPr>
        <w:rPr>
          <w:rFonts w:ascii="Aptos" w:eastAsia="Aptos" w:hAnsi="Aptos" w:cs="Aptos"/>
        </w:rPr>
      </w:pPr>
      <w:r w:rsidRPr="1939D09D">
        <w:rPr>
          <w:rFonts w:ascii="Aptos" w:eastAsia="Aptos" w:hAnsi="Aptos" w:cs="Aptos"/>
        </w:rPr>
        <w:t xml:space="preserve">Adjust your chosen Learnosity question type in the second column on the </w:t>
      </w:r>
      <w:hyperlink r:id="rId353">
        <w:r w:rsidRPr="1939D09D">
          <w:rPr>
            <w:rStyle w:val="Hyperlink"/>
            <w:rFonts w:ascii="Aptos" w:eastAsia="Aptos" w:hAnsi="Aptos" w:cs="Aptos"/>
            <w:color w:val="0070C0"/>
          </w:rPr>
          <w:t>EMM.docx</w:t>
        </w:r>
      </w:hyperlink>
      <w:r w:rsidRPr="1939D09D">
        <w:rPr>
          <w:rFonts w:ascii="Aptos" w:eastAsia="Aptos" w:hAnsi="Aptos" w:cs="Aptos"/>
        </w:rPr>
        <w:t>.</w:t>
      </w:r>
    </w:p>
    <w:p w14:paraId="786E9C0F" w14:textId="06FAFEB3" w:rsidR="1939D09D" w:rsidRDefault="1939D09D" w:rsidP="1939D09D">
      <w:pPr>
        <w:pStyle w:val="ListParagraph"/>
        <w:numPr>
          <w:ilvl w:val="3"/>
          <w:numId w:val="279"/>
        </w:numPr>
        <w:rPr>
          <w:rFonts w:ascii="Aptos" w:eastAsia="Aptos" w:hAnsi="Aptos" w:cs="Aptos"/>
          <w:highlight w:val="yellow"/>
        </w:rPr>
      </w:pPr>
      <w:r w:rsidRPr="1939D09D">
        <w:rPr>
          <w:rFonts w:ascii="Aptos" w:eastAsia="Aptos" w:hAnsi="Aptos" w:cs="Aptos"/>
          <w:b/>
          <w:bCs/>
          <w:highlight w:val="yellow"/>
        </w:rPr>
        <w:t xml:space="preserve">With Print Content: </w:t>
      </w:r>
      <w:r w:rsidRPr="1939D09D">
        <w:rPr>
          <w:rFonts w:ascii="Aptos" w:eastAsia="Aptos" w:hAnsi="Aptos" w:cs="Aptos"/>
          <w:highlight w:val="yellow"/>
        </w:rPr>
        <w:t>In the same left-hand column that the block type/pattern is listed, we also need to accommodate for how the content will appear in print.</w:t>
      </w:r>
    </w:p>
    <w:p w14:paraId="32EB4028" w14:textId="30290C8C" w:rsidR="1939D09D" w:rsidRDefault="1939D09D" w:rsidP="1939D09D">
      <w:pPr>
        <w:pStyle w:val="ListParagraph"/>
        <w:numPr>
          <w:ilvl w:val="3"/>
          <w:numId w:val="279"/>
        </w:numPr>
        <w:spacing w:line="257" w:lineRule="auto"/>
        <w:rPr>
          <w:rFonts w:ascii="Aptos" w:eastAsia="Aptos" w:hAnsi="Aptos" w:cs="Aptos"/>
          <w:highlight w:val="yellow"/>
        </w:rPr>
      </w:pPr>
      <w:r w:rsidRPr="1939D09D">
        <w:rPr>
          <w:rFonts w:ascii="Aptos" w:eastAsia="Aptos" w:hAnsi="Aptos" w:cs="Aptos"/>
          <w:highlight w:val="yellow"/>
        </w:rPr>
        <w:t xml:space="preserve">Parity with print is important to keep in mind, with the idea that students should produce the same answer in both formats. </w:t>
      </w:r>
    </w:p>
    <w:p w14:paraId="029900E6" w14:textId="2FF5337A" w:rsidR="1939D09D" w:rsidRDefault="1939D09D" w:rsidP="1939D09D">
      <w:pPr>
        <w:pStyle w:val="ListParagraph"/>
        <w:numPr>
          <w:ilvl w:val="4"/>
          <w:numId w:val="279"/>
        </w:numPr>
        <w:spacing w:line="257" w:lineRule="auto"/>
        <w:rPr>
          <w:rFonts w:ascii="Aptos" w:eastAsia="Aptos" w:hAnsi="Aptos" w:cs="Aptos"/>
          <w:highlight w:val="yellow"/>
        </w:rPr>
      </w:pPr>
      <w:r w:rsidRPr="1939D09D">
        <w:rPr>
          <w:rFonts w:ascii="Aptos" w:eastAsia="Aptos" w:hAnsi="Aptos" w:cs="Aptos"/>
          <w:highlight w:val="yellow"/>
        </w:rPr>
        <w:t xml:space="preserve">In cases where a student may use a </w:t>
      </w:r>
      <w:r w:rsidRPr="1939D09D">
        <w:rPr>
          <w:rFonts w:ascii="Aptos" w:eastAsia="Aptos" w:hAnsi="Aptos" w:cs="Aptos"/>
          <w:b/>
          <w:bCs/>
          <w:highlight w:val="yellow"/>
        </w:rPr>
        <w:t xml:space="preserve">Drop Down </w:t>
      </w:r>
      <w:r w:rsidRPr="1939D09D">
        <w:rPr>
          <w:rFonts w:ascii="Aptos" w:eastAsia="Aptos" w:hAnsi="Aptos" w:cs="Aptos"/>
          <w:highlight w:val="yellow"/>
        </w:rPr>
        <w:t xml:space="preserve">pattern in Learnosity (Grades 3-A1), the print content will appear on a </w:t>
      </w:r>
      <w:r w:rsidRPr="1939D09D">
        <w:rPr>
          <w:rFonts w:ascii="Aptos" w:eastAsia="Aptos" w:hAnsi="Aptos" w:cs="Aptos"/>
          <w:b/>
          <w:bCs/>
          <w:highlight w:val="yellow"/>
        </w:rPr>
        <w:t>write on line (WOL)</w:t>
      </w:r>
      <w:r w:rsidRPr="1939D09D">
        <w:rPr>
          <w:rFonts w:ascii="Aptos" w:eastAsia="Aptos" w:hAnsi="Aptos" w:cs="Aptos"/>
          <w:highlight w:val="yellow"/>
        </w:rPr>
        <w:t xml:space="preserve">. For </w:t>
      </w:r>
      <w:r w:rsidRPr="1939D09D">
        <w:rPr>
          <w:rFonts w:ascii="Aptos" w:eastAsia="Aptos" w:hAnsi="Aptos" w:cs="Aptos"/>
          <w:b/>
          <w:bCs/>
          <w:highlight w:val="yellow"/>
          <w:u w:val="single"/>
        </w:rPr>
        <w:t>Drag and Drop</w:t>
      </w:r>
      <w:r w:rsidRPr="1939D09D">
        <w:rPr>
          <w:rFonts w:ascii="Aptos" w:eastAsia="Aptos" w:hAnsi="Aptos" w:cs="Aptos"/>
          <w:highlight w:val="yellow"/>
        </w:rPr>
        <w:t xml:space="preserve"> patterns, a word bank is not always necessary to include in print depending on the amount of space on a page. Both these situations will break parity and that has been agreed upon as acceptable.</w:t>
      </w:r>
    </w:p>
    <w:p w14:paraId="2E83BB5B" w14:textId="4092DC3D" w:rsidR="0A358EAE" w:rsidRDefault="0A358EAE" w:rsidP="0A358EAE">
      <w:pPr>
        <w:ind w:left="720"/>
      </w:pPr>
      <w:r w:rsidRPr="0A358EAE">
        <w:rPr>
          <w:rFonts w:ascii="Aptos" w:eastAsia="Aptos" w:hAnsi="Aptos" w:cs="Aptos"/>
          <w:b/>
          <w:bCs/>
          <w:color w:val="A02B93" w:themeColor="accent5"/>
        </w:rPr>
        <w:t xml:space="preserve"> </w:t>
      </w:r>
    </w:p>
    <w:p w14:paraId="3DC4894B" w14:textId="470C9B5E" w:rsidR="0A358EAE" w:rsidRDefault="7159C782" w:rsidP="0A358EAE">
      <w:pPr>
        <w:ind w:left="720"/>
      </w:pPr>
      <w:r w:rsidRPr="7159C782">
        <w:rPr>
          <w:rFonts w:ascii="Aptos" w:eastAsia="Aptos" w:hAnsi="Aptos" w:cs="Aptos"/>
          <w:b/>
          <w:bCs/>
          <w:color w:val="A02B93" w:themeColor="accent5"/>
          <w:u w:val="single"/>
        </w:rPr>
        <w:t>3</w:t>
      </w:r>
      <w:r w:rsidRPr="7159C782">
        <w:rPr>
          <w:rFonts w:ascii="Aptos" w:eastAsia="Aptos" w:hAnsi="Aptos" w:cs="Aptos"/>
          <w:b/>
          <w:bCs/>
          <w:color w:val="A02B93" w:themeColor="accent5"/>
          <w:u w:val="single"/>
          <w:vertAlign w:val="superscript"/>
        </w:rPr>
        <w:t>RD</w:t>
      </w:r>
      <w:r w:rsidRPr="7159C782">
        <w:rPr>
          <w:rFonts w:ascii="Aptos" w:eastAsia="Aptos" w:hAnsi="Aptos" w:cs="Aptos"/>
          <w:b/>
          <w:bCs/>
          <w:color w:val="A02B93" w:themeColor="accent5"/>
          <w:u w:val="single"/>
        </w:rPr>
        <w:t xml:space="preserve"> STEP – SETTINGS</w:t>
      </w:r>
    </w:p>
    <w:p w14:paraId="2C1C52C6" w14:textId="026BB5A3" w:rsidR="7159C782" w:rsidRDefault="7159C782" w:rsidP="7159C782">
      <w:pPr>
        <w:pStyle w:val="ListParagraph"/>
        <w:numPr>
          <w:ilvl w:val="1"/>
          <w:numId w:val="279"/>
        </w:numPr>
        <w:spacing w:line="257" w:lineRule="auto"/>
      </w:pPr>
      <w:r w:rsidRPr="7159C782">
        <w:t xml:space="preserve">Use the </w:t>
      </w:r>
      <w:hyperlink r:id="rId354">
        <w:r w:rsidRPr="7159C782">
          <w:rPr>
            <w:rStyle w:val="Hyperlink"/>
            <w:color w:val="0070C0"/>
          </w:rPr>
          <w:t>Learnosity Question Type Use Cases Table Structure.docx</w:t>
        </w:r>
      </w:hyperlink>
      <w:r w:rsidRPr="7159C782">
        <w:rPr>
          <w:color w:val="0070C0"/>
        </w:rPr>
        <w:t xml:space="preserve"> </w:t>
      </w:r>
      <w:r w:rsidRPr="7159C782">
        <w:t xml:space="preserve">as a jumping off point for understanding question type use cases and which fields need to be included in the "Student Content" column of the EMM. This document in conjunction with the </w:t>
      </w:r>
      <w:hyperlink r:id="rId355">
        <w:r w:rsidRPr="7159C782">
          <w:rPr>
            <w:rStyle w:val="Hyperlink"/>
            <w:rFonts w:eastAsiaTheme="minorEastAsia"/>
            <w:color w:val="C00000"/>
          </w:rPr>
          <w:t>Math Item Specs Guide.pdf</w:t>
        </w:r>
      </w:hyperlink>
      <w:r>
        <w:t xml:space="preserve"> (see the</w:t>
      </w:r>
      <w:r w:rsidRPr="7159C782">
        <w:rPr>
          <w:i/>
          <w:iCs/>
        </w:rPr>
        <w:t xml:space="preserve"> question type’s section</w:t>
      </w:r>
      <w:r>
        <w:t xml:space="preserve">) will help you write up any </w:t>
      </w:r>
      <w:r w:rsidRPr="7159C782">
        <w:t>Learnosity item to exact specifications.</w:t>
      </w:r>
    </w:p>
    <w:p w14:paraId="1A00AB8D" w14:textId="2FE62327" w:rsidR="0A358EAE" w:rsidRDefault="0A358EAE" w:rsidP="0A358EAE">
      <w:pPr>
        <w:pStyle w:val="ListParagraph"/>
        <w:numPr>
          <w:ilvl w:val="2"/>
          <w:numId w:val="279"/>
        </w:numPr>
        <w:spacing w:line="257" w:lineRule="auto"/>
        <w:rPr>
          <w:rFonts w:ascii="Aptos" w:eastAsia="Aptos" w:hAnsi="Aptos" w:cs="Aptos"/>
        </w:rPr>
      </w:pPr>
      <w:r w:rsidRPr="0A358EAE">
        <w:rPr>
          <w:rFonts w:ascii="Aptos" w:eastAsia="Aptos" w:hAnsi="Aptos" w:cs="Aptos"/>
        </w:rPr>
        <w:lastRenderedPageBreak/>
        <w:t xml:space="preserve">Use </w:t>
      </w:r>
      <w:r w:rsidRPr="0A358EAE">
        <w:rPr>
          <w:rFonts w:ascii="Aptos" w:eastAsia="Aptos" w:hAnsi="Aptos" w:cs="Aptos"/>
          <w:b/>
          <w:bCs/>
          <w:color w:val="3A7C22" w:themeColor="accent6" w:themeShade="BF"/>
        </w:rPr>
        <w:t>Changes to Spec Guide Settings:</w:t>
      </w:r>
      <w:r w:rsidRPr="0A358EAE">
        <w:rPr>
          <w:rFonts w:ascii="Aptos" w:eastAsia="Aptos" w:hAnsi="Aptos" w:cs="Aptos"/>
          <w:color w:val="3A7C22" w:themeColor="accent6" w:themeShade="BF"/>
        </w:rPr>
        <w:t xml:space="preserve"> </w:t>
      </w:r>
      <w:r w:rsidRPr="0A358EAE">
        <w:rPr>
          <w:rFonts w:ascii="Aptos" w:eastAsia="Aptos" w:hAnsi="Aptos" w:cs="Aptos"/>
        </w:rPr>
        <w:t>to list specific settings for the digital item noting specifically the fields which deviate from the settings outlined in the spec guide (make sure to read through the first and second pages of that question type, especially noting the starred fields).</w:t>
      </w:r>
    </w:p>
    <w:p w14:paraId="5EE81954" w14:textId="16D7B9DC" w:rsidR="0A358EAE" w:rsidRDefault="0A358EAE" w:rsidP="0A358EAE">
      <w:pPr>
        <w:pStyle w:val="ListParagraph"/>
        <w:numPr>
          <w:ilvl w:val="2"/>
          <w:numId w:val="279"/>
        </w:numPr>
        <w:spacing w:line="257" w:lineRule="auto"/>
        <w:rPr>
          <w:rFonts w:ascii="Aptos" w:eastAsia="Aptos" w:hAnsi="Aptos" w:cs="Aptos"/>
        </w:rPr>
      </w:pPr>
      <w:r w:rsidRPr="0A358EAE">
        <w:rPr>
          <w:rFonts w:ascii="Aptos" w:eastAsia="Aptos" w:hAnsi="Aptos" w:cs="Aptos"/>
        </w:rPr>
        <w:t xml:space="preserve">Include </w:t>
      </w:r>
      <w:r w:rsidRPr="0A358EAE">
        <w:rPr>
          <w:rFonts w:ascii="Aptos" w:eastAsia="Aptos" w:hAnsi="Aptos" w:cs="Aptos"/>
          <w:b/>
          <w:bCs/>
        </w:rPr>
        <w:t>Feedback</w:t>
      </w:r>
      <w:r w:rsidRPr="0A358EAE">
        <w:rPr>
          <w:rFonts w:ascii="Aptos" w:eastAsia="Aptos" w:hAnsi="Aptos" w:cs="Aptos"/>
        </w:rPr>
        <w:t xml:space="preserve"> (called Rationale per Response or Rationale per Question) and </w:t>
      </w:r>
      <w:r w:rsidRPr="0A358EAE">
        <w:rPr>
          <w:rFonts w:ascii="Aptos" w:eastAsia="Aptos" w:hAnsi="Aptos" w:cs="Aptos"/>
          <w:b/>
          <w:bCs/>
        </w:rPr>
        <w:t xml:space="preserve">Hints </w:t>
      </w:r>
      <w:r w:rsidRPr="0A358EAE">
        <w:rPr>
          <w:rFonts w:ascii="Aptos" w:eastAsia="Aptos" w:hAnsi="Aptos" w:cs="Aptos"/>
        </w:rPr>
        <w:t xml:space="preserve">for the question if the item sits in a MDR section, but not for AYR (see </w:t>
      </w:r>
      <w:r w:rsidRPr="0A358EAE">
        <w:rPr>
          <w:rFonts w:ascii="Aptos" w:eastAsia="Aptos" w:hAnsi="Aptos" w:cs="Aptos"/>
          <w:i/>
          <w:iCs/>
        </w:rPr>
        <w:t>Feedback &amp; Hints</w:t>
      </w:r>
      <w:r w:rsidRPr="0A358EAE">
        <w:rPr>
          <w:rFonts w:ascii="Aptos" w:eastAsia="Aptos" w:hAnsi="Aptos" w:cs="Aptos"/>
        </w:rPr>
        <w:t>).</w:t>
      </w:r>
    </w:p>
    <w:p w14:paraId="6319CC75" w14:textId="74D3D5F2" w:rsidR="0A358EAE" w:rsidRDefault="0A358EAE" w:rsidP="0A358EAE">
      <w:pPr>
        <w:ind w:left="720"/>
      </w:pPr>
      <w:r w:rsidRPr="0A358EAE">
        <w:rPr>
          <w:rFonts w:ascii="Aptos" w:eastAsia="Aptos" w:hAnsi="Aptos" w:cs="Aptos"/>
          <w:b/>
          <w:bCs/>
          <w:color w:val="A02B93" w:themeColor="accent5"/>
        </w:rPr>
        <w:t xml:space="preserve"> </w:t>
      </w:r>
    </w:p>
    <w:p w14:paraId="326B41D8" w14:textId="4D404A3B" w:rsidR="0A358EAE" w:rsidRDefault="0A358EAE" w:rsidP="0A358EAE">
      <w:pPr>
        <w:ind w:left="720"/>
      </w:pPr>
      <w:r w:rsidRPr="0A358EAE">
        <w:rPr>
          <w:rFonts w:ascii="Aptos" w:eastAsia="Aptos" w:hAnsi="Aptos" w:cs="Aptos"/>
          <w:b/>
          <w:bCs/>
          <w:color w:val="A02B93" w:themeColor="accent5"/>
          <w:u w:val="single"/>
        </w:rPr>
        <w:t>4</w:t>
      </w:r>
      <w:r w:rsidRPr="0A358EAE">
        <w:rPr>
          <w:rFonts w:ascii="Aptos" w:eastAsia="Aptos" w:hAnsi="Aptos" w:cs="Aptos"/>
          <w:b/>
          <w:bCs/>
          <w:color w:val="A02B93" w:themeColor="accent5"/>
          <w:u w:val="single"/>
          <w:vertAlign w:val="superscript"/>
        </w:rPr>
        <w:t>TH</w:t>
      </w:r>
      <w:r w:rsidRPr="0A358EAE">
        <w:rPr>
          <w:rFonts w:ascii="Aptos" w:eastAsia="Aptos" w:hAnsi="Aptos" w:cs="Aptos"/>
          <w:b/>
          <w:bCs/>
          <w:color w:val="A02B93" w:themeColor="accent5"/>
          <w:u w:val="single"/>
        </w:rPr>
        <w:t xml:space="preserve"> STEP – ALIGNMENTS</w:t>
      </w:r>
    </w:p>
    <w:p w14:paraId="763B9DB7" w14:textId="016F3AD7" w:rsidR="0A358EAE" w:rsidRDefault="0A358EAE" w:rsidP="0A358EAE">
      <w:pPr>
        <w:pStyle w:val="ListParagraph"/>
        <w:numPr>
          <w:ilvl w:val="1"/>
          <w:numId w:val="279"/>
        </w:numPr>
        <w:spacing w:line="257" w:lineRule="auto"/>
        <w:rPr>
          <w:rFonts w:ascii="Aptos" w:eastAsia="Aptos" w:hAnsi="Aptos" w:cs="Aptos"/>
        </w:rPr>
      </w:pPr>
      <w:r w:rsidRPr="0A358EAE">
        <w:rPr>
          <w:rFonts w:ascii="Aptos" w:eastAsia="Aptos" w:hAnsi="Aptos" w:cs="Aptos"/>
        </w:rPr>
        <w:t>Finally in column 3, list information about the standard alignments and DOK for each question:</w:t>
      </w:r>
    </w:p>
    <w:p w14:paraId="7132D005" w14:textId="436CF9A3" w:rsidR="0A358EAE" w:rsidRDefault="0A358EAE" w:rsidP="0A358EAE">
      <w:pPr>
        <w:pStyle w:val="ListParagraph"/>
        <w:numPr>
          <w:ilvl w:val="2"/>
          <w:numId w:val="279"/>
        </w:numPr>
        <w:rPr>
          <w:rFonts w:ascii="Aptos" w:eastAsia="Aptos" w:hAnsi="Aptos" w:cs="Aptos"/>
        </w:rPr>
      </w:pPr>
      <w:r w:rsidRPr="0A358EAE">
        <w:rPr>
          <w:rFonts w:ascii="Aptos" w:eastAsia="Aptos" w:hAnsi="Aptos" w:cs="Aptos"/>
        </w:rPr>
        <w:t xml:space="preserve">Use </w:t>
      </w:r>
      <w:r w:rsidRPr="0A358EAE">
        <w:rPr>
          <w:rFonts w:ascii="Aptos" w:eastAsia="Aptos" w:hAnsi="Aptos" w:cs="Aptos"/>
          <w:b/>
          <w:bCs/>
          <w:color w:val="3A7C22" w:themeColor="accent6" w:themeShade="BF"/>
        </w:rPr>
        <w:t>Alignments:</w:t>
      </w:r>
      <w:r w:rsidRPr="0A358EAE">
        <w:rPr>
          <w:rFonts w:ascii="Aptos" w:eastAsia="Aptos" w:hAnsi="Aptos" w:cs="Aptos"/>
          <w:color w:val="3A7C22" w:themeColor="accent6" w:themeShade="BF"/>
        </w:rPr>
        <w:t xml:space="preserve"> </w:t>
      </w:r>
      <w:r w:rsidRPr="0A358EAE">
        <w:rPr>
          <w:rFonts w:ascii="Aptos" w:eastAsia="Aptos" w:hAnsi="Aptos" w:cs="Aptos"/>
        </w:rPr>
        <w:t xml:space="preserve">to list the standard codes of the standards being assessed by the item. </w:t>
      </w:r>
    </w:p>
    <w:p w14:paraId="324BDEBC" w14:textId="4ACFAD43" w:rsidR="0A358EAE" w:rsidRDefault="5609DC12" w:rsidP="0A358EAE">
      <w:pPr>
        <w:pStyle w:val="ListParagraph"/>
        <w:numPr>
          <w:ilvl w:val="3"/>
          <w:numId w:val="279"/>
        </w:numPr>
        <w:rPr>
          <w:rFonts w:ascii="Aptos" w:eastAsia="Aptos" w:hAnsi="Aptos" w:cs="Aptos"/>
        </w:rPr>
      </w:pPr>
      <w:r w:rsidRPr="5609DC12">
        <w:rPr>
          <w:rFonts w:ascii="Aptos" w:eastAsia="Aptos" w:hAnsi="Aptos" w:cs="Aptos"/>
        </w:rPr>
        <w:t xml:space="preserve">In most situations, this should be a single Common Core State Standard (CCSS) and a single California (CA) standard. Use the </w:t>
      </w:r>
      <w:hyperlink r:id="rId356">
        <w:r w:rsidRPr="5609DC12">
          <w:rPr>
            <w:rStyle w:val="Hyperlink"/>
            <w:rFonts w:ascii="Aptos" w:eastAsia="Aptos" w:hAnsi="Aptos" w:cs="Aptos"/>
            <w:color w:val="4EA72E" w:themeColor="accent6"/>
          </w:rPr>
          <w:t>Learning Spine to CCSS Mapping.xlsx</w:t>
        </w:r>
      </w:hyperlink>
      <w:r w:rsidRPr="5609DC12">
        <w:rPr>
          <w:rFonts w:ascii="Aptos" w:eastAsia="Aptos" w:hAnsi="Aptos" w:cs="Aptos"/>
          <w:color w:val="4DA62E"/>
        </w:rPr>
        <w:t xml:space="preserve"> </w:t>
      </w:r>
      <w:r w:rsidRPr="5609DC12">
        <w:rPr>
          <w:rFonts w:ascii="Aptos" w:eastAsia="Aptos" w:hAnsi="Aptos" w:cs="Aptos"/>
        </w:rPr>
        <w:t>to identify at least one learning spine skill (search the spreadsheet by the chosen CCSS and choose one or multiple learning spine skills which are aligned to that CC standard).</w:t>
      </w:r>
    </w:p>
    <w:p w14:paraId="6E6D9E57" w14:textId="0D7D8333" w:rsidR="0A358EAE" w:rsidRDefault="5609DC12" w:rsidP="0A358EAE">
      <w:pPr>
        <w:pStyle w:val="ListParagraph"/>
        <w:numPr>
          <w:ilvl w:val="3"/>
          <w:numId w:val="279"/>
        </w:numPr>
        <w:rPr>
          <w:rFonts w:ascii="Aptos" w:eastAsia="Aptos" w:hAnsi="Aptos" w:cs="Aptos"/>
        </w:rPr>
      </w:pPr>
      <w:r w:rsidRPr="5609DC12">
        <w:rPr>
          <w:rFonts w:ascii="Aptos" w:eastAsia="Aptos" w:hAnsi="Aptos" w:cs="Aptos"/>
        </w:rPr>
        <w:t xml:space="preserve">List the Depth of Knowledge level for the question as well using </w:t>
      </w:r>
      <w:hyperlink r:id="rId357">
        <w:r w:rsidRPr="5609DC12">
          <w:rPr>
            <w:rStyle w:val="Hyperlink"/>
            <w:rFonts w:ascii="Aptos" w:eastAsia="Aptos" w:hAnsi="Aptos" w:cs="Aptos"/>
            <w:color w:val="C00000"/>
          </w:rPr>
          <w:t>Depth of Knowledge.pdf</w:t>
        </w:r>
      </w:hyperlink>
      <w:r w:rsidRPr="5609DC12">
        <w:rPr>
          <w:rFonts w:ascii="Aptos" w:eastAsia="Aptos" w:hAnsi="Aptos" w:cs="Aptos"/>
          <w:color w:val="C00000"/>
        </w:rPr>
        <w:t xml:space="preserve"> </w:t>
      </w:r>
    </w:p>
    <w:p w14:paraId="64DB735D" w14:textId="4FC5DEDE" w:rsidR="0A358EAE" w:rsidRDefault="0A358EAE" w:rsidP="0A358EAE">
      <w:pPr>
        <w:pStyle w:val="ListParagraph"/>
        <w:numPr>
          <w:ilvl w:val="3"/>
          <w:numId w:val="279"/>
        </w:numPr>
        <w:rPr>
          <w:rFonts w:ascii="Aptos" w:eastAsia="Aptos" w:hAnsi="Aptos" w:cs="Aptos"/>
        </w:rPr>
      </w:pPr>
      <w:r w:rsidRPr="0A358EAE">
        <w:rPr>
          <w:rFonts w:ascii="Aptos" w:eastAsia="Aptos" w:hAnsi="Aptos" w:cs="Aptos"/>
          <w:b/>
          <w:bCs/>
        </w:rPr>
        <w:t>Rule 1</w:t>
      </w:r>
      <w:r w:rsidRPr="0A358EAE">
        <w:rPr>
          <w:rFonts w:ascii="Aptos" w:eastAsia="Aptos" w:hAnsi="Aptos" w:cs="Aptos"/>
        </w:rPr>
        <w:t xml:space="preserve"> Every item (or every part in a multi-part item) should have </w:t>
      </w:r>
      <w:r w:rsidRPr="0A358EAE">
        <w:rPr>
          <w:rFonts w:ascii="Aptos" w:eastAsia="Aptos" w:hAnsi="Aptos" w:cs="Aptos"/>
          <w:u w:val="single"/>
        </w:rPr>
        <w:t>at least one</w:t>
      </w:r>
      <w:r w:rsidRPr="0A358EAE">
        <w:rPr>
          <w:rFonts w:ascii="Aptos" w:eastAsia="Aptos" w:hAnsi="Aptos" w:cs="Aptos"/>
        </w:rPr>
        <w:t xml:space="preserve"> tag to CCSS, </w:t>
      </w:r>
      <w:r w:rsidRPr="0A358EAE">
        <w:rPr>
          <w:rFonts w:ascii="Aptos" w:eastAsia="Aptos" w:hAnsi="Aptos" w:cs="Aptos"/>
          <w:u w:val="single"/>
        </w:rPr>
        <w:t>at least one</w:t>
      </w:r>
      <w:r w:rsidRPr="0A358EAE">
        <w:rPr>
          <w:rFonts w:ascii="Aptos" w:eastAsia="Aptos" w:hAnsi="Aptos" w:cs="Aptos"/>
        </w:rPr>
        <w:t xml:space="preserve"> tag to CA, </w:t>
      </w:r>
      <w:r w:rsidRPr="0A358EAE">
        <w:rPr>
          <w:rFonts w:ascii="Aptos" w:eastAsia="Aptos" w:hAnsi="Aptos" w:cs="Aptos"/>
          <w:u w:val="single"/>
        </w:rPr>
        <w:t>at least one</w:t>
      </w:r>
      <w:r w:rsidRPr="0A358EAE">
        <w:rPr>
          <w:rFonts w:ascii="Aptos" w:eastAsia="Aptos" w:hAnsi="Aptos" w:cs="Aptos"/>
        </w:rPr>
        <w:t xml:space="preserve"> tag to the Learning Spine and </w:t>
      </w:r>
      <w:r w:rsidRPr="0A358EAE">
        <w:rPr>
          <w:rFonts w:ascii="Aptos" w:eastAsia="Aptos" w:hAnsi="Aptos" w:cs="Aptos"/>
          <w:u w:val="single"/>
        </w:rPr>
        <w:t xml:space="preserve">one </w:t>
      </w:r>
      <w:r w:rsidRPr="0A358EAE">
        <w:rPr>
          <w:rFonts w:ascii="Aptos" w:eastAsia="Aptos" w:hAnsi="Aptos" w:cs="Aptos"/>
        </w:rPr>
        <w:t>DOK.</w:t>
      </w:r>
    </w:p>
    <w:p w14:paraId="60D1E791" w14:textId="5FBE5795" w:rsidR="0A358EAE" w:rsidRDefault="0A358EAE" w:rsidP="0A358EAE">
      <w:pPr>
        <w:pStyle w:val="ListParagraph"/>
        <w:numPr>
          <w:ilvl w:val="3"/>
          <w:numId w:val="279"/>
        </w:numPr>
        <w:rPr>
          <w:rFonts w:ascii="Aptos" w:eastAsia="Aptos" w:hAnsi="Aptos" w:cs="Aptos"/>
        </w:rPr>
      </w:pPr>
      <w:r w:rsidRPr="0A358EAE">
        <w:rPr>
          <w:rFonts w:ascii="Aptos" w:eastAsia="Aptos" w:hAnsi="Aptos" w:cs="Aptos"/>
          <w:b/>
          <w:bCs/>
        </w:rPr>
        <w:t xml:space="preserve">Rule 2 </w:t>
      </w:r>
      <w:r w:rsidRPr="0A358EAE">
        <w:rPr>
          <w:rFonts w:ascii="Aptos" w:eastAsia="Aptos" w:hAnsi="Aptos" w:cs="Aptos"/>
        </w:rPr>
        <w:t>If an item can truly be aligned to more than one CCSS or CA standard or Learning Spine Skills, multiple can be included in the EMM – just indicate which standard/skill is the primary CCSS, primary CA, or primary Learning spine skill by putting</w:t>
      </w:r>
      <w:r w:rsidRPr="0A358EAE">
        <w:rPr>
          <w:rFonts w:ascii="Aptos" w:eastAsia="Aptos" w:hAnsi="Aptos" w:cs="Aptos"/>
          <w:color w:val="808080" w:themeColor="background1" w:themeShade="80"/>
        </w:rPr>
        <w:t xml:space="preserve"> (primary)</w:t>
      </w:r>
      <w:r w:rsidRPr="0A358EAE">
        <w:rPr>
          <w:rFonts w:ascii="Aptos" w:eastAsia="Aptos" w:hAnsi="Aptos" w:cs="Aptos"/>
        </w:rPr>
        <w:t xml:space="preserve"> after it. The rest will be secondary tags.</w:t>
      </w:r>
    </w:p>
    <w:p w14:paraId="0741C2F0" w14:textId="7E970E85" w:rsidR="0A358EAE" w:rsidRDefault="594D9CF1" w:rsidP="0A358EAE">
      <w:pPr>
        <w:pStyle w:val="ListParagraph"/>
        <w:numPr>
          <w:ilvl w:val="3"/>
          <w:numId w:val="279"/>
        </w:numPr>
        <w:rPr>
          <w:rFonts w:ascii="Aptos" w:eastAsia="Aptos" w:hAnsi="Aptos" w:cs="Aptos"/>
        </w:rPr>
      </w:pPr>
      <w:r w:rsidRPr="594D9CF1">
        <w:rPr>
          <w:rFonts w:ascii="Aptos" w:eastAsia="Aptos" w:hAnsi="Aptos" w:cs="Aptos"/>
          <w:b/>
          <w:bCs/>
        </w:rPr>
        <w:t>Rule 3</w:t>
      </w:r>
      <w:r w:rsidRPr="594D9CF1">
        <w:rPr>
          <w:rFonts w:ascii="Aptos" w:eastAsia="Aptos" w:hAnsi="Aptos" w:cs="Aptos"/>
        </w:rPr>
        <w:t xml:space="preserve"> Prerequisite Check assesses pre-requisite skills which are sometimes sourced from a previous grade. If this is the case, your alignment tags can come from a previous grade. Consider using the v1 source lessons in the Data-Driven Intervention table to give you a reference for which standards you could use.</w:t>
      </w:r>
    </w:p>
    <w:p w14:paraId="1229A63E" w14:textId="555C6EF2" w:rsidR="0A358EAE" w:rsidRDefault="5609DC12" w:rsidP="0A358EAE">
      <w:pPr>
        <w:pStyle w:val="ListParagraph"/>
        <w:numPr>
          <w:ilvl w:val="2"/>
          <w:numId w:val="279"/>
        </w:numPr>
        <w:rPr>
          <w:rFonts w:ascii="Aptos" w:eastAsia="Aptos" w:hAnsi="Aptos" w:cs="Aptos"/>
        </w:rPr>
      </w:pPr>
      <w:r w:rsidRPr="5609DC12">
        <w:rPr>
          <w:rFonts w:ascii="Aptos" w:eastAsia="Aptos" w:hAnsi="Aptos" w:cs="Aptos"/>
        </w:rPr>
        <w:t xml:space="preserve">One other alignment to be considered is a tag to a Standard for Mathematical Practice (SMP). Please refer to </w:t>
      </w:r>
      <w:hyperlink r:id="rId358">
        <w:r w:rsidRPr="5609DC12">
          <w:rPr>
            <w:rStyle w:val="Hyperlink"/>
            <w:rFonts w:ascii="Aptos" w:eastAsia="Aptos" w:hAnsi="Aptos" w:cs="Aptos"/>
            <w:color w:val="0070C0"/>
          </w:rPr>
          <w:t>SMP Guidelines.docx</w:t>
        </w:r>
      </w:hyperlink>
      <w:r w:rsidRPr="5609DC12">
        <w:rPr>
          <w:rFonts w:ascii="Aptos" w:eastAsia="Aptos" w:hAnsi="Aptos" w:cs="Aptos"/>
        </w:rPr>
        <w:t xml:space="preserve"> for more information. Things to check:</w:t>
      </w:r>
    </w:p>
    <w:p w14:paraId="48486FE4" w14:textId="6EADDDB3" w:rsidR="0A358EAE" w:rsidRDefault="594D9CF1" w:rsidP="0A358EAE">
      <w:pPr>
        <w:pStyle w:val="ListParagraph"/>
        <w:numPr>
          <w:ilvl w:val="3"/>
          <w:numId w:val="279"/>
        </w:numPr>
        <w:spacing w:line="257" w:lineRule="auto"/>
        <w:rPr>
          <w:rFonts w:ascii="Aptos" w:eastAsia="Aptos" w:hAnsi="Aptos" w:cs="Aptos"/>
        </w:rPr>
      </w:pPr>
      <w:r w:rsidRPr="594D9CF1">
        <w:rPr>
          <w:rFonts w:ascii="Aptos" w:eastAsia="Aptos" w:hAnsi="Aptos" w:cs="Aptos"/>
          <w:b/>
          <w:bCs/>
        </w:rPr>
        <w:t xml:space="preserve">Rule </w:t>
      </w:r>
      <w:r w:rsidRPr="594D9CF1">
        <w:rPr>
          <w:rFonts w:ascii="Aptos" w:eastAsia="Aptos" w:hAnsi="Aptos" w:cs="Aptos"/>
          <w:i/>
          <w:iCs/>
        </w:rPr>
        <w:t>Prerequisite Check</w:t>
      </w:r>
      <w:r w:rsidRPr="594D9CF1">
        <w:rPr>
          <w:rFonts w:ascii="Aptos" w:eastAsia="Aptos" w:hAnsi="Aptos" w:cs="Aptos"/>
        </w:rPr>
        <w:t xml:space="preserve"> will not use SMPs.</w:t>
      </w:r>
    </w:p>
    <w:p w14:paraId="2A17A2E3" w14:textId="517C4815" w:rsidR="0A358EAE" w:rsidRDefault="594D9CF1" w:rsidP="0A358EAE">
      <w:pPr>
        <w:pStyle w:val="ListParagraph"/>
        <w:numPr>
          <w:ilvl w:val="2"/>
          <w:numId w:val="279"/>
        </w:numPr>
        <w:rPr>
          <w:rFonts w:ascii="Aptos" w:eastAsia="Aptos" w:hAnsi="Aptos" w:cs="Aptos"/>
        </w:rPr>
      </w:pPr>
      <w:r w:rsidRPr="594D9CF1">
        <w:rPr>
          <w:rFonts w:ascii="Aptos" w:eastAsia="Aptos" w:hAnsi="Aptos" w:cs="Aptos"/>
        </w:rPr>
        <w:t xml:space="preserve">For the Prerequisite Check section, there is one more table beneath the three-column table for inputting items which is titled </w:t>
      </w:r>
      <w:r w:rsidRPr="594D9CF1">
        <w:rPr>
          <w:rFonts w:ascii="Aptos" w:eastAsia="Aptos" w:hAnsi="Aptos" w:cs="Aptos"/>
          <w:b/>
          <w:bCs/>
        </w:rPr>
        <w:t>Data-Driven Support</w:t>
      </w:r>
      <w:r w:rsidRPr="594D9CF1">
        <w:rPr>
          <w:rFonts w:ascii="Aptos" w:eastAsia="Aptos" w:hAnsi="Aptos" w:cs="Aptos"/>
        </w:rPr>
        <w:t xml:space="preserve">. This table should be populated with the appropriate information (and can be revised from what is in the </w:t>
      </w:r>
      <w:hyperlink r:id="rId359">
        <w:r w:rsidRPr="594D9CF1">
          <w:rPr>
            <w:rStyle w:val="Hyperlink"/>
            <w:rFonts w:ascii="Aptos" w:eastAsia="Aptos" w:hAnsi="Aptos" w:cs="Aptos"/>
            <w:color w:val="C00000"/>
          </w:rPr>
          <w:t>Into Math v1 TE.pdf</w:t>
        </w:r>
      </w:hyperlink>
      <w:r w:rsidRPr="594D9CF1">
        <w:rPr>
          <w:rFonts w:ascii="Aptos" w:eastAsia="Aptos" w:hAnsi="Aptos" w:cs="Aptos"/>
        </w:rPr>
        <w:t>):</w:t>
      </w:r>
    </w:p>
    <w:p w14:paraId="46CCE4A5" w14:textId="185D944E" w:rsidR="0A358EAE" w:rsidRDefault="0A358EAE" w:rsidP="0A358EAE">
      <w:pPr>
        <w:pStyle w:val="ListParagraph"/>
        <w:numPr>
          <w:ilvl w:val="3"/>
          <w:numId w:val="279"/>
        </w:numPr>
        <w:rPr>
          <w:rFonts w:ascii="Aptos" w:eastAsia="Aptos" w:hAnsi="Aptos" w:cs="Aptos"/>
        </w:rPr>
      </w:pPr>
      <w:r w:rsidRPr="0A358EAE">
        <w:rPr>
          <w:rFonts w:ascii="Aptos" w:eastAsia="Aptos" w:hAnsi="Aptos" w:cs="Aptos"/>
        </w:rPr>
        <w:t xml:space="preserve">Input the </w:t>
      </w:r>
      <w:r w:rsidRPr="0A358EAE">
        <w:rPr>
          <w:rFonts w:ascii="Aptos" w:eastAsia="Aptos" w:hAnsi="Aptos" w:cs="Aptos"/>
          <w:b/>
          <w:bCs/>
        </w:rPr>
        <w:t>Item #</w:t>
      </w:r>
      <w:r w:rsidRPr="0A358EAE">
        <w:rPr>
          <w:rFonts w:ascii="Aptos" w:eastAsia="Aptos" w:hAnsi="Aptos" w:cs="Aptos"/>
        </w:rPr>
        <w:t xml:space="preserve"> shared by print and digital in the first column (multi-part items should use the item # for a paragraph stem and then the item number plus a letter a, b, c, etc. for each part). Consecutive </w:t>
      </w:r>
      <w:r w:rsidRPr="0A358EAE">
        <w:rPr>
          <w:rFonts w:ascii="Aptos" w:eastAsia="Aptos" w:hAnsi="Aptos" w:cs="Aptos"/>
        </w:rPr>
        <w:lastRenderedPageBreak/>
        <w:t>items can be grouped together in the same row if the information is the same for the other columns to save space.</w:t>
      </w:r>
    </w:p>
    <w:p w14:paraId="3F4C079F" w14:textId="2B343ED7" w:rsidR="0A358EAE" w:rsidRDefault="0A358EAE" w:rsidP="0A358EAE">
      <w:pPr>
        <w:pStyle w:val="ListParagraph"/>
        <w:numPr>
          <w:ilvl w:val="3"/>
          <w:numId w:val="279"/>
        </w:numPr>
        <w:rPr>
          <w:rFonts w:ascii="Aptos" w:eastAsia="Aptos" w:hAnsi="Aptos" w:cs="Aptos"/>
        </w:rPr>
      </w:pPr>
      <w:r w:rsidRPr="0A358EAE">
        <w:rPr>
          <w:rFonts w:ascii="Aptos" w:eastAsia="Aptos" w:hAnsi="Aptos" w:cs="Aptos"/>
        </w:rPr>
        <w:t xml:space="preserve">Input the </w:t>
      </w:r>
      <w:r w:rsidRPr="0A358EAE">
        <w:rPr>
          <w:rFonts w:ascii="Aptos" w:eastAsia="Aptos" w:hAnsi="Aptos" w:cs="Aptos"/>
          <w:b/>
          <w:bCs/>
        </w:rPr>
        <w:t>Content Focus</w:t>
      </w:r>
      <w:r w:rsidRPr="0A358EAE">
        <w:rPr>
          <w:rFonts w:ascii="Aptos" w:eastAsia="Aptos" w:hAnsi="Aptos" w:cs="Aptos"/>
        </w:rPr>
        <w:t xml:space="preserve"> for each item/part. Take note of if prerequisite skills in this section have changed. Notice that on the SE page, these Content Focus titles are the headings for each group of items on the actual page. Match the style and format from v1:</w:t>
      </w:r>
    </w:p>
    <w:p w14:paraId="41F46708" w14:textId="68EA2A66" w:rsidR="0A358EAE" w:rsidRDefault="0A358EAE" w:rsidP="0A358EAE">
      <w:pPr>
        <w:pStyle w:val="ListParagraph"/>
        <w:numPr>
          <w:ilvl w:val="4"/>
          <w:numId w:val="279"/>
        </w:numPr>
        <w:rPr>
          <w:rFonts w:ascii="Aptos" w:eastAsia="Aptos" w:hAnsi="Aptos" w:cs="Aptos"/>
        </w:rPr>
      </w:pPr>
      <w:r w:rsidRPr="0A358EAE">
        <w:rPr>
          <w:rFonts w:ascii="Aptos" w:eastAsia="Aptos" w:hAnsi="Aptos" w:cs="Aptos"/>
        </w:rPr>
        <w:t>Headers in column 2 are a capitalized, short phrase or word to name the pre-requisite skill.</w:t>
      </w:r>
    </w:p>
    <w:p w14:paraId="795EAE5C" w14:textId="5897DCC4" w:rsidR="0A358EAE" w:rsidRDefault="0A358EAE" w:rsidP="0A358EAE">
      <w:pPr>
        <w:pStyle w:val="ListParagraph"/>
        <w:numPr>
          <w:ilvl w:val="4"/>
          <w:numId w:val="279"/>
        </w:numPr>
        <w:rPr>
          <w:rFonts w:ascii="Aptos" w:eastAsia="Aptos" w:hAnsi="Aptos" w:cs="Aptos"/>
        </w:rPr>
      </w:pPr>
      <w:r w:rsidRPr="0A358EAE">
        <w:rPr>
          <w:rFonts w:ascii="Aptos" w:eastAsia="Aptos" w:hAnsi="Aptos" w:cs="Aptos"/>
        </w:rPr>
        <w:t>The longer description in column 3 is a sentence beginning with an action verb that describes the specific skill.</w:t>
      </w:r>
    </w:p>
    <w:p w14:paraId="70555E91" w14:textId="6D56BCCD" w:rsidR="0A358EAE" w:rsidRDefault="0A358EAE" w:rsidP="0A358EAE">
      <w:pPr>
        <w:pStyle w:val="ListParagraph"/>
        <w:numPr>
          <w:ilvl w:val="3"/>
          <w:numId w:val="279"/>
        </w:numPr>
        <w:rPr>
          <w:rFonts w:ascii="Aptos" w:eastAsia="Aptos" w:hAnsi="Aptos" w:cs="Aptos"/>
        </w:rPr>
      </w:pPr>
      <w:r w:rsidRPr="0A358EAE">
        <w:rPr>
          <w:rFonts w:ascii="Aptos" w:eastAsia="Aptos" w:hAnsi="Aptos" w:cs="Aptos"/>
        </w:rPr>
        <w:t xml:space="preserve">Input the </w:t>
      </w:r>
      <w:r w:rsidRPr="0A358EAE">
        <w:rPr>
          <w:rFonts w:ascii="Aptos" w:eastAsia="Aptos" w:hAnsi="Aptos" w:cs="Aptos"/>
          <w:b/>
          <w:bCs/>
        </w:rPr>
        <w:t>Intervention</w:t>
      </w:r>
      <w:r w:rsidRPr="0A358EAE">
        <w:rPr>
          <w:rFonts w:ascii="Aptos" w:eastAsia="Aptos" w:hAnsi="Aptos" w:cs="Aptos"/>
        </w:rPr>
        <w:t xml:space="preserve"> (RTI tier 2 skill worksheet) which addresses each prerequisite skill in the column 4. </w:t>
      </w:r>
    </w:p>
    <w:p w14:paraId="7D6A00CA" w14:textId="4CC2FBC2" w:rsidR="0A358EAE" w:rsidRDefault="0A358EAE" w:rsidP="0A358EAE">
      <w:pPr>
        <w:ind w:left="720"/>
      </w:pPr>
      <w:r w:rsidRPr="0A358EAE">
        <w:rPr>
          <w:rFonts w:ascii="Aptos" w:eastAsia="Aptos" w:hAnsi="Aptos" w:cs="Aptos"/>
          <w:b/>
          <w:bCs/>
          <w:color w:val="A02B93" w:themeColor="accent5"/>
        </w:rPr>
        <w:t xml:space="preserve"> </w:t>
      </w:r>
    </w:p>
    <w:p w14:paraId="3F5E4EA7" w14:textId="339D1552" w:rsidR="0A358EAE" w:rsidRDefault="0A358EAE" w:rsidP="0A358EAE">
      <w:pPr>
        <w:ind w:left="720"/>
      </w:pPr>
      <w:r w:rsidRPr="0A358EAE">
        <w:rPr>
          <w:rFonts w:ascii="Aptos" w:eastAsia="Aptos" w:hAnsi="Aptos" w:cs="Aptos"/>
          <w:b/>
          <w:bCs/>
          <w:color w:val="A02B93" w:themeColor="accent5"/>
          <w:u w:val="single"/>
        </w:rPr>
        <w:t>5</w:t>
      </w:r>
      <w:r w:rsidRPr="0A358EAE">
        <w:rPr>
          <w:rFonts w:ascii="Aptos" w:eastAsia="Aptos" w:hAnsi="Aptos" w:cs="Aptos"/>
          <w:b/>
          <w:bCs/>
          <w:color w:val="A02B93" w:themeColor="accent5"/>
          <w:u w:val="single"/>
          <w:vertAlign w:val="superscript"/>
        </w:rPr>
        <w:t>TH</w:t>
      </w:r>
      <w:r w:rsidRPr="0A358EAE">
        <w:rPr>
          <w:rFonts w:ascii="Aptos" w:eastAsia="Aptos" w:hAnsi="Aptos" w:cs="Aptos"/>
          <w:b/>
          <w:bCs/>
          <w:color w:val="A02B93" w:themeColor="accent5"/>
          <w:u w:val="single"/>
        </w:rPr>
        <w:t xml:space="preserve"> STEP – ASSESSMENT SPECIFICS</w:t>
      </w:r>
    </w:p>
    <w:p w14:paraId="4F253591" w14:textId="7D1F8055" w:rsidR="0A358EAE" w:rsidRDefault="5609DC12" w:rsidP="0A358EAE">
      <w:pPr>
        <w:pStyle w:val="ListParagraph"/>
        <w:numPr>
          <w:ilvl w:val="1"/>
          <w:numId w:val="279"/>
        </w:numPr>
        <w:rPr>
          <w:rFonts w:ascii="Aptos" w:eastAsia="Aptos" w:hAnsi="Aptos" w:cs="Aptos"/>
        </w:rPr>
      </w:pPr>
      <w:r w:rsidRPr="5609DC12">
        <w:rPr>
          <w:rFonts w:ascii="Aptos" w:eastAsia="Aptos" w:hAnsi="Aptos" w:cs="Aptos"/>
        </w:rPr>
        <w:t>Complete one final sweep of this section’s content for these common issues that were prevalent in our v1 assessments that we’d like to avoid in v2 (use the</w:t>
      </w:r>
      <w:r w:rsidRPr="5609DC12">
        <w:rPr>
          <w:rFonts w:ascii="Aptos" w:eastAsia="Aptos" w:hAnsi="Aptos" w:cs="Aptos"/>
          <w:color w:val="0070C0"/>
        </w:rPr>
        <w:t xml:space="preserve"> </w:t>
      </w:r>
      <w:hyperlink r:id="rId360">
        <w:r w:rsidRPr="5609DC12">
          <w:rPr>
            <w:rStyle w:val="Hyperlink"/>
            <w:rFonts w:ascii="Aptos" w:eastAsia="Aptos" w:hAnsi="Aptos" w:cs="Aptos"/>
            <w:color w:val="0070C0"/>
          </w:rPr>
          <w:t>Print and Digital Errors from v1 Assessments.docx</w:t>
        </w:r>
      </w:hyperlink>
      <w:r w:rsidRPr="5609DC12">
        <w:rPr>
          <w:rFonts w:ascii="Aptos" w:eastAsia="Aptos" w:hAnsi="Aptos" w:cs="Aptos"/>
        </w:rPr>
        <w:t xml:space="preserve"> to view examples and more details):</w:t>
      </w:r>
    </w:p>
    <w:p w14:paraId="3A3998C6" w14:textId="61469B44" w:rsidR="0A358EAE" w:rsidRDefault="0A358EAE" w:rsidP="0A358EAE">
      <w:pPr>
        <w:pStyle w:val="ListParagraph"/>
        <w:numPr>
          <w:ilvl w:val="2"/>
          <w:numId w:val="279"/>
        </w:numPr>
        <w:rPr>
          <w:rFonts w:ascii="Aptos" w:eastAsia="Aptos" w:hAnsi="Aptos" w:cs="Aptos"/>
        </w:rPr>
      </w:pPr>
      <w:r w:rsidRPr="0A358EAE">
        <w:rPr>
          <w:rFonts w:ascii="Aptos" w:eastAsia="Aptos" w:hAnsi="Aptos" w:cs="Aptos"/>
        </w:rPr>
        <w:t xml:space="preserve">Is the item </w:t>
      </w:r>
      <w:r w:rsidRPr="0A358EAE">
        <w:rPr>
          <w:rFonts w:ascii="Aptos" w:eastAsia="Aptos" w:hAnsi="Aptos" w:cs="Aptos"/>
          <w:b/>
          <w:bCs/>
        </w:rPr>
        <w:t>ambiguous</w:t>
      </w:r>
      <w:r w:rsidRPr="0A358EAE">
        <w:rPr>
          <w:rFonts w:ascii="Aptos" w:eastAsia="Aptos" w:hAnsi="Aptos" w:cs="Aptos"/>
        </w:rPr>
        <w:t xml:space="preserve"> enough to allow for multiple interpretations? If so, it will need to be revised.</w:t>
      </w:r>
    </w:p>
    <w:p w14:paraId="7264A465" w14:textId="7F82EF36" w:rsidR="0A358EAE" w:rsidRDefault="0A358EAE" w:rsidP="0A358EAE">
      <w:pPr>
        <w:pStyle w:val="ListParagraph"/>
        <w:numPr>
          <w:ilvl w:val="2"/>
          <w:numId w:val="279"/>
        </w:numPr>
        <w:rPr>
          <w:rFonts w:ascii="Aptos" w:eastAsia="Aptos" w:hAnsi="Aptos" w:cs="Aptos"/>
        </w:rPr>
      </w:pPr>
      <w:r w:rsidRPr="0A358EAE">
        <w:rPr>
          <w:rFonts w:ascii="Aptos" w:eastAsia="Aptos" w:hAnsi="Aptos" w:cs="Aptos"/>
        </w:rPr>
        <w:t xml:space="preserve">Does the item have </w:t>
      </w:r>
      <w:r w:rsidRPr="0A358EAE">
        <w:rPr>
          <w:rFonts w:ascii="Aptos" w:eastAsia="Aptos" w:hAnsi="Aptos" w:cs="Aptos"/>
          <w:b/>
          <w:bCs/>
        </w:rPr>
        <w:t>“Possible Answers”</w:t>
      </w:r>
      <w:r w:rsidRPr="0A358EAE">
        <w:rPr>
          <w:rFonts w:ascii="Aptos" w:eastAsia="Aptos" w:hAnsi="Aptos" w:cs="Aptos"/>
        </w:rPr>
        <w:t xml:space="preserve"> as the anno but does not truly have more than one correct, non-equivalent answer? Then the annos must be revised. </w:t>
      </w:r>
    </w:p>
    <w:p w14:paraId="733F6B71" w14:textId="2011342E" w:rsidR="0A358EAE" w:rsidRDefault="0A358EAE" w:rsidP="0A358EAE">
      <w:pPr>
        <w:pStyle w:val="ListParagraph"/>
        <w:numPr>
          <w:ilvl w:val="3"/>
          <w:numId w:val="279"/>
        </w:numPr>
        <w:rPr>
          <w:rFonts w:ascii="Aptos" w:eastAsia="Aptos" w:hAnsi="Aptos" w:cs="Aptos"/>
        </w:rPr>
      </w:pPr>
      <w:r w:rsidRPr="0A358EAE">
        <w:rPr>
          <w:rFonts w:ascii="Aptos" w:eastAsia="Aptos" w:hAnsi="Aptos" w:cs="Aptos"/>
          <w:b/>
          <w:bCs/>
        </w:rPr>
        <w:t>Rule</w:t>
      </w:r>
      <w:r w:rsidRPr="0A358EAE">
        <w:rPr>
          <w:rFonts w:ascii="Aptos" w:eastAsia="Aptos" w:hAnsi="Aptos" w:cs="Aptos"/>
        </w:rPr>
        <w:t xml:space="preserve"> Possible answers should only be used for questions which allow for more than one, non-equivalent answer. </w:t>
      </w:r>
    </w:p>
    <w:p w14:paraId="50DBE4A1" w14:textId="3B4A4116" w:rsidR="0A358EAE" w:rsidRDefault="0A358EAE" w:rsidP="0A358EAE">
      <w:pPr>
        <w:pStyle w:val="ListParagraph"/>
        <w:numPr>
          <w:ilvl w:val="3"/>
          <w:numId w:val="279"/>
        </w:numPr>
        <w:rPr>
          <w:rFonts w:ascii="Aptos" w:eastAsia="Aptos" w:hAnsi="Aptos" w:cs="Aptos"/>
        </w:rPr>
      </w:pPr>
      <w:r w:rsidRPr="0A358EAE">
        <w:rPr>
          <w:rFonts w:ascii="Aptos" w:eastAsia="Aptos" w:hAnsi="Aptos" w:cs="Aptos"/>
          <w:b/>
          <w:bCs/>
        </w:rPr>
        <w:t>Example:</w:t>
      </w:r>
      <w:r w:rsidRPr="0A358EAE">
        <w:rPr>
          <w:rFonts w:ascii="Aptos" w:eastAsia="Aptos" w:hAnsi="Aptos" w:cs="Aptos"/>
        </w:rPr>
        <w:t xml:space="preserve"> </w:t>
      </w:r>
      <w:r w:rsidRPr="0A358EAE">
        <w:rPr>
          <w:rFonts w:ascii="Aptos" w:eastAsia="Aptos" w:hAnsi="Aptos" w:cs="Aptos"/>
          <w:i/>
          <w:iCs/>
        </w:rPr>
        <w:t>A rectangle has an area of 12 sq units. What are possible side lengths of the rectangle?</w:t>
      </w:r>
      <w:r w:rsidRPr="0A358EAE">
        <w:rPr>
          <w:rFonts w:ascii="Aptos" w:eastAsia="Aptos" w:hAnsi="Aptos" w:cs="Aptos"/>
        </w:rPr>
        <w:t xml:space="preserve"> Since multiple, non-equivalent answers are possible this should be marked possible answer.</w:t>
      </w:r>
    </w:p>
    <w:p w14:paraId="4C803D2E" w14:textId="318E48E5" w:rsidR="0A358EAE" w:rsidRDefault="0A358EAE" w:rsidP="0A358EAE">
      <w:pPr>
        <w:pStyle w:val="ListParagraph"/>
        <w:numPr>
          <w:ilvl w:val="3"/>
          <w:numId w:val="279"/>
        </w:numPr>
        <w:rPr>
          <w:rFonts w:ascii="Aptos" w:eastAsia="Aptos" w:hAnsi="Aptos" w:cs="Aptos"/>
        </w:rPr>
      </w:pPr>
      <w:r w:rsidRPr="0A358EAE">
        <w:rPr>
          <w:rFonts w:ascii="Aptos" w:eastAsia="Aptos" w:hAnsi="Aptos" w:cs="Aptos"/>
          <w:b/>
          <w:bCs/>
        </w:rPr>
        <w:t>Non-Example:</w:t>
      </w:r>
      <w:r w:rsidRPr="0A358EAE">
        <w:rPr>
          <w:rFonts w:ascii="Aptos" w:eastAsia="Aptos" w:hAnsi="Aptos" w:cs="Aptos"/>
        </w:rPr>
        <w:t xml:space="preserve"> </w:t>
      </w:r>
      <w:r w:rsidRPr="0A358EAE">
        <w:rPr>
          <w:rFonts w:ascii="Aptos" w:eastAsia="Aptos" w:hAnsi="Aptos" w:cs="Aptos"/>
          <w:i/>
          <w:iCs/>
        </w:rPr>
        <w:t>What is ½ + 2/8?</w:t>
      </w:r>
      <w:r w:rsidRPr="0A358EAE">
        <w:rPr>
          <w:rFonts w:ascii="Aptos" w:eastAsia="Aptos" w:hAnsi="Aptos" w:cs="Aptos"/>
        </w:rPr>
        <w:t xml:space="preserve"> While there are multiple representations of the correct answer (6/8, 3/4), since they are equivalent, they should </w:t>
      </w:r>
      <w:r w:rsidRPr="0A358EAE">
        <w:rPr>
          <w:rFonts w:ascii="Aptos" w:eastAsia="Aptos" w:hAnsi="Aptos" w:cs="Aptos"/>
          <w:b/>
          <w:bCs/>
        </w:rPr>
        <w:t>not</w:t>
      </w:r>
      <w:r w:rsidRPr="0A358EAE">
        <w:rPr>
          <w:rFonts w:ascii="Aptos" w:eastAsia="Aptos" w:hAnsi="Aptos" w:cs="Aptos"/>
        </w:rPr>
        <w:t xml:space="preserve"> be marked “Possible Answers”.</w:t>
      </w:r>
    </w:p>
    <w:p w14:paraId="139FA864" w14:textId="27A09E79" w:rsidR="0A358EAE" w:rsidRDefault="0A358EAE" w:rsidP="0A358EAE">
      <w:pPr>
        <w:pStyle w:val="ListParagraph"/>
        <w:numPr>
          <w:ilvl w:val="2"/>
          <w:numId w:val="279"/>
        </w:numPr>
        <w:rPr>
          <w:rFonts w:ascii="Aptos" w:eastAsia="Aptos" w:hAnsi="Aptos" w:cs="Aptos"/>
        </w:rPr>
      </w:pPr>
      <w:r w:rsidRPr="0A358EAE">
        <w:rPr>
          <w:rFonts w:ascii="Aptos" w:eastAsia="Aptos" w:hAnsi="Aptos" w:cs="Aptos"/>
        </w:rPr>
        <w:t xml:space="preserve">Does the item involve a </w:t>
      </w:r>
      <w:r w:rsidRPr="0A358EAE">
        <w:rPr>
          <w:rFonts w:ascii="Aptos" w:eastAsia="Aptos" w:hAnsi="Aptos" w:cs="Aptos"/>
          <w:b/>
          <w:bCs/>
        </w:rPr>
        <w:t>unit</w:t>
      </w:r>
      <w:r w:rsidRPr="0A358EAE">
        <w:rPr>
          <w:rFonts w:ascii="Aptos" w:eastAsia="Aptos" w:hAnsi="Aptos" w:cs="Aptos"/>
        </w:rPr>
        <w:t>, either standard or non-standard. If so, the units used in answer lines (unless explicitly stated in the standard language) should be provided for the student in print and digital (i.e. &lt;response box&gt; units). Examples of units include inches, pages per day, and baskets of apples.</w:t>
      </w:r>
    </w:p>
    <w:p w14:paraId="6E0A58D7" w14:textId="687D0F0A" w:rsidR="0A358EAE" w:rsidRDefault="0A358EAE" w:rsidP="0A358EAE">
      <w:pPr>
        <w:pStyle w:val="ListParagraph"/>
        <w:numPr>
          <w:ilvl w:val="2"/>
          <w:numId w:val="279"/>
        </w:numPr>
        <w:rPr>
          <w:rFonts w:ascii="Aptos" w:eastAsia="Aptos" w:hAnsi="Aptos" w:cs="Aptos"/>
        </w:rPr>
      </w:pPr>
      <w:r w:rsidRPr="0A358EAE">
        <w:rPr>
          <w:rFonts w:ascii="Aptos" w:eastAsia="Aptos" w:hAnsi="Aptos" w:cs="Aptos"/>
        </w:rPr>
        <w:t xml:space="preserve">Does the item contain </w:t>
      </w:r>
      <w:r w:rsidRPr="0A358EAE">
        <w:rPr>
          <w:rFonts w:ascii="Aptos" w:eastAsia="Aptos" w:hAnsi="Aptos" w:cs="Aptos"/>
          <w:b/>
          <w:bCs/>
        </w:rPr>
        <w:t>directional references</w:t>
      </w:r>
      <w:r w:rsidRPr="0A358EAE">
        <w:rPr>
          <w:rFonts w:ascii="Aptos" w:eastAsia="Aptos" w:hAnsi="Aptos" w:cs="Aptos"/>
        </w:rPr>
        <w:t xml:space="preserve"> – (e.g. “Use the table </w:t>
      </w:r>
      <w:r w:rsidRPr="0A358EAE">
        <w:rPr>
          <w:rFonts w:ascii="Aptos" w:eastAsia="Aptos" w:hAnsi="Aptos" w:cs="Aptos"/>
          <w:i/>
          <w:iCs/>
        </w:rPr>
        <w:t>below</w:t>
      </w:r>
      <w:r w:rsidRPr="0A358EAE">
        <w:rPr>
          <w:rFonts w:ascii="Aptos" w:eastAsia="Aptos" w:hAnsi="Aptos" w:cs="Aptos"/>
        </w:rPr>
        <w:t xml:space="preserve">” or “Use the picture on the </w:t>
      </w:r>
      <w:r w:rsidRPr="0A358EAE">
        <w:rPr>
          <w:rFonts w:ascii="Aptos" w:eastAsia="Aptos" w:hAnsi="Aptos" w:cs="Aptos"/>
          <w:i/>
          <w:iCs/>
        </w:rPr>
        <w:t>right</w:t>
      </w:r>
      <w:r w:rsidRPr="0A358EAE">
        <w:rPr>
          <w:rFonts w:ascii="Aptos" w:eastAsia="Aptos" w:hAnsi="Aptos" w:cs="Aptos"/>
        </w:rPr>
        <w:t xml:space="preserve">.”) If so, it must be revised to remove this reference (e.g. “Use the table” or “Use the picture”). </w:t>
      </w:r>
    </w:p>
    <w:p w14:paraId="6A9E68B8" w14:textId="546EAFF9" w:rsidR="0A358EAE" w:rsidRDefault="0A358EAE" w:rsidP="0A358EAE">
      <w:pPr>
        <w:pStyle w:val="ListParagraph"/>
        <w:numPr>
          <w:ilvl w:val="1"/>
          <w:numId w:val="279"/>
        </w:numPr>
        <w:rPr>
          <w:rFonts w:ascii="Aptos" w:eastAsia="Aptos" w:hAnsi="Aptos" w:cs="Aptos"/>
        </w:rPr>
      </w:pPr>
      <w:r w:rsidRPr="0A358EAE">
        <w:rPr>
          <w:rFonts w:ascii="Aptos" w:eastAsia="Aptos" w:hAnsi="Aptos" w:cs="Aptos"/>
        </w:rPr>
        <w:t>Next, consider a few assessment-specific requirements:</w:t>
      </w:r>
    </w:p>
    <w:p w14:paraId="62D3D4CB" w14:textId="794BF6FC" w:rsidR="0A358EAE" w:rsidRDefault="594D9CF1" w:rsidP="0A358EAE">
      <w:pPr>
        <w:pStyle w:val="ListParagraph"/>
        <w:numPr>
          <w:ilvl w:val="2"/>
          <w:numId w:val="279"/>
        </w:numPr>
        <w:rPr>
          <w:rFonts w:ascii="Aptos" w:eastAsia="Aptos" w:hAnsi="Aptos" w:cs="Aptos"/>
        </w:rPr>
      </w:pPr>
      <w:r w:rsidRPr="594D9CF1">
        <w:rPr>
          <w:rFonts w:ascii="Aptos" w:eastAsia="Aptos" w:hAnsi="Aptos" w:cs="Aptos"/>
        </w:rPr>
        <w:t xml:space="preserve">For </w:t>
      </w:r>
      <w:r w:rsidRPr="594D9CF1">
        <w:rPr>
          <w:rFonts w:ascii="Aptos" w:eastAsia="Aptos" w:hAnsi="Aptos" w:cs="Aptos"/>
          <w:b/>
          <w:bCs/>
        </w:rPr>
        <w:t>Prerequisite Check</w:t>
      </w:r>
      <w:r w:rsidRPr="594D9CF1">
        <w:rPr>
          <w:rFonts w:ascii="Aptos" w:eastAsia="Aptos" w:hAnsi="Aptos" w:cs="Aptos"/>
        </w:rPr>
        <w:t>, check the following:</w:t>
      </w:r>
    </w:p>
    <w:p w14:paraId="45ABFC83" w14:textId="42DADAEB" w:rsidR="0A358EAE" w:rsidRDefault="0A358EAE" w:rsidP="0A358EAE">
      <w:pPr>
        <w:pStyle w:val="ListParagraph"/>
        <w:numPr>
          <w:ilvl w:val="3"/>
          <w:numId w:val="279"/>
        </w:numPr>
        <w:rPr>
          <w:rFonts w:ascii="Aptos" w:eastAsia="Aptos" w:hAnsi="Aptos" w:cs="Aptos"/>
        </w:rPr>
      </w:pPr>
      <w:r w:rsidRPr="0A358EAE">
        <w:rPr>
          <w:rFonts w:ascii="Aptos" w:eastAsia="Aptos" w:hAnsi="Aptos" w:cs="Aptos"/>
        </w:rPr>
        <w:t>The pre-requisite concepts assessed here are still taught in prior lessons based on the new sequencing of lessons.</w:t>
      </w:r>
    </w:p>
    <w:p w14:paraId="2F850179" w14:textId="485CE5FD" w:rsidR="0A358EAE" w:rsidRDefault="0A358EAE" w:rsidP="0A358EAE">
      <w:pPr>
        <w:pStyle w:val="ListParagraph"/>
        <w:numPr>
          <w:ilvl w:val="3"/>
          <w:numId w:val="279"/>
        </w:numPr>
        <w:rPr>
          <w:rFonts w:ascii="Aptos" w:eastAsia="Aptos" w:hAnsi="Aptos" w:cs="Aptos"/>
        </w:rPr>
      </w:pPr>
      <w:r w:rsidRPr="0A358EAE">
        <w:rPr>
          <w:rFonts w:ascii="Aptos" w:eastAsia="Aptos" w:hAnsi="Aptos" w:cs="Aptos"/>
        </w:rPr>
        <w:t>The lessons each pre-requisite concept is related to are still in this module.</w:t>
      </w:r>
    </w:p>
    <w:p w14:paraId="3424D5BA" w14:textId="04CA0BE5" w:rsidR="0A358EAE" w:rsidRDefault="0A358EAE" w:rsidP="0A358EAE">
      <w:pPr>
        <w:pStyle w:val="ListParagraph"/>
        <w:numPr>
          <w:ilvl w:val="4"/>
          <w:numId w:val="279"/>
        </w:numPr>
        <w:rPr>
          <w:rFonts w:ascii="Aptos" w:eastAsia="Aptos" w:hAnsi="Aptos" w:cs="Aptos"/>
        </w:rPr>
      </w:pPr>
      <w:r w:rsidRPr="0A358EAE">
        <w:rPr>
          <w:rFonts w:ascii="Aptos" w:eastAsia="Aptos" w:hAnsi="Aptos" w:cs="Aptos"/>
          <w:b/>
          <w:bCs/>
        </w:rPr>
        <w:t>Rule</w:t>
      </w:r>
      <w:r w:rsidRPr="0A358EAE">
        <w:rPr>
          <w:rFonts w:ascii="Aptos" w:eastAsia="Aptos" w:hAnsi="Aptos" w:cs="Aptos"/>
        </w:rPr>
        <w:t xml:space="preserve"> Each AYR section</w:t>
      </w:r>
      <w:r w:rsidRPr="0A358EAE">
        <w:rPr>
          <w:rFonts w:ascii="Aptos" w:eastAsia="Aptos" w:hAnsi="Aptos" w:cs="Aptos"/>
          <w:b/>
          <w:bCs/>
        </w:rPr>
        <w:t xml:space="preserve"> </w:t>
      </w:r>
      <w:r w:rsidRPr="0A358EAE">
        <w:rPr>
          <w:rFonts w:ascii="Aptos" w:eastAsia="Aptos" w:hAnsi="Aptos" w:cs="Aptos"/>
        </w:rPr>
        <w:t xml:space="preserve">will have content organized under </w:t>
      </w:r>
      <w:r w:rsidRPr="0A358EAE">
        <w:rPr>
          <w:rFonts w:ascii="Aptos" w:eastAsia="Aptos" w:hAnsi="Aptos" w:cs="Aptos"/>
          <w:i/>
          <w:iCs/>
        </w:rPr>
        <w:t>at least 3</w:t>
      </w:r>
      <w:r w:rsidRPr="0A358EAE">
        <w:rPr>
          <w:rFonts w:ascii="Aptos" w:eastAsia="Aptos" w:hAnsi="Aptos" w:cs="Aptos"/>
        </w:rPr>
        <w:t xml:space="preserve"> headings. The content below each heading represents </w:t>
      </w:r>
      <w:r w:rsidRPr="0A358EAE">
        <w:rPr>
          <w:rFonts w:ascii="Aptos" w:eastAsia="Aptos" w:hAnsi="Aptos" w:cs="Aptos"/>
        </w:rPr>
        <w:lastRenderedPageBreak/>
        <w:t>prerequisite knowledge which supports the learning objectives of the current module. The prerequisite knowledge can either come from earlier grades, or earlier modules within the grade.</w:t>
      </w:r>
    </w:p>
    <w:p w14:paraId="219C27C7" w14:textId="0019F15C" w:rsidR="0A358EAE" w:rsidRDefault="0A358EAE" w:rsidP="0A358EAE">
      <w:pPr>
        <w:pStyle w:val="ListParagraph"/>
        <w:numPr>
          <w:ilvl w:val="4"/>
          <w:numId w:val="279"/>
        </w:numPr>
        <w:rPr>
          <w:rFonts w:ascii="Aptos" w:eastAsia="Aptos" w:hAnsi="Aptos" w:cs="Aptos"/>
        </w:rPr>
      </w:pPr>
      <w:r w:rsidRPr="0A358EAE">
        <w:rPr>
          <w:rFonts w:ascii="Aptos" w:eastAsia="Aptos" w:hAnsi="Aptos" w:cs="Aptos"/>
          <w:b/>
          <w:bCs/>
        </w:rPr>
        <w:t>Rule</w:t>
      </w:r>
      <w:r w:rsidRPr="0A358EAE">
        <w:rPr>
          <w:rFonts w:ascii="Aptos" w:eastAsia="Aptos" w:hAnsi="Aptos" w:cs="Aptos"/>
        </w:rPr>
        <w:t xml:space="preserve"> Each AYR can contain only auto-scored questions.</w:t>
      </w:r>
    </w:p>
    <w:p w14:paraId="62DCBB1F" w14:textId="7579BCCB" w:rsidR="0A358EAE" w:rsidRDefault="0A358EAE" w:rsidP="0A358EAE">
      <w:pPr>
        <w:pStyle w:val="ListParagraph"/>
        <w:numPr>
          <w:ilvl w:val="2"/>
          <w:numId w:val="279"/>
        </w:numPr>
        <w:rPr>
          <w:rFonts w:ascii="Aptos" w:eastAsia="Aptos" w:hAnsi="Aptos" w:cs="Aptos"/>
        </w:rPr>
      </w:pPr>
      <w:r w:rsidRPr="0A358EAE">
        <w:rPr>
          <w:rFonts w:ascii="Aptos" w:eastAsia="Aptos" w:hAnsi="Aptos" w:cs="Aptos"/>
        </w:rPr>
        <w:t>Finally, consider all the revisions you made to items in the section. Ensure that the spacing of these items will still fit in the allotted number of pages.</w:t>
      </w:r>
    </w:p>
    <w:p w14:paraId="683127A1" w14:textId="240084A8" w:rsidR="0A358EAE" w:rsidRDefault="0A358EAE" w:rsidP="0A358EAE">
      <w:pPr>
        <w:ind w:left="3600"/>
      </w:pPr>
      <w:r w:rsidRPr="0A358EAE">
        <w:rPr>
          <w:rFonts w:ascii="Aptos" w:eastAsia="Aptos" w:hAnsi="Aptos" w:cs="Aptos"/>
        </w:rPr>
        <w:t xml:space="preserve"> </w:t>
      </w:r>
    </w:p>
    <w:p w14:paraId="1CFE4BE8" w14:textId="74B43AD1" w:rsidR="0A358EAE" w:rsidRDefault="0A358EAE" w:rsidP="0A358EAE">
      <w:pPr>
        <w:pStyle w:val="ListParagraph"/>
        <w:numPr>
          <w:ilvl w:val="0"/>
          <w:numId w:val="279"/>
        </w:numPr>
        <w:rPr>
          <w:rFonts w:ascii="Aptos" w:eastAsia="Aptos" w:hAnsi="Aptos" w:cs="Aptos"/>
          <w:color w:val="000000" w:themeColor="text1"/>
        </w:rPr>
      </w:pPr>
      <w:r w:rsidRPr="0A358EAE">
        <w:rPr>
          <w:rFonts w:ascii="Aptos" w:eastAsia="Aptos" w:hAnsi="Aptos" w:cs="Aptos"/>
          <w:color w:val="000000" w:themeColor="text1"/>
        </w:rPr>
        <w:t>Steps for New Content (per item)</w:t>
      </w:r>
    </w:p>
    <w:p w14:paraId="590C65DA" w14:textId="35ADC89C" w:rsidR="0A358EAE" w:rsidRDefault="0A358EAE" w:rsidP="0A358EAE">
      <w:pPr>
        <w:pStyle w:val="ListParagraph"/>
        <w:numPr>
          <w:ilvl w:val="1"/>
          <w:numId w:val="279"/>
        </w:numPr>
        <w:rPr>
          <w:rFonts w:ascii="Aptos" w:eastAsia="Aptos" w:hAnsi="Aptos" w:cs="Aptos"/>
          <w:color w:val="000000" w:themeColor="text1"/>
        </w:rPr>
      </w:pPr>
      <w:r w:rsidRPr="0A358EAE">
        <w:rPr>
          <w:rFonts w:ascii="Aptos" w:eastAsia="Aptos" w:hAnsi="Aptos" w:cs="Aptos"/>
          <w:color w:val="000000" w:themeColor="text1"/>
        </w:rPr>
        <w:t xml:space="preserve">See “Steps for Reused Content”. The process for writing new items is the same as revising items except for not having an item in v1 to reference. </w:t>
      </w:r>
    </w:p>
    <w:p w14:paraId="6FF4BC5C" w14:textId="0BCA7A15" w:rsidR="0A358EAE" w:rsidRDefault="0A358EAE" w:rsidP="0A358EAE">
      <w:pPr>
        <w:pStyle w:val="ListParagraph"/>
        <w:numPr>
          <w:ilvl w:val="1"/>
          <w:numId w:val="279"/>
        </w:numPr>
        <w:rPr>
          <w:rFonts w:ascii="Aptos" w:eastAsia="Aptos" w:hAnsi="Aptos" w:cs="Aptos"/>
          <w:color w:val="000000" w:themeColor="text1"/>
        </w:rPr>
      </w:pPr>
      <w:r w:rsidRPr="0A358EAE">
        <w:rPr>
          <w:rFonts w:ascii="Aptos" w:eastAsia="Aptos" w:hAnsi="Aptos" w:cs="Aptos"/>
          <w:color w:val="000000" w:themeColor="text1"/>
        </w:rPr>
        <w:t>Ensure that any new items authored also match the lesson’s objectives and the models, language, and format of the instructional tasks.</w:t>
      </w:r>
    </w:p>
    <w:p w14:paraId="682F977F" w14:textId="2285CEA8" w:rsidR="0A358EAE" w:rsidRDefault="0A358EAE" w:rsidP="0A358EAE">
      <w:r w:rsidRPr="0A358EAE">
        <w:rPr>
          <w:rFonts w:ascii="Aptos" w:eastAsia="Aptos" w:hAnsi="Aptos" w:cs="Aptos"/>
          <w:color w:val="000000" w:themeColor="text1"/>
        </w:rPr>
        <w:t xml:space="preserve"> </w:t>
      </w:r>
      <w:r w:rsidRPr="0A358EAE">
        <w:rPr>
          <w:rFonts w:ascii="Aptos" w:eastAsia="Aptos" w:hAnsi="Aptos" w:cs="Aptos"/>
        </w:rPr>
        <w:t xml:space="preserve"> </w:t>
      </w:r>
    </w:p>
    <w:p w14:paraId="407C93AF" w14:textId="43074F23" w:rsidR="0A358EAE" w:rsidRDefault="0A358EAE" w:rsidP="0A358EAE">
      <w:r w:rsidRPr="0A358EAE">
        <w:rPr>
          <w:rFonts w:ascii="Aptos" w:eastAsia="Aptos" w:hAnsi="Aptos" w:cs="Aptos"/>
          <w:b/>
          <w:bCs/>
        </w:rPr>
        <w:t>Resources:</w:t>
      </w:r>
      <w:r w:rsidRPr="0A358EAE">
        <w:rPr>
          <w:rFonts w:ascii="Aptos" w:eastAsia="Aptos" w:hAnsi="Aptos" w:cs="Aptos"/>
        </w:rPr>
        <w:t xml:space="preserve"> </w:t>
      </w:r>
    </w:p>
    <w:p w14:paraId="7D031FFB" w14:textId="4ED1ACD4" w:rsidR="0A358EAE" w:rsidRDefault="5609DC12" w:rsidP="0A358EAE">
      <w:pPr>
        <w:pStyle w:val="ListParagraph"/>
        <w:numPr>
          <w:ilvl w:val="0"/>
          <w:numId w:val="191"/>
        </w:numPr>
        <w:rPr>
          <w:rFonts w:ascii="Aptos" w:eastAsia="Aptos" w:hAnsi="Aptos" w:cs="Aptos"/>
        </w:rPr>
      </w:pPr>
      <w:r w:rsidRPr="5609DC12">
        <w:rPr>
          <w:rFonts w:ascii="Aptos" w:eastAsia="Aptos" w:hAnsi="Aptos" w:cs="Aptos"/>
          <w:color w:val="4DA62E"/>
        </w:rPr>
        <w:t xml:space="preserve">IM_CA_G#_TOC.xlsx </w:t>
      </w:r>
      <w:r w:rsidRPr="5609DC12">
        <w:rPr>
          <w:rFonts w:ascii="Aptos" w:eastAsia="Aptos" w:hAnsi="Aptos" w:cs="Aptos"/>
        </w:rPr>
        <w:t>(</w:t>
      </w:r>
      <w:hyperlink r:id="rId361">
        <w:r w:rsidRPr="5609DC12">
          <w:rPr>
            <w:rStyle w:val="Hyperlink"/>
            <w:rFonts w:ascii="Aptos" w:eastAsia="Aptos" w:hAnsi="Aptos" w:cs="Aptos"/>
            <w:color w:val="467886"/>
          </w:rPr>
          <w:t>Box Folder</w:t>
        </w:r>
      </w:hyperlink>
      <w:r w:rsidRPr="5609DC12">
        <w:rPr>
          <w:rFonts w:ascii="Aptos" w:eastAsia="Aptos" w:hAnsi="Aptos" w:cs="Aptos"/>
        </w:rPr>
        <w:t>)</w:t>
      </w:r>
    </w:p>
    <w:p w14:paraId="2D3468D1" w14:textId="37E4A62F" w:rsidR="0A358EAE" w:rsidRDefault="5609DC12" w:rsidP="0A358EAE">
      <w:pPr>
        <w:pStyle w:val="ListParagraph"/>
        <w:numPr>
          <w:ilvl w:val="0"/>
          <w:numId w:val="191"/>
        </w:numPr>
        <w:rPr>
          <w:rFonts w:ascii="Aptos" w:eastAsia="Aptos" w:hAnsi="Aptos" w:cs="Aptos"/>
        </w:rPr>
      </w:pPr>
      <w:r w:rsidRPr="5609DC12">
        <w:rPr>
          <w:rFonts w:ascii="Aptos" w:eastAsia="Aptos" w:hAnsi="Aptos" w:cs="Aptos"/>
          <w:color w:val="0070C0"/>
        </w:rPr>
        <w:t xml:space="preserve">IM_CA_G#_New &amp; Revised Lessons.docx </w:t>
      </w:r>
      <w:r w:rsidRPr="5609DC12">
        <w:rPr>
          <w:rFonts w:ascii="Aptos" w:eastAsia="Aptos" w:hAnsi="Aptos" w:cs="Aptos"/>
        </w:rPr>
        <w:t>(</w:t>
      </w:r>
      <w:hyperlink r:id="rId362">
        <w:r w:rsidRPr="5609DC12">
          <w:rPr>
            <w:rStyle w:val="Hyperlink"/>
            <w:rFonts w:ascii="Aptos" w:eastAsia="Aptos" w:hAnsi="Aptos" w:cs="Aptos"/>
            <w:color w:val="467886"/>
          </w:rPr>
          <w:t>Box Folder</w:t>
        </w:r>
      </w:hyperlink>
      <w:r w:rsidRPr="5609DC12">
        <w:rPr>
          <w:rFonts w:ascii="Aptos" w:eastAsia="Aptos" w:hAnsi="Aptos" w:cs="Aptos"/>
        </w:rPr>
        <w:t>)</w:t>
      </w:r>
    </w:p>
    <w:p w14:paraId="14532920" w14:textId="1AA12909" w:rsidR="0A358EAE" w:rsidRDefault="5609DC12" w:rsidP="0A358EAE">
      <w:pPr>
        <w:pStyle w:val="ListParagraph"/>
        <w:numPr>
          <w:ilvl w:val="0"/>
          <w:numId w:val="191"/>
        </w:numPr>
        <w:rPr>
          <w:rFonts w:ascii="Aptos" w:eastAsia="Aptos" w:hAnsi="Aptos" w:cs="Aptos"/>
        </w:rPr>
      </w:pPr>
      <w:r w:rsidRPr="5609DC12">
        <w:rPr>
          <w:rFonts w:ascii="Aptos" w:eastAsia="Aptos" w:hAnsi="Aptos" w:cs="Aptos"/>
          <w:color w:val="C00000"/>
        </w:rPr>
        <w:t xml:space="preserve">Into Math v1 TE.pdf </w:t>
      </w:r>
      <w:r w:rsidRPr="5609DC12">
        <w:rPr>
          <w:rFonts w:ascii="Aptos" w:eastAsia="Aptos" w:hAnsi="Aptos" w:cs="Aptos"/>
        </w:rPr>
        <w:t>(</w:t>
      </w:r>
      <w:hyperlink r:id="rId363" w:anchor="/dashboard">
        <w:r w:rsidRPr="5609DC12">
          <w:rPr>
            <w:rStyle w:val="Hyperlink"/>
            <w:rFonts w:ascii="Aptos" w:eastAsia="Aptos" w:hAnsi="Aptos" w:cs="Aptos"/>
            <w:color w:val="467886"/>
          </w:rPr>
          <w:t>Ed Platform</w:t>
        </w:r>
      </w:hyperlink>
      <w:r w:rsidRPr="5609DC12">
        <w:rPr>
          <w:rFonts w:ascii="Aptos" w:eastAsia="Aptos" w:hAnsi="Aptos" w:cs="Aptos"/>
        </w:rPr>
        <w:t>) (</w:t>
      </w:r>
      <w:hyperlink r:id="rId364">
        <w:r w:rsidRPr="5609DC12">
          <w:rPr>
            <w:rStyle w:val="Hyperlink"/>
            <w:rFonts w:ascii="Aptos" w:eastAsia="Aptos" w:hAnsi="Aptos" w:cs="Aptos"/>
            <w:color w:val="467886"/>
          </w:rPr>
          <w:t>Box Folder</w:t>
        </w:r>
      </w:hyperlink>
      <w:r w:rsidRPr="5609DC12">
        <w:rPr>
          <w:rFonts w:ascii="Aptos" w:eastAsia="Aptos" w:hAnsi="Aptos" w:cs="Aptos"/>
        </w:rPr>
        <w:t>)</w:t>
      </w:r>
    </w:p>
    <w:p w14:paraId="2F192623" w14:textId="443D5B3F" w:rsidR="0A358EAE" w:rsidRDefault="0A358EAE" w:rsidP="0A358EAE">
      <w:pPr>
        <w:pStyle w:val="ListParagraph"/>
        <w:numPr>
          <w:ilvl w:val="0"/>
          <w:numId w:val="191"/>
        </w:numPr>
        <w:rPr>
          <w:rFonts w:ascii="Aptos" w:eastAsia="Aptos" w:hAnsi="Aptos" w:cs="Aptos"/>
        </w:rPr>
      </w:pPr>
      <w:r w:rsidRPr="0A358EAE">
        <w:rPr>
          <w:rFonts w:ascii="Aptos" w:eastAsia="Aptos" w:hAnsi="Aptos" w:cs="Aptos"/>
          <w:color w:val="FFC000"/>
        </w:rPr>
        <w:t>Learnosity AYR or MDR Activity</w:t>
      </w:r>
      <w:r w:rsidRPr="0A358EAE">
        <w:rPr>
          <w:rFonts w:ascii="Aptos" w:eastAsia="Aptos" w:hAnsi="Aptos" w:cs="Aptos"/>
          <w:color w:val="C00000"/>
        </w:rPr>
        <w:t xml:space="preserve"> </w:t>
      </w:r>
      <w:r w:rsidRPr="0A358EAE">
        <w:rPr>
          <w:rFonts w:ascii="Aptos" w:eastAsia="Aptos" w:hAnsi="Aptos" w:cs="Aptos"/>
        </w:rPr>
        <w:t>(</w:t>
      </w:r>
      <w:hyperlink r:id="rId365" w:anchor="/dashboard">
        <w:r w:rsidRPr="0A358EAE">
          <w:rPr>
            <w:rStyle w:val="Hyperlink"/>
            <w:rFonts w:ascii="Aptos" w:eastAsia="Aptos" w:hAnsi="Aptos" w:cs="Aptos"/>
            <w:color w:val="467886"/>
          </w:rPr>
          <w:t>Ed Platform</w:t>
        </w:r>
      </w:hyperlink>
      <w:r w:rsidRPr="0A358EAE">
        <w:rPr>
          <w:rFonts w:ascii="Aptos" w:eastAsia="Aptos" w:hAnsi="Aptos" w:cs="Aptos"/>
        </w:rPr>
        <w:t>)</w:t>
      </w:r>
    </w:p>
    <w:p w14:paraId="6E39B892" w14:textId="727B75A3" w:rsidR="0A358EAE" w:rsidRDefault="0A358EAE" w:rsidP="0A358EAE">
      <w:pPr>
        <w:pStyle w:val="ListParagraph"/>
        <w:numPr>
          <w:ilvl w:val="0"/>
          <w:numId w:val="191"/>
        </w:numPr>
        <w:rPr>
          <w:rFonts w:ascii="Aptos" w:eastAsia="Aptos" w:hAnsi="Aptos" w:cs="Aptos"/>
        </w:rPr>
      </w:pPr>
      <w:r w:rsidRPr="0A358EAE">
        <w:rPr>
          <w:rFonts w:ascii="Aptos" w:eastAsia="Aptos" w:hAnsi="Aptos" w:cs="Aptos"/>
          <w:color w:val="FFC000"/>
        </w:rPr>
        <w:t>Into Math v1 Assessment Guide</w:t>
      </w:r>
      <w:r w:rsidRPr="0A358EAE">
        <w:rPr>
          <w:rFonts w:ascii="Aptos" w:eastAsia="Aptos" w:hAnsi="Aptos" w:cs="Aptos"/>
          <w:color w:val="C00000"/>
        </w:rPr>
        <w:t xml:space="preserve"> </w:t>
      </w:r>
      <w:r w:rsidRPr="0A358EAE">
        <w:rPr>
          <w:rFonts w:ascii="Aptos" w:eastAsia="Aptos" w:hAnsi="Aptos" w:cs="Aptos"/>
        </w:rPr>
        <w:t>(</w:t>
      </w:r>
      <w:hyperlink r:id="rId366" w:anchor="/dashboard">
        <w:r w:rsidRPr="0A358EAE">
          <w:rPr>
            <w:rStyle w:val="Hyperlink"/>
            <w:rFonts w:ascii="Aptos" w:eastAsia="Aptos" w:hAnsi="Aptos" w:cs="Aptos"/>
            <w:color w:val="467886"/>
          </w:rPr>
          <w:t>Ed Platform</w:t>
        </w:r>
      </w:hyperlink>
      <w:r w:rsidRPr="0A358EAE">
        <w:rPr>
          <w:rFonts w:ascii="Aptos" w:eastAsia="Aptos" w:hAnsi="Aptos" w:cs="Aptos"/>
        </w:rPr>
        <w:t>)</w:t>
      </w:r>
    </w:p>
    <w:p w14:paraId="3D6C32E2" w14:textId="0E5B7165" w:rsidR="0A358EAE" w:rsidRDefault="5609DC12" w:rsidP="0A358EAE">
      <w:pPr>
        <w:pStyle w:val="ListParagraph"/>
        <w:numPr>
          <w:ilvl w:val="0"/>
          <w:numId w:val="191"/>
        </w:numPr>
        <w:rPr>
          <w:rFonts w:ascii="Aptos" w:eastAsia="Aptos" w:hAnsi="Aptos" w:cs="Aptos"/>
        </w:rPr>
      </w:pPr>
      <w:r w:rsidRPr="5609DC12">
        <w:rPr>
          <w:rFonts w:ascii="Aptos" w:eastAsia="Aptos" w:hAnsi="Aptos" w:cs="Aptos"/>
          <w:color w:val="0070C0"/>
        </w:rPr>
        <w:t xml:space="preserve">EMM.docx </w:t>
      </w:r>
      <w:r w:rsidRPr="5609DC12">
        <w:rPr>
          <w:rFonts w:ascii="Aptos" w:eastAsia="Aptos" w:hAnsi="Aptos" w:cs="Aptos"/>
        </w:rPr>
        <w:t>(</w:t>
      </w:r>
      <w:hyperlink r:id="rId367">
        <w:r w:rsidRPr="5609DC12">
          <w:rPr>
            <w:rStyle w:val="Hyperlink"/>
            <w:rFonts w:ascii="Aptos" w:eastAsia="Aptos" w:hAnsi="Aptos" w:cs="Aptos"/>
            <w:color w:val="467886"/>
          </w:rPr>
          <w:t>Box Folder</w:t>
        </w:r>
      </w:hyperlink>
      <w:r w:rsidRPr="5609DC12">
        <w:rPr>
          <w:rFonts w:ascii="Aptos" w:eastAsia="Aptos" w:hAnsi="Aptos" w:cs="Aptos"/>
        </w:rPr>
        <w:t>)</w:t>
      </w:r>
    </w:p>
    <w:p w14:paraId="5A5ABD3F" w14:textId="6AE32E77" w:rsidR="0A358EAE" w:rsidRDefault="0A358EAE" w:rsidP="0A358EAE">
      <w:pPr>
        <w:pStyle w:val="ListParagraph"/>
        <w:numPr>
          <w:ilvl w:val="0"/>
          <w:numId w:val="191"/>
        </w:numPr>
        <w:rPr>
          <w:rFonts w:ascii="Aptos" w:eastAsia="Aptos" w:hAnsi="Aptos" w:cs="Aptos"/>
        </w:rPr>
      </w:pPr>
      <w:r w:rsidRPr="0A358EAE">
        <w:rPr>
          <w:rFonts w:ascii="Aptos" w:eastAsia="Aptos" w:hAnsi="Aptos" w:cs="Aptos"/>
          <w:color w:val="C00000"/>
        </w:rPr>
        <w:t>Math Item Specs Guide.pdf</w:t>
      </w:r>
      <w:r w:rsidRPr="0A358EAE">
        <w:rPr>
          <w:rFonts w:ascii="Aptos" w:eastAsia="Aptos" w:hAnsi="Aptos" w:cs="Aptos"/>
          <w:color w:val="0070C0"/>
        </w:rPr>
        <w:t xml:space="preserve"> </w:t>
      </w:r>
      <w:r w:rsidRPr="0A358EAE">
        <w:rPr>
          <w:rFonts w:ascii="Aptos" w:eastAsia="Aptos" w:hAnsi="Aptos" w:cs="Aptos"/>
        </w:rPr>
        <w:t>(</w:t>
      </w:r>
      <w:hyperlink r:id="rId368">
        <w:r w:rsidRPr="0A358EAE">
          <w:rPr>
            <w:rStyle w:val="Hyperlink"/>
            <w:rFonts w:ascii="Aptos" w:eastAsia="Aptos" w:hAnsi="Aptos" w:cs="Aptos"/>
            <w:color w:val="467886"/>
          </w:rPr>
          <w:t>Box Folder</w:t>
        </w:r>
      </w:hyperlink>
      <w:r w:rsidRPr="0A358EAE">
        <w:rPr>
          <w:rFonts w:ascii="Aptos" w:eastAsia="Aptos" w:hAnsi="Aptos" w:cs="Aptos"/>
        </w:rPr>
        <w:t>)</w:t>
      </w:r>
    </w:p>
    <w:p w14:paraId="09EC27EE" w14:textId="179C2DC0" w:rsidR="0A358EAE" w:rsidRDefault="0A358EAE" w:rsidP="0A358EAE">
      <w:pPr>
        <w:pStyle w:val="ListParagraph"/>
        <w:numPr>
          <w:ilvl w:val="0"/>
          <w:numId w:val="191"/>
        </w:numPr>
        <w:rPr>
          <w:rFonts w:ascii="Aptos" w:eastAsia="Aptos" w:hAnsi="Aptos" w:cs="Aptos"/>
        </w:rPr>
      </w:pPr>
      <w:r w:rsidRPr="0A358EAE">
        <w:rPr>
          <w:rFonts w:ascii="Aptos" w:eastAsia="Aptos" w:hAnsi="Aptos" w:cs="Aptos"/>
          <w:color w:val="4DA62E"/>
        </w:rPr>
        <w:t xml:space="preserve">Manually Scored Items by Standard &amp; Lesson.xlsx </w:t>
      </w:r>
      <w:r w:rsidRPr="0A358EAE">
        <w:rPr>
          <w:rFonts w:ascii="Aptos" w:eastAsia="Aptos" w:hAnsi="Aptos" w:cs="Aptos"/>
        </w:rPr>
        <w:t>(</w:t>
      </w:r>
      <w:hyperlink r:id="rId369">
        <w:r w:rsidRPr="0A358EAE">
          <w:rPr>
            <w:rStyle w:val="Hyperlink"/>
            <w:rFonts w:ascii="Aptos" w:eastAsia="Aptos" w:hAnsi="Aptos" w:cs="Aptos"/>
            <w:color w:val="467886"/>
          </w:rPr>
          <w:t>Box Folder</w:t>
        </w:r>
      </w:hyperlink>
      <w:r w:rsidRPr="0A358EAE">
        <w:rPr>
          <w:rFonts w:ascii="Aptos" w:eastAsia="Aptos" w:hAnsi="Aptos" w:cs="Aptos"/>
        </w:rPr>
        <w:t>)</w:t>
      </w:r>
    </w:p>
    <w:p w14:paraId="2E30435C" w14:textId="451F4A47" w:rsidR="0A358EAE" w:rsidRDefault="0A358EAE" w:rsidP="0A358EAE">
      <w:pPr>
        <w:pStyle w:val="ListParagraph"/>
        <w:numPr>
          <w:ilvl w:val="0"/>
          <w:numId w:val="191"/>
        </w:numPr>
        <w:rPr>
          <w:rFonts w:ascii="Aptos" w:eastAsia="Aptos" w:hAnsi="Aptos" w:cs="Aptos"/>
        </w:rPr>
      </w:pPr>
      <w:r w:rsidRPr="0A358EAE">
        <w:rPr>
          <w:rFonts w:ascii="Aptos" w:eastAsia="Aptos" w:hAnsi="Aptos" w:cs="Aptos"/>
          <w:color w:val="C00000"/>
        </w:rPr>
        <w:t xml:space="preserve">Depth of Knowledge.pdf </w:t>
      </w:r>
      <w:r w:rsidRPr="0A358EAE">
        <w:rPr>
          <w:rFonts w:ascii="Aptos" w:eastAsia="Aptos" w:hAnsi="Aptos" w:cs="Aptos"/>
        </w:rPr>
        <w:t>(</w:t>
      </w:r>
      <w:hyperlink r:id="rId370">
        <w:r w:rsidRPr="0A358EAE">
          <w:rPr>
            <w:rStyle w:val="Hyperlink"/>
            <w:rFonts w:ascii="Aptos" w:eastAsia="Aptos" w:hAnsi="Aptos" w:cs="Aptos"/>
            <w:color w:val="467886"/>
          </w:rPr>
          <w:t>Box Folder</w:t>
        </w:r>
      </w:hyperlink>
      <w:r w:rsidRPr="0A358EAE">
        <w:rPr>
          <w:rFonts w:ascii="Aptos" w:eastAsia="Aptos" w:hAnsi="Aptos" w:cs="Aptos"/>
        </w:rPr>
        <w:t>)</w:t>
      </w:r>
    </w:p>
    <w:p w14:paraId="75B2D959" w14:textId="2198BC00" w:rsidR="0A358EAE" w:rsidRDefault="0A358EAE" w:rsidP="0A358EAE">
      <w:pPr>
        <w:pStyle w:val="ListParagraph"/>
        <w:numPr>
          <w:ilvl w:val="0"/>
          <w:numId w:val="191"/>
        </w:numPr>
        <w:rPr>
          <w:rFonts w:ascii="Aptos" w:eastAsia="Aptos" w:hAnsi="Aptos" w:cs="Aptos"/>
        </w:rPr>
      </w:pPr>
      <w:r w:rsidRPr="0A358EAE">
        <w:rPr>
          <w:rFonts w:ascii="Aptos" w:eastAsia="Aptos" w:hAnsi="Aptos" w:cs="Aptos"/>
          <w:color w:val="4DA62E"/>
        </w:rPr>
        <w:t>Learning Spine to CCSS Mapping.xlsx</w:t>
      </w:r>
      <w:r w:rsidRPr="0A358EAE">
        <w:rPr>
          <w:rFonts w:ascii="Aptos" w:eastAsia="Aptos" w:hAnsi="Aptos" w:cs="Aptos"/>
        </w:rPr>
        <w:t xml:space="preserve"> (</w:t>
      </w:r>
      <w:hyperlink r:id="rId371">
        <w:r w:rsidRPr="0A358EAE">
          <w:rPr>
            <w:rStyle w:val="Hyperlink"/>
            <w:rFonts w:ascii="Aptos" w:eastAsia="Aptos" w:hAnsi="Aptos" w:cs="Aptos"/>
            <w:color w:val="467886"/>
          </w:rPr>
          <w:t>Box Folder</w:t>
        </w:r>
      </w:hyperlink>
      <w:r w:rsidRPr="0A358EAE">
        <w:rPr>
          <w:rFonts w:ascii="Aptos" w:eastAsia="Aptos" w:hAnsi="Aptos" w:cs="Aptos"/>
        </w:rPr>
        <w:t>)</w:t>
      </w:r>
    </w:p>
    <w:p w14:paraId="0E83CCA4" w14:textId="494AE26E" w:rsidR="0A358EAE" w:rsidRDefault="0A358EAE" w:rsidP="0A358EAE">
      <w:pPr>
        <w:pStyle w:val="ListParagraph"/>
        <w:numPr>
          <w:ilvl w:val="0"/>
          <w:numId w:val="191"/>
        </w:numPr>
        <w:rPr>
          <w:rFonts w:ascii="Aptos" w:eastAsia="Aptos" w:hAnsi="Aptos" w:cs="Aptos"/>
        </w:rPr>
      </w:pPr>
      <w:r w:rsidRPr="0A358EAE">
        <w:rPr>
          <w:rFonts w:ascii="Aptos" w:eastAsia="Aptos" w:hAnsi="Aptos" w:cs="Aptos"/>
          <w:color w:val="0070C0"/>
        </w:rPr>
        <w:t xml:space="preserve">Print and Digital Errors from v1 Assessments.docx </w:t>
      </w:r>
      <w:r w:rsidRPr="0A358EAE">
        <w:rPr>
          <w:rFonts w:ascii="Aptos" w:eastAsia="Aptos" w:hAnsi="Aptos" w:cs="Aptos"/>
        </w:rPr>
        <w:t>(</w:t>
      </w:r>
      <w:hyperlink r:id="rId372">
        <w:r w:rsidRPr="0A358EAE">
          <w:rPr>
            <w:rStyle w:val="Hyperlink"/>
            <w:rFonts w:ascii="Aptos" w:eastAsia="Aptos" w:hAnsi="Aptos" w:cs="Aptos"/>
            <w:color w:val="467886"/>
          </w:rPr>
          <w:t>Box Folder</w:t>
        </w:r>
      </w:hyperlink>
      <w:r w:rsidRPr="0A358EAE">
        <w:rPr>
          <w:rFonts w:ascii="Aptos" w:eastAsia="Aptos" w:hAnsi="Aptos" w:cs="Aptos"/>
        </w:rPr>
        <w:t>)</w:t>
      </w:r>
    </w:p>
    <w:p w14:paraId="50B7E87B" w14:textId="10EE1923" w:rsidR="0A358EAE" w:rsidRDefault="0A358EAE" w:rsidP="0A358EAE">
      <w:pPr>
        <w:pStyle w:val="ListParagraph"/>
        <w:numPr>
          <w:ilvl w:val="0"/>
          <w:numId w:val="191"/>
        </w:numPr>
        <w:rPr>
          <w:rFonts w:ascii="Aptos" w:eastAsia="Aptos" w:hAnsi="Aptos" w:cs="Aptos"/>
        </w:rPr>
      </w:pPr>
      <w:r w:rsidRPr="0A358EAE">
        <w:rPr>
          <w:rFonts w:ascii="Aptos" w:eastAsia="Aptos" w:hAnsi="Aptos" w:cs="Aptos"/>
          <w:color w:val="0070C0"/>
        </w:rPr>
        <w:t xml:space="preserve">SMP Guidelines.docx </w:t>
      </w:r>
      <w:r w:rsidRPr="0A358EAE">
        <w:rPr>
          <w:rFonts w:ascii="Aptos" w:eastAsia="Aptos" w:hAnsi="Aptos" w:cs="Aptos"/>
        </w:rPr>
        <w:t>(</w:t>
      </w:r>
      <w:hyperlink r:id="rId373">
        <w:r w:rsidRPr="0A358EAE">
          <w:rPr>
            <w:rStyle w:val="Hyperlink"/>
            <w:rFonts w:ascii="Aptos" w:eastAsia="Aptos" w:hAnsi="Aptos" w:cs="Aptos"/>
            <w:color w:val="467886"/>
          </w:rPr>
          <w:t>Box Link</w:t>
        </w:r>
      </w:hyperlink>
      <w:r w:rsidRPr="0A358EAE">
        <w:rPr>
          <w:rFonts w:ascii="Aptos" w:eastAsia="Aptos" w:hAnsi="Aptos" w:cs="Aptos"/>
        </w:rPr>
        <w:t>)</w:t>
      </w:r>
    </w:p>
    <w:p w14:paraId="318A29B2" w14:textId="28B5A432" w:rsidR="0A358EAE" w:rsidRDefault="0A358EAE" w:rsidP="0A358EAE">
      <w:pPr>
        <w:rPr>
          <w:rFonts w:ascii="Aptos" w:eastAsia="Aptos" w:hAnsi="Aptos" w:cs="Aptos"/>
        </w:rPr>
      </w:pPr>
    </w:p>
    <w:p w14:paraId="5C1A181E" w14:textId="77777777" w:rsidR="00165C4B" w:rsidRPr="004A461A" w:rsidRDefault="282B746D" w:rsidP="282B746D">
      <w:pPr>
        <w:pStyle w:val="Heading2"/>
        <w:rPr>
          <w:i/>
          <w:iCs/>
        </w:rPr>
      </w:pPr>
      <w:bookmarkStart w:id="232" w:name="_Toc167311870"/>
      <w:bookmarkStart w:id="233" w:name="_Toc312428011"/>
      <w:r>
        <w:t>Module Closer Guidelines</w:t>
      </w:r>
      <w:bookmarkEnd w:id="232"/>
      <w:bookmarkEnd w:id="233"/>
      <w:r>
        <w:t xml:space="preserve"> </w:t>
      </w:r>
    </w:p>
    <w:p w14:paraId="701C25A4" w14:textId="77777777" w:rsidR="00165C4B" w:rsidRDefault="282B746D" w:rsidP="00165C4B">
      <w:pPr>
        <w:pStyle w:val="Heading3"/>
      </w:pPr>
      <w:bookmarkStart w:id="234" w:name="_Toc167311871"/>
      <w:bookmarkStart w:id="235" w:name="_Toc1530254317"/>
      <w:r>
        <w:t>Module Review</w:t>
      </w:r>
      <w:bookmarkEnd w:id="234"/>
      <w:bookmarkEnd w:id="235"/>
    </w:p>
    <w:p w14:paraId="58955DCE" w14:textId="72F65F53" w:rsidR="00165C4B" w:rsidRDefault="00165C4B" w:rsidP="0A358EAE">
      <w:pPr>
        <w:rPr>
          <w:rFonts w:ascii="Aptos" w:eastAsia="Aptos" w:hAnsi="Aptos" w:cs="Aptos"/>
        </w:rPr>
      </w:pPr>
    </w:p>
    <w:p w14:paraId="1C5092DB" w14:textId="71BAB2CE" w:rsidR="00165C4B" w:rsidRDefault="0A358EAE" w:rsidP="0A358EAE">
      <w:pPr>
        <w:pStyle w:val="Heading4"/>
        <w:spacing w:before="0" w:after="0"/>
      </w:pPr>
      <w:r w:rsidRPr="0A358EAE">
        <w:rPr>
          <w:rFonts w:ascii="Aptos" w:eastAsia="Aptos" w:hAnsi="Aptos" w:cs="Aptos"/>
        </w:rPr>
        <w:t>Digital authoring within: Learnosity</w:t>
      </w:r>
    </w:p>
    <w:p w14:paraId="0FE6F78D" w14:textId="40F4DCB2" w:rsidR="00165C4B" w:rsidRDefault="0A358EAE" w:rsidP="0A358EAE">
      <w:r w:rsidRPr="0A358EAE">
        <w:rPr>
          <w:rFonts w:ascii="Aptos" w:eastAsia="Aptos" w:hAnsi="Aptos" w:cs="Aptos"/>
        </w:rPr>
        <w:t xml:space="preserve"> </w:t>
      </w:r>
    </w:p>
    <w:p w14:paraId="2B1FF088" w14:textId="0930DB28" w:rsidR="00165C4B" w:rsidRDefault="0A358EAE" w:rsidP="0A358EAE">
      <w:pPr>
        <w:pStyle w:val="ListParagraph"/>
        <w:numPr>
          <w:ilvl w:val="0"/>
          <w:numId w:val="179"/>
        </w:numPr>
        <w:rPr>
          <w:rFonts w:ascii="Aptos" w:eastAsia="Aptos" w:hAnsi="Aptos" w:cs="Aptos"/>
        </w:rPr>
      </w:pPr>
      <w:r w:rsidRPr="0A358EAE">
        <w:rPr>
          <w:rFonts w:ascii="Aptos" w:eastAsia="Aptos" w:hAnsi="Aptos" w:cs="Aptos"/>
        </w:rPr>
        <w:t xml:space="preserve">Introduction </w:t>
      </w:r>
    </w:p>
    <w:p w14:paraId="68AABCDA" w14:textId="47878C9D" w:rsidR="00165C4B" w:rsidRDefault="0A358EAE" w:rsidP="0A358EAE">
      <w:pPr>
        <w:pStyle w:val="ListParagraph"/>
        <w:numPr>
          <w:ilvl w:val="1"/>
          <w:numId w:val="178"/>
        </w:numPr>
        <w:rPr>
          <w:rFonts w:ascii="Aptos" w:eastAsia="Aptos" w:hAnsi="Aptos" w:cs="Aptos"/>
          <w:color w:val="000000" w:themeColor="text1"/>
        </w:rPr>
      </w:pPr>
      <w:r w:rsidRPr="0A358EAE">
        <w:rPr>
          <w:rFonts w:ascii="Aptos" w:eastAsia="Aptos" w:hAnsi="Aptos" w:cs="Aptos"/>
          <w:color w:val="000000" w:themeColor="text1"/>
        </w:rPr>
        <w:t>This work involves updating a practice component called Module Review (MDR). Review of this section should ensure the following:</w:t>
      </w:r>
    </w:p>
    <w:p w14:paraId="61BF15F4" w14:textId="507C1D5F" w:rsidR="00165C4B" w:rsidRDefault="0A358EAE" w:rsidP="0A358EAE">
      <w:pPr>
        <w:pStyle w:val="ListParagraph"/>
        <w:numPr>
          <w:ilvl w:val="2"/>
          <w:numId w:val="177"/>
        </w:numPr>
        <w:rPr>
          <w:rFonts w:ascii="Aptos" w:eastAsia="Aptos" w:hAnsi="Aptos" w:cs="Aptos"/>
          <w:color w:val="000000" w:themeColor="text1"/>
        </w:rPr>
      </w:pPr>
      <w:r w:rsidRPr="0A358EAE">
        <w:rPr>
          <w:rFonts w:ascii="Aptos" w:eastAsia="Aptos" w:hAnsi="Aptos" w:cs="Aptos"/>
          <w:color w:val="000000" w:themeColor="text1"/>
        </w:rPr>
        <w:t>Appropriate coverage of and alignment to the focus standards covered in each module.</w:t>
      </w:r>
    </w:p>
    <w:p w14:paraId="37EB3526" w14:textId="30F22256" w:rsidR="00165C4B" w:rsidRDefault="0A358EAE" w:rsidP="0A358EAE">
      <w:pPr>
        <w:pStyle w:val="ListParagraph"/>
        <w:numPr>
          <w:ilvl w:val="2"/>
          <w:numId w:val="177"/>
        </w:numPr>
        <w:rPr>
          <w:rFonts w:ascii="Aptos" w:eastAsia="Aptos" w:hAnsi="Aptos" w:cs="Aptos"/>
          <w:color w:val="000000" w:themeColor="text1"/>
        </w:rPr>
      </w:pPr>
      <w:r w:rsidRPr="0A358EAE">
        <w:rPr>
          <w:rFonts w:ascii="Aptos" w:eastAsia="Aptos" w:hAnsi="Aptos" w:cs="Aptos"/>
          <w:color w:val="000000" w:themeColor="text1"/>
        </w:rPr>
        <w:t xml:space="preserve">Updates to address specific V1 concerns outlined in section 2.  </w:t>
      </w:r>
    </w:p>
    <w:p w14:paraId="5610557C" w14:textId="31A87651" w:rsidR="00165C4B" w:rsidRDefault="0A358EAE" w:rsidP="0A358EAE">
      <w:pPr>
        <w:pStyle w:val="ListParagraph"/>
        <w:numPr>
          <w:ilvl w:val="1"/>
          <w:numId w:val="177"/>
        </w:numPr>
        <w:rPr>
          <w:rFonts w:ascii="Aptos" w:eastAsia="Aptos" w:hAnsi="Aptos" w:cs="Aptos"/>
          <w:color w:val="000000" w:themeColor="text1"/>
        </w:rPr>
      </w:pPr>
      <w:r w:rsidRPr="0A358EAE">
        <w:rPr>
          <w:rFonts w:ascii="Aptos" w:eastAsia="Aptos" w:hAnsi="Aptos" w:cs="Aptos"/>
          <w:color w:val="000000" w:themeColor="text1"/>
        </w:rPr>
        <w:t>Purpose of component:</w:t>
      </w:r>
    </w:p>
    <w:p w14:paraId="3EA36EDC" w14:textId="2F50AC80" w:rsidR="00165C4B" w:rsidRDefault="594F1A59" w:rsidP="0A358EAE">
      <w:pPr>
        <w:pStyle w:val="ListParagraph"/>
        <w:numPr>
          <w:ilvl w:val="2"/>
          <w:numId w:val="177"/>
        </w:numPr>
        <w:rPr>
          <w:rFonts w:ascii="Aptos" w:eastAsia="Aptos" w:hAnsi="Aptos" w:cs="Aptos"/>
          <w:color w:val="000000" w:themeColor="text1"/>
        </w:rPr>
      </w:pPr>
      <w:r w:rsidRPr="594F1A59">
        <w:rPr>
          <w:rFonts w:ascii="Aptos" w:eastAsia="Aptos" w:hAnsi="Aptos" w:cs="Aptos"/>
          <w:b/>
          <w:bCs/>
          <w:color w:val="000000" w:themeColor="text1"/>
        </w:rPr>
        <w:t>Module Review</w:t>
      </w:r>
      <w:r w:rsidRPr="594F1A59">
        <w:rPr>
          <w:rFonts w:ascii="Aptos" w:eastAsia="Aptos" w:hAnsi="Aptos" w:cs="Aptos"/>
          <w:color w:val="000000" w:themeColor="text1"/>
        </w:rPr>
        <w:t xml:space="preserve"> serves as a final practice and review of the module content.</w:t>
      </w:r>
    </w:p>
    <w:p w14:paraId="708C105C" w14:textId="7383CBD8" w:rsidR="594F1A59" w:rsidRDefault="69A3FA13" w:rsidP="69A3FA13">
      <w:pPr>
        <w:pStyle w:val="ListParagraph"/>
        <w:numPr>
          <w:ilvl w:val="2"/>
          <w:numId w:val="177"/>
        </w:numPr>
        <w:rPr>
          <w:rFonts w:ascii="Aptos" w:eastAsia="Aptos" w:hAnsi="Aptos" w:cs="Aptos"/>
          <w:color w:val="000000" w:themeColor="text1"/>
          <w:highlight w:val="yellow"/>
        </w:rPr>
      </w:pPr>
      <w:r w:rsidRPr="69A3FA13">
        <w:rPr>
          <w:rFonts w:ascii="Aptos" w:eastAsia="Aptos" w:hAnsi="Aptos" w:cs="Aptos"/>
          <w:color w:val="000000" w:themeColor="text1"/>
          <w:highlight w:val="yellow"/>
        </w:rPr>
        <w:t xml:space="preserve">The </w:t>
      </w:r>
      <w:r w:rsidRPr="69A3FA13">
        <w:rPr>
          <w:rFonts w:ascii="Aptos" w:eastAsia="Aptos" w:hAnsi="Aptos" w:cs="Aptos"/>
          <w:b/>
          <w:bCs/>
          <w:color w:val="000000" w:themeColor="text1"/>
          <w:highlight w:val="yellow"/>
        </w:rPr>
        <w:t xml:space="preserve">Vocabulary </w:t>
      </w:r>
      <w:r w:rsidRPr="69A3FA13">
        <w:rPr>
          <w:rFonts w:ascii="Aptos" w:eastAsia="Aptos" w:hAnsi="Aptos" w:cs="Aptos"/>
          <w:color w:val="000000" w:themeColor="text1"/>
          <w:highlight w:val="yellow"/>
        </w:rPr>
        <w:t xml:space="preserve">section reviews the </w:t>
      </w:r>
      <w:r w:rsidRPr="69A3FA13">
        <w:rPr>
          <w:rFonts w:ascii="Aptos" w:eastAsia="Aptos" w:hAnsi="Aptos" w:cs="Aptos"/>
          <w:i/>
          <w:iCs/>
          <w:color w:val="000000" w:themeColor="text1"/>
          <w:highlight w:val="yellow"/>
        </w:rPr>
        <w:t>new</w:t>
      </w:r>
      <w:r w:rsidRPr="69A3FA13">
        <w:rPr>
          <w:rFonts w:ascii="Aptos" w:eastAsia="Aptos" w:hAnsi="Aptos" w:cs="Aptos"/>
          <w:color w:val="000000" w:themeColor="text1"/>
          <w:highlight w:val="yellow"/>
        </w:rPr>
        <w:t xml:space="preserve"> terms introduced in the module.</w:t>
      </w:r>
      <w:r w:rsidRPr="69A3FA13">
        <w:rPr>
          <w:rFonts w:ascii="Aptos" w:eastAsia="Aptos" w:hAnsi="Aptos" w:cs="Aptos"/>
          <w:color w:val="000000" w:themeColor="text1"/>
        </w:rPr>
        <w:t xml:space="preserve"> </w:t>
      </w:r>
    </w:p>
    <w:p w14:paraId="3FF5D401" w14:textId="0173BDD9" w:rsidR="594F1A59" w:rsidRDefault="69A3FA13" w:rsidP="69A3FA13">
      <w:pPr>
        <w:pStyle w:val="ListParagraph"/>
        <w:numPr>
          <w:ilvl w:val="3"/>
          <w:numId w:val="7"/>
        </w:numPr>
        <w:rPr>
          <w:rFonts w:ascii="Aptos" w:eastAsia="Aptos" w:hAnsi="Aptos" w:cs="Aptos"/>
          <w:highlight w:val="yellow"/>
        </w:rPr>
      </w:pPr>
      <w:r w:rsidRPr="69A3FA13">
        <w:rPr>
          <w:rFonts w:ascii="Aptos" w:eastAsia="Aptos" w:hAnsi="Aptos" w:cs="Aptos"/>
          <w:highlight w:val="yellow"/>
        </w:rPr>
        <w:t xml:space="preserve">For Grade K, see the Module Review section under </w:t>
      </w:r>
      <w:hyperlink w:anchor="_Kindergarten_Considerations">
        <w:r w:rsidRPr="69A3FA13">
          <w:rPr>
            <w:rStyle w:val="Hyperlink"/>
            <w:rFonts w:ascii="Aptos" w:eastAsia="Aptos" w:hAnsi="Aptos" w:cs="Aptos"/>
            <w:color w:val="auto"/>
            <w:highlight w:val="yellow"/>
          </w:rPr>
          <w:t>Kindergarten Considerations.</w:t>
        </w:r>
      </w:hyperlink>
    </w:p>
    <w:p w14:paraId="68918F44" w14:textId="1C652195" w:rsidR="594F1A59" w:rsidRDefault="69A3FA13" w:rsidP="69A3FA13">
      <w:pPr>
        <w:pStyle w:val="ListParagraph"/>
        <w:numPr>
          <w:ilvl w:val="3"/>
          <w:numId w:val="7"/>
        </w:numPr>
        <w:rPr>
          <w:rFonts w:eastAsiaTheme="minorEastAsia"/>
          <w:highlight w:val="yellow"/>
        </w:rPr>
      </w:pPr>
      <w:r w:rsidRPr="69A3FA13">
        <w:rPr>
          <w:rFonts w:eastAsiaTheme="minorEastAsia"/>
          <w:highlight w:val="yellow"/>
        </w:rPr>
        <w:lastRenderedPageBreak/>
        <w:t xml:space="preserve">For Grades 1–A1, enter new vocabulary words in the Vocabulary Box within the </w:t>
      </w:r>
      <w:hyperlink r:id="rId374">
        <w:r w:rsidRPr="69A3FA13">
          <w:rPr>
            <w:rStyle w:val="Hyperlink"/>
            <w:rFonts w:ascii="Aptos" w:eastAsia="Aptos" w:hAnsi="Aptos" w:cs="Aptos"/>
            <w:highlight w:val="yellow"/>
          </w:rPr>
          <w:t>EMM.docx</w:t>
        </w:r>
      </w:hyperlink>
      <w:r w:rsidRPr="69A3FA13">
        <w:rPr>
          <w:rFonts w:ascii="Aptos" w:eastAsia="Aptos" w:hAnsi="Aptos" w:cs="Aptos"/>
          <w:highlight w:val="yellow"/>
        </w:rPr>
        <w:t>,</w:t>
      </w:r>
      <w:r w:rsidRPr="69A3FA13">
        <w:rPr>
          <w:rFonts w:eastAsiaTheme="minorEastAsia"/>
          <w:highlight w:val="yellow"/>
        </w:rPr>
        <w:t xml:space="preserve"> using the following guidance:</w:t>
      </w:r>
    </w:p>
    <w:p w14:paraId="22CC56DE" w14:textId="6B68B3F5" w:rsidR="594F1A59" w:rsidRDefault="69A3FA13" w:rsidP="69A3FA13">
      <w:pPr>
        <w:pStyle w:val="ListParagraph"/>
        <w:numPr>
          <w:ilvl w:val="4"/>
          <w:numId w:val="7"/>
        </w:numPr>
        <w:shd w:val="clear" w:color="auto" w:fill="FFFFFF" w:themeFill="background1"/>
        <w:rPr>
          <w:rFonts w:eastAsiaTheme="minorEastAsia"/>
          <w:highlight w:val="yellow"/>
        </w:rPr>
      </w:pPr>
      <w:r w:rsidRPr="69A3FA13">
        <w:rPr>
          <w:rFonts w:eastAsiaTheme="minorEastAsia"/>
          <w:highlight w:val="yellow"/>
        </w:rPr>
        <w:t xml:space="preserve">If print requires a Word Bank for students to complete the Vocabulary section, list </w:t>
      </w:r>
      <w:r w:rsidRPr="69A3FA13">
        <w:rPr>
          <w:rFonts w:eastAsiaTheme="minorEastAsia"/>
          <w:b/>
          <w:bCs/>
          <w:i/>
          <w:iCs/>
          <w:highlight w:val="yellow"/>
        </w:rPr>
        <w:t>all</w:t>
      </w:r>
      <w:r w:rsidRPr="69A3FA13">
        <w:rPr>
          <w:rFonts w:eastAsiaTheme="minorEastAsia"/>
          <w:highlight w:val="yellow"/>
        </w:rPr>
        <w:t xml:space="preserve"> new vocabulary words from the module in the Word Bank, and be sure there is parity with the digital pattern.</w:t>
      </w:r>
    </w:p>
    <w:p w14:paraId="6E1DEA25" w14:textId="6463F329" w:rsidR="594F1A59" w:rsidRDefault="69A3FA13" w:rsidP="69A3FA13">
      <w:pPr>
        <w:pStyle w:val="ListParagraph"/>
        <w:numPr>
          <w:ilvl w:val="4"/>
          <w:numId w:val="7"/>
        </w:numPr>
        <w:shd w:val="clear" w:color="auto" w:fill="FFFFFF" w:themeFill="background1"/>
        <w:rPr>
          <w:rFonts w:eastAsiaTheme="minorEastAsia"/>
          <w:highlight w:val="yellow"/>
        </w:rPr>
      </w:pPr>
      <w:r w:rsidRPr="69A3FA13">
        <w:rPr>
          <w:rFonts w:eastAsiaTheme="minorEastAsia"/>
          <w:highlight w:val="yellow"/>
        </w:rPr>
        <w:t>If the item type is line matching in print, the digital pattern is “Match List”, and a Word Bank is not included for either component. N/A is entered in the Vocabulary Box section of the EMM.</w:t>
      </w:r>
      <w:r w:rsidRPr="69A3FA13">
        <w:rPr>
          <w:rFonts w:eastAsiaTheme="minorEastAsia"/>
        </w:rPr>
        <w:t xml:space="preserve"> </w:t>
      </w:r>
    </w:p>
    <w:p w14:paraId="0B5474E3" w14:textId="14337D73" w:rsidR="594F1A59" w:rsidRDefault="69A3FA13" w:rsidP="69A3FA13">
      <w:pPr>
        <w:pStyle w:val="ListParagraph"/>
        <w:numPr>
          <w:ilvl w:val="4"/>
          <w:numId w:val="7"/>
        </w:numPr>
        <w:shd w:val="clear" w:color="auto" w:fill="FFFFFF" w:themeFill="background1"/>
        <w:rPr>
          <w:rFonts w:eastAsiaTheme="minorEastAsia"/>
          <w:highlight w:val="yellow"/>
        </w:rPr>
      </w:pPr>
      <w:r w:rsidRPr="69A3FA13">
        <w:rPr>
          <w:rFonts w:eastAsiaTheme="minorEastAsia"/>
          <w:highlight w:val="yellow"/>
        </w:rPr>
        <w:t xml:space="preserve">Due to spacing, all new terms will not be represented as an item in the Vocabulary section. For G1–A1, only </w:t>
      </w:r>
      <w:r w:rsidRPr="69A3FA13">
        <w:rPr>
          <w:rFonts w:eastAsiaTheme="minorEastAsia"/>
          <w:b/>
          <w:bCs/>
          <w:highlight w:val="yellow"/>
        </w:rPr>
        <w:t>2–5</w:t>
      </w:r>
      <w:r w:rsidRPr="69A3FA13">
        <w:rPr>
          <w:rFonts w:eastAsiaTheme="minorEastAsia"/>
          <w:highlight w:val="yellow"/>
        </w:rPr>
        <w:t xml:space="preserve"> vocabulary items can be authored. Those 2–5 terms should reflect the most critical content for the module.</w:t>
      </w:r>
      <w:r w:rsidRPr="69A3FA13">
        <w:rPr>
          <w:rFonts w:eastAsiaTheme="minorEastAsia"/>
        </w:rPr>
        <w:t xml:space="preserve"> </w:t>
      </w:r>
    </w:p>
    <w:p w14:paraId="1FC417A8" w14:textId="2107A624" w:rsidR="594F1A59" w:rsidRDefault="69A3FA13" w:rsidP="69A3FA13">
      <w:pPr>
        <w:pStyle w:val="ListParagraph"/>
        <w:numPr>
          <w:ilvl w:val="4"/>
          <w:numId w:val="7"/>
        </w:numPr>
        <w:shd w:val="clear" w:color="auto" w:fill="FFFFFF" w:themeFill="background1"/>
        <w:rPr>
          <w:rFonts w:eastAsiaTheme="minorEastAsia"/>
          <w:highlight w:val="yellow"/>
        </w:rPr>
      </w:pPr>
      <w:r w:rsidRPr="69A3FA13">
        <w:rPr>
          <w:rFonts w:eastAsiaTheme="minorEastAsia"/>
          <w:highlight w:val="yellow"/>
        </w:rPr>
        <w:t>If the module has only one new term, then choose at least one review term as a distractor for the Word Bank.</w:t>
      </w:r>
      <w:r w:rsidRPr="69A3FA13">
        <w:rPr>
          <w:rFonts w:eastAsiaTheme="minorEastAsia"/>
        </w:rPr>
        <w:t xml:space="preserve"> </w:t>
      </w:r>
    </w:p>
    <w:p w14:paraId="08BF5B4B" w14:textId="323F6D8D" w:rsidR="594F1A59" w:rsidRDefault="69A3FA13" w:rsidP="69A3FA13">
      <w:pPr>
        <w:pStyle w:val="ListParagraph"/>
        <w:numPr>
          <w:ilvl w:val="4"/>
          <w:numId w:val="7"/>
        </w:numPr>
        <w:shd w:val="clear" w:color="auto" w:fill="FFFFFF" w:themeFill="background1"/>
        <w:rPr>
          <w:rFonts w:eastAsiaTheme="minorEastAsia"/>
          <w:highlight w:val="yellow"/>
        </w:rPr>
      </w:pPr>
      <w:r w:rsidRPr="69A3FA13">
        <w:rPr>
          <w:rFonts w:eastAsiaTheme="minorEastAsia"/>
          <w:highlight w:val="yellow"/>
        </w:rPr>
        <w:t>If there are no new vocab terms for the module, then type "N/A" in the Vocabulary Box as well as in the Item # and Learnosity Item Type columns under the Vocabulary section.</w:t>
      </w:r>
    </w:p>
    <w:p w14:paraId="08437865" w14:textId="6CA26715" w:rsidR="594F1A59" w:rsidRDefault="69A3FA13" w:rsidP="69A3FA13">
      <w:pPr>
        <w:pStyle w:val="ListParagraph"/>
        <w:numPr>
          <w:ilvl w:val="2"/>
          <w:numId w:val="177"/>
        </w:numPr>
        <w:rPr>
          <w:rFonts w:ascii="Aptos" w:eastAsia="Aptos" w:hAnsi="Aptos" w:cs="Aptos"/>
          <w:color w:val="000000" w:themeColor="text1"/>
          <w:highlight w:val="yellow"/>
        </w:rPr>
      </w:pPr>
      <w:r w:rsidRPr="69A3FA13">
        <w:rPr>
          <w:rFonts w:ascii="Aptos" w:eastAsia="Aptos" w:hAnsi="Aptos" w:cs="Aptos"/>
          <w:color w:val="000000" w:themeColor="text1"/>
          <w:highlight w:val="yellow"/>
        </w:rPr>
        <w:t xml:space="preserve">The </w:t>
      </w:r>
      <w:r w:rsidRPr="69A3FA13">
        <w:rPr>
          <w:rFonts w:ascii="Aptos" w:eastAsia="Aptos" w:hAnsi="Aptos" w:cs="Aptos"/>
          <w:b/>
          <w:bCs/>
          <w:color w:val="000000" w:themeColor="text1"/>
          <w:highlight w:val="yellow"/>
        </w:rPr>
        <w:t xml:space="preserve">Concepts and Skills </w:t>
      </w:r>
      <w:r w:rsidRPr="69A3FA13">
        <w:rPr>
          <w:rFonts w:ascii="Aptos" w:eastAsia="Aptos" w:hAnsi="Aptos" w:cs="Aptos"/>
          <w:color w:val="000000" w:themeColor="text1"/>
          <w:highlight w:val="yellow"/>
        </w:rPr>
        <w:t>section</w:t>
      </w:r>
      <w:r w:rsidRPr="69A3FA13">
        <w:rPr>
          <w:rFonts w:ascii="Aptos" w:eastAsia="Aptos" w:hAnsi="Aptos" w:cs="Aptos"/>
          <w:b/>
          <w:bCs/>
          <w:color w:val="000000" w:themeColor="text1"/>
          <w:highlight w:val="yellow"/>
        </w:rPr>
        <w:t xml:space="preserve"> </w:t>
      </w:r>
      <w:r w:rsidRPr="69A3FA13">
        <w:rPr>
          <w:rFonts w:ascii="Aptos" w:eastAsia="Aptos" w:hAnsi="Aptos" w:cs="Aptos"/>
          <w:color w:val="000000" w:themeColor="text1"/>
          <w:highlight w:val="yellow"/>
        </w:rPr>
        <w:t>provides practice of the module content.</w:t>
      </w:r>
    </w:p>
    <w:p w14:paraId="1B81FF84" w14:textId="6AE99B50" w:rsidR="594F1A59" w:rsidRDefault="69A3FA13" w:rsidP="69A3FA13">
      <w:pPr>
        <w:pStyle w:val="ListParagraph"/>
        <w:numPr>
          <w:ilvl w:val="3"/>
          <w:numId w:val="17"/>
        </w:numPr>
        <w:rPr>
          <w:rFonts w:ascii="Aptos" w:eastAsia="Aptos" w:hAnsi="Aptos" w:cs="Aptos"/>
          <w:color w:val="000000" w:themeColor="text1"/>
          <w:highlight w:val="yellow"/>
        </w:rPr>
      </w:pPr>
      <w:r w:rsidRPr="69A3FA13">
        <w:rPr>
          <w:rFonts w:ascii="Aptos" w:eastAsia="Aptos" w:hAnsi="Aptos" w:cs="Aptos"/>
          <w:color w:val="000000" w:themeColor="text1"/>
          <w:highlight w:val="yellow"/>
        </w:rPr>
        <w:t>This section is part of every Module Review.</w:t>
      </w:r>
    </w:p>
    <w:p w14:paraId="2F7412E2" w14:textId="4A42BE0E" w:rsidR="1225FC62" w:rsidRDefault="1225FC62" w:rsidP="1225FC62">
      <w:pPr>
        <w:pStyle w:val="ListParagraph"/>
        <w:numPr>
          <w:ilvl w:val="1"/>
          <w:numId w:val="174"/>
        </w:numPr>
        <w:rPr>
          <w:rFonts w:ascii="Aptos" w:eastAsia="Aptos" w:hAnsi="Aptos" w:cs="Aptos"/>
          <w:color w:val="000000" w:themeColor="text1"/>
        </w:rPr>
      </w:pPr>
      <w:r w:rsidRPr="1225FC62">
        <w:rPr>
          <w:rFonts w:ascii="Aptos" w:eastAsia="Aptos" w:hAnsi="Aptos" w:cs="Aptos"/>
          <w:color w:val="000000" w:themeColor="text1"/>
        </w:rPr>
        <w:t>The Module Review should mirror the lesson’s objectives as well as the models, language, and format of the instructional tasks as well as staying parallel to the v1 Module Test.</w:t>
      </w:r>
    </w:p>
    <w:p w14:paraId="0E25A62D" w14:textId="16FB54B0" w:rsidR="00165C4B" w:rsidRDefault="0A358EAE" w:rsidP="0A358EAE">
      <w:pPr>
        <w:pStyle w:val="ListParagraph"/>
        <w:numPr>
          <w:ilvl w:val="1"/>
          <w:numId w:val="174"/>
        </w:numPr>
        <w:rPr>
          <w:rFonts w:ascii="Aptos" w:eastAsia="Aptos" w:hAnsi="Aptos" w:cs="Aptos"/>
          <w:color w:val="000000" w:themeColor="text1"/>
        </w:rPr>
      </w:pPr>
      <w:r w:rsidRPr="0A358EAE">
        <w:rPr>
          <w:rFonts w:ascii="Aptos" w:eastAsia="Aptos" w:hAnsi="Aptos" w:cs="Aptos"/>
          <w:color w:val="000000" w:themeColor="text1"/>
        </w:rPr>
        <w:t xml:space="preserve">The work for the section can be done in 5 steps. In each step, you complete a task for all items in the section before moving to the next step which will be completed for all items in the section. These steps are noted in </w:t>
      </w:r>
      <w:r w:rsidRPr="0A358EAE">
        <w:rPr>
          <w:rFonts w:ascii="Aptos" w:eastAsia="Aptos" w:hAnsi="Aptos" w:cs="Aptos"/>
          <w:b/>
          <w:bCs/>
          <w:color w:val="A02B93" w:themeColor="accent5"/>
          <w:u w:val="single"/>
        </w:rPr>
        <w:t xml:space="preserve">PURPLE </w:t>
      </w:r>
      <w:r w:rsidRPr="0A358EAE">
        <w:rPr>
          <w:rFonts w:ascii="Aptos" w:eastAsia="Aptos" w:hAnsi="Aptos" w:cs="Aptos"/>
          <w:color w:val="000000" w:themeColor="text1"/>
        </w:rPr>
        <w:t>below:</w:t>
      </w:r>
    </w:p>
    <w:p w14:paraId="78CAF2BB" w14:textId="4E417AC0" w:rsidR="00165C4B" w:rsidRDefault="0A358EAE" w:rsidP="0A358EAE">
      <w:pPr>
        <w:ind w:left="1440"/>
      </w:pPr>
      <w:r w:rsidRPr="0A358EAE">
        <w:rPr>
          <w:rFonts w:ascii="Aptos" w:eastAsia="Aptos" w:hAnsi="Aptos" w:cs="Aptos"/>
          <w:color w:val="747474" w:themeColor="background2" w:themeShade="80"/>
        </w:rPr>
        <w:t xml:space="preserve"> </w:t>
      </w:r>
    </w:p>
    <w:p w14:paraId="240993D8" w14:textId="0FCD8CE5" w:rsidR="00165C4B" w:rsidRDefault="0A358EAE" w:rsidP="0A358EAE">
      <w:pPr>
        <w:pStyle w:val="ListParagraph"/>
        <w:numPr>
          <w:ilvl w:val="0"/>
          <w:numId w:val="179"/>
        </w:numPr>
        <w:spacing w:line="257" w:lineRule="auto"/>
        <w:rPr>
          <w:rFonts w:ascii="Aptos" w:eastAsia="Aptos" w:hAnsi="Aptos" w:cs="Aptos"/>
        </w:rPr>
      </w:pPr>
      <w:r w:rsidRPr="0A358EAE">
        <w:rPr>
          <w:rFonts w:ascii="Aptos" w:eastAsia="Aptos" w:hAnsi="Aptos" w:cs="Aptos"/>
        </w:rPr>
        <w:t>Determine if the content should be reused, revised, or authored new.</w:t>
      </w:r>
    </w:p>
    <w:p w14:paraId="18492A34" w14:textId="4CF1E699" w:rsidR="00165C4B" w:rsidRDefault="0A358EAE" w:rsidP="0A358EAE">
      <w:pPr>
        <w:spacing w:line="257" w:lineRule="auto"/>
        <w:ind w:left="720"/>
      </w:pPr>
      <w:r w:rsidRPr="0A358EAE">
        <w:rPr>
          <w:rFonts w:ascii="Aptos" w:eastAsia="Aptos" w:hAnsi="Aptos" w:cs="Aptos"/>
          <w:b/>
          <w:bCs/>
          <w:color w:val="9F2B92"/>
          <w:u w:val="single"/>
        </w:rPr>
        <w:t>1</w:t>
      </w:r>
      <w:r w:rsidRPr="0A358EAE">
        <w:rPr>
          <w:rFonts w:ascii="Aptos" w:eastAsia="Aptos" w:hAnsi="Aptos" w:cs="Aptos"/>
          <w:b/>
          <w:bCs/>
          <w:color w:val="9F2B92"/>
          <w:u w:val="single"/>
          <w:vertAlign w:val="superscript"/>
        </w:rPr>
        <w:t>ST</w:t>
      </w:r>
      <w:r w:rsidRPr="0A358EAE">
        <w:rPr>
          <w:rFonts w:ascii="Aptos" w:eastAsia="Aptos" w:hAnsi="Aptos" w:cs="Aptos"/>
          <w:b/>
          <w:bCs/>
          <w:color w:val="9F2B92"/>
          <w:u w:val="single"/>
        </w:rPr>
        <w:t xml:space="preserve"> STEP – EVALUATION</w:t>
      </w:r>
    </w:p>
    <w:p w14:paraId="241A3362" w14:textId="6BFE68D5" w:rsidR="00165C4B" w:rsidRDefault="5609DC12" w:rsidP="0A358EAE">
      <w:pPr>
        <w:pStyle w:val="ListParagraph"/>
        <w:numPr>
          <w:ilvl w:val="1"/>
          <w:numId w:val="171"/>
        </w:numPr>
        <w:rPr>
          <w:rFonts w:ascii="Aptos" w:eastAsia="Aptos" w:hAnsi="Aptos" w:cs="Aptos"/>
        </w:rPr>
      </w:pPr>
      <w:r w:rsidRPr="5609DC12">
        <w:rPr>
          <w:rFonts w:ascii="Aptos" w:eastAsia="Aptos" w:hAnsi="Aptos" w:cs="Aptos"/>
        </w:rPr>
        <w:t>Start by considering the module as a whole (use the</w:t>
      </w:r>
      <w:r w:rsidRPr="5609DC12">
        <w:rPr>
          <w:rFonts w:ascii="Aptos" w:eastAsia="Aptos" w:hAnsi="Aptos" w:cs="Aptos"/>
          <w:color w:val="4EA72E" w:themeColor="accent6"/>
        </w:rPr>
        <w:t xml:space="preserve"> </w:t>
      </w:r>
      <w:hyperlink r:id="rId375">
        <w:r w:rsidRPr="5609DC12">
          <w:rPr>
            <w:rStyle w:val="Hyperlink"/>
            <w:rFonts w:ascii="Aptos" w:eastAsia="Aptos" w:hAnsi="Aptos" w:cs="Aptos"/>
            <w:color w:val="4EA72E" w:themeColor="accent6"/>
          </w:rPr>
          <w:t>IM_CA_G#_TOC.xlsx</w:t>
        </w:r>
      </w:hyperlink>
      <w:r w:rsidRPr="5609DC12">
        <w:rPr>
          <w:rFonts w:ascii="Aptos" w:eastAsia="Aptos" w:hAnsi="Aptos" w:cs="Aptos"/>
        </w:rPr>
        <w:t xml:space="preserve"> and the</w:t>
      </w:r>
      <w:r w:rsidRPr="5609DC12">
        <w:rPr>
          <w:rFonts w:ascii="Aptos" w:eastAsia="Aptos" w:hAnsi="Aptos" w:cs="Aptos"/>
          <w:color w:val="0070C0"/>
        </w:rPr>
        <w:t xml:space="preserve"> </w:t>
      </w:r>
      <w:hyperlink r:id="rId376">
        <w:r w:rsidRPr="5609DC12">
          <w:rPr>
            <w:rStyle w:val="Hyperlink"/>
            <w:rFonts w:ascii="Aptos" w:eastAsia="Aptos" w:hAnsi="Aptos" w:cs="Aptos"/>
            <w:color w:val="0070C0"/>
          </w:rPr>
          <w:t>IM_CA_G#_New &amp; Revised Lessons.docx</w:t>
        </w:r>
      </w:hyperlink>
      <w:r w:rsidRPr="5609DC12">
        <w:rPr>
          <w:rFonts w:ascii="Aptos" w:eastAsia="Aptos" w:hAnsi="Aptos" w:cs="Aptos"/>
        </w:rPr>
        <w:t>) to note the specific differences from v1:</w:t>
      </w:r>
    </w:p>
    <w:p w14:paraId="7499E53A" w14:textId="2036EC78" w:rsidR="00165C4B" w:rsidRDefault="0A358EAE" w:rsidP="0A358EAE">
      <w:pPr>
        <w:pStyle w:val="ListParagraph"/>
        <w:numPr>
          <w:ilvl w:val="2"/>
          <w:numId w:val="171"/>
        </w:numPr>
        <w:rPr>
          <w:rFonts w:ascii="Aptos" w:eastAsia="Aptos" w:hAnsi="Aptos" w:cs="Aptos"/>
          <w:color w:val="000000" w:themeColor="text1"/>
        </w:rPr>
      </w:pPr>
      <w:r w:rsidRPr="0A358EAE">
        <w:rPr>
          <w:rFonts w:ascii="Aptos" w:eastAsia="Aptos" w:hAnsi="Aptos" w:cs="Aptos"/>
          <w:color w:val="000000" w:themeColor="text1"/>
        </w:rPr>
        <w:t>Is the module appearing earlier or later in the full scope and sequence? How does this impact precursor knowledge?</w:t>
      </w:r>
    </w:p>
    <w:p w14:paraId="025EEA3E" w14:textId="400FCFF0" w:rsidR="00165C4B" w:rsidRDefault="0A358EAE" w:rsidP="0A358EAE">
      <w:pPr>
        <w:pStyle w:val="ListParagraph"/>
        <w:numPr>
          <w:ilvl w:val="2"/>
          <w:numId w:val="171"/>
        </w:numPr>
        <w:rPr>
          <w:rFonts w:ascii="Aptos" w:eastAsia="Aptos" w:hAnsi="Aptos" w:cs="Aptos"/>
          <w:color w:val="000000" w:themeColor="text1"/>
        </w:rPr>
      </w:pPr>
      <w:r w:rsidRPr="0A358EAE">
        <w:rPr>
          <w:rFonts w:ascii="Aptos" w:eastAsia="Aptos" w:hAnsi="Aptos" w:cs="Aptos"/>
          <w:color w:val="000000" w:themeColor="text1"/>
        </w:rPr>
        <w:t>How much have the lessons in the module changed? Does the module…</w:t>
      </w:r>
    </w:p>
    <w:p w14:paraId="1F5FC97E" w14:textId="37DA2540" w:rsidR="00165C4B" w:rsidRDefault="0A358EAE" w:rsidP="0A358EAE">
      <w:pPr>
        <w:pStyle w:val="ListParagraph"/>
        <w:numPr>
          <w:ilvl w:val="3"/>
          <w:numId w:val="171"/>
        </w:numPr>
        <w:rPr>
          <w:rFonts w:ascii="Aptos" w:eastAsia="Aptos" w:hAnsi="Aptos" w:cs="Aptos"/>
          <w:color w:val="000000" w:themeColor="text1"/>
        </w:rPr>
      </w:pPr>
      <w:r w:rsidRPr="0A358EAE">
        <w:rPr>
          <w:rFonts w:ascii="Aptos" w:eastAsia="Aptos" w:hAnsi="Aptos" w:cs="Aptos"/>
          <w:color w:val="000000" w:themeColor="text1"/>
        </w:rPr>
        <w:t>Still contain the same lessons from v1?</w:t>
      </w:r>
    </w:p>
    <w:p w14:paraId="6397118A" w14:textId="13C95E31" w:rsidR="00165C4B" w:rsidRDefault="0A358EAE" w:rsidP="0A358EAE">
      <w:pPr>
        <w:pStyle w:val="ListParagraph"/>
        <w:numPr>
          <w:ilvl w:val="3"/>
          <w:numId w:val="171"/>
        </w:numPr>
        <w:rPr>
          <w:rFonts w:ascii="Aptos" w:eastAsia="Aptos" w:hAnsi="Aptos" w:cs="Aptos"/>
          <w:color w:val="000000" w:themeColor="text1"/>
        </w:rPr>
      </w:pPr>
      <w:r w:rsidRPr="0A358EAE">
        <w:rPr>
          <w:rFonts w:ascii="Aptos" w:eastAsia="Aptos" w:hAnsi="Aptos" w:cs="Aptos"/>
          <w:color w:val="000000" w:themeColor="text1"/>
        </w:rPr>
        <w:t>Include lessons with revisions from v1?</w:t>
      </w:r>
    </w:p>
    <w:p w14:paraId="3E125F0C" w14:textId="0A6CC292" w:rsidR="00165C4B" w:rsidRDefault="0A358EAE" w:rsidP="0A358EAE">
      <w:pPr>
        <w:pStyle w:val="ListParagraph"/>
        <w:numPr>
          <w:ilvl w:val="3"/>
          <w:numId w:val="171"/>
        </w:numPr>
        <w:rPr>
          <w:rFonts w:ascii="Aptos" w:eastAsia="Aptos" w:hAnsi="Aptos" w:cs="Aptos"/>
          <w:color w:val="000000" w:themeColor="text1"/>
        </w:rPr>
      </w:pPr>
      <w:r w:rsidRPr="0A358EAE">
        <w:rPr>
          <w:rFonts w:ascii="Aptos" w:eastAsia="Aptos" w:hAnsi="Aptos" w:cs="Aptos"/>
          <w:color w:val="000000" w:themeColor="text1"/>
        </w:rPr>
        <w:t>Now include lessons from multiple v1 modules?</w:t>
      </w:r>
    </w:p>
    <w:p w14:paraId="16310407" w14:textId="4194DAA3" w:rsidR="00165C4B" w:rsidRDefault="0A358EAE" w:rsidP="0A358EAE">
      <w:pPr>
        <w:pStyle w:val="ListParagraph"/>
        <w:numPr>
          <w:ilvl w:val="3"/>
          <w:numId w:val="171"/>
        </w:numPr>
        <w:rPr>
          <w:rFonts w:ascii="Aptos" w:eastAsia="Aptos" w:hAnsi="Aptos" w:cs="Aptos"/>
          <w:color w:val="000000" w:themeColor="text1"/>
        </w:rPr>
      </w:pPr>
      <w:r w:rsidRPr="0A358EAE">
        <w:rPr>
          <w:rFonts w:ascii="Aptos" w:eastAsia="Aptos" w:hAnsi="Aptos" w:cs="Aptos"/>
          <w:color w:val="000000" w:themeColor="text1"/>
        </w:rPr>
        <w:t>Contain any new lessons?</w:t>
      </w:r>
    </w:p>
    <w:p w14:paraId="39AF6189" w14:textId="5D487A30" w:rsidR="00165C4B" w:rsidRDefault="0A358EAE" w:rsidP="0A358EAE">
      <w:pPr>
        <w:pStyle w:val="ListParagraph"/>
        <w:numPr>
          <w:ilvl w:val="1"/>
          <w:numId w:val="179"/>
        </w:numPr>
        <w:rPr>
          <w:rFonts w:ascii="Aptos" w:eastAsia="Aptos" w:hAnsi="Aptos" w:cs="Aptos"/>
        </w:rPr>
      </w:pPr>
      <w:r w:rsidRPr="0A358EAE">
        <w:rPr>
          <w:rFonts w:ascii="Aptos" w:eastAsia="Aptos" w:hAnsi="Aptos" w:cs="Aptos"/>
        </w:rPr>
        <w:t>Next, re-read the purpose of each lesson in the module.</w:t>
      </w:r>
    </w:p>
    <w:p w14:paraId="6EEA742B" w14:textId="27DD600C" w:rsidR="00165C4B" w:rsidRDefault="5609DC12" w:rsidP="0A358EAE">
      <w:pPr>
        <w:pStyle w:val="ListParagraph"/>
        <w:numPr>
          <w:ilvl w:val="1"/>
          <w:numId w:val="179"/>
        </w:numPr>
        <w:rPr>
          <w:rFonts w:ascii="Aptos" w:eastAsia="Aptos" w:hAnsi="Aptos" w:cs="Aptos"/>
        </w:rPr>
      </w:pPr>
      <w:r w:rsidRPr="5609DC12">
        <w:rPr>
          <w:rFonts w:ascii="Aptos" w:eastAsia="Aptos" w:hAnsi="Aptos" w:cs="Aptos"/>
        </w:rPr>
        <w:t xml:space="preserve">Use the </w:t>
      </w:r>
      <w:hyperlink r:id="rId377">
        <w:r w:rsidRPr="5609DC12">
          <w:rPr>
            <w:rStyle w:val="Hyperlink"/>
            <w:rFonts w:ascii="Aptos" w:eastAsia="Aptos" w:hAnsi="Aptos" w:cs="Aptos"/>
            <w:color w:val="C00000"/>
          </w:rPr>
          <w:t>Into Math v1 TE.pdf</w:t>
        </w:r>
      </w:hyperlink>
      <w:r w:rsidRPr="5609DC12">
        <w:rPr>
          <w:rFonts w:ascii="Aptos" w:eastAsia="Aptos" w:hAnsi="Aptos" w:cs="Aptos"/>
          <w:color w:val="C00000"/>
        </w:rPr>
        <w:t xml:space="preserve"> </w:t>
      </w:r>
      <w:r w:rsidRPr="5609DC12">
        <w:rPr>
          <w:rFonts w:ascii="Aptos" w:eastAsia="Aptos" w:hAnsi="Aptos" w:cs="Aptos"/>
        </w:rPr>
        <w:t>to view the v1 aligned standards, I can statement, and instructional tasks for the lesson.</w:t>
      </w:r>
    </w:p>
    <w:p w14:paraId="20C028A9" w14:textId="02A2F075" w:rsidR="00165C4B" w:rsidRDefault="5609DC12" w:rsidP="0A358EAE">
      <w:pPr>
        <w:pStyle w:val="ListParagraph"/>
        <w:numPr>
          <w:ilvl w:val="1"/>
          <w:numId w:val="179"/>
        </w:numPr>
        <w:rPr>
          <w:rFonts w:ascii="Aptos" w:eastAsia="Aptos" w:hAnsi="Aptos" w:cs="Aptos"/>
        </w:rPr>
      </w:pPr>
      <w:r w:rsidRPr="5609DC12">
        <w:rPr>
          <w:rFonts w:ascii="Aptos" w:eastAsia="Aptos" w:hAnsi="Aptos" w:cs="Aptos"/>
        </w:rPr>
        <w:t xml:space="preserve">Read through the </w:t>
      </w:r>
      <w:hyperlink r:id="rId378">
        <w:r w:rsidRPr="5609DC12">
          <w:rPr>
            <w:rStyle w:val="Hyperlink"/>
            <w:rFonts w:ascii="Aptos" w:eastAsia="Aptos" w:hAnsi="Aptos" w:cs="Aptos"/>
            <w:color w:val="0070C0"/>
          </w:rPr>
          <w:t>EMM.docx</w:t>
        </w:r>
      </w:hyperlink>
      <w:r w:rsidRPr="5609DC12">
        <w:rPr>
          <w:rFonts w:ascii="Aptos" w:eastAsia="Aptos" w:hAnsi="Aptos" w:cs="Aptos"/>
          <w:color w:val="0070C0"/>
        </w:rPr>
        <w:t xml:space="preserve"> </w:t>
      </w:r>
      <w:r w:rsidRPr="5609DC12">
        <w:rPr>
          <w:rFonts w:ascii="Aptos" w:eastAsia="Aptos" w:hAnsi="Aptos" w:cs="Aptos"/>
        </w:rPr>
        <w:t>of all lessons in the module to take note of any updates to the standards, I Can statement, or instructional tasks.</w:t>
      </w:r>
    </w:p>
    <w:p w14:paraId="1535E2B7" w14:textId="2439AC3A" w:rsidR="00165C4B" w:rsidRDefault="5609DC12" w:rsidP="0A358EAE">
      <w:pPr>
        <w:pStyle w:val="ListParagraph"/>
        <w:numPr>
          <w:ilvl w:val="2"/>
          <w:numId w:val="179"/>
        </w:numPr>
        <w:rPr>
          <w:rFonts w:ascii="Aptos" w:eastAsia="Aptos" w:hAnsi="Aptos" w:cs="Aptos"/>
        </w:rPr>
      </w:pPr>
      <w:r w:rsidRPr="5609DC12">
        <w:rPr>
          <w:rFonts w:ascii="Aptos" w:eastAsia="Aptos" w:hAnsi="Aptos" w:cs="Aptos"/>
          <w:b/>
          <w:bCs/>
        </w:rPr>
        <w:t>Standards</w:t>
      </w:r>
      <w:r w:rsidRPr="5609DC12">
        <w:rPr>
          <w:rFonts w:ascii="Aptos" w:eastAsia="Aptos" w:hAnsi="Aptos" w:cs="Aptos"/>
        </w:rPr>
        <w:t xml:space="preserve"> Make sure you understand exactly which part(s) of the standard(s) this lesson primarily focuses on as well as introduces or applies </w:t>
      </w:r>
      <w:r w:rsidRPr="5609DC12">
        <w:rPr>
          <w:rFonts w:ascii="Aptos" w:eastAsia="Aptos" w:hAnsi="Aptos" w:cs="Aptos"/>
        </w:rPr>
        <w:lastRenderedPageBreak/>
        <w:t xml:space="preserve">(changes from v1 will be shown in the </w:t>
      </w:r>
      <w:hyperlink r:id="rId379">
        <w:r w:rsidRPr="5609DC12">
          <w:rPr>
            <w:rStyle w:val="Hyperlink"/>
            <w:rFonts w:ascii="Aptos" w:eastAsia="Aptos" w:hAnsi="Aptos" w:cs="Aptos"/>
            <w:color w:val="4EA72E" w:themeColor="accent6"/>
          </w:rPr>
          <w:t>IM_CA_G#_TOC.xlsx</w:t>
        </w:r>
      </w:hyperlink>
      <w:r w:rsidRPr="5609DC12">
        <w:rPr>
          <w:rFonts w:ascii="Aptos" w:eastAsia="Aptos" w:hAnsi="Aptos" w:cs="Aptos"/>
        </w:rPr>
        <w:t xml:space="preserve"> and the </w:t>
      </w:r>
      <w:hyperlink r:id="rId380">
        <w:r w:rsidRPr="5609DC12">
          <w:rPr>
            <w:rStyle w:val="Hyperlink"/>
            <w:rFonts w:ascii="Aptos" w:eastAsia="Aptos" w:hAnsi="Aptos" w:cs="Aptos"/>
            <w:color w:val="0070C0"/>
          </w:rPr>
          <w:t>IM_CA_G#_New &amp; Revised Lessons.docx</w:t>
        </w:r>
      </w:hyperlink>
      <w:r w:rsidRPr="5609DC12">
        <w:rPr>
          <w:rFonts w:ascii="Aptos" w:eastAsia="Aptos" w:hAnsi="Aptos" w:cs="Aptos"/>
          <w:color w:val="0070C0"/>
        </w:rPr>
        <w:t xml:space="preserve"> </w:t>
      </w:r>
      <w:r w:rsidRPr="5609DC12">
        <w:rPr>
          <w:rFonts w:ascii="Aptos" w:eastAsia="Aptos" w:hAnsi="Aptos" w:cs="Aptos"/>
        </w:rPr>
        <w:t>as well).</w:t>
      </w:r>
    </w:p>
    <w:p w14:paraId="76A454DC" w14:textId="199749EA" w:rsidR="00165C4B" w:rsidRDefault="0A358EAE" w:rsidP="0A358EAE">
      <w:pPr>
        <w:pStyle w:val="ListParagraph"/>
        <w:numPr>
          <w:ilvl w:val="2"/>
          <w:numId w:val="179"/>
        </w:numPr>
        <w:rPr>
          <w:rFonts w:ascii="Aptos" w:eastAsia="Aptos" w:hAnsi="Aptos" w:cs="Aptos"/>
        </w:rPr>
      </w:pPr>
      <w:r w:rsidRPr="0A358EAE">
        <w:rPr>
          <w:rFonts w:ascii="Aptos" w:eastAsia="Aptos" w:hAnsi="Aptos" w:cs="Aptos"/>
          <w:b/>
          <w:bCs/>
        </w:rPr>
        <w:t>I Can Statement</w:t>
      </w:r>
      <w:r w:rsidRPr="0A358EAE">
        <w:rPr>
          <w:rFonts w:ascii="Aptos" w:eastAsia="Aptos" w:hAnsi="Aptos" w:cs="Aptos"/>
        </w:rPr>
        <w:t xml:space="preserve"> Understand this statement in tandem with the standards.</w:t>
      </w:r>
    </w:p>
    <w:p w14:paraId="6C0E93E3" w14:textId="54F2FE3B" w:rsidR="00165C4B" w:rsidRDefault="0A358EAE" w:rsidP="0A358EAE">
      <w:pPr>
        <w:pStyle w:val="ListParagraph"/>
        <w:numPr>
          <w:ilvl w:val="2"/>
          <w:numId w:val="179"/>
        </w:numPr>
        <w:rPr>
          <w:rFonts w:ascii="Aptos" w:eastAsia="Aptos" w:hAnsi="Aptos" w:cs="Aptos"/>
        </w:rPr>
      </w:pPr>
      <w:r w:rsidRPr="0A358EAE">
        <w:rPr>
          <w:rFonts w:ascii="Aptos" w:eastAsia="Aptos" w:hAnsi="Aptos" w:cs="Aptos"/>
          <w:b/>
          <w:bCs/>
        </w:rPr>
        <w:t>Instructional Tasks</w:t>
      </w:r>
      <w:r w:rsidRPr="0A358EAE">
        <w:rPr>
          <w:rFonts w:ascii="Aptos" w:eastAsia="Aptos" w:hAnsi="Aptos" w:cs="Aptos"/>
        </w:rPr>
        <w:t xml:space="preserve"> Read and understand the steps of each task, taking special note of not only what is being asked, but how it is being asked, what models are used, how the student is expected to respond, and the extent to which the student is taught the concepts or skills. </w:t>
      </w:r>
    </w:p>
    <w:p w14:paraId="5B6D7B9C" w14:textId="47C2D1EF" w:rsidR="00165C4B" w:rsidRDefault="0A358EAE" w:rsidP="0A358EAE">
      <w:pPr>
        <w:ind w:left="2880"/>
      </w:pPr>
      <w:r w:rsidRPr="0A358EAE">
        <w:rPr>
          <w:rFonts w:ascii="Aptos" w:eastAsia="Aptos" w:hAnsi="Aptos" w:cs="Aptos"/>
          <w:i/>
          <w:iCs/>
          <w:color w:val="000000" w:themeColor="text1"/>
        </w:rPr>
        <w:t>Note: The content of a lesson may stretch students’ thinking a bit beyond the strict expectation of the standard. The assessment items, however, should NOT go beyond the strict expectations of the focus standards.</w:t>
      </w:r>
    </w:p>
    <w:p w14:paraId="7351D1D6" w14:textId="18D98024" w:rsidR="00165C4B" w:rsidRDefault="5609DC12" w:rsidP="0A358EAE">
      <w:pPr>
        <w:pStyle w:val="ListParagraph"/>
        <w:numPr>
          <w:ilvl w:val="1"/>
          <w:numId w:val="179"/>
        </w:numPr>
        <w:rPr>
          <w:rFonts w:ascii="Aptos" w:eastAsia="Aptos" w:hAnsi="Aptos" w:cs="Aptos"/>
        </w:rPr>
      </w:pPr>
      <w:r w:rsidRPr="5609DC12">
        <w:rPr>
          <w:rFonts w:ascii="Aptos" w:eastAsia="Aptos" w:hAnsi="Aptos" w:cs="Aptos"/>
        </w:rPr>
        <w:t xml:space="preserve">Use the </w:t>
      </w:r>
      <w:hyperlink r:id="rId381">
        <w:r w:rsidRPr="5609DC12">
          <w:rPr>
            <w:rStyle w:val="Hyperlink"/>
            <w:rFonts w:ascii="Aptos" w:eastAsia="Aptos" w:hAnsi="Aptos" w:cs="Aptos"/>
            <w:color w:val="4EA72E" w:themeColor="accent6"/>
          </w:rPr>
          <w:t>Manually Scored Items by Standard &amp; Lesson.xlsx</w:t>
        </w:r>
      </w:hyperlink>
      <w:r w:rsidRPr="5609DC12">
        <w:rPr>
          <w:rFonts w:ascii="Aptos" w:eastAsia="Aptos" w:hAnsi="Aptos" w:cs="Aptos"/>
        </w:rPr>
        <w:t xml:space="preserve"> to decide if this lesson’s truncated standards (listed on the Before You Teach section of the </w:t>
      </w:r>
      <w:hyperlink r:id="rId382">
        <w:r w:rsidRPr="5609DC12">
          <w:rPr>
            <w:rStyle w:val="Hyperlink"/>
            <w:rFonts w:ascii="Aptos" w:eastAsia="Aptos" w:hAnsi="Aptos" w:cs="Aptos"/>
            <w:color w:val="0070C0"/>
          </w:rPr>
          <w:t>EMM.docx</w:t>
        </w:r>
      </w:hyperlink>
      <w:r w:rsidRPr="5609DC12">
        <w:rPr>
          <w:rFonts w:ascii="Aptos" w:eastAsia="Aptos" w:hAnsi="Aptos" w:cs="Aptos"/>
        </w:rPr>
        <w:t>) require a drawing/modeling interaction, an explain/justify interaction, or a choice of how to represent their thinking interaction (these are manually scored questions).</w:t>
      </w:r>
    </w:p>
    <w:p w14:paraId="29708734" w14:textId="5550DC72" w:rsidR="00165C4B" w:rsidRDefault="5609DC12" w:rsidP="0A358EAE">
      <w:pPr>
        <w:pStyle w:val="ListParagraph"/>
        <w:numPr>
          <w:ilvl w:val="2"/>
          <w:numId w:val="179"/>
        </w:numPr>
        <w:rPr>
          <w:rFonts w:ascii="Aptos" w:eastAsia="Aptos" w:hAnsi="Aptos" w:cs="Aptos"/>
        </w:rPr>
      </w:pPr>
      <w:r w:rsidRPr="5609DC12">
        <w:rPr>
          <w:rFonts w:ascii="Aptos" w:eastAsia="Aptos" w:hAnsi="Aptos" w:cs="Aptos"/>
          <w:b/>
          <w:bCs/>
        </w:rPr>
        <w:t xml:space="preserve">Rule </w:t>
      </w:r>
      <w:r w:rsidRPr="5609DC12">
        <w:rPr>
          <w:rFonts w:ascii="Aptos" w:eastAsia="Aptos" w:hAnsi="Aptos" w:cs="Aptos"/>
        </w:rPr>
        <w:t xml:space="preserve">The </w:t>
      </w:r>
      <w:r w:rsidRPr="5609DC12">
        <w:rPr>
          <w:rFonts w:ascii="Aptos" w:eastAsia="Aptos" w:hAnsi="Aptos" w:cs="Aptos"/>
          <w:i/>
          <w:iCs/>
        </w:rPr>
        <w:t>Module Review</w:t>
      </w:r>
      <w:r w:rsidRPr="5609DC12">
        <w:rPr>
          <w:rFonts w:ascii="Aptos" w:eastAsia="Aptos" w:hAnsi="Aptos" w:cs="Aptos"/>
        </w:rPr>
        <w:t xml:space="preserve"> section for a lesson can contain up to 2 manually scored questions. Use the </w:t>
      </w:r>
      <w:hyperlink r:id="rId383">
        <w:r w:rsidRPr="5609DC12">
          <w:rPr>
            <w:rStyle w:val="Hyperlink"/>
            <w:rFonts w:ascii="Aptos" w:eastAsia="Aptos" w:hAnsi="Aptos" w:cs="Aptos"/>
            <w:color w:val="4EA72E" w:themeColor="accent6"/>
          </w:rPr>
          <w:t>Manually Scored Items by Standard &amp; Lesson.xlsx</w:t>
        </w:r>
      </w:hyperlink>
      <w:r w:rsidRPr="5609DC12">
        <w:rPr>
          <w:rFonts w:ascii="Aptos" w:eastAsia="Aptos" w:hAnsi="Aptos" w:cs="Aptos"/>
        </w:rPr>
        <w:t xml:space="preserve"> (and refer to practice items in the lessons of the module) to decide if this lesson’s standards require a manually scored question in tandem with the </w:t>
      </w:r>
      <w:hyperlink r:id="rId384">
        <w:r w:rsidRPr="5609DC12">
          <w:rPr>
            <w:rStyle w:val="Hyperlink"/>
            <w:rFonts w:ascii="Aptos" w:eastAsia="Aptos" w:hAnsi="Aptos" w:cs="Aptos"/>
            <w:color w:val="C00000"/>
          </w:rPr>
          <w:t>Math Item Specs Guide.pdf</w:t>
        </w:r>
      </w:hyperlink>
      <w:r w:rsidRPr="5609DC12">
        <w:rPr>
          <w:rFonts w:ascii="Aptos" w:eastAsia="Aptos" w:hAnsi="Aptos" w:cs="Aptos"/>
        </w:rPr>
        <w:t xml:space="preserve"> (see </w:t>
      </w:r>
      <w:r w:rsidRPr="5609DC12">
        <w:rPr>
          <w:rFonts w:ascii="Aptos" w:eastAsia="Aptos" w:hAnsi="Aptos" w:cs="Aptos"/>
          <w:i/>
          <w:iCs/>
        </w:rPr>
        <w:t>Use Cases</w:t>
      </w:r>
      <w:r w:rsidRPr="5609DC12">
        <w:rPr>
          <w:rFonts w:ascii="Aptos" w:eastAsia="Aptos" w:hAnsi="Aptos" w:cs="Aptos"/>
        </w:rPr>
        <w:t xml:space="preserve"> and </w:t>
      </w:r>
      <w:r w:rsidRPr="5609DC12">
        <w:rPr>
          <w:rFonts w:ascii="Aptos" w:eastAsia="Aptos" w:hAnsi="Aptos" w:cs="Aptos"/>
          <w:i/>
          <w:iCs/>
        </w:rPr>
        <w:t>Scoring</w:t>
      </w:r>
      <w:r w:rsidRPr="5609DC12">
        <w:rPr>
          <w:rFonts w:ascii="Aptos" w:eastAsia="Aptos" w:hAnsi="Aptos" w:cs="Aptos"/>
        </w:rPr>
        <w:t>).</w:t>
      </w:r>
    </w:p>
    <w:p w14:paraId="0B1C397A" w14:textId="34104B0C" w:rsidR="00165C4B" w:rsidRDefault="0A358EAE" w:rsidP="0A358EAE">
      <w:pPr>
        <w:pStyle w:val="ListParagraph"/>
        <w:numPr>
          <w:ilvl w:val="1"/>
          <w:numId w:val="179"/>
        </w:numPr>
        <w:rPr>
          <w:rFonts w:ascii="Aptos" w:eastAsia="Aptos" w:hAnsi="Aptos" w:cs="Aptos"/>
        </w:rPr>
      </w:pPr>
      <w:r w:rsidRPr="0A358EAE">
        <w:rPr>
          <w:rFonts w:ascii="Aptos" w:eastAsia="Aptos" w:hAnsi="Aptos" w:cs="Aptos"/>
        </w:rPr>
        <w:t>Notice how much space on the page the current versions of the items in v1 occupy. These assessment sections will need to take up this exact amount of space, even if revisions are made:</w:t>
      </w:r>
    </w:p>
    <w:p w14:paraId="0CD44F77" w14:textId="788B586A" w:rsidR="00165C4B" w:rsidRDefault="0A358EAE" w:rsidP="0A358EAE">
      <w:pPr>
        <w:pStyle w:val="ListParagraph"/>
        <w:numPr>
          <w:ilvl w:val="2"/>
          <w:numId w:val="179"/>
        </w:numPr>
        <w:rPr>
          <w:rFonts w:ascii="Aptos" w:eastAsia="Aptos" w:hAnsi="Aptos" w:cs="Aptos"/>
        </w:rPr>
      </w:pPr>
      <w:r w:rsidRPr="0A358EAE">
        <w:rPr>
          <w:rFonts w:ascii="Aptos" w:eastAsia="Aptos" w:hAnsi="Aptos" w:cs="Aptos"/>
          <w:b/>
          <w:bCs/>
        </w:rPr>
        <w:t>Rule</w:t>
      </w:r>
      <w:r w:rsidRPr="0A358EAE">
        <w:rPr>
          <w:rFonts w:ascii="Aptos" w:eastAsia="Aptos" w:hAnsi="Aptos" w:cs="Aptos"/>
        </w:rPr>
        <w:t xml:space="preserve"> Module Review fits on 2 pages</w:t>
      </w:r>
    </w:p>
    <w:p w14:paraId="3327C711" w14:textId="09C450C1" w:rsidR="00165C4B" w:rsidRDefault="0A358EAE" w:rsidP="0A358EAE">
      <w:pPr>
        <w:pStyle w:val="ListParagraph"/>
        <w:numPr>
          <w:ilvl w:val="1"/>
          <w:numId w:val="179"/>
        </w:numPr>
        <w:rPr>
          <w:rFonts w:ascii="Aptos" w:eastAsia="Aptos" w:hAnsi="Aptos" w:cs="Aptos"/>
        </w:rPr>
      </w:pPr>
      <w:r w:rsidRPr="0A358EAE">
        <w:rPr>
          <w:rFonts w:ascii="Aptos" w:eastAsia="Aptos" w:hAnsi="Aptos" w:cs="Aptos"/>
        </w:rPr>
        <w:t xml:space="preserve">Take note of a few assessment-specific criteria listed in the </w:t>
      </w:r>
      <w:r w:rsidRPr="0A358EAE">
        <w:rPr>
          <w:rFonts w:ascii="Aptos" w:eastAsia="Aptos" w:hAnsi="Aptos" w:cs="Aptos"/>
          <w:b/>
          <w:bCs/>
          <w:color w:val="A02B93" w:themeColor="accent5"/>
          <w:u w:val="single"/>
        </w:rPr>
        <w:t>5</w:t>
      </w:r>
      <w:r w:rsidRPr="0A358EAE">
        <w:rPr>
          <w:rFonts w:ascii="Aptos" w:eastAsia="Aptos" w:hAnsi="Aptos" w:cs="Aptos"/>
          <w:b/>
          <w:bCs/>
          <w:color w:val="A02B93" w:themeColor="accent5"/>
          <w:u w:val="single"/>
          <w:vertAlign w:val="superscript"/>
        </w:rPr>
        <w:t>TH</w:t>
      </w:r>
      <w:r w:rsidRPr="0A358EAE">
        <w:rPr>
          <w:rFonts w:ascii="Aptos" w:eastAsia="Aptos" w:hAnsi="Aptos" w:cs="Aptos"/>
          <w:b/>
          <w:bCs/>
          <w:color w:val="A02B93" w:themeColor="accent5"/>
          <w:u w:val="single"/>
        </w:rPr>
        <w:t xml:space="preserve"> STEP</w:t>
      </w:r>
      <w:r w:rsidRPr="0A358EAE">
        <w:rPr>
          <w:rFonts w:ascii="Aptos" w:eastAsia="Aptos" w:hAnsi="Aptos" w:cs="Aptos"/>
        </w:rPr>
        <w:t xml:space="preserve"> of these guidelines. Though you can wait until the end to do this sweep, you may want to make note of these look-fors now when considering item revisions and concentration of lesson/standard coverage.</w:t>
      </w:r>
    </w:p>
    <w:p w14:paraId="6C9137A8" w14:textId="6578CED6" w:rsidR="00165C4B" w:rsidRDefault="0A358EAE" w:rsidP="0A358EAE">
      <w:pPr>
        <w:pStyle w:val="ListParagraph"/>
        <w:numPr>
          <w:ilvl w:val="1"/>
          <w:numId w:val="179"/>
        </w:numPr>
        <w:rPr>
          <w:rFonts w:ascii="Aptos" w:eastAsia="Aptos" w:hAnsi="Aptos" w:cs="Aptos"/>
        </w:rPr>
      </w:pPr>
      <w:r w:rsidRPr="0A358EAE">
        <w:rPr>
          <w:rFonts w:ascii="Aptos" w:eastAsia="Aptos" w:hAnsi="Aptos" w:cs="Aptos"/>
        </w:rPr>
        <w:t>Build out the table on your EMM pages to match the number of items in this section currently in the v1 source module.</w:t>
      </w:r>
    </w:p>
    <w:p w14:paraId="67C16186" w14:textId="59D83C80" w:rsidR="00165C4B" w:rsidRDefault="0A358EAE" w:rsidP="0A358EAE">
      <w:pPr>
        <w:pStyle w:val="ListParagraph"/>
        <w:numPr>
          <w:ilvl w:val="2"/>
          <w:numId w:val="179"/>
        </w:numPr>
        <w:rPr>
          <w:rFonts w:ascii="Aptos" w:eastAsia="Aptos" w:hAnsi="Aptos" w:cs="Aptos"/>
        </w:rPr>
      </w:pPr>
      <w:r w:rsidRPr="0A358EAE">
        <w:rPr>
          <w:rFonts w:ascii="Aptos" w:eastAsia="Aptos" w:hAnsi="Aptos" w:cs="Aptos"/>
        </w:rPr>
        <w:t>Input the item # shared by print and digital in the first column (multi-part items should use the item # for a paragraph stem and then the item number plus a letter a, b, c, etc. for each part)</w:t>
      </w:r>
    </w:p>
    <w:p w14:paraId="3F07A6A2" w14:textId="642B4454" w:rsidR="00165C4B" w:rsidRDefault="0A358EAE" w:rsidP="0A358EAE">
      <w:r w:rsidRPr="0A358EAE">
        <w:rPr>
          <w:rFonts w:ascii="Aptos" w:eastAsia="Aptos" w:hAnsi="Aptos" w:cs="Aptos"/>
          <w:i/>
          <w:iCs/>
        </w:rPr>
        <w:t xml:space="preserve"> </w:t>
      </w:r>
    </w:p>
    <w:p w14:paraId="05B8A94B" w14:textId="492AD06E" w:rsidR="00165C4B" w:rsidRDefault="0A358EAE" w:rsidP="0A358EAE">
      <w:pPr>
        <w:pStyle w:val="ListParagraph"/>
        <w:numPr>
          <w:ilvl w:val="0"/>
          <w:numId w:val="179"/>
        </w:numPr>
        <w:rPr>
          <w:rFonts w:ascii="Aptos" w:eastAsia="Aptos" w:hAnsi="Aptos" w:cs="Aptos"/>
          <w:color w:val="000000" w:themeColor="text1"/>
        </w:rPr>
      </w:pPr>
      <w:r w:rsidRPr="0A358EAE">
        <w:rPr>
          <w:rFonts w:ascii="Aptos" w:eastAsia="Aptos" w:hAnsi="Aptos" w:cs="Aptos"/>
          <w:color w:val="000000" w:themeColor="text1"/>
        </w:rPr>
        <w:t>Steps for Reused Content (per item)</w:t>
      </w:r>
    </w:p>
    <w:p w14:paraId="4B36861D" w14:textId="1C93FC11" w:rsidR="00165C4B" w:rsidRDefault="0A358EAE" w:rsidP="0A358EAE">
      <w:pPr>
        <w:pStyle w:val="ListParagraph"/>
        <w:numPr>
          <w:ilvl w:val="1"/>
          <w:numId w:val="179"/>
        </w:numPr>
        <w:rPr>
          <w:rFonts w:ascii="Aptos" w:eastAsia="Aptos" w:hAnsi="Aptos" w:cs="Aptos"/>
        </w:rPr>
      </w:pPr>
      <w:r w:rsidRPr="0A358EAE">
        <w:rPr>
          <w:rFonts w:ascii="Aptos" w:eastAsia="Aptos" w:hAnsi="Aptos" w:cs="Aptos"/>
        </w:rPr>
        <w:t>Due to the comprehensive guidelines around digital and print parity, it is likely that no questions in these sections will be reused as-is without any changes. Please refer to the next item in the outline: Steps for Revised Content.</w:t>
      </w:r>
    </w:p>
    <w:p w14:paraId="1844ED93" w14:textId="755F9B1E" w:rsidR="00165C4B" w:rsidRDefault="0A358EAE" w:rsidP="0A358EAE">
      <w:pPr>
        <w:ind w:left="1440"/>
      </w:pPr>
      <w:r w:rsidRPr="0A358EAE">
        <w:rPr>
          <w:rFonts w:ascii="Aptos" w:eastAsia="Aptos" w:hAnsi="Aptos" w:cs="Aptos"/>
        </w:rPr>
        <w:t xml:space="preserve"> </w:t>
      </w:r>
    </w:p>
    <w:p w14:paraId="1287FAF2" w14:textId="1843254C" w:rsidR="00165C4B" w:rsidRDefault="0A358EAE" w:rsidP="0A358EAE">
      <w:r w:rsidRPr="0A358EAE">
        <w:rPr>
          <w:rFonts w:ascii="Aptos" w:eastAsia="Aptos" w:hAnsi="Aptos" w:cs="Aptos"/>
        </w:rPr>
        <w:t xml:space="preserve"> </w:t>
      </w:r>
    </w:p>
    <w:p w14:paraId="793AFAC9" w14:textId="0CA1ED14" w:rsidR="00165C4B" w:rsidRDefault="0A358EAE" w:rsidP="0A358EAE">
      <w:pPr>
        <w:pStyle w:val="ListParagraph"/>
        <w:numPr>
          <w:ilvl w:val="0"/>
          <w:numId w:val="179"/>
        </w:numPr>
        <w:rPr>
          <w:rFonts w:ascii="Aptos" w:eastAsia="Aptos" w:hAnsi="Aptos" w:cs="Aptos"/>
          <w:color w:val="000000" w:themeColor="text1"/>
        </w:rPr>
      </w:pPr>
      <w:r w:rsidRPr="0A358EAE">
        <w:rPr>
          <w:rFonts w:ascii="Aptos" w:eastAsia="Aptos" w:hAnsi="Aptos" w:cs="Aptos"/>
          <w:color w:val="000000" w:themeColor="text1"/>
        </w:rPr>
        <w:t>Steps for Revised Content (per item)</w:t>
      </w:r>
    </w:p>
    <w:p w14:paraId="093E784F" w14:textId="3EAC4133" w:rsidR="00165C4B" w:rsidRDefault="0A358EAE" w:rsidP="0A358EAE">
      <w:pPr>
        <w:spacing w:line="257" w:lineRule="auto"/>
        <w:ind w:left="720"/>
      </w:pPr>
      <w:r w:rsidRPr="0A358EAE">
        <w:rPr>
          <w:rFonts w:ascii="Aptos" w:eastAsia="Aptos" w:hAnsi="Aptos" w:cs="Aptos"/>
          <w:b/>
          <w:bCs/>
          <w:color w:val="A02B93" w:themeColor="accent5"/>
          <w:u w:val="single"/>
        </w:rPr>
        <w:t>2</w:t>
      </w:r>
      <w:r w:rsidRPr="0A358EAE">
        <w:rPr>
          <w:rFonts w:ascii="Aptos" w:eastAsia="Aptos" w:hAnsi="Aptos" w:cs="Aptos"/>
          <w:b/>
          <w:bCs/>
          <w:color w:val="A02B93" w:themeColor="accent5"/>
          <w:u w:val="single"/>
          <w:vertAlign w:val="superscript"/>
        </w:rPr>
        <w:t>ND</w:t>
      </w:r>
      <w:r w:rsidRPr="0A358EAE">
        <w:rPr>
          <w:rFonts w:ascii="Aptos" w:eastAsia="Aptos" w:hAnsi="Aptos" w:cs="Aptos"/>
          <w:b/>
          <w:bCs/>
          <w:color w:val="A02B93" w:themeColor="accent5"/>
          <w:u w:val="single"/>
        </w:rPr>
        <w:t xml:space="preserve"> STEP – PARITY</w:t>
      </w:r>
    </w:p>
    <w:p w14:paraId="39FDB524" w14:textId="28276B49" w:rsidR="00165C4B" w:rsidRDefault="5609DC12" w:rsidP="0A358EAE">
      <w:pPr>
        <w:pStyle w:val="ListParagraph"/>
        <w:numPr>
          <w:ilvl w:val="1"/>
          <w:numId w:val="179"/>
        </w:numPr>
        <w:rPr>
          <w:rFonts w:ascii="Aptos" w:eastAsia="Aptos" w:hAnsi="Aptos" w:cs="Aptos"/>
        </w:rPr>
      </w:pPr>
      <w:r w:rsidRPr="5609DC12">
        <w:rPr>
          <w:rFonts w:ascii="Aptos" w:eastAsia="Aptos" w:hAnsi="Aptos" w:cs="Aptos"/>
          <w:color w:val="000000" w:themeColor="text1"/>
        </w:rPr>
        <w:t xml:space="preserve">Read the problem </w:t>
      </w:r>
      <w:r w:rsidRPr="5609DC12">
        <w:rPr>
          <w:rFonts w:ascii="Aptos" w:eastAsia="Aptos" w:hAnsi="Aptos" w:cs="Aptos"/>
        </w:rPr>
        <w:t xml:space="preserve">as it stands in the </w:t>
      </w:r>
      <w:hyperlink r:id="rId385">
        <w:r w:rsidRPr="5609DC12">
          <w:rPr>
            <w:rStyle w:val="Hyperlink"/>
            <w:rFonts w:ascii="Aptos" w:eastAsia="Aptos" w:hAnsi="Aptos" w:cs="Aptos"/>
            <w:color w:val="C00000"/>
          </w:rPr>
          <w:t>Into Math v1 TE.pdf</w:t>
        </w:r>
      </w:hyperlink>
      <w:r w:rsidRPr="5609DC12">
        <w:rPr>
          <w:rFonts w:ascii="Aptos" w:eastAsia="Aptos" w:hAnsi="Aptos" w:cs="Aptos"/>
        </w:rPr>
        <w:t>. Evaluate the item on each of the following:</w:t>
      </w:r>
    </w:p>
    <w:p w14:paraId="423EFCA2" w14:textId="267F1CD3" w:rsidR="00165C4B" w:rsidRDefault="0A358EAE" w:rsidP="0A358EAE">
      <w:pPr>
        <w:pStyle w:val="ListParagraph"/>
        <w:numPr>
          <w:ilvl w:val="2"/>
          <w:numId w:val="179"/>
        </w:numPr>
        <w:rPr>
          <w:rFonts w:ascii="Aptos" w:eastAsia="Aptos" w:hAnsi="Aptos" w:cs="Aptos"/>
        </w:rPr>
      </w:pPr>
      <w:r w:rsidRPr="0A358EAE">
        <w:rPr>
          <w:rFonts w:ascii="Aptos" w:eastAsia="Aptos" w:hAnsi="Aptos" w:cs="Aptos"/>
        </w:rPr>
        <w:t xml:space="preserve">For the </w:t>
      </w:r>
      <w:r w:rsidRPr="0A358EAE">
        <w:rPr>
          <w:rFonts w:ascii="Aptos" w:eastAsia="Aptos" w:hAnsi="Aptos" w:cs="Aptos"/>
          <w:i/>
          <w:iCs/>
        </w:rPr>
        <w:t>Module Review</w:t>
      </w:r>
      <w:r w:rsidRPr="0A358EAE">
        <w:rPr>
          <w:rFonts w:ascii="Aptos" w:eastAsia="Aptos" w:hAnsi="Aptos" w:cs="Aptos"/>
        </w:rPr>
        <w:t xml:space="preserve">, </w:t>
      </w:r>
    </w:p>
    <w:p w14:paraId="71054BD0" w14:textId="2179E818" w:rsidR="00165C4B" w:rsidRDefault="0A358EAE" w:rsidP="0A358EAE">
      <w:pPr>
        <w:pStyle w:val="ListParagraph"/>
        <w:numPr>
          <w:ilvl w:val="3"/>
          <w:numId w:val="179"/>
        </w:numPr>
        <w:rPr>
          <w:rFonts w:ascii="Aptos" w:eastAsia="Aptos" w:hAnsi="Aptos" w:cs="Aptos"/>
        </w:rPr>
      </w:pPr>
      <w:r w:rsidRPr="0A358EAE">
        <w:rPr>
          <w:rFonts w:ascii="Aptos" w:eastAsia="Aptos" w:hAnsi="Aptos" w:cs="Aptos"/>
        </w:rPr>
        <w:lastRenderedPageBreak/>
        <w:t>does the item reasonably match the format/structure in which students learned the skill or knowledge in a lesson? (refer to practice items in the lessons)</w:t>
      </w:r>
    </w:p>
    <w:p w14:paraId="100E4252" w14:textId="30912774" w:rsidR="00165C4B" w:rsidRDefault="0A358EAE" w:rsidP="0A358EAE">
      <w:pPr>
        <w:pStyle w:val="ListParagraph"/>
        <w:numPr>
          <w:ilvl w:val="3"/>
          <w:numId w:val="179"/>
        </w:numPr>
        <w:rPr>
          <w:rFonts w:ascii="Aptos" w:eastAsia="Aptos" w:hAnsi="Aptos" w:cs="Aptos"/>
        </w:rPr>
      </w:pPr>
      <w:r w:rsidRPr="0A358EAE">
        <w:rPr>
          <w:rFonts w:ascii="Aptos" w:eastAsia="Aptos" w:hAnsi="Aptos" w:cs="Aptos"/>
        </w:rPr>
        <w:t xml:space="preserve">does the item appropriately assess the standard? </w:t>
      </w:r>
    </w:p>
    <w:p w14:paraId="7A21E344" w14:textId="228F2EA7" w:rsidR="00165C4B" w:rsidRDefault="0A358EAE" w:rsidP="0A358EAE">
      <w:pPr>
        <w:pStyle w:val="ListParagraph"/>
        <w:numPr>
          <w:ilvl w:val="3"/>
          <w:numId w:val="179"/>
        </w:numPr>
        <w:rPr>
          <w:rFonts w:ascii="Aptos" w:eastAsia="Aptos" w:hAnsi="Aptos" w:cs="Aptos"/>
        </w:rPr>
      </w:pPr>
      <w:r w:rsidRPr="0A358EAE">
        <w:rPr>
          <w:rFonts w:ascii="Aptos" w:eastAsia="Aptos" w:hAnsi="Aptos" w:cs="Aptos"/>
        </w:rPr>
        <w:t xml:space="preserve">does the item’s format/structure match what is on the Module Test? </w:t>
      </w:r>
    </w:p>
    <w:p w14:paraId="188E81CA" w14:textId="1BC9CB7F" w:rsidR="00165C4B" w:rsidRDefault="0A358EAE" w:rsidP="0A358EAE">
      <w:pPr>
        <w:pStyle w:val="ListParagraph"/>
        <w:numPr>
          <w:ilvl w:val="3"/>
          <w:numId w:val="179"/>
        </w:numPr>
        <w:rPr>
          <w:rFonts w:ascii="Aptos" w:eastAsia="Aptos" w:hAnsi="Aptos" w:cs="Aptos"/>
          <w:i/>
          <w:iCs/>
        </w:rPr>
      </w:pPr>
      <w:r w:rsidRPr="0A358EAE">
        <w:rPr>
          <w:rFonts w:ascii="Aptos" w:eastAsia="Aptos" w:hAnsi="Aptos" w:cs="Aptos"/>
          <w:b/>
          <w:bCs/>
          <w:i/>
          <w:iCs/>
        </w:rPr>
        <w:t xml:space="preserve">Note: </w:t>
      </w:r>
      <w:r w:rsidRPr="0A358EAE">
        <w:rPr>
          <w:rFonts w:ascii="Aptos" w:eastAsia="Aptos" w:hAnsi="Aptos" w:cs="Aptos"/>
          <w:i/>
          <w:iCs/>
        </w:rPr>
        <w:t>though we aren’t developing the Module Tests now, we should default to matching the Module Test format/structure with one exception: If the Module Test items do not match the format/structure of practice items from the lessons in the module and will need to be changed as well, align your Module Review format/structure to the practice items from the lessons and the Module Test developers will know to look for this.</w:t>
      </w:r>
    </w:p>
    <w:p w14:paraId="7A1159B3" w14:textId="762F4BB6" w:rsidR="00165C4B" w:rsidRDefault="0A358EAE" w:rsidP="0A358EAE">
      <w:pPr>
        <w:pStyle w:val="ListParagraph"/>
        <w:numPr>
          <w:ilvl w:val="2"/>
          <w:numId w:val="179"/>
        </w:numPr>
        <w:rPr>
          <w:rFonts w:ascii="Aptos" w:eastAsia="Aptos" w:hAnsi="Aptos" w:cs="Aptos"/>
        </w:rPr>
      </w:pPr>
      <w:r w:rsidRPr="0A358EAE">
        <w:rPr>
          <w:rFonts w:ascii="Aptos" w:eastAsia="Aptos" w:hAnsi="Aptos" w:cs="Aptos"/>
        </w:rPr>
        <w:t>Does the item require multiple distinct interactions within the single problem?</w:t>
      </w:r>
    </w:p>
    <w:p w14:paraId="7655FADB" w14:textId="3BF726CC" w:rsidR="00165C4B" w:rsidRDefault="0A358EAE" w:rsidP="0A358EAE">
      <w:pPr>
        <w:pStyle w:val="ListParagraph"/>
        <w:numPr>
          <w:ilvl w:val="3"/>
          <w:numId w:val="179"/>
        </w:numPr>
        <w:rPr>
          <w:rFonts w:ascii="Aptos" w:eastAsia="Aptos" w:hAnsi="Aptos" w:cs="Aptos"/>
        </w:rPr>
      </w:pPr>
      <w:r w:rsidRPr="0A358EAE">
        <w:rPr>
          <w:rFonts w:ascii="Aptos" w:eastAsia="Aptos" w:hAnsi="Aptos" w:cs="Aptos"/>
          <w:b/>
          <w:bCs/>
        </w:rPr>
        <w:t>Example:</w:t>
      </w:r>
      <w:r w:rsidRPr="0A358EAE">
        <w:rPr>
          <w:rFonts w:ascii="Aptos" w:eastAsia="Aptos" w:hAnsi="Aptos" w:cs="Aptos"/>
        </w:rPr>
        <w:t xml:space="preserve"> student must give an answer </w:t>
      </w:r>
      <w:r w:rsidRPr="0A358EAE">
        <w:rPr>
          <w:rFonts w:ascii="Aptos" w:eastAsia="Aptos" w:hAnsi="Aptos" w:cs="Aptos"/>
          <w:i/>
          <w:iCs/>
        </w:rPr>
        <w:t>AND</w:t>
      </w:r>
      <w:r w:rsidRPr="0A358EAE">
        <w:rPr>
          <w:rFonts w:ascii="Aptos" w:eastAsia="Aptos" w:hAnsi="Aptos" w:cs="Aptos"/>
        </w:rPr>
        <w:t xml:space="preserve"> explain, or student must give an answer </w:t>
      </w:r>
      <w:r w:rsidRPr="0A358EAE">
        <w:rPr>
          <w:rFonts w:ascii="Aptos" w:eastAsia="Aptos" w:hAnsi="Aptos" w:cs="Aptos"/>
          <w:i/>
          <w:iCs/>
        </w:rPr>
        <w:t>AND</w:t>
      </w:r>
      <w:r w:rsidRPr="0A358EAE">
        <w:rPr>
          <w:rFonts w:ascii="Aptos" w:eastAsia="Aptos" w:hAnsi="Aptos" w:cs="Aptos"/>
        </w:rPr>
        <w:t xml:space="preserve"> show their work.</w:t>
      </w:r>
    </w:p>
    <w:p w14:paraId="609D0794" w14:textId="0A0DBA88" w:rsidR="00165C4B" w:rsidRDefault="0A358EAE" w:rsidP="0A358EAE">
      <w:pPr>
        <w:pStyle w:val="ListParagraph"/>
        <w:numPr>
          <w:ilvl w:val="3"/>
          <w:numId w:val="179"/>
        </w:numPr>
        <w:rPr>
          <w:rFonts w:ascii="Aptos" w:eastAsia="Aptos" w:hAnsi="Aptos" w:cs="Aptos"/>
        </w:rPr>
      </w:pPr>
      <w:r w:rsidRPr="0A358EAE">
        <w:rPr>
          <w:rFonts w:ascii="Aptos" w:eastAsia="Aptos" w:hAnsi="Aptos" w:cs="Aptos"/>
        </w:rPr>
        <w:t>In these situations, the item will need to be reauthored as a multi-part item with multiple interactions and considerations in the following steps.</w:t>
      </w:r>
    </w:p>
    <w:p w14:paraId="58DBB9FE" w14:textId="7D8FF0FC" w:rsidR="00165C4B" w:rsidRDefault="5609DC12" w:rsidP="0A358EAE">
      <w:pPr>
        <w:pStyle w:val="ListParagraph"/>
        <w:numPr>
          <w:ilvl w:val="1"/>
          <w:numId w:val="179"/>
        </w:numPr>
        <w:spacing w:line="257" w:lineRule="auto"/>
        <w:rPr>
          <w:rFonts w:ascii="Aptos" w:eastAsia="Aptos" w:hAnsi="Aptos" w:cs="Aptos"/>
        </w:rPr>
      </w:pPr>
      <w:r w:rsidRPr="5609DC12">
        <w:rPr>
          <w:rFonts w:ascii="Aptos" w:eastAsia="Aptos" w:hAnsi="Aptos" w:cs="Aptos"/>
        </w:rPr>
        <w:t xml:space="preserve">Next, review the digital instance of the item in v1 in the </w:t>
      </w:r>
      <w:hyperlink r:id="rId386">
        <w:r w:rsidRPr="5609DC12">
          <w:rPr>
            <w:rStyle w:val="Hyperlink"/>
            <w:rFonts w:ascii="Aptos" w:eastAsia="Aptos" w:hAnsi="Aptos" w:cs="Aptos"/>
            <w:color w:val="FFC000"/>
          </w:rPr>
          <w:t>Learnosity AYR or MDR Activity</w:t>
        </w:r>
      </w:hyperlink>
      <w:r w:rsidRPr="5609DC12">
        <w:rPr>
          <w:rFonts w:ascii="Aptos" w:eastAsia="Aptos" w:hAnsi="Aptos" w:cs="Aptos"/>
        </w:rPr>
        <w:t xml:space="preserve"> against how it appears in the </w:t>
      </w:r>
      <w:hyperlink r:id="rId387">
        <w:r w:rsidRPr="5609DC12">
          <w:rPr>
            <w:rStyle w:val="Hyperlink"/>
            <w:rFonts w:ascii="Aptos" w:eastAsia="Aptos" w:hAnsi="Aptos" w:cs="Aptos"/>
            <w:color w:val="C00000"/>
          </w:rPr>
          <w:t>Into Math v1 TE.pdf</w:t>
        </w:r>
      </w:hyperlink>
      <w:r w:rsidRPr="5609DC12">
        <w:rPr>
          <w:rFonts w:ascii="Aptos" w:eastAsia="Aptos" w:hAnsi="Aptos" w:cs="Aptos"/>
        </w:rPr>
        <w:t>.</w:t>
      </w:r>
    </w:p>
    <w:p w14:paraId="06CEFD55" w14:textId="5D2510DB" w:rsidR="00165C4B" w:rsidRDefault="5609DC12" w:rsidP="0A358EAE">
      <w:pPr>
        <w:pStyle w:val="ListParagraph"/>
        <w:numPr>
          <w:ilvl w:val="1"/>
          <w:numId w:val="179"/>
        </w:numPr>
        <w:spacing w:line="257" w:lineRule="auto"/>
        <w:rPr>
          <w:rFonts w:ascii="Aptos" w:eastAsia="Aptos" w:hAnsi="Aptos" w:cs="Aptos"/>
        </w:rPr>
      </w:pPr>
      <w:r w:rsidRPr="5609DC12">
        <w:rPr>
          <w:rFonts w:ascii="Aptos" w:eastAsia="Aptos" w:hAnsi="Aptos" w:cs="Aptos"/>
        </w:rPr>
        <w:t xml:space="preserve">Use the </w:t>
      </w:r>
      <w:hyperlink r:id="rId388">
        <w:r w:rsidRPr="5609DC12">
          <w:rPr>
            <w:rStyle w:val="Hyperlink"/>
            <w:rFonts w:ascii="Aptos" w:eastAsia="Aptos" w:hAnsi="Aptos" w:cs="Aptos"/>
            <w:color w:val="C00000"/>
          </w:rPr>
          <w:t>Math Item Specs Guide.pdf</w:t>
        </w:r>
      </w:hyperlink>
      <w:r w:rsidRPr="5609DC12">
        <w:rPr>
          <w:rFonts w:ascii="Aptos" w:eastAsia="Aptos" w:hAnsi="Aptos" w:cs="Aptos"/>
        </w:rPr>
        <w:t xml:space="preserve"> (see </w:t>
      </w:r>
      <w:r w:rsidRPr="5609DC12">
        <w:rPr>
          <w:rFonts w:ascii="Aptos" w:eastAsia="Aptos" w:hAnsi="Aptos" w:cs="Aptos"/>
          <w:i/>
          <w:iCs/>
        </w:rPr>
        <w:t>Use Cases</w:t>
      </w:r>
      <w:r w:rsidRPr="5609DC12">
        <w:rPr>
          <w:rFonts w:ascii="Aptos" w:eastAsia="Aptos" w:hAnsi="Aptos" w:cs="Aptos"/>
        </w:rPr>
        <w:t>)</w:t>
      </w:r>
      <w:r w:rsidRPr="5609DC12">
        <w:rPr>
          <w:rFonts w:ascii="Aptos" w:eastAsia="Aptos" w:hAnsi="Aptos" w:cs="Aptos"/>
          <w:color w:val="0070C0"/>
        </w:rPr>
        <w:t xml:space="preserve"> </w:t>
      </w:r>
      <w:r w:rsidRPr="5609DC12">
        <w:rPr>
          <w:rFonts w:ascii="Aptos" w:eastAsia="Aptos" w:hAnsi="Aptos" w:cs="Aptos"/>
        </w:rPr>
        <w:t xml:space="preserve">to analyze the question type and understand parity between print and digital (see </w:t>
      </w:r>
      <w:r w:rsidRPr="5609DC12">
        <w:rPr>
          <w:rFonts w:ascii="Aptos" w:eastAsia="Aptos" w:hAnsi="Aptos" w:cs="Aptos"/>
          <w:i/>
          <w:iCs/>
        </w:rPr>
        <w:t>Digital &amp; Print Parity</w:t>
      </w:r>
      <w:r w:rsidRPr="5609DC12">
        <w:rPr>
          <w:rFonts w:ascii="Aptos" w:eastAsia="Aptos" w:hAnsi="Aptos" w:cs="Aptos"/>
        </w:rPr>
        <w:t>) while answering each of the following:</w:t>
      </w:r>
    </w:p>
    <w:p w14:paraId="4013825B" w14:textId="1E3E2EEE" w:rsidR="00165C4B" w:rsidRDefault="0A358EAE" w:rsidP="0A358EAE">
      <w:pPr>
        <w:pStyle w:val="ListParagraph"/>
        <w:numPr>
          <w:ilvl w:val="2"/>
          <w:numId w:val="179"/>
        </w:numPr>
        <w:rPr>
          <w:rFonts w:ascii="Aptos" w:eastAsia="Aptos" w:hAnsi="Aptos" w:cs="Aptos"/>
        </w:rPr>
      </w:pPr>
      <w:r w:rsidRPr="0A358EAE">
        <w:rPr>
          <w:rFonts w:ascii="Aptos" w:eastAsia="Aptos" w:hAnsi="Aptos" w:cs="Aptos"/>
        </w:rPr>
        <w:t xml:space="preserve">Which question type would be used in Learnosity to represent the item? </w:t>
      </w:r>
    </w:p>
    <w:p w14:paraId="47A36103" w14:textId="15B37F3E" w:rsidR="00165C4B" w:rsidRDefault="0A358EAE" w:rsidP="0A358EAE">
      <w:pPr>
        <w:pStyle w:val="ListParagraph"/>
        <w:numPr>
          <w:ilvl w:val="3"/>
          <w:numId w:val="179"/>
        </w:numPr>
        <w:rPr>
          <w:rFonts w:ascii="Aptos" w:eastAsia="Aptos" w:hAnsi="Aptos" w:cs="Aptos"/>
        </w:rPr>
      </w:pPr>
      <w:r w:rsidRPr="0A358EAE">
        <w:rPr>
          <w:rFonts w:ascii="Aptos" w:eastAsia="Aptos" w:hAnsi="Aptos" w:cs="Aptos"/>
        </w:rPr>
        <w:t>Consider using a variety of item types throughout the section.</w:t>
      </w:r>
    </w:p>
    <w:p w14:paraId="5EA1722D" w14:textId="368D0CC4" w:rsidR="00165C4B" w:rsidRDefault="0A358EAE" w:rsidP="0A358EAE">
      <w:pPr>
        <w:pStyle w:val="ListParagraph"/>
        <w:numPr>
          <w:ilvl w:val="3"/>
          <w:numId w:val="179"/>
        </w:numPr>
        <w:rPr>
          <w:rFonts w:ascii="Aptos" w:eastAsia="Aptos" w:hAnsi="Aptos" w:cs="Aptos"/>
        </w:rPr>
      </w:pPr>
      <w:r w:rsidRPr="0A358EAE">
        <w:rPr>
          <w:rFonts w:ascii="Aptos" w:eastAsia="Aptos" w:hAnsi="Aptos" w:cs="Aptos"/>
        </w:rPr>
        <w:t>The question type chosen in v1 may still be appropriate in many situations.</w:t>
      </w:r>
    </w:p>
    <w:p w14:paraId="7A41C50B" w14:textId="726F7BD0" w:rsidR="00165C4B" w:rsidRDefault="5609DC12" w:rsidP="0A358EAE">
      <w:pPr>
        <w:pStyle w:val="ListParagraph"/>
        <w:numPr>
          <w:ilvl w:val="3"/>
          <w:numId w:val="179"/>
        </w:numPr>
        <w:rPr>
          <w:rFonts w:ascii="Aptos" w:eastAsia="Aptos" w:hAnsi="Aptos" w:cs="Aptos"/>
        </w:rPr>
      </w:pPr>
      <w:r w:rsidRPr="5609DC12">
        <w:rPr>
          <w:rFonts w:ascii="Aptos" w:eastAsia="Aptos" w:hAnsi="Aptos" w:cs="Aptos"/>
        </w:rPr>
        <w:t xml:space="preserve">Add your chosen Learnosity question type to the second column on the </w:t>
      </w:r>
      <w:hyperlink r:id="rId389">
        <w:r w:rsidRPr="5609DC12">
          <w:rPr>
            <w:rStyle w:val="Hyperlink"/>
            <w:rFonts w:ascii="Aptos" w:eastAsia="Aptos" w:hAnsi="Aptos" w:cs="Aptos"/>
            <w:color w:val="0070C0"/>
          </w:rPr>
          <w:t>EMM.docx</w:t>
        </w:r>
      </w:hyperlink>
      <w:r w:rsidRPr="5609DC12">
        <w:rPr>
          <w:rFonts w:ascii="Aptos" w:eastAsia="Aptos" w:hAnsi="Aptos" w:cs="Aptos"/>
        </w:rPr>
        <w:t>.</w:t>
      </w:r>
    </w:p>
    <w:p w14:paraId="7F29AB66" w14:textId="719081F0" w:rsidR="00165C4B" w:rsidRDefault="0A358EAE" w:rsidP="0A358EAE">
      <w:pPr>
        <w:pStyle w:val="ListParagraph"/>
        <w:numPr>
          <w:ilvl w:val="2"/>
          <w:numId w:val="179"/>
        </w:numPr>
        <w:rPr>
          <w:rFonts w:ascii="Aptos" w:eastAsia="Aptos" w:hAnsi="Aptos" w:cs="Aptos"/>
        </w:rPr>
      </w:pPr>
      <w:r w:rsidRPr="0A358EAE">
        <w:rPr>
          <w:rFonts w:ascii="Aptos" w:eastAsia="Aptos" w:hAnsi="Aptos" w:cs="Aptos"/>
        </w:rPr>
        <w:t xml:space="preserve">How can the item be written or rewritten (in both mediums) so that the structure and layout of the </w:t>
      </w:r>
      <w:r w:rsidRPr="0A358EAE">
        <w:rPr>
          <w:rFonts w:ascii="Aptos" w:eastAsia="Aptos" w:hAnsi="Aptos" w:cs="Aptos"/>
          <w:u w:val="single"/>
        </w:rPr>
        <w:t xml:space="preserve">question </w:t>
      </w:r>
      <w:r w:rsidRPr="0A358EAE">
        <w:rPr>
          <w:rFonts w:ascii="Aptos" w:eastAsia="Aptos" w:hAnsi="Aptos" w:cs="Aptos"/>
        </w:rPr>
        <w:t xml:space="preserve">matches? </w:t>
      </w:r>
    </w:p>
    <w:p w14:paraId="0CF63C70" w14:textId="57174607" w:rsidR="00165C4B" w:rsidRDefault="0A358EAE" w:rsidP="0A358EAE">
      <w:pPr>
        <w:pStyle w:val="ListParagraph"/>
        <w:numPr>
          <w:ilvl w:val="3"/>
          <w:numId w:val="179"/>
        </w:numPr>
        <w:rPr>
          <w:rFonts w:ascii="Aptos" w:eastAsia="Aptos" w:hAnsi="Aptos" w:cs="Aptos"/>
        </w:rPr>
      </w:pPr>
      <w:r w:rsidRPr="0A358EAE">
        <w:rPr>
          <w:rFonts w:ascii="Aptos" w:eastAsia="Aptos" w:hAnsi="Aptos" w:cs="Aptos"/>
        </w:rPr>
        <w:t>This includes the stem, direction line (if applicable), image/art, etc.</w:t>
      </w:r>
    </w:p>
    <w:p w14:paraId="576BE2DE" w14:textId="55C450FC" w:rsidR="00165C4B" w:rsidRDefault="0A358EAE" w:rsidP="0A358EAE">
      <w:pPr>
        <w:pStyle w:val="ListParagraph"/>
        <w:numPr>
          <w:ilvl w:val="3"/>
          <w:numId w:val="179"/>
        </w:numPr>
        <w:rPr>
          <w:rFonts w:ascii="Aptos" w:eastAsia="Aptos" w:hAnsi="Aptos" w:cs="Aptos"/>
        </w:rPr>
      </w:pPr>
      <w:r w:rsidRPr="0A358EAE">
        <w:rPr>
          <w:rFonts w:ascii="Aptos" w:eastAsia="Aptos" w:hAnsi="Aptos" w:cs="Aptos"/>
          <w:b/>
          <w:bCs/>
        </w:rPr>
        <w:t xml:space="preserve">Rule </w:t>
      </w:r>
      <w:r w:rsidRPr="0A358EAE">
        <w:rPr>
          <w:rFonts w:ascii="Aptos" w:eastAsia="Aptos" w:hAnsi="Aptos" w:cs="Aptos"/>
        </w:rPr>
        <w:t xml:space="preserve">In </w:t>
      </w:r>
      <w:r w:rsidRPr="0A358EAE">
        <w:rPr>
          <w:rFonts w:ascii="Aptos" w:eastAsia="Aptos" w:hAnsi="Aptos" w:cs="Aptos"/>
          <w:i/>
          <w:iCs/>
        </w:rPr>
        <w:t xml:space="preserve">all </w:t>
      </w:r>
      <w:r w:rsidRPr="0A358EAE">
        <w:rPr>
          <w:rFonts w:ascii="Aptos" w:eastAsia="Aptos" w:hAnsi="Aptos" w:cs="Aptos"/>
        </w:rPr>
        <w:t>situations, we should strive for parity in question structure and layout.</w:t>
      </w:r>
    </w:p>
    <w:p w14:paraId="1E975C87" w14:textId="1EE0FFD9" w:rsidR="00165C4B" w:rsidRDefault="5609DC12" w:rsidP="0A358EAE">
      <w:pPr>
        <w:pStyle w:val="ListParagraph"/>
        <w:numPr>
          <w:ilvl w:val="3"/>
          <w:numId w:val="179"/>
        </w:numPr>
        <w:rPr>
          <w:rFonts w:ascii="Aptos" w:eastAsia="Aptos" w:hAnsi="Aptos" w:cs="Aptos"/>
        </w:rPr>
      </w:pPr>
      <w:r w:rsidRPr="5609DC12">
        <w:rPr>
          <w:rFonts w:ascii="Aptos" w:eastAsia="Aptos" w:hAnsi="Aptos" w:cs="Aptos"/>
        </w:rPr>
        <w:t xml:space="preserve">Add your chosen question/stem wording to the "Student Content” column on the </w:t>
      </w:r>
      <w:hyperlink r:id="rId390">
        <w:r w:rsidRPr="5609DC12">
          <w:rPr>
            <w:rStyle w:val="Hyperlink"/>
            <w:rFonts w:ascii="Aptos" w:eastAsia="Aptos" w:hAnsi="Aptos" w:cs="Aptos"/>
            <w:color w:val="0070C0"/>
          </w:rPr>
          <w:t>EMM.docx</w:t>
        </w:r>
      </w:hyperlink>
      <w:r w:rsidRPr="5609DC12">
        <w:rPr>
          <w:rFonts w:ascii="Aptos" w:eastAsia="Aptos" w:hAnsi="Aptos" w:cs="Aptos"/>
        </w:rPr>
        <w:t xml:space="preserve">. </w:t>
      </w:r>
    </w:p>
    <w:p w14:paraId="450103B0" w14:textId="19B5EE40" w:rsidR="00165C4B" w:rsidRDefault="0A358EAE" w:rsidP="0A358EAE">
      <w:pPr>
        <w:pStyle w:val="ListParagraph"/>
        <w:numPr>
          <w:ilvl w:val="4"/>
          <w:numId w:val="179"/>
        </w:numPr>
        <w:rPr>
          <w:rFonts w:ascii="Aptos" w:eastAsia="Aptos" w:hAnsi="Aptos" w:cs="Aptos"/>
        </w:rPr>
      </w:pPr>
      <w:r w:rsidRPr="0A358EAE">
        <w:rPr>
          <w:rFonts w:ascii="Aptos" w:eastAsia="Aptos" w:hAnsi="Aptos" w:cs="Aptos"/>
        </w:rPr>
        <w:t xml:space="preserve">Use </w:t>
      </w:r>
      <w:r w:rsidRPr="0A358EAE">
        <w:rPr>
          <w:rFonts w:ascii="Aptos" w:eastAsia="Aptos" w:hAnsi="Aptos" w:cs="Aptos"/>
          <w:b/>
          <w:bCs/>
          <w:color w:val="3A7C22" w:themeColor="accent6" w:themeShade="BF"/>
        </w:rPr>
        <w:t>Question Stem:</w:t>
      </w:r>
      <w:r w:rsidRPr="0A358EAE">
        <w:rPr>
          <w:rFonts w:ascii="Aptos" w:eastAsia="Aptos" w:hAnsi="Aptos" w:cs="Aptos"/>
          <w:b/>
          <w:bCs/>
          <w:color w:val="4EA72E" w:themeColor="accent6"/>
        </w:rPr>
        <w:t xml:space="preserve"> </w:t>
      </w:r>
      <w:r w:rsidRPr="0A358EAE">
        <w:rPr>
          <w:rFonts w:ascii="Aptos" w:eastAsia="Aptos" w:hAnsi="Aptos" w:cs="Aptos"/>
        </w:rPr>
        <w:t>in a multi-part item for the paragraph of context used in all parts of the item or in a single-part item for the context of the entire question.</w:t>
      </w:r>
    </w:p>
    <w:p w14:paraId="1127FBC8" w14:textId="128F19FA" w:rsidR="00165C4B" w:rsidRDefault="5609DC12" w:rsidP="0A358EAE">
      <w:pPr>
        <w:pStyle w:val="ListParagraph"/>
        <w:numPr>
          <w:ilvl w:val="4"/>
          <w:numId w:val="179"/>
        </w:numPr>
        <w:rPr>
          <w:rFonts w:ascii="Aptos" w:eastAsia="Aptos" w:hAnsi="Aptos" w:cs="Aptos"/>
        </w:rPr>
      </w:pPr>
      <w:r w:rsidRPr="5609DC12">
        <w:rPr>
          <w:rFonts w:ascii="Aptos" w:eastAsia="Aptos" w:hAnsi="Aptos" w:cs="Aptos"/>
        </w:rPr>
        <w:t xml:space="preserve">Use </w:t>
      </w:r>
      <w:r w:rsidRPr="5609DC12">
        <w:rPr>
          <w:rFonts w:ascii="Aptos" w:eastAsia="Aptos" w:hAnsi="Aptos" w:cs="Aptos"/>
          <w:b/>
          <w:bCs/>
          <w:color w:val="3A7C22" w:themeColor="accent6" w:themeShade="BF"/>
        </w:rPr>
        <w:t>Direction Line:</w:t>
      </w:r>
      <w:r w:rsidRPr="5609DC12">
        <w:rPr>
          <w:rFonts w:ascii="Aptos" w:eastAsia="Aptos" w:hAnsi="Aptos" w:cs="Aptos"/>
        </w:rPr>
        <w:t xml:space="preserve"> in a multi-part item for the content/question of a “part.” or a single-part item to designate the specific direction line shared by print and digital. Refer to the</w:t>
      </w:r>
      <w:r w:rsidRPr="5609DC12">
        <w:rPr>
          <w:rFonts w:ascii="Aptos" w:eastAsia="Aptos" w:hAnsi="Aptos" w:cs="Aptos"/>
          <w:color w:val="C00000"/>
        </w:rPr>
        <w:t xml:space="preserve"> </w:t>
      </w:r>
      <w:hyperlink r:id="rId391">
        <w:r w:rsidRPr="5609DC12">
          <w:rPr>
            <w:rStyle w:val="Hyperlink"/>
            <w:rFonts w:ascii="Aptos" w:eastAsia="Aptos" w:hAnsi="Aptos" w:cs="Aptos"/>
            <w:color w:val="C00000"/>
          </w:rPr>
          <w:t>Math Item Specs Guide.pdf</w:t>
        </w:r>
      </w:hyperlink>
      <w:r w:rsidRPr="5609DC12">
        <w:rPr>
          <w:rFonts w:ascii="Aptos" w:eastAsia="Aptos" w:hAnsi="Aptos" w:cs="Aptos"/>
        </w:rPr>
        <w:t xml:space="preserve"> (see </w:t>
      </w:r>
      <w:r w:rsidRPr="5609DC12">
        <w:rPr>
          <w:rFonts w:ascii="Aptos" w:eastAsia="Aptos" w:hAnsi="Aptos" w:cs="Aptos"/>
          <w:i/>
          <w:iCs/>
        </w:rPr>
        <w:t xml:space="preserve">Direction Lines </w:t>
      </w:r>
      <w:r w:rsidRPr="5609DC12">
        <w:rPr>
          <w:rFonts w:ascii="Aptos" w:eastAsia="Aptos" w:hAnsi="Aptos" w:cs="Aptos"/>
        </w:rPr>
        <w:t>and the</w:t>
      </w:r>
      <w:r w:rsidRPr="5609DC12">
        <w:rPr>
          <w:rFonts w:ascii="Aptos" w:eastAsia="Aptos" w:hAnsi="Aptos" w:cs="Aptos"/>
          <w:i/>
          <w:iCs/>
        </w:rPr>
        <w:t xml:space="preserve"> question type’s section</w:t>
      </w:r>
      <w:r w:rsidRPr="5609DC12">
        <w:rPr>
          <w:rFonts w:ascii="Aptos" w:eastAsia="Aptos" w:hAnsi="Aptos" w:cs="Aptos"/>
        </w:rPr>
        <w:t>)</w:t>
      </w:r>
    </w:p>
    <w:p w14:paraId="5D343209" w14:textId="6377E4DA" w:rsidR="00165C4B" w:rsidRDefault="0A358EAE" w:rsidP="0A358EAE">
      <w:pPr>
        <w:pStyle w:val="ListParagraph"/>
        <w:numPr>
          <w:ilvl w:val="4"/>
          <w:numId w:val="179"/>
        </w:numPr>
        <w:rPr>
          <w:rFonts w:ascii="Aptos" w:eastAsia="Aptos" w:hAnsi="Aptos" w:cs="Aptos"/>
        </w:rPr>
      </w:pPr>
      <w:r w:rsidRPr="0A358EAE">
        <w:rPr>
          <w:rFonts w:ascii="Aptos" w:eastAsia="Aptos" w:hAnsi="Aptos" w:cs="Aptos"/>
        </w:rPr>
        <w:lastRenderedPageBreak/>
        <w:t xml:space="preserve">With </w:t>
      </w:r>
      <w:r w:rsidRPr="0A358EAE">
        <w:rPr>
          <w:rFonts w:ascii="Aptos" w:eastAsia="Aptos" w:hAnsi="Aptos" w:cs="Aptos"/>
          <w:b/>
          <w:bCs/>
        </w:rPr>
        <w:t>art/photo pieces</w:t>
      </w:r>
      <w:r w:rsidRPr="0A358EAE">
        <w:rPr>
          <w:rFonts w:ascii="Aptos" w:eastAsia="Aptos" w:hAnsi="Aptos" w:cs="Aptos"/>
        </w:rPr>
        <w:t>, include the tech art filename and alt text at point of use. If the art/photo existed in v1, take a screenshot of the art piece, and paste it into the manuscript as scrap.</w:t>
      </w:r>
    </w:p>
    <w:p w14:paraId="5049B895" w14:textId="060E5185" w:rsidR="00165C4B" w:rsidRDefault="0A358EAE" w:rsidP="0A358EAE">
      <w:pPr>
        <w:pStyle w:val="ListParagraph"/>
        <w:numPr>
          <w:ilvl w:val="2"/>
          <w:numId w:val="179"/>
        </w:numPr>
        <w:rPr>
          <w:rFonts w:ascii="Aptos" w:eastAsia="Aptos" w:hAnsi="Aptos" w:cs="Aptos"/>
        </w:rPr>
      </w:pPr>
      <w:r w:rsidRPr="0A358EAE">
        <w:rPr>
          <w:rFonts w:ascii="Aptos" w:eastAsia="Aptos" w:hAnsi="Aptos" w:cs="Aptos"/>
        </w:rPr>
        <w:t xml:space="preserve">How can the item be written or rewritten (in both mediums) so that the structure and layout of the </w:t>
      </w:r>
      <w:r w:rsidRPr="0A358EAE">
        <w:rPr>
          <w:rFonts w:ascii="Aptos" w:eastAsia="Aptos" w:hAnsi="Aptos" w:cs="Aptos"/>
          <w:u w:val="single"/>
        </w:rPr>
        <w:t>answer</w:t>
      </w:r>
      <w:r w:rsidRPr="0A358EAE">
        <w:rPr>
          <w:rFonts w:ascii="Aptos" w:eastAsia="Aptos" w:hAnsi="Aptos" w:cs="Aptos"/>
        </w:rPr>
        <w:t xml:space="preserve"> matches? </w:t>
      </w:r>
    </w:p>
    <w:p w14:paraId="2204B7B6" w14:textId="196E9858" w:rsidR="00165C4B" w:rsidRDefault="0A358EAE" w:rsidP="0A358EAE">
      <w:pPr>
        <w:pStyle w:val="ListParagraph"/>
        <w:numPr>
          <w:ilvl w:val="3"/>
          <w:numId w:val="179"/>
        </w:numPr>
        <w:rPr>
          <w:rFonts w:ascii="Aptos" w:eastAsia="Aptos" w:hAnsi="Aptos" w:cs="Aptos"/>
        </w:rPr>
      </w:pPr>
      <w:r w:rsidRPr="0A358EAE">
        <w:rPr>
          <w:rFonts w:ascii="Aptos" w:eastAsia="Aptos" w:hAnsi="Aptos" w:cs="Aptos"/>
        </w:rPr>
        <w:t>This includes distractors (if applicable), units after a response box, etc.</w:t>
      </w:r>
    </w:p>
    <w:p w14:paraId="5A22F13D" w14:textId="04673CFB" w:rsidR="00165C4B" w:rsidRDefault="0A358EAE" w:rsidP="0A358EAE">
      <w:pPr>
        <w:pStyle w:val="ListParagraph"/>
        <w:numPr>
          <w:ilvl w:val="3"/>
          <w:numId w:val="179"/>
        </w:numPr>
        <w:rPr>
          <w:rFonts w:ascii="Aptos" w:eastAsia="Aptos" w:hAnsi="Aptos" w:cs="Aptos"/>
        </w:rPr>
      </w:pPr>
      <w:r w:rsidRPr="0A358EAE">
        <w:rPr>
          <w:rFonts w:ascii="Aptos" w:eastAsia="Aptos" w:hAnsi="Aptos" w:cs="Aptos"/>
          <w:b/>
          <w:bCs/>
        </w:rPr>
        <w:t xml:space="preserve">Rule </w:t>
      </w:r>
      <w:r w:rsidRPr="0A358EAE">
        <w:rPr>
          <w:rFonts w:ascii="Aptos" w:eastAsia="Aptos" w:hAnsi="Aptos" w:cs="Aptos"/>
        </w:rPr>
        <w:t xml:space="preserve">In </w:t>
      </w:r>
      <w:r w:rsidRPr="0A358EAE">
        <w:rPr>
          <w:rFonts w:ascii="Aptos" w:eastAsia="Aptos" w:hAnsi="Aptos" w:cs="Aptos"/>
          <w:i/>
          <w:iCs/>
        </w:rPr>
        <w:t>nearly all</w:t>
      </w:r>
      <w:r w:rsidRPr="0A358EAE">
        <w:rPr>
          <w:rFonts w:ascii="Aptos" w:eastAsia="Aptos" w:hAnsi="Aptos" w:cs="Aptos"/>
        </w:rPr>
        <w:t xml:space="preserve"> situations, we should strive for parity in answer structure and layout. There may be a rare case where the answer structure or layout cannot reach full parity based on limitations of either print or digital (e.g. a picture graph with appropriate labels). </w:t>
      </w:r>
    </w:p>
    <w:p w14:paraId="3BD08486" w14:textId="65A878AA" w:rsidR="00165C4B" w:rsidRDefault="5609DC12" w:rsidP="0A358EAE">
      <w:pPr>
        <w:pStyle w:val="ListParagraph"/>
        <w:numPr>
          <w:ilvl w:val="3"/>
          <w:numId w:val="179"/>
        </w:numPr>
        <w:rPr>
          <w:rFonts w:ascii="Aptos" w:eastAsia="Aptos" w:hAnsi="Aptos" w:cs="Aptos"/>
        </w:rPr>
      </w:pPr>
      <w:r w:rsidRPr="5609DC12">
        <w:rPr>
          <w:rFonts w:ascii="Aptos" w:eastAsia="Aptos" w:hAnsi="Aptos" w:cs="Aptos"/>
        </w:rPr>
        <w:t xml:space="preserve">Add your chosen answer line/structure to the "Student Content” column on the </w:t>
      </w:r>
      <w:hyperlink r:id="rId392">
        <w:r w:rsidRPr="5609DC12">
          <w:rPr>
            <w:rStyle w:val="Hyperlink"/>
            <w:rFonts w:ascii="Aptos" w:eastAsia="Aptos" w:hAnsi="Aptos" w:cs="Aptos"/>
            <w:color w:val="0070C0"/>
          </w:rPr>
          <w:t>EMM.docx</w:t>
        </w:r>
      </w:hyperlink>
      <w:r w:rsidRPr="5609DC12">
        <w:rPr>
          <w:rFonts w:ascii="Aptos" w:eastAsia="Aptos" w:hAnsi="Aptos" w:cs="Aptos"/>
        </w:rPr>
        <w:t>.</w:t>
      </w:r>
    </w:p>
    <w:p w14:paraId="2C30ADCE" w14:textId="50A46062" w:rsidR="00165C4B" w:rsidRDefault="0A358EAE" w:rsidP="0A358EAE">
      <w:pPr>
        <w:pStyle w:val="ListParagraph"/>
        <w:numPr>
          <w:ilvl w:val="4"/>
          <w:numId w:val="179"/>
        </w:numPr>
        <w:rPr>
          <w:rFonts w:ascii="Aptos" w:eastAsia="Aptos" w:hAnsi="Aptos" w:cs="Aptos"/>
        </w:rPr>
      </w:pPr>
      <w:r w:rsidRPr="0A358EAE">
        <w:rPr>
          <w:rFonts w:ascii="Aptos" w:eastAsia="Aptos" w:hAnsi="Aptos" w:cs="Aptos"/>
        </w:rPr>
        <w:t xml:space="preserve">Use </w:t>
      </w:r>
      <w:r w:rsidRPr="0A358EAE">
        <w:rPr>
          <w:rFonts w:ascii="Aptos" w:eastAsia="Aptos" w:hAnsi="Aptos" w:cs="Aptos"/>
          <w:color w:val="FF2F92"/>
        </w:rPr>
        <w:t>pink</w:t>
      </w:r>
      <w:r w:rsidRPr="0A358EAE">
        <w:rPr>
          <w:rFonts w:ascii="Aptos" w:eastAsia="Aptos" w:hAnsi="Aptos" w:cs="Aptos"/>
        </w:rPr>
        <w:t xml:space="preserve"> </w:t>
      </w:r>
      <w:r w:rsidRPr="0A358EAE">
        <w:rPr>
          <w:rFonts w:ascii="Aptos" w:eastAsia="Aptos" w:hAnsi="Aptos" w:cs="Aptos"/>
          <w:color w:val="FF2F92"/>
        </w:rPr>
        <w:t>text</w:t>
      </w:r>
      <w:r w:rsidRPr="0A358EAE">
        <w:rPr>
          <w:rFonts w:ascii="Aptos" w:eastAsia="Aptos" w:hAnsi="Aptos" w:cs="Aptos"/>
        </w:rPr>
        <w:t xml:space="preserve"> for the answers of each question. This pink text should be in the exact format to be repurposed as the annos in print or specific answers in digital. Anywhere where there would be a response box in digital (and a WOL in print), use brackets [] to show a response box with the expected answer. </w:t>
      </w:r>
      <w:r w:rsidR="00165C4B">
        <w:br/>
      </w:r>
      <w:r w:rsidRPr="0A358EAE">
        <w:rPr>
          <w:rFonts w:ascii="Aptos" w:eastAsia="Aptos" w:hAnsi="Aptos" w:cs="Aptos"/>
        </w:rPr>
        <w:t>Example: [</w:t>
      </w:r>
      <w:r w:rsidRPr="0A358EAE">
        <w:rPr>
          <w:rFonts w:ascii="Aptos" w:eastAsia="Aptos" w:hAnsi="Aptos" w:cs="Aptos"/>
          <w:color w:val="FF2F92"/>
        </w:rPr>
        <w:t>5</w:t>
      </w:r>
      <w:r w:rsidRPr="0A358EAE">
        <w:rPr>
          <w:rFonts w:ascii="Aptos" w:eastAsia="Aptos" w:hAnsi="Aptos" w:cs="Aptos"/>
        </w:rPr>
        <w:t>] miles</w:t>
      </w:r>
    </w:p>
    <w:p w14:paraId="64326538" w14:textId="396863FC" w:rsidR="00165C4B" w:rsidRDefault="0A358EAE" w:rsidP="0A358EAE">
      <w:pPr>
        <w:pStyle w:val="ListParagraph"/>
        <w:numPr>
          <w:ilvl w:val="4"/>
          <w:numId w:val="179"/>
        </w:numPr>
        <w:rPr>
          <w:rFonts w:ascii="Aptos" w:eastAsia="Aptos" w:hAnsi="Aptos" w:cs="Aptos"/>
        </w:rPr>
      </w:pPr>
      <w:r w:rsidRPr="0A358EAE">
        <w:rPr>
          <w:rFonts w:ascii="Aptos" w:eastAsia="Aptos" w:hAnsi="Aptos" w:cs="Aptos"/>
          <w:color w:val="000000" w:themeColor="text1"/>
        </w:rPr>
        <w:t xml:space="preserve">If blank space </w:t>
      </w:r>
      <w:r w:rsidRPr="0A358EAE">
        <w:rPr>
          <w:rFonts w:ascii="Aptos" w:eastAsia="Aptos" w:hAnsi="Aptos" w:cs="Aptos"/>
        </w:rPr>
        <w:t xml:space="preserve">is desired on the print page (or any other comment to the Compositor which will not actually be visible on the Student Edition page), this can be shown with a note in brackets [] and </w:t>
      </w:r>
      <w:r w:rsidRPr="0A358EAE">
        <w:rPr>
          <w:rFonts w:ascii="Aptos" w:eastAsia="Aptos" w:hAnsi="Aptos" w:cs="Aptos"/>
          <w:color w:val="A6A6A6" w:themeColor="background1" w:themeShade="A6"/>
        </w:rPr>
        <w:t>gray text</w:t>
      </w:r>
      <w:r w:rsidRPr="0A358EAE">
        <w:rPr>
          <w:rFonts w:ascii="Aptos" w:eastAsia="Aptos" w:hAnsi="Aptos" w:cs="Aptos"/>
        </w:rPr>
        <w:t xml:space="preserve">. Example: </w:t>
      </w:r>
      <w:r w:rsidRPr="0A358EAE">
        <w:rPr>
          <w:rFonts w:ascii="Aptos" w:eastAsia="Aptos" w:hAnsi="Aptos" w:cs="Aptos"/>
          <w:color w:val="A6A6A6" w:themeColor="background1" w:themeShade="A6"/>
        </w:rPr>
        <w:t>[</w:t>
      </w:r>
      <w:r w:rsidRPr="0A358EAE">
        <w:rPr>
          <w:rFonts w:ascii="Aptos" w:eastAsia="Aptos" w:hAnsi="Aptos" w:cs="Aptos"/>
          <w:color w:val="FF2F92"/>
        </w:rPr>
        <w:t>Possible answer: 2 + 2 = 4</w:t>
      </w:r>
      <w:r w:rsidRPr="0A358EAE">
        <w:rPr>
          <w:rFonts w:ascii="Aptos" w:eastAsia="Aptos" w:hAnsi="Aptos" w:cs="Aptos"/>
          <w:color w:val="A6A6A6" w:themeColor="background1" w:themeShade="A6"/>
        </w:rPr>
        <w:t xml:space="preserve">] </w:t>
      </w:r>
      <w:r w:rsidRPr="0A358EAE">
        <w:rPr>
          <w:rFonts w:ascii="Aptos" w:eastAsia="Aptos" w:hAnsi="Aptos" w:cs="Aptos"/>
        </w:rPr>
        <w:t>(this would mean no WOL is needed since it is in</w:t>
      </w:r>
      <w:r w:rsidRPr="0A358EAE">
        <w:rPr>
          <w:rFonts w:ascii="Aptos" w:eastAsia="Aptos" w:hAnsi="Aptos" w:cs="Aptos"/>
          <w:color w:val="A6A6A6" w:themeColor="background1" w:themeShade="A6"/>
        </w:rPr>
        <w:t xml:space="preserve"> gray</w:t>
      </w:r>
      <w:r w:rsidRPr="0A358EAE">
        <w:rPr>
          <w:rFonts w:ascii="Aptos" w:eastAsia="Aptos" w:hAnsi="Aptos" w:cs="Aptos"/>
        </w:rPr>
        <w:t>)</w:t>
      </w:r>
    </w:p>
    <w:p w14:paraId="4E121AD4" w14:textId="31C3AA8B" w:rsidR="00165C4B" w:rsidRDefault="0A358EAE" w:rsidP="0A358EAE">
      <w:pPr>
        <w:pStyle w:val="ListParagraph"/>
        <w:numPr>
          <w:ilvl w:val="2"/>
          <w:numId w:val="179"/>
        </w:numPr>
        <w:rPr>
          <w:rFonts w:ascii="Aptos" w:eastAsia="Aptos" w:hAnsi="Aptos" w:cs="Aptos"/>
        </w:rPr>
      </w:pPr>
      <w:r w:rsidRPr="0A358EAE">
        <w:rPr>
          <w:rFonts w:ascii="Aptos" w:eastAsia="Aptos" w:hAnsi="Aptos" w:cs="Aptos"/>
        </w:rPr>
        <w:t xml:space="preserve">How can the item be written or rewritten (in both mediums) so that the student’s </w:t>
      </w:r>
      <w:r w:rsidRPr="0A358EAE">
        <w:rPr>
          <w:rFonts w:ascii="Aptos" w:eastAsia="Aptos" w:hAnsi="Aptos" w:cs="Aptos"/>
          <w:u w:val="single"/>
        </w:rPr>
        <w:t xml:space="preserve">interaction </w:t>
      </w:r>
      <w:r w:rsidRPr="0A358EAE">
        <w:rPr>
          <w:rFonts w:ascii="Aptos" w:eastAsia="Aptos" w:hAnsi="Aptos" w:cs="Aptos"/>
        </w:rPr>
        <w:t xml:space="preserve">matches? </w:t>
      </w:r>
    </w:p>
    <w:p w14:paraId="281A8F2C" w14:textId="45A0911D" w:rsidR="00165C4B" w:rsidRDefault="0A358EAE" w:rsidP="0A358EAE">
      <w:pPr>
        <w:pStyle w:val="ListParagraph"/>
        <w:numPr>
          <w:ilvl w:val="3"/>
          <w:numId w:val="179"/>
        </w:numPr>
        <w:rPr>
          <w:rFonts w:ascii="Aptos" w:eastAsia="Aptos" w:hAnsi="Aptos" w:cs="Aptos"/>
        </w:rPr>
      </w:pPr>
      <w:r w:rsidRPr="0A358EAE">
        <w:rPr>
          <w:rFonts w:ascii="Aptos" w:eastAsia="Aptos" w:hAnsi="Aptos" w:cs="Aptos"/>
          <w:b/>
          <w:bCs/>
        </w:rPr>
        <w:t xml:space="preserve">Rule </w:t>
      </w:r>
      <w:r w:rsidRPr="0A358EAE">
        <w:rPr>
          <w:rFonts w:ascii="Aptos" w:eastAsia="Aptos" w:hAnsi="Aptos" w:cs="Aptos"/>
        </w:rPr>
        <w:t xml:space="preserve">In </w:t>
      </w:r>
      <w:r w:rsidRPr="0A358EAE">
        <w:rPr>
          <w:rFonts w:ascii="Aptos" w:eastAsia="Aptos" w:hAnsi="Aptos" w:cs="Aptos"/>
          <w:i/>
          <w:iCs/>
        </w:rPr>
        <w:t>nearly all</w:t>
      </w:r>
      <w:r w:rsidRPr="0A358EAE">
        <w:rPr>
          <w:rFonts w:ascii="Aptos" w:eastAsia="Aptos" w:hAnsi="Aptos" w:cs="Aptos"/>
        </w:rPr>
        <w:t xml:space="preserve"> situations, we should strive for parity in student interaction. There may be a rare case where the interaction cannot reach full parity based on limitations of either print or digital (e.g. a box and whisker plot).</w:t>
      </w:r>
    </w:p>
    <w:p w14:paraId="1EA959F9" w14:textId="640603EF" w:rsidR="00165C4B" w:rsidRDefault="1939D09D" w:rsidP="0A358EAE">
      <w:pPr>
        <w:pStyle w:val="ListParagraph"/>
        <w:numPr>
          <w:ilvl w:val="3"/>
          <w:numId w:val="179"/>
        </w:numPr>
        <w:rPr>
          <w:rFonts w:ascii="Aptos" w:eastAsia="Aptos" w:hAnsi="Aptos" w:cs="Aptos"/>
        </w:rPr>
      </w:pPr>
      <w:r w:rsidRPr="1939D09D">
        <w:rPr>
          <w:rFonts w:ascii="Aptos" w:eastAsia="Aptos" w:hAnsi="Aptos" w:cs="Aptos"/>
        </w:rPr>
        <w:t xml:space="preserve">Adjust your chosen Learnosity question type in the second column on the </w:t>
      </w:r>
      <w:hyperlink r:id="rId393">
        <w:r w:rsidRPr="1939D09D">
          <w:rPr>
            <w:rStyle w:val="Hyperlink"/>
            <w:rFonts w:ascii="Aptos" w:eastAsia="Aptos" w:hAnsi="Aptos" w:cs="Aptos"/>
            <w:color w:val="0070C0"/>
          </w:rPr>
          <w:t>EMM.docx</w:t>
        </w:r>
      </w:hyperlink>
      <w:r w:rsidRPr="1939D09D">
        <w:rPr>
          <w:rFonts w:ascii="Aptos" w:eastAsia="Aptos" w:hAnsi="Aptos" w:cs="Aptos"/>
        </w:rPr>
        <w:t>.</w:t>
      </w:r>
    </w:p>
    <w:p w14:paraId="4236E92D" w14:textId="52963309" w:rsidR="1939D09D" w:rsidRDefault="1939D09D" w:rsidP="1939D09D">
      <w:pPr>
        <w:pStyle w:val="ListParagraph"/>
        <w:numPr>
          <w:ilvl w:val="3"/>
          <w:numId w:val="179"/>
        </w:numPr>
        <w:rPr>
          <w:rFonts w:ascii="Aptos" w:eastAsia="Aptos" w:hAnsi="Aptos" w:cs="Aptos"/>
          <w:highlight w:val="yellow"/>
        </w:rPr>
      </w:pPr>
      <w:r w:rsidRPr="1939D09D">
        <w:rPr>
          <w:rFonts w:ascii="Aptos" w:eastAsia="Aptos" w:hAnsi="Aptos" w:cs="Aptos"/>
          <w:b/>
          <w:bCs/>
          <w:highlight w:val="yellow"/>
        </w:rPr>
        <w:t xml:space="preserve">With Print Content: </w:t>
      </w:r>
      <w:r w:rsidRPr="1939D09D">
        <w:rPr>
          <w:rFonts w:ascii="Aptos" w:eastAsia="Aptos" w:hAnsi="Aptos" w:cs="Aptos"/>
          <w:highlight w:val="yellow"/>
        </w:rPr>
        <w:t>In the same left-hand column that the block type/pattern is listed, we also need to accommodate for how the content will appear in print.</w:t>
      </w:r>
    </w:p>
    <w:p w14:paraId="30742303" w14:textId="30290C8C" w:rsidR="1939D09D" w:rsidRDefault="1939D09D" w:rsidP="1939D09D">
      <w:pPr>
        <w:pStyle w:val="ListParagraph"/>
        <w:numPr>
          <w:ilvl w:val="3"/>
          <w:numId w:val="179"/>
        </w:numPr>
        <w:spacing w:line="257" w:lineRule="auto"/>
        <w:rPr>
          <w:rFonts w:ascii="Aptos" w:eastAsia="Aptos" w:hAnsi="Aptos" w:cs="Aptos"/>
          <w:highlight w:val="yellow"/>
        </w:rPr>
      </w:pPr>
      <w:r w:rsidRPr="1939D09D">
        <w:rPr>
          <w:rFonts w:ascii="Aptos" w:eastAsia="Aptos" w:hAnsi="Aptos" w:cs="Aptos"/>
          <w:highlight w:val="yellow"/>
        </w:rPr>
        <w:t xml:space="preserve">Parity with print is important to keep in mind, with the idea that students should produce the same answer in both formats. </w:t>
      </w:r>
    </w:p>
    <w:p w14:paraId="2233FCDD" w14:textId="538880BF" w:rsidR="1939D09D" w:rsidRDefault="1939D09D" w:rsidP="1939D09D">
      <w:pPr>
        <w:pStyle w:val="ListParagraph"/>
        <w:numPr>
          <w:ilvl w:val="4"/>
          <w:numId w:val="179"/>
        </w:numPr>
        <w:spacing w:line="257" w:lineRule="auto"/>
        <w:rPr>
          <w:rFonts w:ascii="Aptos" w:eastAsia="Aptos" w:hAnsi="Aptos" w:cs="Aptos"/>
          <w:highlight w:val="yellow"/>
        </w:rPr>
      </w:pPr>
      <w:r w:rsidRPr="1939D09D">
        <w:rPr>
          <w:rFonts w:ascii="Aptos" w:eastAsia="Aptos" w:hAnsi="Aptos" w:cs="Aptos"/>
          <w:highlight w:val="yellow"/>
        </w:rPr>
        <w:t xml:space="preserve">In cases where a student may use a </w:t>
      </w:r>
      <w:r w:rsidRPr="1939D09D">
        <w:rPr>
          <w:rFonts w:ascii="Aptos" w:eastAsia="Aptos" w:hAnsi="Aptos" w:cs="Aptos"/>
          <w:b/>
          <w:bCs/>
          <w:highlight w:val="yellow"/>
        </w:rPr>
        <w:t xml:space="preserve">Drop Down </w:t>
      </w:r>
      <w:r w:rsidRPr="1939D09D">
        <w:rPr>
          <w:rFonts w:ascii="Aptos" w:eastAsia="Aptos" w:hAnsi="Aptos" w:cs="Aptos"/>
          <w:highlight w:val="yellow"/>
        </w:rPr>
        <w:t xml:space="preserve">pattern in Learnosity (Grades 3-A1), the print content will appear on a </w:t>
      </w:r>
      <w:r w:rsidRPr="1939D09D">
        <w:rPr>
          <w:rFonts w:ascii="Aptos" w:eastAsia="Aptos" w:hAnsi="Aptos" w:cs="Aptos"/>
          <w:b/>
          <w:bCs/>
          <w:highlight w:val="yellow"/>
        </w:rPr>
        <w:t>write on line (WOL)</w:t>
      </w:r>
      <w:r w:rsidRPr="1939D09D">
        <w:rPr>
          <w:rFonts w:ascii="Aptos" w:eastAsia="Aptos" w:hAnsi="Aptos" w:cs="Aptos"/>
          <w:highlight w:val="yellow"/>
        </w:rPr>
        <w:t xml:space="preserve">. For </w:t>
      </w:r>
      <w:r w:rsidRPr="1939D09D">
        <w:rPr>
          <w:rFonts w:ascii="Aptos" w:eastAsia="Aptos" w:hAnsi="Aptos" w:cs="Aptos"/>
          <w:b/>
          <w:bCs/>
          <w:highlight w:val="yellow"/>
          <w:u w:val="single"/>
        </w:rPr>
        <w:t>Drag and Drop</w:t>
      </w:r>
      <w:r w:rsidRPr="1939D09D">
        <w:rPr>
          <w:rFonts w:ascii="Aptos" w:eastAsia="Aptos" w:hAnsi="Aptos" w:cs="Aptos"/>
          <w:highlight w:val="yellow"/>
        </w:rPr>
        <w:t xml:space="preserve"> patterns, a word bank is not always necessary to include in print depending on the amount of space on a page. Both these situations will break parity and that has been agreed upon as acceptable.</w:t>
      </w:r>
    </w:p>
    <w:p w14:paraId="7184F973" w14:textId="60E6FF56" w:rsidR="00165C4B" w:rsidRDefault="0A358EAE" w:rsidP="0A358EAE">
      <w:pPr>
        <w:ind w:left="720"/>
      </w:pPr>
      <w:r w:rsidRPr="0A358EAE">
        <w:rPr>
          <w:rFonts w:ascii="Aptos" w:eastAsia="Aptos" w:hAnsi="Aptos" w:cs="Aptos"/>
          <w:b/>
          <w:bCs/>
          <w:color w:val="A02B93" w:themeColor="accent5"/>
        </w:rPr>
        <w:t xml:space="preserve"> </w:t>
      </w:r>
    </w:p>
    <w:p w14:paraId="6020FF8C" w14:textId="112A4126" w:rsidR="00165C4B" w:rsidRDefault="7159C782" w:rsidP="0A358EAE">
      <w:pPr>
        <w:ind w:left="720"/>
      </w:pPr>
      <w:r w:rsidRPr="7159C782">
        <w:rPr>
          <w:rFonts w:ascii="Aptos" w:eastAsia="Aptos" w:hAnsi="Aptos" w:cs="Aptos"/>
          <w:b/>
          <w:bCs/>
          <w:color w:val="A02B93" w:themeColor="accent5"/>
          <w:u w:val="single"/>
        </w:rPr>
        <w:t>3</w:t>
      </w:r>
      <w:r w:rsidRPr="7159C782">
        <w:rPr>
          <w:rFonts w:ascii="Aptos" w:eastAsia="Aptos" w:hAnsi="Aptos" w:cs="Aptos"/>
          <w:b/>
          <w:bCs/>
          <w:color w:val="A02B93" w:themeColor="accent5"/>
          <w:u w:val="single"/>
          <w:vertAlign w:val="superscript"/>
        </w:rPr>
        <w:t>RD</w:t>
      </w:r>
      <w:r w:rsidRPr="7159C782">
        <w:rPr>
          <w:rFonts w:ascii="Aptos" w:eastAsia="Aptos" w:hAnsi="Aptos" w:cs="Aptos"/>
          <w:b/>
          <w:bCs/>
          <w:color w:val="A02B93" w:themeColor="accent5"/>
          <w:u w:val="single"/>
        </w:rPr>
        <w:t xml:space="preserve"> STEP – SETTINGS</w:t>
      </w:r>
    </w:p>
    <w:p w14:paraId="48993F80" w14:textId="62B07B08" w:rsidR="7159C782" w:rsidRDefault="7159C782" w:rsidP="7159C782">
      <w:pPr>
        <w:pStyle w:val="ListParagraph"/>
        <w:numPr>
          <w:ilvl w:val="1"/>
          <w:numId w:val="179"/>
        </w:numPr>
        <w:spacing w:line="257" w:lineRule="auto"/>
      </w:pPr>
      <w:r w:rsidRPr="7159C782">
        <w:lastRenderedPageBreak/>
        <w:t xml:space="preserve">Use the </w:t>
      </w:r>
      <w:hyperlink r:id="rId394">
        <w:r w:rsidRPr="7159C782">
          <w:rPr>
            <w:rStyle w:val="Hyperlink"/>
            <w:color w:val="0070C0"/>
          </w:rPr>
          <w:t>Learnosity Question Type Use Cases Table Structure.docx</w:t>
        </w:r>
      </w:hyperlink>
      <w:r w:rsidRPr="7159C782">
        <w:rPr>
          <w:color w:val="0070C0"/>
        </w:rPr>
        <w:t xml:space="preserve"> </w:t>
      </w:r>
      <w:r w:rsidRPr="7159C782">
        <w:t xml:space="preserve">as a jumping off point for understanding question type use cases and which fields need to be included in the "Student Content" column of the EMM. This document in conjunction with the </w:t>
      </w:r>
      <w:hyperlink r:id="rId395">
        <w:r w:rsidRPr="7159C782">
          <w:rPr>
            <w:rStyle w:val="Hyperlink"/>
            <w:rFonts w:eastAsiaTheme="minorEastAsia"/>
            <w:color w:val="C00000"/>
          </w:rPr>
          <w:t>Math Item Specs Guide.pdf</w:t>
        </w:r>
      </w:hyperlink>
      <w:r>
        <w:t xml:space="preserve"> (see the</w:t>
      </w:r>
      <w:r w:rsidRPr="7159C782">
        <w:rPr>
          <w:i/>
          <w:iCs/>
        </w:rPr>
        <w:t xml:space="preserve"> question type’s section</w:t>
      </w:r>
      <w:r>
        <w:t xml:space="preserve">) will help you write up any </w:t>
      </w:r>
      <w:r w:rsidRPr="7159C782">
        <w:t>Learnosity item to exact specifications.</w:t>
      </w:r>
    </w:p>
    <w:p w14:paraId="27BCE334" w14:textId="4A5D6FF9" w:rsidR="00165C4B" w:rsidRDefault="0A358EAE" w:rsidP="0A358EAE">
      <w:pPr>
        <w:pStyle w:val="ListParagraph"/>
        <w:numPr>
          <w:ilvl w:val="2"/>
          <w:numId w:val="179"/>
        </w:numPr>
        <w:spacing w:line="257" w:lineRule="auto"/>
        <w:rPr>
          <w:rFonts w:ascii="Aptos" w:eastAsia="Aptos" w:hAnsi="Aptos" w:cs="Aptos"/>
        </w:rPr>
      </w:pPr>
      <w:r w:rsidRPr="0A358EAE">
        <w:rPr>
          <w:rFonts w:ascii="Aptos" w:eastAsia="Aptos" w:hAnsi="Aptos" w:cs="Aptos"/>
        </w:rPr>
        <w:t xml:space="preserve">Use </w:t>
      </w:r>
      <w:r w:rsidRPr="0A358EAE">
        <w:rPr>
          <w:rFonts w:ascii="Aptos" w:eastAsia="Aptos" w:hAnsi="Aptos" w:cs="Aptos"/>
          <w:b/>
          <w:bCs/>
          <w:color w:val="3A7C22" w:themeColor="accent6" w:themeShade="BF"/>
        </w:rPr>
        <w:t>Changes to Spec Guide Settings:</w:t>
      </w:r>
      <w:r w:rsidRPr="0A358EAE">
        <w:rPr>
          <w:rFonts w:ascii="Aptos" w:eastAsia="Aptos" w:hAnsi="Aptos" w:cs="Aptos"/>
          <w:color w:val="3A7C22" w:themeColor="accent6" w:themeShade="BF"/>
        </w:rPr>
        <w:t xml:space="preserve"> </w:t>
      </w:r>
      <w:r w:rsidRPr="0A358EAE">
        <w:rPr>
          <w:rFonts w:ascii="Aptos" w:eastAsia="Aptos" w:hAnsi="Aptos" w:cs="Aptos"/>
        </w:rPr>
        <w:t>to list specific settings for the digital item noting specifically the fields which deviate from the settings outlined in the spec guide (make sure to read through the first and second pages of that question type, especially noting the starred fields).</w:t>
      </w:r>
    </w:p>
    <w:p w14:paraId="1435B50D" w14:textId="29B85A74" w:rsidR="00165C4B" w:rsidRDefault="0A358EAE" w:rsidP="0A358EAE">
      <w:pPr>
        <w:pStyle w:val="ListParagraph"/>
        <w:numPr>
          <w:ilvl w:val="2"/>
          <w:numId w:val="179"/>
        </w:numPr>
        <w:spacing w:line="257" w:lineRule="auto"/>
        <w:rPr>
          <w:rFonts w:ascii="Aptos" w:eastAsia="Aptos" w:hAnsi="Aptos" w:cs="Aptos"/>
        </w:rPr>
      </w:pPr>
      <w:r w:rsidRPr="0A358EAE">
        <w:rPr>
          <w:rFonts w:ascii="Aptos" w:eastAsia="Aptos" w:hAnsi="Aptos" w:cs="Aptos"/>
        </w:rPr>
        <w:t xml:space="preserve">Include </w:t>
      </w:r>
      <w:r w:rsidRPr="0A358EAE">
        <w:rPr>
          <w:rFonts w:ascii="Aptos" w:eastAsia="Aptos" w:hAnsi="Aptos" w:cs="Aptos"/>
          <w:b/>
          <w:bCs/>
        </w:rPr>
        <w:t>Feedback</w:t>
      </w:r>
      <w:r w:rsidRPr="0A358EAE">
        <w:rPr>
          <w:rFonts w:ascii="Aptos" w:eastAsia="Aptos" w:hAnsi="Aptos" w:cs="Aptos"/>
        </w:rPr>
        <w:t xml:space="preserve"> (called Rationale per Response or Rationale per Question) and </w:t>
      </w:r>
      <w:r w:rsidRPr="0A358EAE">
        <w:rPr>
          <w:rFonts w:ascii="Aptos" w:eastAsia="Aptos" w:hAnsi="Aptos" w:cs="Aptos"/>
          <w:b/>
          <w:bCs/>
        </w:rPr>
        <w:t xml:space="preserve">Hints </w:t>
      </w:r>
      <w:r w:rsidRPr="0A358EAE">
        <w:rPr>
          <w:rFonts w:ascii="Aptos" w:eastAsia="Aptos" w:hAnsi="Aptos" w:cs="Aptos"/>
        </w:rPr>
        <w:t xml:space="preserve">for the question if the item sits in a MDR section, but not for AYR (see </w:t>
      </w:r>
      <w:r w:rsidRPr="0A358EAE">
        <w:rPr>
          <w:rFonts w:ascii="Aptos" w:eastAsia="Aptos" w:hAnsi="Aptos" w:cs="Aptos"/>
          <w:i/>
          <w:iCs/>
        </w:rPr>
        <w:t>Feedback &amp; Hints</w:t>
      </w:r>
      <w:r w:rsidRPr="0A358EAE">
        <w:rPr>
          <w:rFonts w:ascii="Aptos" w:eastAsia="Aptos" w:hAnsi="Aptos" w:cs="Aptos"/>
        </w:rPr>
        <w:t>).</w:t>
      </w:r>
    </w:p>
    <w:p w14:paraId="17FDDAFE" w14:textId="2A1A35EA" w:rsidR="00165C4B" w:rsidRDefault="0A358EAE" w:rsidP="0A358EAE">
      <w:pPr>
        <w:pStyle w:val="ListParagraph"/>
        <w:numPr>
          <w:ilvl w:val="3"/>
          <w:numId w:val="179"/>
        </w:numPr>
        <w:spacing w:line="257" w:lineRule="auto"/>
        <w:rPr>
          <w:rFonts w:ascii="Aptos" w:eastAsia="Aptos" w:hAnsi="Aptos" w:cs="Aptos"/>
        </w:rPr>
      </w:pPr>
      <w:r w:rsidRPr="0A358EAE">
        <w:rPr>
          <w:rFonts w:ascii="Aptos" w:eastAsia="Aptos" w:hAnsi="Aptos" w:cs="Aptos"/>
          <w:b/>
          <w:bCs/>
        </w:rPr>
        <w:t xml:space="preserve">Rule </w:t>
      </w:r>
      <w:r w:rsidRPr="0A358EAE">
        <w:rPr>
          <w:rFonts w:ascii="Aptos" w:eastAsia="Aptos" w:hAnsi="Aptos" w:cs="Aptos"/>
        </w:rPr>
        <w:t>The questions in the Vocabulary section of the MDR will NOT have authored feedback or hints. But the Concepts and Skills section WILL have authored feedback and hints.</w:t>
      </w:r>
    </w:p>
    <w:p w14:paraId="3B1B2D2D" w14:textId="2AFA6006" w:rsidR="00165C4B" w:rsidRDefault="5609DC12" w:rsidP="0A358EAE">
      <w:pPr>
        <w:pStyle w:val="ListParagraph"/>
        <w:numPr>
          <w:ilvl w:val="2"/>
          <w:numId w:val="179"/>
        </w:numPr>
        <w:spacing w:line="257" w:lineRule="auto"/>
        <w:rPr>
          <w:rFonts w:ascii="Aptos" w:eastAsia="Aptos" w:hAnsi="Aptos" w:cs="Aptos"/>
        </w:rPr>
      </w:pPr>
      <w:r w:rsidRPr="5609DC12">
        <w:rPr>
          <w:rFonts w:ascii="Aptos" w:eastAsia="Aptos" w:hAnsi="Aptos" w:cs="Aptos"/>
        </w:rPr>
        <w:t xml:space="preserve">Use </w:t>
      </w:r>
      <w:r w:rsidRPr="5609DC12">
        <w:rPr>
          <w:rFonts w:ascii="Aptos" w:eastAsia="Aptos" w:hAnsi="Aptos" w:cs="Aptos"/>
          <w:b/>
          <w:bCs/>
          <w:color w:val="3A7C22" w:themeColor="accent6" w:themeShade="BF"/>
        </w:rPr>
        <w:t>Rubric:</w:t>
      </w:r>
      <w:r w:rsidRPr="5609DC12">
        <w:rPr>
          <w:rFonts w:ascii="Aptos" w:eastAsia="Aptos" w:hAnsi="Aptos" w:cs="Aptos"/>
          <w:color w:val="3A7C22" w:themeColor="accent6" w:themeShade="BF"/>
        </w:rPr>
        <w:t xml:space="preserve"> </w:t>
      </w:r>
      <w:r w:rsidRPr="5609DC12">
        <w:rPr>
          <w:rFonts w:ascii="Aptos" w:eastAsia="Aptos" w:hAnsi="Aptos" w:cs="Aptos"/>
        </w:rPr>
        <w:t xml:space="preserve">on a manually scored question to give the rubric which should be used to help teacher’s manually score the single-part item or specific part of a multi-part item. Insert a 2x4 table in the EMM which contains the boilerplate rubric text as well as a “Possible Answer” in each point value designation. Refer to the </w:t>
      </w:r>
      <w:hyperlink r:id="rId396">
        <w:r w:rsidRPr="5609DC12">
          <w:rPr>
            <w:rStyle w:val="Hyperlink"/>
            <w:rFonts w:ascii="Aptos" w:eastAsia="Aptos" w:hAnsi="Aptos" w:cs="Aptos"/>
            <w:color w:val="C00000"/>
          </w:rPr>
          <w:t>Math Item Specs Guide.pdf</w:t>
        </w:r>
      </w:hyperlink>
      <w:r w:rsidRPr="5609DC12">
        <w:rPr>
          <w:rFonts w:ascii="Aptos" w:eastAsia="Aptos" w:hAnsi="Aptos" w:cs="Aptos"/>
        </w:rPr>
        <w:t xml:space="preserve"> (see </w:t>
      </w:r>
      <w:r w:rsidRPr="5609DC12">
        <w:rPr>
          <w:rFonts w:ascii="Aptos" w:eastAsia="Aptos" w:hAnsi="Aptos" w:cs="Aptos"/>
          <w:i/>
          <w:iCs/>
        </w:rPr>
        <w:t xml:space="preserve">Rubrics </w:t>
      </w:r>
      <w:r w:rsidRPr="5609DC12">
        <w:rPr>
          <w:rFonts w:ascii="Aptos" w:eastAsia="Aptos" w:hAnsi="Aptos" w:cs="Aptos"/>
        </w:rPr>
        <w:t>and the</w:t>
      </w:r>
      <w:r w:rsidRPr="5609DC12">
        <w:rPr>
          <w:rFonts w:ascii="Aptos" w:eastAsia="Aptos" w:hAnsi="Aptos" w:cs="Aptos"/>
          <w:i/>
          <w:iCs/>
        </w:rPr>
        <w:t xml:space="preserve"> question type’s section</w:t>
      </w:r>
      <w:r w:rsidRPr="5609DC12">
        <w:rPr>
          <w:rFonts w:ascii="Aptos" w:eastAsia="Aptos" w:hAnsi="Aptos" w:cs="Aptos"/>
        </w:rPr>
        <w:t>).</w:t>
      </w:r>
    </w:p>
    <w:p w14:paraId="5864E179" w14:textId="50D7ADBE" w:rsidR="00165C4B" w:rsidRDefault="0A358EAE" w:rsidP="0A358EAE">
      <w:pPr>
        <w:ind w:left="720"/>
      </w:pPr>
      <w:r w:rsidRPr="0A358EAE">
        <w:rPr>
          <w:rFonts w:ascii="Aptos" w:eastAsia="Aptos" w:hAnsi="Aptos" w:cs="Aptos"/>
          <w:b/>
          <w:bCs/>
          <w:color w:val="A02B93" w:themeColor="accent5"/>
        </w:rPr>
        <w:t xml:space="preserve"> </w:t>
      </w:r>
    </w:p>
    <w:p w14:paraId="6CB62C2A" w14:textId="2C426EE5" w:rsidR="00165C4B" w:rsidRDefault="0A358EAE" w:rsidP="0A358EAE">
      <w:pPr>
        <w:ind w:left="720"/>
      </w:pPr>
      <w:r w:rsidRPr="0A358EAE">
        <w:rPr>
          <w:rFonts w:ascii="Aptos" w:eastAsia="Aptos" w:hAnsi="Aptos" w:cs="Aptos"/>
          <w:b/>
          <w:bCs/>
          <w:color w:val="A02B93" w:themeColor="accent5"/>
          <w:u w:val="single"/>
        </w:rPr>
        <w:t>4</w:t>
      </w:r>
      <w:r w:rsidRPr="0A358EAE">
        <w:rPr>
          <w:rFonts w:ascii="Aptos" w:eastAsia="Aptos" w:hAnsi="Aptos" w:cs="Aptos"/>
          <w:b/>
          <w:bCs/>
          <w:color w:val="A02B93" w:themeColor="accent5"/>
          <w:u w:val="single"/>
          <w:vertAlign w:val="superscript"/>
        </w:rPr>
        <w:t>TH</w:t>
      </w:r>
      <w:r w:rsidRPr="0A358EAE">
        <w:rPr>
          <w:rFonts w:ascii="Aptos" w:eastAsia="Aptos" w:hAnsi="Aptos" w:cs="Aptos"/>
          <w:b/>
          <w:bCs/>
          <w:color w:val="A02B93" w:themeColor="accent5"/>
          <w:u w:val="single"/>
        </w:rPr>
        <w:t xml:space="preserve"> STEP – ALIGNMENTS</w:t>
      </w:r>
    </w:p>
    <w:p w14:paraId="4F32A059" w14:textId="2DD0BBCF" w:rsidR="00165C4B" w:rsidRDefault="0A358EAE" w:rsidP="0A358EAE">
      <w:pPr>
        <w:pStyle w:val="ListParagraph"/>
        <w:numPr>
          <w:ilvl w:val="1"/>
          <w:numId w:val="179"/>
        </w:numPr>
        <w:spacing w:line="257" w:lineRule="auto"/>
        <w:rPr>
          <w:rFonts w:ascii="Aptos" w:eastAsia="Aptos" w:hAnsi="Aptos" w:cs="Aptos"/>
        </w:rPr>
      </w:pPr>
      <w:r w:rsidRPr="0A358EAE">
        <w:rPr>
          <w:rFonts w:ascii="Aptos" w:eastAsia="Aptos" w:hAnsi="Aptos" w:cs="Aptos"/>
        </w:rPr>
        <w:t>Finally in column 3, list information about the standard alignments and DOK for each question:</w:t>
      </w:r>
    </w:p>
    <w:p w14:paraId="197772A6" w14:textId="6E3E1005" w:rsidR="00165C4B" w:rsidRDefault="0A358EAE" w:rsidP="0A358EAE">
      <w:pPr>
        <w:pStyle w:val="ListParagraph"/>
        <w:numPr>
          <w:ilvl w:val="2"/>
          <w:numId w:val="179"/>
        </w:numPr>
        <w:rPr>
          <w:rFonts w:ascii="Aptos" w:eastAsia="Aptos" w:hAnsi="Aptos" w:cs="Aptos"/>
        </w:rPr>
      </w:pPr>
      <w:r w:rsidRPr="0A358EAE">
        <w:rPr>
          <w:rFonts w:ascii="Aptos" w:eastAsia="Aptos" w:hAnsi="Aptos" w:cs="Aptos"/>
        </w:rPr>
        <w:t xml:space="preserve">Use </w:t>
      </w:r>
      <w:r w:rsidRPr="0A358EAE">
        <w:rPr>
          <w:rFonts w:ascii="Aptos" w:eastAsia="Aptos" w:hAnsi="Aptos" w:cs="Aptos"/>
          <w:b/>
          <w:bCs/>
          <w:color w:val="3A7C22" w:themeColor="accent6" w:themeShade="BF"/>
        </w:rPr>
        <w:t>Alignments:</w:t>
      </w:r>
      <w:r w:rsidRPr="0A358EAE">
        <w:rPr>
          <w:rFonts w:ascii="Aptos" w:eastAsia="Aptos" w:hAnsi="Aptos" w:cs="Aptos"/>
          <w:color w:val="3A7C22" w:themeColor="accent6" w:themeShade="BF"/>
        </w:rPr>
        <w:t xml:space="preserve"> </w:t>
      </w:r>
      <w:r w:rsidRPr="0A358EAE">
        <w:rPr>
          <w:rFonts w:ascii="Aptos" w:eastAsia="Aptos" w:hAnsi="Aptos" w:cs="Aptos"/>
        </w:rPr>
        <w:t xml:space="preserve">to list the standard codes of the standards being assessed by the item. </w:t>
      </w:r>
    </w:p>
    <w:p w14:paraId="250D7B79" w14:textId="266D7565" w:rsidR="00165C4B" w:rsidRDefault="5609DC12" w:rsidP="0A358EAE">
      <w:pPr>
        <w:pStyle w:val="ListParagraph"/>
        <w:numPr>
          <w:ilvl w:val="3"/>
          <w:numId w:val="179"/>
        </w:numPr>
        <w:rPr>
          <w:rFonts w:ascii="Aptos" w:eastAsia="Aptos" w:hAnsi="Aptos" w:cs="Aptos"/>
        </w:rPr>
      </w:pPr>
      <w:r w:rsidRPr="5609DC12">
        <w:rPr>
          <w:rFonts w:ascii="Aptos" w:eastAsia="Aptos" w:hAnsi="Aptos" w:cs="Aptos"/>
        </w:rPr>
        <w:t xml:space="preserve">In most situations, this should be a single Common Core State Standard (CCSS) and a single California (CA) standard. Use the </w:t>
      </w:r>
      <w:hyperlink r:id="rId397">
        <w:r w:rsidRPr="5609DC12">
          <w:rPr>
            <w:rStyle w:val="Hyperlink"/>
            <w:rFonts w:ascii="Aptos" w:eastAsia="Aptos" w:hAnsi="Aptos" w:cs="Aptos"/>
            <w:color w:val="4EA72E" w:themeColor="accent6"/>
          </w:rPr>
          <w:t>Learning Spine to CCSS Mapping.xlsx</w:t>
        </w:r>
      </w:hyperlink>
      <w:r w:rsidRPr="5609DC12">
        <w:rPr>
          <w:rFonts w:ascii="Aptos" w:eastAsia="Aptos" w:hAnsi="Aptos" w:cs="Aptos"/>
          <w:color w:val="4DA62E"/>
        </w:rPr>
        <w:t xml:space="preserve"> </w:t>
      </w:r>
      <w:r w:rsidRPr="5609DC12">
        <w:rPr>
          <w:rFonts w:ascii="Aptos" w:eastAsia="Aptos" w:hAnsi="Aptos" w:cs="Aptos"/>
        </w:rPr>
        <w:t>to identify at least one learning spine skill (search the spreadsheet by the chosen CCSS and choose one or multiple learning spine skills which are aligned to that CC standard).</w:t>
      </w:r>
    </w:p>
    <w:p w14:paraId="1BCCA38C" w14:textId="219302D4" w:rsidR="00165C4B" w:rsidRDefault="5609DC12" w:rsidP="0A358EAE">
      <w:pPr>
        <w:pStyle w:val="ListParagraph"/>
        <w:numPr>
          <w:ilvl w:val="3"/>
          <w:numId w:val="179"/>
        </w:numPr>
        <w:rPr>
          <w:rFonts w:ascii="Aptos" w:eastAsia="Aptos" w:hAnsi="Aptos" w:cs="Aptos"/>
        </w:rPr>
      </w:pPr>
      <w:r w:rsidRPr="5609DC12">
        <w:rPr>
          <w:rFonts w:ascii="Aptos" w:eastAsia="Aptos" w:hAnsi="Aptos" w:cs="Aptos"/>
        </w:rPr>
        <w:t xml:space="preserve">List the Depth of Knowledge level for the question as well using </w:t>
      </w:r>
      <w:hyperlink r:id="rId398">
        <w:r w:rsidRPr="5609DC12">
          <w:rPr>
            <w:rStyle w:val="Hyperlink"/>
            <w:rFonts w:ascii="Aptos" w:eastAsia="Aptos" w:hAnsi="Aptos" w:cs="Aptos"/>
            <w:color w:val="C00000"/>
          </w:rPr>
          <w:t>Depth of Knowledge.pdf</w:t>
        </w:r>
      </w:hyperlink>
      <w:r w:rsidRPr="5609DC12">
        <w:rPr>
          <w:rFonts w:ascii="Aptos" w:eastAsia="Aptos" w:hAnsi="Aptos" w:cs="Aptos"/>
          <w:color w:val="C00000"/>
        </w:rPr>
        <w:t xml:space="preserve"> </w:t>
      </w:r>
    </w:p>
    <w:p w14:paraId="1ACCE817" w14:textId="19D2EA3C" w:rsidR="00165C4B" w:rsidRDefault="0A358EAE" w:rsidP="0A358EAE">
      <w:pPr>
        <w:pStyle w:val="ListParagraph"/>
        <w:numPr>
          <w:ilvl w:val="3"/>
          <w:numId w:val="179"/>
        </w:numPr>
        <w:rPr>
          <w:rFonts w:ascii="Aptos" w:eastAsia="Aptos" w:hAnsi="Aptos" w:cs="Aptos"/>
        </w:rPr>
      </w:pPr>
      <w:r w:rsidRPr="0A358EAE">
        <w:rPr>
          <w:rFonts w:ascii="Aptos" w:eastAsia="Aptos" w:hAnsi="Aptos" w:cs="Aptos"/>
          <w:b/>
          <w:bCs/>
        </w:rPr>
        <w:t>Rule 1</w:t>
      </w:r>
      <w:r w:rsidRPr="0A358EAE">
        <w:rPr>
          <w:rFonts w:ascii="Aptos" w:eastAsia="Aptos" w:hAnsi="Aptos" w:cs="Aptos"/>
        </w:rPr>
        <w:t xml:space="preserve"> Every item (or every part in a multi-part item) should have </w:t>
      </w:r>
      <w:r w:rsidRPr="0A358EAE">
        <w:rPr>
          <w:rFonts w:ascii="Aptos" w:eastAsia="Aptos" w:hAnsi="Aptos" w:cs="Aptos"/>
          <w:u w:val="single"/>
        </w:rPr>
        <w:t>at least one</w:t>
      </w:r>
      <w:r w:rsidRPr="0A358EAE">
        <w:rPr>
          <w:rFonts w:ascii="Aptos" w:eastAsia="Aptos" w:hAnsi="Aptos" w:cs="Aptos"/>
        </w:rPr>
        <w:t xml:space="preserve"> tag to CCSS, </w:t>
      </w:r>
      <w:r w:rsidRPr="0A358EAE">
        <w:rPr>
          <w:rFonts w:ascii="Aptos" w:eastAsia="Aptos" w:hAnsi="Aptos" w:cs="Aptos"/>
          <w:u w:val="single"/>
        </w:rPr>
        <w:t>at least one</w:t>
      </w:r>
      <w:r w:rsidRPr="0A358EAE">
        <w:rPr>
          <w:rFonts w:ascii="Aptos" w:eastAsia="Aptos" w:hAnsi="Aptos" w:cs="Aptos"/>
        </w:rPr>
        <w:t xml:space="preserve"> tag to CA, </w:t>
      </w:r>
      <w:r w:rsidRPr="0A358EAE">
        <w:rPr>
          <w:rFonts w:ascii="Aptos" w:eastAsia="Aptos" w:hAnsi="Aptos" w:cs="Aptos"/>
          <w:u w:val="single"/>
        </w:rPr>
        <w:t>at least one</w:t>
      </w:r>
      <w:r w:rsidRPr="0A358EAE">
        <w:rPr>
          <w:rFonts w:ascii="Aptos" w:eastAsia="Aptos" w:hAnsi="Aptos" w:cs="Aptos"/>
        </w:rPr>
        <w:t xml:space="preserve"> tag to the Learning Spine and </w:t>
      </w:r>
      <w:r w:rsidRPr="0A358EAE">
        <w:rPr>
          <w:rFonts w:ascii="Aptos" w:eastAsia="Aptos" w:hAnsi="Aptos" w:cs="Aptos"/>
          <w:u w:val="single"/>
        </w:rPr>
        <w:t xml:space="preserve">one </w:t>
      </w:r>
      <w:r w:rsidRPr="0A358EAE">
        <w:rPr>
          <w:rFonts w:ascii="Aptos" w:eastAsia="Aptos" w:hAnsi="Aptos" w:cs="Aptos"/>
        </w:rPr>
        <w:t>DOK.</w:t>
      </w:r>
    </w:p>
    <w:p w14:paraId="679920E4" w14:textId="2B193531" w:rsidR="00165C4B" w:rsidRDefault="0A358EAE" w:rsidP="0A358EAE">
      <w:pPr>
        <w:pStyle w:val="ListParagraph"/>
        <w:numPr>
          <w:ilvl w:val="3"/>
          <w:numId w:val="179"/>
        </w:numPr>
        <w:rPr>
          <w:rFonts w:ascii="Aptos" w:eastAsia="Aptos" w:hAnsi="Aptos" w:cs="Aptos"/>
        </w:rPr>
      </w:pPr>
      <w:r w:rsidRPr="0A358EAE">
        <w:rPr>
          <w:rFonts w:ascii="Aptos" w:eastAsia="Aptos" w:hAnsi="Aptos" w:cs="Aptos"/>
          <w:b/>
          <w:bCs/>
        </w:rPr>
        <w:t xml:space="preserve">Rule 2 </w:t>
      </w:r>
      <w:r w:rsidRPr="0A358EAE">
        <w:rPr>
          <w:rFonts w:ascii="Aptos" w:eastAsia="Aptos" w:hAnsi="Aptos" w:cs="Aptos"/>
        </w:rPr>
        <w:t>If an item can truly be aligned to more than one CCSS or CA standard or Learning Spine Skills, multiple can be included in the EMM – just indicate which standard/skill is the primary CCSS, primary CA, or primary Learning spine skill by putting</w:t>
      </w:r>
      <w:r w:rsidRPr="0A358EAE">
        <w:rPr>
          <w:rFonts w:ascii="Aptos" w:eastAsia="Aptos" w:hAnsi="Aptos" w:cs="Aptos"/>
          <w:color w:val="808080" w:themeColor="background1" w:themeShade="80"/>
        </w:rPr>
        <w:t xml:space="preserve"> (primary)</w:t>
      </w:r>
      <w:r w:rsidRPr="0A358EAE">
        <w:rPr>
          <w:rFonts w:ascii="Aptos" w:eastAsia="Aptos" w:hAnsi="Aptos" w:cs="Aptos"/>
        </w:rPr>
        <w:t xml:space="preserve"> after it. The rest will be secondary tags.</w:t>
      </w:r>
    </w:p>
    <w:p w14:paraId="4B4A33FF" w14:textId="5543C130" w:rsidR="00165C4B" w:rsidRDefault="5609DC12" w:rsidP="0A358EAE">
      <w:pPr>
        <w:pStyle w:val="ListParagraph"/>
        <w:numPr>
          <w:ilvl w:val="2"/>
          <w:numId w:val="179"/>
        </w:numPr>
        <w:rPr>
          <w:rFonts w:ascii="Aptos" w:eastAsia="Aptos" w:hAnsi="Aptos" w:cs="Aptos"/>
        </w:rPr>
      </w:pPr>
      <w:r w:rsidRPr="5609DC12">
        <w:rPr>
          <w:rFonts w:ascii="Aptos" w:eastAsia="Aptos" w:hAnsi="Aptos" w:cs="Aptos"/>
        </w:rPr>
        <w:lastRenderedPageBreak/>
        <w:t xml:space="preserve">One other alignment to be considered is a tag to a Standard for Mathematical Practice (SMP). Please refer to </w:t>
      </w:r>
      <w:hyperlink r:id="rId399">
        <w:r w:rsidRPr="5609DC12">
          <w:rPr>
            <w:rStyle w:val="Hyperlink"/>
            <w:rFonts w:ascii="Aptos" w:eastAsia="Aptos" w:hAnsi="Aptos" w:cs="Aptos"/>
            <w:color w:val="0070C0"/>
          </w:rPr>
          <w:t>SMP Guidelines.docx</w:t>
        </w:r>
      </w:hyperlink>
      <w:r w:rsidRPr="5609DC12">
        <w:rPr>
          <w:rFonts w:ascii="Aptos" w:eastAsia="Aptos" w:hAnsi="Aptos" w:cs="Aptos"/>
        </w:rPr>
        <w:t xml:space="preserve"> for more information. Things to check:</w:t>
      </w:r>
    </w:p>
    <w:p w14:paraId="25095C7D" w14:textId="6EE0772F" w:rsidR="00165C4B" w:rsidRDefault="594D9CF1" w:rsidP="0A358EAE">
      <w:pPr>
        <w:pStyle w:val="ListParagraph"/>
        <w:numPr>
          <w:ilvl w:val="3"/>
          <w:numId w:val="179"/>
        </w:numPr>
        <w:spacing w:line="257" w:lineRule="auto"/>
        <w:rPr>
          <w:rFonts w:ascii="Aptos" w:eastAsia="Aptos" w:hAnsi="Aptos" w:cs="Aptos"/>
        </w:rPr>
      </w:pPr>
      <w:r w:rsidRPr="594D9CF1">
        <w:rPr>
          <w:rFonts w:ascii="Aptos" w:eastAsia="Aptos" w:hAnsi="Aptos" w:cs="Aptos"/>
          <w:b/>
          <w:bCs/>
        </w:rPr>
        <w:t xml:space="preserve">Rule </w:t>
      </w:r>
      <w:r w:rsidRPr="594D9CF1">
        <w:rPr>
          <w:rFonts w:ascii="Aptos" w:eastAsia="Aptos" w:hAnsi="Aptos" w:cs="Aptos"/>
        </w:rPr>
        <w:t>Prerequisite Check will not use SMPs.</w:t>
      </w:r>
    </w:p>
    <w:p w14:paraId="216ED8E9" w14:textId="2BBB18DB" w:rsidR="00165C4B" w:rsidRDefault="0A358EAE" w:rsidP="0A358EAE">
      <w:pPr>
        <w:pStyle w:val="ListParagraph"/>
        <w:numPr>
          <w:ilvl w:val="3"/>
          <w:numId w:val="179"/>
        </w:numPr>
        <w:spacing w:line="257" w:lineRule="auto"/>
        <w:rPr>
          <w:rFonts w:ascii="Aptos" w:eastAsia="Aptos" w:hAnsi="Aptos" w:cs="Aptos"/>
        </w:rPr>
      </w:pPr>
      <w:r w:rsidRPr="0A358EAE">
        <w:rPr>
          <w:rFonts w:ascii="Aptos" w:eastAsia="Aptos" w:hAnsi="Aptos" w:cs="Aptos"/>
          <w:b/>
          <w:bCs/>
        </w:rPr>
        <w:t xml:space="preserve">Rule </w:t>
      </w:r>
      <w:r w:rsidRPr="0A358EAE">
        <w:rPr>
          <w:rFonts w:ascii="Aptos" w:eastAsia="Aptos" w:hAnsi="Aptos" w:cs="Aptos"/>
        </w:rPr>
        <w:t xml:space="preserve">Every </w:t>
      </w:r>
      <w:r w:rsidRPr="0A358EAE">
        <w:rPr>
          <w:rFonts w:ascii="Aptos" w:eastAsia="Aptos" w:hAnsi="Aptos" w:cs="Aptos"/>
          <w:i/>
          <w:iCs/>
        </w:rPr>
        <w:t>Module Review</w:t>
      </w:r>
      <w:r w:rsidRPr="0A358EAE">
        <w:rPr>
          <w:rFonts w:ascii="Aptos" w:eastAsia="Aptos" w:hAnsi="Aptos" w:cs="Aptos"/>
        </w:rPr>
        <w:t xml:space="preserve"> should have only 1 exercise that assesses an SMP. Only SMPs that were covered in the module’s lessons are eligible for assessment in the </w:t>
      </w:r>
      <w:r w:rsidRPr="0A358EAE">
        <w:rPr>
          <w:rFonts w:ascii="Aptos" w:eastAsia="Aptos" w:hAnsi="Aptos" w:cs="Aptos"/>
          <w:i/>
          <w:iCs/>
        </w:rPr>
        <w:t>Module Review</w:t>
      </w:r>
      <w:r w:rsidRPr="0A358EAE">
        <w:rPr>
          <w:rFonts w:ascii="Aptos" w:eastAsia="Aptos" w:hAnsi="Aptos" w:cs="Aptos"/>
        </w:rPr>
        <w:t>.</w:t>
      </w:r>
    </w:p>
    <w:p w14:paraId="0D49B5B9" w14:textId="7EA8C2CA" w:rsidR="00165C4B" w:rsidRDefault="0A358EAE" w:rsidP="0A358EAE">
      <w:pPr>
        <w:pStyle w:val="ListParagraph"/>
        <w:numPr>
          <w:ilvl w:val="3"/>
          <w:numId w:val="179"/>
        </w:numPr>
        <w:spacing w:line="257" w:lineRule="auto"/>
        <w:rPr>
          <w:rFonts w:ascii="Aptos" w:eastAsia="Aptos" w:hAnsi="Aptos" w:cs="Aptos"/>
        </w:rPr>
      </w:pPr>
      <w:r w:rsidRPr="0A358EAE">
        <w:rPr>
          <w:rFonts w:ascii="Aptos" w:eastAsia="Aptos" w:hAnsi="Aptos" w:cs="Aptos"/>
        </w:rPr>
        <w:t>To add an SMP tag to an item in the EMM, give the icon and SMP name in bold at the beginning of the item’s stem:</w:t>
      </w:r>
    </w:p>
    <w:p w14:paraId="16FBE124" w14:textId="16188389" w:rsidR="00165C4B" w:rsidRDefault="0A358EAE" w:rsidP="0A358EAE">
      <w:pPr>
        <w:pStyle w:val="ListParagraph"/>
        <w:numPr>
          <w:ilvl w:val="4"/>
          <w:numId w:val="179"/>
        </w:numPr>
        <w:spacing w:line="257" w:lineRule="auto"/>
        <w:rPr>
          <w:rFonts w:ascii="Aptos" w:eastAsia="Aptos" w:hAnsi="Aptos" w:cs="Aptos"/>
        </w:rPr>
      </w:pPr>
      <w:r w:rsidRPr="0A358EAE">
        <w:rPr>
          <w:rFonts w:ascii="Aptos" w:eastAsia="Aptos" w:hAnsi="Aptos" w:cs="Aptos"/>
        </w:rPr>
        <w:t xml:space="preserve">Example: </w:t>
      </w:r>
      <w:r w:rsidRPr="0A358EAE">
        <w:rPr>
          <w:rFonts w:ascii="Aptos" w:eastAsia="Aptos" w:hAnsi="Aptos" w:cs="Aptos"/>
          <w:color w:val="808080" w:themeColor="background1" w:themeShade="80"/>
        </w:rPr>
        <w:t xml:space="preserve">[MP/SMP icon] </w:t>
      </w:r>
      <w:r w:rsidRPr="0A358EAE">
        <w:rPr>
          <w:rFonts w:ascii="Aptos" w:eastAsia="Aptos" w:hAnsi="Aptos" w:cs="Aptos"/>
          <w:b/>
          <w:bCs/>
        </w:rPr>
        <w:t>MP Name</w:t>
      </w:r>
      <w:r w:rsidRPr="0A358EAE">
        <w:rPr>
          <w:rFonts w:ascii="Aptos" w:eastAsia="Aptos" w:hAnsi="Aptos" w:cs="Aptos"/>
        </w:rPr>
        <w:t xml:space="preserve"> Question...</w:t>
      </w:r>
    </w:p>
    <w:p w14:paraId="5996B895" w14:textId="36662D26" w:rsidR="00165C4B" w:rsidRDefault="0A358EAE" w:rsidP="0A358EAE">
      <w:pPr>
        <w:pStyle w:val="ListParagraph"/>
        <w:numPr>
          <w:ilvl w:val="3"/>
          <w:numId w:val="179"/>
        </w:numPr>
        <w:spacing w:line="257" w:lineRule="auto"/>
        <w:rPr>
          <w:rFonts w:ascii="Aptos" w:eastAsia="Aptos" w:hAnsi="Aptos" w:cs="Aptos"/>
          <w:color w:val="FF0000"/>
        </w:rPr>
      </w:pPr>
      <w:r w:rsidRPr="0A358EAE">
        <w:rPr>
          <w:rFonts w:ascii="Aptos" w:eastAsia="Aptos" w:hAnsi="Aptos" w:cs="Aptos"/>
          <w:color w:val="FF0000"/>
        </w:rPr>
        <w:t>Update the SMP tracker with the information as well. More info to come.</w:t>
      </w:r>
    </w:p>
    <w:p w14:paraId="254986A6" w14:textId="51DFE3FE" w:rsidR="00165C4B" w:rsidRDefault="594D9CF1" w:rsidP="0A358EAE">
      <w:pPr>
        <w:pStyle w:val="ListParagraph"/>
        <w:numPr>
          <w:ilvl w:val="2"/>
          <w:numId w:val="179"/>
        </w:numPr>
        <w:rPr>
          <w:rFonts w:ascii="Aptos" w:eastAsia="Aptos" w:hAnsi="Aptos" w:cs="Aptos"/>
        </w:rPr>
      </w:pPr>
      <w:r w:rsidRPr="594D9CF1">
        <w:rPr>
          <w:rFonts w:ascii="Aptos" w:eastAsia="Aptos" w:hAnsi="Aptos" w:cs="Aptos"/>
        </w:rPr>
        <w:t xml:space="preserve">For the Prerequisite Check section, there is one more table beneath the three-column table for inputting items which is titled </w:t>
      </w:r>
      <w:r w:rsidRPr="594D9CF1">
        <w:rPr>
          <w:rFonts w:ascii="Aptos" w:eastAsia="Aptos" w:hAnsi="Aptos" w:cs="Aptos"/>
          <w:b/>
          <w:bCs/>
        </w:rPr>
        <w:t>Data-Driven Support</w:t>
      </w:r>
      <w:r w:rsidRPr="594D9CF1">
        <w:rPr>
          <w:rFonts w:ascii="Aptos" w:eastAsia="Aptos" w:hAnsi="Aptos" w:cs="Aptos"/>
        </w:rPr>
        <w:t xml:space="preserve">. This table should be populated with the appropriate information (and can be revised from what is in the </w:t>
      </w:r>
      <w:hyperlink r:id="rId400">
        <w:r w:rsidRPr="594D9CF1">
          <w:rPr>
            <w:rStyle w:val="Hyperlink"/>
            <w:rFonts w:ascii="Aptos" w:eastAsia="Aptos" w:hAnsi="Aptos" w:cs="Aptos"/>
            <w:color w:val="C00000"/>
          </w:rPr>
          <w:t>Into Math v1 TE.pdf</w:t>
        </w:r>
      </w:hyperlink>
      <w:r w:rsidRPr="594D9CF1">
        <w:rPr>
          <w:rFonts w:ascii="Aptos" w:eastAsia="Aptos" w:hAnsi="Aptos" w:cs="Aptos"/>
        </w:rPr>
        <w:t>):</w:t>
      </w:r>
    </w:p>
    <w:p w14:paraId="106378F4" w14:textId="29B3F014" w:rsidR="00165C4B" w:rsidRDefault="0A358EAE" w:rsidP="0A358EAE">
      <w:pPr>
        <w:pStyle w:val="ListParagraph"/>
        <w:numPr>
          <w:ilvl w:val="3"/>
          <w:numId w:val="179"/>
        </w:numPr>
        <w:rPr>
          <w:rFonts w:ascii="Aptos" w:eastAsia="Aptos" w:hAnsi="Aptos" w:cs="Aptos"/>
        </w:rPr>
      </w:pPr>
      <w:r w:rsidRPr="0A358EAE">
        <w:rPr>
          <w:rFonts w:ascii="Aptos" w:eastAsia="Aptos" w:hAnsi="Aptos" w:cs="Aptos"/>
        </w:rPr>
        <w:t xml:space="preserve">Input the </w:t>
      </w:r>
      <w:r w:rsidRPr="0A358EAE">
        <w:rPr>
          <w:rFonts w:ascii="Aptos" w:eastAsia="Aptos" w:hAnsi="Aptos" w:cs="Aptos"/>
          <w:b/>
          <w:bCs/>
        </w:rPr>
        <w:t>Item #</w:t>
      </w:r>
      <w:r w:rsidRPr="0A358EAE">
        <w:rPr>
          <w:rFonts w:ascii="Aptos" w:eastAsia="Aptos" w:hAnsi="Aptos" w:cs="Aptos"/>
        </w:rPr>
        <w:t xml:space="preserve"> shared by print and digital in the first column (multi-part items should use the item # for a paragraph stem and then the item number plus a letter a, b, c, etc. for each part). Consecutive items can be grouped together in the same row if the information is the same for the other columns to save space.</w:t>
      </w:r>
    </w:p>
    <w:p w14:paraId="078B8A5A" w14:textId="436E3A14" w:rsidR="00165C4B" w:rsidRDefault="0A358EAE" w:rsidP="0A358EAE">
      <w:pPr>
        <w:pStyle w:val="ListParagraph"/>
        <w:numPr>
          <w:ilvl w:val="3"/>
          <w:numId w:val="179"/>
        </w:numPr>
        <w:rPr>
          <w:rFonts w:ascii="Aptos" w:eastAsia="Aptos" w:hAnsi="Aptos" w:cs="Aptos"/>
        </w:rPr>
      </w:pPr>
      <w:r w:rsidRPr="0A358EAE">
        <w:rPr>
          <w:rFonts w:ascii="Aptos" w:eastAsia="Aptos" w:hAnsi="Aptos" w:cs="Aptos"/>
        </w:rPr>
        <w:t xml:space="preserve">Input the </w:t>
      </w:r>
      <w:r w:rsidRPr="0A358EAE">
        <w:rPr>
          <w:rFonts w:ascii="Aptos" w:eastAsia="Aptos" w:hAnsi="Aptos" w:cs="Aptos"/>
          <w:b/>
          <w:bCs/>
        </w:rPr>
        <w:t>Content Focus</w:t>
      </w:r>
      <w:r w:rsidRPr="0A358EAE">
        <w:rPr>
          <w:rFonts w:ascii="Aptos" w:eastAsia="Aptos" w:hAnsi="Aptos" w:cs="Aptos"/>
        </w:rPr>
        <w:t xml:space="preserve"> for each item/part. Take note of if prerequisite skills in this section have changed. Notice that on the SE page, these Content Focus titles are the headings for each group of items on the actual page. Match the style and format from v1:</w:t>
      </w:r>
    </w:p>
    <w:p w14:paraId="4FE7A3A8" w14:textId="667BA38B" w:rsidR="00165C4B" w:rsidRDefault="0A358EAE" w:rsidP="0A358EAE">
      <w:pPr>
        <w:pStyle w:val="ListParagraph"/>
        <w:numPr>
          <w:ilvl w:val="4"/>
          <w:numId w:val="179"/>
        </w:numPr>
        <w:rPr>
          <w:rFonts w:ascii="Aptos" w:eastAsia="Aptos" w:hAnsi="Aptos" w:cs="Aptos"/>
        </w:rPr>
      </w:pPr>
      <w:r w:rsidRPr="0A358EAE">
        <w:rPr>
          <w:rFonts w:ascii="Aptos" w:eastAsia="Aptos" w:hAnsi="Aptos" w:cs="Aptos"/>
        </w:rPr>
        <w:t>Headers in column 2 are a capitalized, short phrase or word to name the pre-requisite skill.</w:t>
      </w:r>
    </w:p>
    <w:p w14:paraId="67677A5E" w14:textId="7F655516" w:rsidR="00165C4B" w:rsidRDefault="0A358EAE" w:rsidP="0A358EAE">
      <w:pPr>
        <w:pStyle w:val="ListParagraph"/>
        <w:numPr>
          <w:ilvl w:val="4"/>
          <w:numId w:val="179"/>
        </w:numPr>
        <w:rPr>
          <w:rFonts w:ascii="Aptos" w:eastAsia="Aptos" w:hAnsi="Aptos" w:cs="Aptos"/>
        </w:rPr>
      </w:pPr>
      <w:r w:rsidRPr="0A358EAE">
        <w:rPr>
          <w:rFonts w:ascii="Aptos" w:eastAsia="Aptos" w:hAnsi="Aptos" w:cs="Aptos"/>
        </w:rPr>
        <w:t>The longer description in column 3 is a sentence beginning with an action verb that describes the specific skill.</w:t>
      </w:r>
    </w:p>
    <w:p w14:paraId="5A2764B3" w14:textId="48FA0262" w:rsidR="00165C4B" w:rsidRDefault="0A358EAE" w:rsidP="0A358EAE">
      <w:pPr>
        <w:pStyle w:val="ListParagraph"/>
        <w:numPr>
          <w:ilvl w:val="3"/>
          <w:numId w:val="179"/>
        </w:numPr>
        <w:rPr>
          <w:rFonts w:ascii="Aptos" w:eastAsia="Aptos" w:hAnsi="Aptos" w:cs="Aptos"/>
        </w:rPr>
      </w:pPr>
      <w:r w:rsidRPr="0A358EAE">
        <w:rPr>
          <w:rFonts w:ascii="Aptos" w:eastAsia="Aptos" w:hAnsi="Aptos" w:cs="Aptos"/>
        </w:rPr>
        <w:t xml:space="preserve">Input the </w:t>
      </w:r>
      <w:r w:rsidRPr="0A358EAE">
        <w:rPr>
          <w:rFonts w:ascii="Aptos" w:eastAsia="Aptos" w:hAnsi="Aptos" w:cs="Aptos"/>
          <w:b/>
          <w:bCs/>
        </w:rPr>
        <w:t>Intervention</w:t>
      </w:r>
      <w:r w:rsidRPr="0A358EAE">
        <w:rPr>
          <w:rFonts w:ascii="Aptos" w:eastAsia="Aptos" w:hAnsi="Aptos" w:cs="Aptos"/>
        </w:rPr>
        <w:t xml:space="preserve"> (RTI tier 2 skill worksheet) which addresses each prerequisite skill in the column 4. </w:t>
      </w:r>
    </w:p>
    <w:p w14:paraId="5411DC6C" w14:textId="1BEF53AA" w:rsidR="00165C4B" w:rsidRDefault="0A358EAE" w:rsidP="0A358EAE">
      <w:pPr>
        <w:ind w:left="2880"/>
      </w:pPr>
      <w:r w:rsidRPr="0A358EAE">
        <w:rPr>
          <w:rFonts w:ascii="Aptos" w:eastAsia="Aptos" w:hAnsi="Aptos" w:cs="Aptos"/>
        </w:rPr>
        <w:t xml:space="preserve"> </w:t>
      </w:r>
    </w:p>
    <w:p w14:paraId="35559E17" w14:textId="671B0BA7" w:rsidR="00165C4B" w:rsidRDefault="594D9CF1" w:rsidP="0A358EAE">
      <w:pPr>
        <w:pStyle w:val="ListParagraph"/>
        <w:numPr>
          <w:ilvl w:val="2"/>
          <w:numId w:val="179"/>
        </w:numPr>
        <w:rPr>
          <w:rFonts w:ascii="Aptos" w:eastAsia="Aptos" w:hAnsi="Aptos" w:cs="Aptos"/>
        </w:rPr>
      </w:pPr>
      <w:r w:rsidRPr="594D9CF1">
        <w:rPr>
          <w:rFonts w:ascii="Aptos" w:eastAsia="Aptos" w:hAnsi="Aptos" w:cs="Aptos"/>
        </w:rPr>
        <w:t xml:space="preserve">For the </w:t>
      </w:r>
      <w:r w:rsidRPr="594D9CF1">
        <w:rPr>
          <w:rFonts w:ascii="Aptos" w:eastAsia="Aptos" w:hAnsi="Aptos" w:cs="Aptos"/>
          <w:i/>
          <w:iCs/>
        </w:rPr>
        <w:t>Module Review</w:t>
      </w:r>
      <w:r w:rsidRPr="594D9CF1">
        <w:rPr>
          <w:rFonts w:ascii="Aptos" w:eastAsia="Aptos" w:hAnsi="Aptos" w:cs="Aptos"/>
        </w:rPr>
        <w:t xml:space="preserve"> section, there is one more table beneath the three-column table for inputting items which is titled </w:t>
      </w:r>
      <w:r w:rsidRPr="594D9CF1">
        <w:rPr>
          <w:rFonts w:ascii="Aptos" w:eastAsia="Aptos" w:hAnsi="Aptos" w:cs="Aptos"/>
          <w:b/>
          <w:bCs/>
        </w:rPr>
        <w:t>Data-Driven Support</w:t>
      </w:r>
      <w:r w:rsidRPr="594D9CF1">
        <w:rPr>
          <w:rFonts w:ascii="Aptos" w:eastAsia="Aptos" w:hAnsi="Aptos" w:cs="Aptos"/>
        </w:rPr>
        <w:t xml:space="preserve">. This table should be populated with the appropriate information (and can be revised from what is in the </w:t>
      </w:r>
      <w:hyperlink r:id="rId401">
        <w:r w:rsidRPr="594D9CF1">
          <w:rPr>
            <w:rStyle w:val="Hyperlink"/>
            <w:rFonts w:ascii="Aptos" w:eastAsia="Aptos" w:hAnsi="Aptos" w:cs="Aptos"/>
            <w:color w:val="C00000"/>
          </w:rPr>
          <w:t>Into Math v1 TE.pdf</w:t>
        </w:r>
      </w:hyperlink>
      <w:r w:rsidRPr="594D9CF1">
        <w:rPr>
          <w:rFonts w:ascii="Aptos" w:eastAsia="Aptos" w:hAnsi="Aptos" w:cs="Aptos"/>
        </w:rPr>
        <w:t>):</w:t>
      </w:r>
    </w:p>
    <w:p w14:paraId="3DE208F7" w14:textId="76B04DA0" w:rsidR="00165C4B" w:rsidRDefault="0A358EAE" w:rsidP="0A358EAE">
      <w:pPr>
        <w:pStyle w:val="ListParagraph"/>
        <w:numPr>
          <w:ilvl w:val="3"/>
          <w:numId w:val="179"/>
        </w:numPr>
        <w:rPr>
          <w:rFonts w:ascii="Aptos" w:eastAsia="Aptos" w:hAnsi="Aptos" w:cs="Aptos"/>
        </w:rPr>
      </w:pPr>
      <w:r w:rsidRPr="0A358EAE">
        <w:rPr>
          <w:rFonts w:ascii="Aptos" w:eastAsia="Aptos" w:hAnsi="Aptos" w:cs="Aptos"/>
        </w:rPr>
        <w:t xml:space="preserve">Input the </w:t>
      </w:r>
      <w:r w:rsidRPr="0A358EAE">
        <w:rPr>
          <w:rFonts w:ascii="Aptos" w:eastAsia="Aptos" w:hAnsi="Aptos" w:cs="Aptos"/>
          <w:b/>
          <w:bCs/>
        </w:rPr>
        <w:t>Item #</w:t>
      </w:r>
      <w:r w:rsidRPr="0A358EAE">
        <w:rPr>
          <w:rFonts w:ascii="Aptos" w:eastAsia="Aptos" w:hAnsi="Aptos" w:cs="Aptos"/>
        </w:rPr>
        <w:t xml:space="preserve"> shared by print and digital in the first column (multi-part items should use the item # for a paragraph stem and then the item number plus a letter a, b, c, etc. for each part). Consecutive items should be grouped together in the same row if the information is the same for the other columns to save space.</w:t>
      </w:r>
    </w:p>
    <w:p w14:paraId="1E7817F3" w14:textId="2DC62B3C" w:rsidR="00165C4B" w:rsidRDefault="0A358EAE" w:rsidP="0A358EAE">
      <w:pPr>
        <w:pStyle w:val="ListParagraph"/>
        <w:numPr>
          <w:ilvl w:val="3"/>
          <w:numId w:val="179"/>
        </w:numPr>
        <w:rPr>
          <w:rFonts w:ascii="Aptos" w:eastAsia="Aptos" w:hAnsi="Aptos" w:cs="Aptos"/>
        </w:rPr>
      </w:pPr>
      <w:r w:rsidRPr="0A358EAE">
        <w:rPr>
          <w:rFonts w:ascii="Aptos" w:eastAsia="Aptos" w:hAnsi="Aptos" w:cs="Aptos"/>
        </w:rPr>
        <w:t xml:space="preserve">Input the </w:t>
      </w:r>
      <w:r w:rsidRPr="0A358EAE">
        <w:rPr>
          <w:rFonts w:ascii="Aptos" w:eastAsia="Aptos" w:hAnsi="Aptos" w:cs="Aptos"/>
          <w:b/>
          <w:bCs/>
        </w:rPr>
        <w:t>Content Focus</w:t>
      </w:r>
      <w:r w:rsidRPr="0A358EAE">
        <w:rPr>
          <w:rFonts w:ascii="Aptos" w:eastAsia="Aptos" w:hAnsi="Aptos" w:cs="Aptos"/>
        </w:rPr>
        <w:t xml:space="preserve"> for each item/part. The content focus in column 2 is a sentence beginning with an action verb that describes the specific skill.</w:t>
      </w:r>
    </w:p>
    <w:p w14:paraId="62684BB7" w14:textId="42C6B60A" w:rsidR="00165C4B" w:rsidRDefault="0A358EAE" w:rsidP="0A358EAE">
      <w:pPr>
        <w:pStyle w:val="ListParagraph"/>
        <w:numPr>
          <w:ilvl w:val="3"/>
          <w:numId w:val="179"/>
        </w:numPr>
        <w:rPr>
          <w:rFonts w:ascii="Aptos" w:eastAsia="Aptos" w:hAnsi="Aptos" w:cs="Aptos"/>
        </w:rPr>
      </w:pPr>
      <w:r w:rsidRPr="0A358EAE">
        <w:rPr>
          <w:rFonts w:ascii="Aptos" w:eastAsia="Aptos" w:hAnsi="Aptos" w:cs="Aptos"/>
        </w:rPr>
        <w:t xml:space="preserve">Input the </w:t>
      </w:r>
      <w:r w:rsidRPr="0A358EAE">
        <w:rPr>
          <w:rFonts w:ascii="Aptos" w:eastAsia="Aptos" w:hAnsi="Aptos" w:cs="Aptos"/>
          <w:b/>
          <w:bCs/>
        </w:rPr>
        <w:t>Intervention</w:t>
      </w:r>
      <w:r w:rsidRPr="0A358EAE">
        <w:rPr>
          <w:rFonts w:ascii="Aptos" w:eastAsia="Aptos" w:hAnsi="Aptos" w:cs="Aptos"/>
        </w:rPr>
        <w:t xml:space="preserve"> (reteach for a specific lesson in this v2 module) which addresses each skill. </w:t>
      </w:r>
    </w:p>
    <w:p w14:paraId="7F70412F" w14:textId="5F86A7E9" w:rsidR="00165C4B" w:rsidRDefault="0A358EAE" w:rsidP="0A358EAE">
      <w:pPr>
        <w:pStyle w:val="ListParagraph"/>
        <w:numPr>
          <w:ilvl w:val="3"/>
          <w:numId w:val="179"/>
        </w:numPr>
        <w:rPr>
          <w:rFonts w:ascii="Aptos" w:eastAsia="Aptos" w:hAnsi="Aptos" w:cs="Aptos"/>
        </w:rPr>
      </w:pPr>
      <w:r w:rsidRPr="0A358EAE">
        <w:rPr>
          <w:rFonts w:ascii="Aptos" w:eastAsia="Aptos" w:hAnsi="Aptos" w:cs="Aptos"/>
        </w:rPr>
        <w:lastRenderedPageBreak/>
        <w:t>Check the concentration of lessons referenced in this module review – are there any not referenced? Are there any lessons which are too heavily referenced based on the standards of this module?</w:t>
      </w:r>
    </w:p>
    <w:p w14:paraId="3D53F768" w14:textId="3F792CED" w:rsidR="00165C4B" w:rsidRDefault="0A358EAE" w:rsidP="0A358EAE">
      <w:pPr>
        <w:ind w:left="720"/>
      </w:pPr>
      <w:r w:rsidRPr="0A358EAE">
        <w:rPr>
          <w:rFonts w:ascii="Aptos" w:eastAsia="Aptos" w:hAnsi="Aptos" w:cs="Aptos"/>
          <w:b/>
          <w:bCs/>
          <w:color w:val="A02B93" w:themeColor="accent5"/>
        </w:rPr>
        <w:t xml:space="preserve"> </w:t>
      </w:r>
    </w:p>
    <w:p w14:paraId="26D37956" w14:textId="53BC523F" w:rsidR="00165C4B" w:rsidRDefault="0A358EAE" w:rsidP="0A358EAE">
      <w:pPr>
        <w:ind w:left="720"/>
      </w:pPr>
      <w:r w:rsidRPr="0A358EAE">
        <w:rPr>
          <w:rFonts w:ascii="Aptos" w:eastAsia="Aptos" w:hAnsi="Aptos" w:cs="Aptos"/>
          <w:b/>
          <w:bCs/>
          <w:color w:val="A02B93" w:themeColor="accent5"/>
          <w:u w:val="single"/>
        </w:rPr>
        <w:t>5</w:t>
      </w:r>
      <w:r w:rsidRPr="0A358EAE">
        <w:rPr>
          <w:rFonts w:ascii="Aptos" w:eastAsia="Aptos" w:hAnsi="Aptos" w:cs="Aptos"/>
          <w:b/>
          <w:bCs/>
          <w:color w:val="A02B93" w:themeColor="accent5"/>
          <w:u w:val="single"/>
          <w:vertAlign w:val="superscript"/>
        </w:rPr>
        <w:t>TH</w:t>
      </w:r>
      <w:r w:rsidRPr="0A358EAE">
        <w:rPr>
          <w:rFonts w:ascii="Aptos" w:eastAsia="Aptos" w:hAnsi="Aptos" w:cs="Aptos"/>
          <w:b/>
          <w:bCs/>
          <w:color w:val="A02B93" w:themeColor="accent5"/>
          <w:u w:val="single"/>
        </w:rPr>
        <w:t xml:space="preserve"> STEP – ASSESSMENT SPECIFICS</w:t>
      </w:r>
    </w:p>
    <w:p w14:paraId="7CD5FA03" w14:textId="295A0839" w:rsidR="00165C4B" w:rsidRDefault="5609DC12" w:rsidP="0A358EAE">
      <w:pPr>
        <w:pStyle w:val="ListParagraph"/>
        <w:numPr>
          <w:ilvl w:val="1"/>
          <w:numId w:val="179"/>
        </w:numPr>
        <w:rPr>
          <w:rFonts w:ascii="Aptos" w:eastAsia="Aptos" w:hAnsi="Aptos" w:cs="Aptos"/>
        </w:rPr>
      </w:pPr>
      <w:r w:rsidRPr="5609DC12">
        <w:rPr>
          <w:rFonts w:ascii="Aptos" w:eastAsia="Aptos" w:hAnsi="Aptos" w:cs="Aptos"/>
        </w:rPr>
        <w:t>Complete one final sweep of this section’s content for these common issues that were prevalent in our v1 assessments that we’d like to avoid in v2 (use the</w:t>
      </w:r>
      <w:r w:rsidRPr="5609DC12">
        <w:rPr>
          <w:rFonts w:ascii="Aptos" w:eastAsia="Aptos" w:hAnsi="Aptos" w:cs="Aptos"/>
          <w:color w:val="0070C0"/>
        </w:rPr>
        <w:t xml:space="preserve"> </w:t>
      </w:r>
      <w:hyperlink r:id="rId402">
        <w:r w:rsidRPr="5609DC12">
          <w:rPr>
            <w:rStyle w:val="Hyperlink"/>
            <w:rFonts w:ascii="Aptos" w:eastAsia="Aptos" w:hAnsi="Aptos" w:cs="Aptos"/>
            <w:color w:val="0070C0"/>
          </w:rPr>
          <w:t>Print and Digital Errors from v1 Assessments.docx</w:t>
        </w:r>
      </w:hyperlink>
      <w:r w:rsidRPr="5609DC12">
        <w:rPr>
          <w:rFonts w:ascii="Aptos" w:eastAsia="Aptos" w:hAnsi="Aptos" w:cs="Aptos"/>
        </w:rPr>
        <w:t xml:space="preserve"> to view examples and more details):</w:t>
      </w:r>
    </w:p>
    <w:p w14:paraId="4322BA40" w14:textId="41D755B5" w:rsidR="00165C4B" w:rsidRDefault="0A358EAE" w:rsidP="0A358EAE">
      <w:pPr>
        <w:pStyle w:val="ListParagraph"/>
        <w:numPr>
          <w:ilvl w:val="2"/>
          <w:numId w:val="179"/>
        </w:numPr>
        <w:rPr>
          <w:rFonts w:ascii="Aptos" w:eastAsia="Aptos" w:hAnsi="Aptos" w:cs="Aptos"/>
        </w:rPr>
      </w:pPr>
      <w:r w:rsidRPr="0A358EAE">
        <w:rPr>
          <w:rFonts w:ascii="Aptos" w:eastAsia="Aptos" w:hAnsi="Aptos" w:cs="Aptos"/>
        </w:rPr>
        <w:t xml:space="preserve">Is the item </w:t>
      </w:r>
      <w:r w:rsidRPr="0A358EAE">
        <w:rPr>
          <w:rFonts w:ascii="Aptos" w:eastAsia="Aptos" w:hAnsi="Aptos" w:cs="Aptos"/>
          <w:b/>
          <w:bCs/>
        </w:rPr>
        <w:t>ambiguous</w:t>
      </w:r>
      <w:r w:rsidRPr="0A358EAE">
        <w:rPr>
          <w:rFonts w:ascii="Aptos" w:eastAsia="Aptos" w:hAnsi="Aptos" w:cs="Aptos"/>
        </w:rPr>
        <w:t xml:space="preserve"> enough to allow for multiple interpretations? If so, it will need to be revised.</w:t>
      </w:r>
    </w:p>
    <w:p w14:paraId="4BBA79CC" w14:textId="6CF93EC9" w:rsidR="00165C4B" w:rsidRDefault="0A358EAE" w:rsidP="0A358EAE">
      <w:pPr>
        <w:pStyle w:val="ListParagraph"/>
        <w:numPr>
          <w:ilvl w:val="2"/>
          <w:numId w:val="179"/>
        </w:numPr>
        <w:rPr>
          <w:rFonts w:ascii="Aptos" w:eastAsia="Aptos" w:hAnsi="Aptos" w:cs="Aptos"/>
        </w:rPr>
      </w:pPr>
      <w:r w:rsidRPr="0A358EAE">
        <w:rPr>
          <w:rFonts w:ascii="Aptos" w:eastAsia="Aptos" w:hAnsi="Aptos" w:cs="Aptos"/>
        </w:rPr>
        <w:t xml:space="preserve">Does the item have </w:t>
      </w:r>
      <w:r w:rsidRPr="0A358EAE">
        <w:rPr>
          <w:rFonts w:ascii="Aptos" w:eastAsia="Aptos" w:hAnsi="Aptos" w:cs="Aptos"/>
          <w:b/>
          <w:bCs/>
        </w:rPr>
        <w:t>“Possible Answers”</w:t>
      </w:r>
      <w:r w:rsidRPr="0A358EAE">
        <w:rPr>
          <w:rFonts w:ascii="Aptos" w:eastAsia="Aptos" w:hAnsi="Aptos" w:cs="Aptos"/>
        </w:rPr>
        <w:t xml:space="preserve"> as the anno but does not truly have more than one correct, non-equivalent answer? Then the annos must be revised. </w:t>
      </w:r>
    </w:p>
    <w:p w14:paraId="6463DC42" w14:textId="69FE4C46" w:rsidR="00165C4B" w:rsidRDefault="0A358EAE" w:rsidP="0A358EAE">
      <w:pPr>
        <w:pStyle w:val="ListParagraph"/>
        <w:numPr>
          <w:ilvl w:val="3"/>
          <w:numId w:val="179"/>
        </w:numPr>
        <w:rPr>
          <w:rFonts w:ascii="Aptos" w:eastAsia="Aptos" w:hAnsi="Aptos" w:cs="Aptos"/>
        </w:rPr>
      </w:pPr>
      <w:r w:rsidRPr="0A358EAE">
        <w:rPr>
          <w:rFonts w:ascii="Aptos" w:eastAsia="Aptos" w:hAnsi="Aptos" w:cs="Aptos"/>
          <w:b/>
          <w:bCs/>
        </w:rPr>
        <w:t>Rule</w:t>
      </w:r>
      <w:r w:rsidRPr="0A358EAE">
        <w:rPr>
          <w:rFonts w:ascii="Aptos" w:eastAsia="Aptos" w:hAnsi="Aptos" w:cs="Aptos"/>
        </w:rPr>
        <w:t xml:space="preserve"> Possible answers should only be used for questions which allow for more than one, non-equivalent answer. </w:t>
      </w:r>
    </w:p>
    <w:p w14:paraId="522CF19A" w14:textId="35B903E5" w:rsidR="00165C4B" w:rsidRDefault="0A358EAE" w:rsidP="0A358EAE">
      <w:pPr>
        <w:pStyle w:val="ListParagraph"/>
        <w:numPr>
          <w:ilvl w:val="3"/>
          <w:numId w:val="179"/>
        </w:numPr>
        <w:rPr>
          <w:rFonts w:ascii="Aptos" w:eastAsia="Aptos" w:hAnsi="Aptos" w:cs="Aptos"/>
        </w:rPr>
      </w:pPr>
      <w:r w:rsidRPr="0A358EAE">
        <w:rPr>
          <w:rFonts w:ascii="Aptos" w:eastAsia="Aptos" w:hAnsi="Aptos" w:cs="Aptos"/>
          <w:b/>
          <w:bCs/>
        </w:rPr>
        <w:t>Example:</w:t>
      </w:r>
      <w:r w:rsidRPr="0A358EAE">
        <w:rPr>
          <w:rFonts w:ascii="Aptos" w:eastAsia="Aptos" w:hAnsi="Aptos" w:cs="Aptos"/>
        </w:rPr>
        <w:t xml:space="preserve"> </w:t>
      </w:r>
      <w:r w:rsidRPr="0A358EAE">
        <w:rPr>
          <w:rFonts w:ascii="Aptos" w:eastAsia="Aptos" w:hAnsi="Aptos" w:cs="Aptos"/>
          <w:i/>
          <w:iCs/>
        </w:rPr>
        <w:t>A rectangle has an area of 12 sq units. What are possible side lengths of the rectangle?</w:t>
      </w:r>
      <w:r w:rsidRPr="0A358EAE">
        <w:rPr>
          <w:rFonts w:ascii="Aptos" w:eastAsia="Aptos" w:hAnsi="Aptos" w:cs="Aptos"/>
        </w:rPr>
        <w:t xml:space="preserve"> Since multiple, non-equivalent answers are possible this should be marked possible answer.</w:t>
      </w:r>
    </w:p>
    <w:p w14:paraId="5768D984" w14:textId="76A98B4C" w:rsidR="00165C4B" w:rsidRDefault="0A358EAE" w:rsidP="0A358EAE">
      <w:pPr>
        <w:pStyle w:val="ListParagraph"/>
        <w:numPr>
          <w:ilvl w:val="3"/>
          <w:numId w:val="179"/>
        </w:numPr>
        <w:rPr>
          <w:rFonts w:ascii="Aptos" w:eastAsia="Aptos" w:hAnsi="Aptos" w:cs="Aptos"/>
        </w:rPr>
      </w:pPr>
      <w:r w:rsidRPr="0A358EAE">
        <w:rPr>
          <w:rFonts w:ascii="Aptos" w:eastAsia="Aptos" w:hAnsi="Aptos" w:cs="Aptos"/>
          <w:b/>
          <w:bCs/>
        </w:rPr>
        <w:t>Non-Example:</w:t>
      </w:r>
      <w:r w:rsidRPr="0A358EAE">
        <w:rPr>
          <w:rFonts w:ascii="Aptos" w:eastAsia="Aptos" w:hAnsi="Aptos" w:cs="Aptos"/>
        </w:rPr>
        <w:t xml:space="preserve"> </w:t>
      </w:r>
      <w:r w:rsidRPr="0A358EAE">
        <w:rPr>
          <w:rFonts w:ascii="Aptos" w:eastAsia="Aptos" w:hAnsi="Aptos" w:cs="Aptos"/>
          <w:i/>
          <w:iCs/>
        </w:rPr>
        <w:t>What is ½ + 2/8?</w:t>
      </w:r>
      <w:r w:rsidRPr="0A358EAE">
        <w:rPr>
          <w:rFonts w:ascii="Aptos" w:eastAsia="Aptos" w:hAnsi="Aptos" w:cs="Aptos"/>
        </w:rPr>
        <w:t xml:space="preserve"> While there are multiple representations of the correct answer (6/8, 3/4), since they are equivalent, they should </w:t>
      </w:r>
      <w:r w:rsidRPr="0A358EAE">
        <w:rPr>
          <w:rFonts w:ascii="Aptos" w:eastAsia="Aptos" w:hAnsi="Aptos" w:cs="Aptos"/>
          <w:b/>
          <w:bCs/>
        </w:rPr>
        <w:t>not</w:t>
      </w:r>
      <w:r w:rsidRPr="0A358EAE">
        <w:rPr>
          <w:rFonts w:ascii="Aptos" w:eastAsia="Aptos" w:hAnsi="Aptos" w:cs="Aptos"/>
        </w:rPr>
        <w:t xml:space="preserve"> be marked “Possible Answers”.</w:t>
      </w:r>
    </w:p>
    <w:p w14:paraId="6FBB0166" w14:textId="6D07F226" w:rsidR="00165C4B" w:rsidRDefault="0A358EAE" w:rsidP="0A358EAE">
      <w:pPr>
        <w:pStyle w:val="ListParagraph"/>
        <w:numPr>
          <w:ilvl w:val="2"/>
          <w:numId w:val="179"/>
        </w:numPr>
        <w:rPr>
          <w:rFonts w:ascii="Aptos" w:eastAsia="Aptos" w:hAnsi="Aptos" w:cs="Aptos"/>
        </w:rPr>
      </w:pPr>
      <w:r w:rsidRPr="0A358EAE">
        <w:rPr>
          <w:rFonts w:ascii="Aptos" w:eastAsia="Aptos" w:hAnsi="Aptos" w:cs="Aptos"/>
        </w:rPr>
        <w:t xml:space="preserve">Does the item involve a </w:t>
      </w:r>
      <w:r w:rsidRPr="0A358EAE">
        <w:rPr>
          <w:rFonts w:ascii="Aptos" w:eastAsia="Aptos" w:hAnsi="Aptos" w:cs="Aptos"/>
          <w:b/>
          <w:bCs/>
        </w:rPr>
        <w:t>unit</w:t>
      </w:r>
      <w:r w:rsidRPr="0A358EAE">
        <w:rPr>
          <w:rFonts w:ascii="Aptos" w:eastAsia="Aptos" w:hAnsi="Aptos" w:cs="Aptos"/>
        </w:rPr>
        <w:t>, either standard or non-standard. If so, the units used in answer lines (unless explicitly stated in the standard language) should be provided for the student in print and digital (i.e. &lt;response box&gt; units). Examples of units include inches, pages per day, and baskets of apples.</w:t>
      </w:r>
    </w:p>
    <w:p w14:paraId="22465734" w14:textId="661B7057" w:rsidR="00165C4B" w:rsidRDefault="0A358EAE" w:rsidP="0A358EAE">
      <w:pPr>
        <w:pStyle w:val="ListParagraph"/>
        <w:numPr>
          <w:ilvl w:val="2"/>
          <w:numId w:val="179"/>
        </w:numPr>
        <w:rPr>
          <w:rFonts w:ascii="Aptos" w:eastAsia="Aptos" w:hAnsi="Aptos" w:cs="Aptos"/>
        </w:rPr>
      </w:pPr>
      <w:r w:rsidRPr="0A358EAE">
        <w:rPr>
          <w:rFonts w:ascii="Aptos" w:eastAsia="Aptos" w:hAnsi="Aptos" w:cs="Aptos"/>
        </w:rPr>
        <w:t xml:space="preserve">Does the item contain </w:t>
      </w:r>
      <w:r w:rsidRPr="0A358EAE">
        <w:rPr>
          <w:rFonts w:ascii="Aptos" w:eastAsia="Aptos" w:hAnsi="Aptos" w:cs="Aptos"/>
          <w:b/>
          <w:bCs/>
        </w:rPr>
        <w:t>directional references</w:t>
      </w:r>
      <w:r w:rsidRPr="0A358EAE">
        <w:rPr>
          <w:rFonts w:ascii="Aptos" w:eastAsia="Aptos" w:hAnsi="Aptos" w:cs="Aptos"/>
        </w:rPr>
        <w:t xml:space="preserve"> – (e.g. “Use the table </w:t>
      </w:r>
      <w:r w:rsidRPr="0A358EAE">
        <w:rPr>
          <w:rFonts w:ascii="Aptos" w:eastAsia="Aptos" w:hAnsi="Aptos" w:cs="Aptos"/>
          <w:i/>
          <w:iCs/>
        </w:rPr>
        <w:t>below</w:t>
      </w:r>
      <w:r w:rsidRPr="0A358EAE">
        <w:rPr>
          <w:rFonts w:ascii="Aptos" w:eastAsia="Aptos" w:hAnsi="Aptos" w:cs="Aptos"/>
        </w:rPr>
        <w:t xml:space="preserve">” or “Use the picture on the </w:t>
      </w:r>
      <w:r w:rsidRPr="0A358EAE">
        <w:rPr>
          <w:rFonts w:ascii="Aptos" w:eastAsia="Aptos" w:hAnsi="Aptos" w:cs="Aptos"/>
          <w:i/>
          <w:iCs/>
        </w:rPr>
        <w:t>right</w:t>
      </w:r>
      <w:r w:rsidRPr="0A358EAE">
        <w:rPr>
          <w:rFonts w:ascii="Aptos" w:eastAsia="Aptos" w:hAnsi="Aptos" w:cs="Aptos"/>
        </w:rPr>
        <w:t xml:space="preserve">.”) If so, it must be revised to remove this reference (e.g. “Use the table” or “Use the picture”). </w:t>
      </w:r>
    </w:p>
    <w:p w14:paraId="46D86EC6" w14:textId="3214F691" w:rsidR="00165C4B" w:rsidRDefault="0A358EAE" w:rsidP="0A358EAE">
      <w:pPr>
        <w:pStyle w:val="ListParagraph"/>
        <w:numPr>
          <w:ilvl w:val="1"/>
          <w:numId w:val="179"/>
        </w:numPr>
        <w:rPr>
          <w:rFonts w:ascii="Aptos" w:eastAsia="Aptos" w:hAnsi="Aptos" w:cs="Aptos"/>
        </w:rPr>
      </w:pPr>
      <w:r w:rsidRPr="0A358EAE">
        <w:rPr>
          <w:rFonts w:ascii="Aptos" w:eastAsia="Aptos" w:hAnsi="Aptos" w:cs="Aptos"/>
        </w:rPr>
        <w:t>Next, consider a few practice-specific requirements:</w:t>
      </w:r>
    </w:p>
    <w:p w14:paraId="0C00F331" w14:textId="1FA4EEA3" w:rsidR="00165C4B" w:rsidRDefault="0A358EAE" w:rsidP="0A358EAE">
      <w:pPr>
        <w:pStyle w:val="ListParagraph"/>
        <w:numPr>
          <w:ilvl w:val="2"/>
          <w:numId w:val="179"/>
        </w:numPr>
        <w:rPr>
          <w:rFonts w:ascii="Aptos" w:eastAsia="Aptos" w:hAnsi="Aptos" w:cs="Aptos"/>
        </w:rPr>
      </w:pPr>
      <w:r w:rsidRPr="0A358EAE">
        <w:rPr>
          <w:rFonts w:ascii="Aptos" w:eastAsia="Aptos" w:hAnsi="Aptos" w:cs="Aptos"/>
        </w:rPr>
        <w:t>For</w:t>
      </w:r>
      <w:r w:rsidRPr="0A358EAE">
        <w:rPr>
          <w:rFonts w:ascii="Aptos" w:eastAsia="Aptos" w:hAnsi="Aptos" w:cs="Aptos"/>
          <w:b/>
          <w:bCs/>
        </w:rPr>
        <w:t xml:space="preserve"> Module Review</w:t>
      </w:r>
      <w:r w:rsidRPr="0A358EAE">
        <w:rPr>
          <w:rFonts w:ascii="Aptos" w:eastAsia="Aptos" w:hAnsi="Aptos" w:cs="Aptos"/>
        </w:rPr>
        <w:t>, check the following:</w:t>
      </w:r>
    </w:p>
    <w:p w14:paraId="33244B7E" w14:textId="745A5C29" w:rsidR="00165C4B" w:rsidRDefault="0A358EAE" w:rsidP="0A358EAE">
      <w:pPr>
        <w:pStyle w:val="ListParagraph"/>
        <w:numPr>
          <w:ilvl w:val="3"/>
          <w:numId w:val="179"/>
        </w:numPr>
        <w:rPr>
          <w:rFonts w:ascii="Aptos" w:eastAsia="Aptos" w:hAnsi="Aptos" w:cs="Aptos"/>
        </w:rPr>
      </w:pPr>
      <w:r w:rsidRPr="0A358EAE">
        <w:rPr>
          <w:rFonts w:ascii="Aptos" w:eastAsia="Aptos" w:hAnsi="Aptos" w:cs="Aptos"/>
        </w:rPr>
        <w:t xml:space="preserve">Ensure that these have a similar and appropriate balance/concentration of focus standards and are well-aligned to both the revised module and to each other. </w:t>
      </w:r>
    </w:p>
    <w:p w14:paraId="2615734E" w14:textId="20DB7A09" w:rsidR="00165C4B" w:rsidRDefault="0A358EAE" w:rsidP="0A358EAE">
      <w:pPr>
        <w:pStyle w:val="ListParagraph"/>
        <w:numPr>
          <w:ilvl w:val="3"/>
          <w:numId w:val="179"/>
        </w:numPr>
        <w:rPr>
          <w:rFonts w:ascii="Aptos" w:eastAsia="Aptos" w:hAnsi="Aptos" w:cs="Aptos"/>
        </w:rPr>
      </w:pPr>
      <w:r w:rsidRPr="0A358EAE">
        <w:rPr>
          <w:rFonts w:ascii="Aptos" w:eastAsia="Aptos" w:hAnsi="Aptos" w:cs="Aptos"/>
          <w:b/>
          <w:bCs/>
        </w:rPr>
        <w:t xml:space="preserve">Rule </w:t>
      </w:r>
      <w:r w:rsidRPr="0A358EAE">
        <w:rPr>
          <w:rFonts w:ascii="Aptos" w:eastAsia="Aptos" w:hAnsi="Aptos" w:cs="Aptos"/>
        </w:rPr>
        <w:t>There should be a clear connection between the Module Review and Module Test. The Module Review is designed to give students an opportunity to practice the skills of the module and prepare for the Module Test.</w:t>
      </w:r>
    </w:p>
    <w:p w14:paraId="5CB8BDA2" w14:textId="7943C48F" w:rsidR="00165C4B" w:rsidRDefault="0A358EAE" w:rsidP="0A358EAE">
      <w:pPr>
        <w:pStyle w:val="ListParagraph"/>
        <w:numPr>
          <w:ilvl w:val="4"/>
          <w:numId w:val="179"/>
        </w:numPr>
        <w:rPr>
          <w:rFonts w:ascii="Aptos" w:eastAsia="Aptos" w:hAnsi="Aptos" w:cs="Aptos"/>
        </w:rPr>
      </w:pPr>
      <w:r w:rsidRPr="0A358EAE">
        <w:rPr>
          <w:rFonts w:ascii="Aptos" w:eastAsia="Aptos" w:hAnsi="Aptos" w:cs="Aptos"/>
        </w:rPr>
        <w:t>For example, if 20% of the items in the Module Review assess a given standard, a similar percentage of items in the Module Test should assess that standard.</w:t>
      </w:r>
    </w:p>
    <w:p w14:paraId="310DE5D3" w14:textId="27D455A1" w:rsidR="00165C4B" w:rsidRDefault="0A358EAE" w:rsidP="0A358EAE">
      <w:pPr>
        <w:pStyle w:val="ListParagraph"/>
        <w:numPr>
          <w:ilvl w:val="2"/>
          <w:numId w:val="179"/>
        </w:numPr>
        <w:rPr>
          <w:rFonts w:ascii="Aptos" w:eastAsia="Aptos" w:hAnsi="Aptos" w:cs="Aptos"/>
        </w:rPr>
      </w:pPr>
      <w:r w:rsidRPr="0A358EAE">
        <w:rPr>
          <w:rFonts w:ascii="Aptos" w:eastAsia="Aptos" w:hAnsi="Aptos" w:cs="Aptos"/>
        </w:rPr>
        <w:t>Finally, consider all the revisions you made to items in the section. Ensure that the spacing of these items will still fit in the allotted number of pages.</w:t>
      </w:r>
    </w:p>
    <w:p w14:paraId="497638A2" w14:textId="4A678BAF" w:rsidR="00165C4B" w:rsidRDefault="0A358EAE" w:rsidP="0A358EAE">
      <w:pPr>
        <w:ind w:left="3600"/>
      </w:pPr>
      <w:r w:rsidRPr="0A358EAE">
        <w:rPr>
          <w:rFonts w:ascii="Aptos" w:eastAsia="Aptos" w:hAnsi="Aptos" w:cs="Aptos"/>
        </w:rPr>
        <w:t xml:space="preserve"> </w:t>
      </w:r>
    </w:p>
    <w:p w14:paraId="4656198D" w14:textId="2590D54F" w:rsidR="00165C4B" w:rsidRDefault="0A358EAE" w:rsidP="0A358EAE">
      <w:pPr>
        <w:pStyle w:val="ListParagraph"/>
        <w:numPr>
          <w:ilvl w:val="0"/>
          <w:numId w:val="179"/>
        </w:numPr>
        <w:rPr>
          <w:rFonts w:ascii="Aptos" w:eastAsia="Aptos" w:hAnsi="Aptos" w:cs="Aptos"/>
          <w:color w:val="000000" w:themeColor="text1"/>
        </w:rPr>
      </w:pPr>
      <w:r w:rsidRPr="0A358EAE">
        <w:rPr>
          <w:rFonts w:ascii="Aptos" w:eastAsia="Aptos" w:hAnsi="Aptos" w:cs="Aptos"/>
          <w:color w:val="000000" w:themeColor="text1"/>
        </w:rPr>
        <w:t>Steps for New Content (per item)</w:t>
      </w:r>
    </w:p>
    <w:p w14:paraId="1E8D6619" w14:textId="53013DA0" w:rsidR="00165C4B" w:rsidRDefault="0A358EAE" w:rsidP="0A358EAE">
      <w:pPr>
        <w:pStyle w:val="ListParagraph"/>
        <w:numPr>
          <w:ilvl w:val="1"/>
          <w:numId w:val="179"/>
        </w:numPr>
        <w:rPr>
          <w:rFonts w:ascii="Aptos" w:eastAsia="Aptos" w:hAnsi="Aptos" w:cs="Aptos"/>
          <w:color w:val="000000" w:themeColor="text1"/>
        </w:rPr>
      </w:pPr>
      <w:r w:rsidRPr="0A358EAE">
        <w:rPr>
          <w:rFonts w:ascii="Aptos" w:eastAsia="Aptos" w:hAnsi="Aptos" w:cs="Aptos"/>
          <w:color w:val="000000" w:themeColor="text1"/>
        </w:rPr>
        <w:lastRenderedPageBreak/>
        <w:t xml:space="preserve">See “Steps for Reused Content”. The process for writing new items is the same as revising items except for not having an item in v1 to reference. </w:t>
      </w:r>
    </w:p>
    <w:p w14:paraId="23474C80" w14:textId="5EB80F81" w:rsidR="00165C4B" w:rsidRDefault="0A358EAE" w:rsidP="0A358EAE">
      <w:pPr>
        <w:pStyle w:val="ListParagraph"/>
        <w:numPr>
          <w:ilvl w:val="1"/>
          <w:numId w:val="179"/>
        </w:numPr>
        <w:rPr>
          <w:rFonts w:ascii="Aptos" w:eastAsia="Aptos" w:hAnsi="Aptos" w:cs="Aptos"/>
          <w:color w:val="000000" w:themeColor="text1"/>
        </w:rPr>
      </w:pPr>
      <w:r w:rsidRPr="0A358EAE">
        <w:rPr>
          <w:rFonts w:ascii="Aptos" w:eastAsia="Aptos" w:hAnsi="Aptos" w:cs="Aptos"/>
          <w:color w:val="000000" w:themeColor="text1"/>
        </w:rPr>
        <w:t>Ensure that any new items authored also match the lesson’s objectives and the models, language, and format of the instructional tasks.</w:t>
      </w:r>
    </w:p>
    <w:p w14:paraId="5EB77EB4" w14:textId="20CE7932" w:rsidR="00165C4B" w:rsidRDefault="0A358EAE" w:rsidP="0A358EAE">
      <w:r w:rsidRPr="0A358EAE">
        <w:rPr>
          <w:rFonts w:ascii="Aptos" w:eastAsia="Aptos" w:hAnsi="Aptos" w:cs="Aptos"/>
          <w:color w:val="000000" w:themeColor="text1"/>
        </w:rPr>
        <w:t xml:space="preserve"> </w:t>
      </w:r>
    </w:p>
    <w:p w14:paraId="4C76B286" w14:textId="351BD27E" w:rsidR="00165C4B" w:rsidRDefault="0A358EAE" w:rsidP="0A358EAE">
      <w:r w:rsidRPr="0A358EAE">
        <w:rPr>
          <w:rFonts w:ascii="Aptos" w:eastAsia="Aptos" w:hAnsi="Aptos" w:cs="Aptos"/>
          <w:b/>
          <w:bCs/>
        </w:rPr>
        <w:t>Resources:</w:t>
      </w:r>
      <w:r w:rsidRPr="0A358EAE">
        <w:rPr>
          <w:rFonts w:ascii="Aptos" w:eastAsia="Aptos" w:hAnsi="Aptos" w:cs="Aptos"/>
        </w:rPr>
        <w:t xml:space="preserve"> </w:t>
      </w:r>
    </w:p>
    <w:p w14:paraId="42C3CB8B" w14:textId="1B36A45D" w:rsidR="00165C4B" w:rsidRDefault="5609DC12" w:rsidP="0A358EAE">
      <w:pPr>
        <w:pStyle w:val="ListParagraph"/>
        <w:numPr>
          <w:ilvl w:val="0"/>
          <w:numId w:val="75"/>
        </w:numPr>
        <w:rPr>
          <w:rFonts w:ascii="Aptos" w:eastAsia="Aptos" w:hAnsi="Aptos" w:cs="Aptos"/>
        </w:rPr>
      </w:pPr>
      <w:r w:rsidRPr="5609DC12">
        <w:rPr>
          <w:rFonts w:ascii="Aptos" w:eastAsia="Aptos" w:hAnsi="Aptos" w:cs="Aptos"/>
          <w:color w:val="4DA62E"/>
        </w:rPr>
        <w:t xml:space="preserve">IM_CA_G#_TOC.xlsx </w:t>
      </w:r>
      <w:r w:rsidRPr="5609DC12">
        <w:rPr>
          <w:rFonts w:ascii="Aptos" w:eastAsia="Aptos" w:hAnsi="Aptos" w:cs="Aptos"/>
        </w:rPr>
        <w:t>(</w:t>
      </w:r>
      <w:hyperlink r:id="rId403">
        <w:r w:rsidRPr="5609DC12">
          <w:rPr>
            <w:rStyle w:val="Hyperlink"/>
            <w:rFonts w:ascii="Aptos" w:eastAsia="Aptos" w:hAnsi="Aptos" w:cs="Aptos"/>
            <w:color w:val="467886"/>
          </w:rPr>
          <w:t>Box Folder</w:t>
        </w:r>
      </w:hyperlink>
      <w:r w:rsidRPr="5609DC12">
        <w:rPr>
          <w:rFonts w:ascii="Aptos" w:eastAsia="Aptos" w:hAnsi="Aptos" w:cs="Aptos"/>
        </w:rPr>
        <w:t>)</w:t>
      </w:r>
    </w:p>
    <w:p w14:paraId="62C5DB17" w14:textId="6FF0158A" w:rsidR="00165C4B" w:rsidRDefault="5609DC12" w:rsidP="0A358EAE">
      <w:pPr>
        <w:pStyle w:val="ListParagraph"/>
        <w:numPr>
          <w:ilvl w:val="0"/>
          <w:numId w:val="75"/>
        </w:numPr>
        <w:rPr>
          <w:rFonts w:ascii="Aptos" w:eastAsia="Aptos" w:hAnsi="Aptos" w:cs="Aptos"/>
        </w:rPr>
      </w:pPr>
      <w:r w:rsidRPr="5609DC12">
        <w:rPr>
          <w:rFonts w:ascii="Aptos" w:eastAsia="Aptos" w:hAnsi="Aptos" w:cs="Aptos"/>
          <w:color w:val="0070C0"/>
        </w:rPr>
        <w:t xml:space="preserve">IM_CA_G#_New &amp; Revised Lessons.docx </w:t>
      </w:r>
      <w:r w:rsidRPr="5609DC12">
        <w:rPr>
          <w:rFonts w:ascii="Aptos" w:eastAsia="Aptos" w:hAnsi="Aptos" w:cs="Aptos"/>
        </w:rPr>
        <w:t>(</w:t>
      </w:r>
      <w:hyperlink r:id="rId404">
        <w:r w:rsidRPr="5609DC12">
          <w:rPr>
            <w:rStyle w:val="Hyperlink"/>
            <w:rFonts w:ascii="Aptos" w:eastAsia="Aptos" w:hAnsi="Aptos" w:cs="Aptos"/>
            <w:color w:val="467886"/>
          </w:rPr>
          <w:t>Box Folder</w:t>
        </w:r>
      </w:hyperlink>
      <w:r w:rsidRPr="5609DC12">
        <w:rPr>
          <w:rFonts w:ascii="Aptos" w:eastAsia="Aptos" w:hAnsi="Aptos" w:cs="Aptos"/>
        </w:rPr>
        <w:t>)</w:t>
      </w:r>
    </w:p>
    <w:p w14:paraId="7B079F9A" w14:textId="18254A16" w:rsidR="00165C4B" w:rsidRDefault="5609DC12" w:rsidP="0A358EAE">
      <w:pPr>
        <w:pStyle w:val="ListParagraph"/>
        <w:numPr>
          <w:ilvl w:val="0"/>
          <w:numId w:val="75"/>
        </w:numPr>
        <w:rPr>
          <w:rFonts w:ascii="Aptos" w:eastAsia="Aptos" w:hAnsi="Aptos" w:cs="Aptos"/>
        </w:rPr>
      </w:pPr>
      <w:r w:rsidRPr="5609DC12">
        <w:rPr>
          <w:rFonts w:ascii="Aptos" w:eastAsia="Aptos" w:hAnsi="Aptos" w:cs="Aptos"/>
          <w:color w:val="C00000"/>
        </w:rPr>
        <w:t xml:space="preserve">Into Math v1 TE.pdf </w:t>
      </w:r>
      <w:r w:rsidRPr="5609DC12">
        <w:rPr>
          <w:rFonts w:ascii="Aptos" w:eastAsia="Aptos" w:hAnsi="Aptos" w:cs="Aptos"/>
        </w:rPr>
        <w:t>(</w:t>
      </w:r>
      <w:hyperlink r:id="rId405" w:anchor="/dashboard">
        <w:r w:rsidRPr="5609DC12">
          <w:rPr>
            <w:rStyle w:val="Hyperlink"/>
            <w:rFonts w:ascii="Aptos" w:eastAsia="Aptos" w:hAnsi="Aptos" w:cs="Aptos"/>
            <w:color w:val="467886"/>
          </w:rPr>
          <w:t>Ed Platform</w:t>
        </w:r>
      </w:hyperlink>
      <w:r w:rsidRPr="5609DC12">
        <w:rPr>
          <w:rFonts w:ascii="Aptos" w:eastAsia="Aptos" w:hAnsi="Aptos" w:cs="Aptos"/>
        </w:rPr>
        <w:t>) (</w:t>
      </w:r>
      <w:hyperlink r:id="rId406">
        <w:r w:rsidRPr="5609DC12">
          <w:rPr>
            <w:rStyle w:val="Hyperlink"/>
            <w:rFonts w:ascii="Aptos" w:eastAsia="Aptos" w:hAnsi="Aptos" w:cs="Aptos"/>
            <w:color w:val="467886"/>
          </w:rPr>
          <w:t>Box Folder</w:t>
        </w:r>
      </w:hyperlink>
      <w:r w:rsidRPr="5609DC12">
        <w:rPr>
          <w:rFonts w:ascii="Aptos" w:eastAsia="Aptos" w:hAnsi="Aptos" w:cs="Aptos"/>
        </w:rPr>
        <w:t>)</w:t>
      </w:r>
    </w:p>
    <w:p w14:paraId="2CC578C6" w14:textId="1F962822" w:rsidR="00165C4B" w:rsidRDefault="0A358EAE" w:rsidP="0A358EAE">
      <w:pPr>
        <w:pStyle w:val="ListParagraph"/>
        <w:numPr>
          <w:ilvl w:val="0"/>
          <w:numId w:val="75"/>
        </w:numPr>
        <w:rPr>
          <w:rFonts w:ascii="Aptos" w:eastAsia="Aptos" w:hAnsi="Aptos" w:cs="Aptos"/>
        </w:rPr>
      </w:pPr>
      <w:r w:rsidRPr="0A358EAE">
        <w:rPr>
          <w:rFonts w:ascii="Aptos" w:eastAsia="Aptos" w:hAnsi="Aptos" w:cs="Aptos"/>
          <w:color w:val="FFC000"/>
        </w:rPr>
        <w:t>Learnosity AYR or MDR Activity</w:t>
      </w:r>
      <w:r w:rsidRPr="0A358EAE">
        <w:rPr>
          <w:rFonts w:ascii="Aptos" w:eastAsia="Aptos" w:hAnsi="Aptos" w:cs="Aptos"/>
          <w:color w:val="C00000"/>
        </w:rPr>
        <w:t xml:space="preserve"> </w:t>
      </w:r>
      <w:r w:rsidRPr="0A358EAE">
        <w:rPr>
          <w:rFonts w:ascii="Aptos" w:eastAsia="Aptos" w:hAnsi="Aptos" w:cs="Aptos"/>
        </w:rPr>
        <w:t>(</w:t>
      </w:r>
      <w:hyperlink r:id="rId407" w:anchor="/dashboard">
        <w:r w:rsidRPr="0A358EAE">
          <w:rPr>
            <w:rStyle w:val="Hyperlink"/>
            <w:rFonts w:ascii="Aptos" w:eastAsia="Aptos" w:hAnsi="Aptos" w:cs="Aptos"/>
            <w:color w:val="467886"/>
          </w:rPr>
          <w:t>Ed Platform</w:t>
        </w:r>
      </w:hyperlink>
      <w:r w:rsidRPr="0A358EAE">
        <w:rPr>
          <w:rFonts w:ascii="Aptos" w:eastAsia="Aptos" w:hAnsi="Aptos" w:cs="Aptos"/>
        </w:rPr>
        <w:t>)</w:t>
      </w:r>
    </w:p>
    <w:p w14:paraId="4682AE62" w14:textId="58A39E94" w:rsidR="00165C4B" w:rsidRDefault="0A358EAE" w:rsidP="0A358EAE">
      <w:pPr>
        <w:pStyle w:val="ListParagraph"/>
        <w:numPr>
          <w:ilvl w:val="0"/>
          <w:numId w:val="75"/>
        </w:numPr>
        <w:rPr>
          <w:rFonts w:ascii="Aptos" w:eastAsia="Aptos" w:hAnsi="Aptos" w:cs="Aptos"/>
        </w:rPr>
      </w:pPr>
      <w:r w:rsidRPr="0A358EAE">
        <w:rPr>
          <w:rFonts w:ascii="Aptos" w:eastAsia="Aptos" w:hAnsi="Aptos" w:cs="Aptos"/>
          <w:color w:val="FFC000"/>
        </w:rPr>
        <w:t>Into Math v1 Assessment Guide</w:t>
      </w:r>
      <w:r w:rsidRPr="0A358EAE">
        <w:rPr>
          <w:rFonts w:ascii="Aptos" w:eastAsia="Aptos" w:hAnsi="Aptos" w:cs="Aptos"/>
          <w:color w:val="C00000"/>
        </w:rPr>
        <w:t xml:space="preserve"> </w:t>
      </w:r>
      <w:r w:rsidRPr="0A358EAE">
        <w:rPr>
          <w:rFonts w:ascii="Aptos" w:eastAsia="Aptos" w:hAnsi="Aptos" w:cs="Aptos"/>
        </w:rPr>
        <w:t>(</w:t>
      </w:r>
      <w:hyperlink r:id="rId408" w:anchor="/dashboard">
        <w:r w:rsidRPr="0A358EAE">
          <w:rPr>
            <w:rStyle w:val="Hyperlink"/>
            <w:rFonts w:ascii="Aptos" w:eastAsia="Aptos" w:hAnsi="Aptos" w:cs="Aptos"/>
            <w:color w:val="467886"/>
          </w:rPr>
          <w:t>Ed Platform</w:t>
        </w:r>
      </w:hyperlink>
      <w:r w:rsidRPr="0A358EAE">
        <w:rPr>
          <w:rFonts w:ascii="Aptos" w:eastAsia="Aptos" w:hAnsi="Aptos" w:cs="Aptos"/>
        </w:rPr>
        <w:t>)</w:t>
      </w:r>
    </w:p>
    <w:p w14:paraId="68FB2AAB" w14:textId="5AF73735" w:rsidR="00165C4B" w:rsidRDefault="5609DC12" w:rsidP="0A358EAE">
      <w:pPr>
        <w:pStyle w:val="ListParagraph"/>
        <w:numPr>
          <w:ilvl w:val="0"/>
          <w:numId w:val="75"/>
        </w:numPr>
        <w:rPr>
          <w:rFonts w:ascii="Aptos" w:eastAsia="Aptos" w:hAnsi="Aptos" w:cs="Aptos"/>
        </w:rPr>
      </w:pPr>
      <w:r w:rsidRPr="5609DC12">
        <w:rPr>
          <w:rFonts w:ascii="Aptos" w:eastAsia="Aptos" w:hAnsi="Aptos" w:cs="Aptos"/>
          <w:color w:val="0070C0"/>
        </w:rPr>
        <w:t xml:space="preserve">EMM.docx </w:t>
      </w:r>
      <w:r w:rsidRPr="5609DC12">
        <w:rPr>
          <w:rFonts w:ascii="Aptos" w:eastAsia="Aptos" w:hAnsi="Aptos" w:cs="Aptos"/>
        </w:rPr>
        <w:t>(</w:t>
      </w:r>
      <w:hyperlink r:id="rId409">
        <w:r w:rsidRPr="5609DC12">
          <w:rPr>
            <w:rStyle w:val="Hyperlink"/>
            <w:rFonts w:ascii="Aptos" w:eastAsia="Aptos" w:hAnsi="Aptos" w:cs="Aptos"/>
            <w:color w:val="467886"/>
          </w:rPr>
          <w:t>Box Folder</w:t>
        </w:r>
      </w:hyperlink>
      <w:r w:rsidRPr="5609DC12">
        <w:rPr>
          <w:rFonts w:ascii="Aptos" w:eastAsia="Aptos" w:hAnsi="Aptos" w:cs="Aptos"/>
        </w:rPr>
        <w:t>)</w:t>
      </w:r>
    </w:p>
    <w:p w14:paraId="7DA7D11D" w14:textId="00FCFD3A" w:rsidR="00165C4B" w:rsidRDefault="0A358EAE" w:rsidP="0A358EAE">
      <w:pPr>
        <w:pStyle w:val="ListParagraph"/>
        <w:numPr>
          <w:ilvl w:val="0"/>
          <w:numId w:val="75"/>
        </w:numPr>
        <w:rPr>
          <w:rFonts w:ascii="Aptos" w:eastAsia="Aptos" w:hAnsi="Aptos" w:cs="Aptos"/>
        </w:rPr>
      </w:pPr>
      <w:r w:rsidRPr="0A358EAE">
        <w:rPr>
          <w:rFonts w:ascii="Aptos" w:eastAsia="Aptos" w:hAnsi="Aptos" w:cs="Aptos"/>
          <w:color w:val="C00000"/>
        </w:rPr>
        <w:t>Math Item Specs Guide.pdf</w:t>
      </w:r>
      <w:r w:rsidRPr="0A358EAE">
        <w:rPr>
          <w:rFonts w:ascii="Aptos" w:eastAsia="Aptos" w:hAnsi="Aptos" w:cs="Aptos"/>
          <w:color w:val="0070C0"/>
        </w:rPr>
        <w:t xml:space="preserve"> </w:t>
      </w:r>
      <w:r w:rsidRPr="0A358EAE">
        <w:rPr>
          <w:rFonts w:ascii="Aptos" w:eastAsia="Aptos" w:hAnsi="Aptos" w:cs="Aptos"/>
        </w:rPr>
        <w:t>(</w:t>
      </w:r>
      <w:hyperlink r:id="rId410">
        <w:r w:rsidRPr="0A358EAE">
          <w:rPr>
            <w:rStyle w:val="Hyperlink"/>
            <w:rFonts w:ascii="Aptos" w:eastAsia="Aptos" w:hAnsi="Aptos" w:cs="Aptos"/>
            <w:color w:val="467886"/>
          </w:rPr>
          <w:t>Box Folder</w:t>
        </w:r>
      </w:hyperlink>
      <w:r w:rsidRPr="0A358EAE">
        <w:rPr>
          <w:rFonts w:ascii="Aptos" w:eastAsia="Aptos" w:hAnsi="Aptos" w:cs="Aptos"/>
        </w:rPr>
        <w:t>)</w:t>
      </w:r>
    </w:p>
    <w:p w14:paraId="632BA4BF" w14:textId="0B50ADD5" w:rsidR="00165C4B" w:rsidRDefault="0A358EAE" w:rsidP="0A358EAE">
      <w:pPr>
        <w:pStyle w:val="ListParagraph"/>
        <w:numPr>
          <w:ilvl w:val="0"/>
          <w:numId w:val="75"/>
        </w:numPr>
        <w:rPr>
          <w:rFonts w:ascii="Aptos" w:eastAsia="Aptos" w:hAnsi="Aptos" w:cs="Aptos"/>
        </w:rPr>
      </w:pPr>
      <w:r w:rsidRPr="0A358EAE">
        <w:rPr>
          <w:rFonts w:ascii="Aptos" w:eastAsia="Aptos" w:hAnsi="Aptos" w:cs="Aptos"/>
          <w:color w:val="4DA62E"/>
        </w:rPr>
        <w:t xml:space="preserve">Manually Scored Items by Standard &amp; Lesson.xlsx </w:t>
      </w:r>
      <w:r w:rsidRPr="0A358EAE">
        <w:rPr>
          <w:rFonts w:ascii="Aptos" w:eastAsia="Aptos" w:hAnsi="Aptos" w:cs="Aptos"/>
        </w:rPr>
        <w:t>(</w:t>
      </w:r>
      <w:hyperlink r:id="rId411">
        <w:r w:rsidRPr="0A358EAE">
          <w:rPr>
            <w:rStyle w:val="Hyperlink"/>
            <w:rFonts w:ascii="Aptos" w:eastAsia="Aptos" w:hAnsi="Aptos" w:cs="Aptos"/>
            <w:color w:val="467886"/>
          </w:rPr>
          <w:t>Box Folder</w:t>
        </w:r>
      </w:hyperlink>
      <w:r w:rsidRPr="0A358EAE">
        <w:rPr>
          <w:rFonts w:ascii="Aptos" w:eastAsia="Aptos" w:hAnsi="Aptos" w:cs="Aptos"/>
        </w:rPr>
        <w:t>)</w:t>
      </w:r>
    </w:p>
    <w:p w14:paraId="35763AB0" w14:textId="511E7FA6" w:rsidR="00165C4B" w:rsidRDefault="0A358EAE" w:rsidP="0A358EAE">
      <w:pPr>
        <w:pStyle w:val="ListParagraph"/>
        <w:numPr>
          <w:ilvl w:val="0"/>
          <w:numId w:val="75"/>
        </w:numPr>
        <w:rPr>
          <w:rFonts w:ascii="Aptos" w:eastAsia="Aptos" w:hAnsi="Aptos" w:cs="Aptos"/>
        </w:rPr>
      </w:pPr>
      <w:r w:rsidRPr="0A358EAE">
        <w:rPr>
          <w:rFonts w:ascii="Aptos" w:eastAsia="Aptos" w:hAnsi="Aptos" w:cs="Aptos"/>
          <w:color w:val="C00000"/>
        </w:rPr>
        <w:t xml:space="preserve">Depth of Knowledge.pdf </w:t>
      </w:r>
      <w:r w:rsidRPr="0A358EAE">
        <w:rPr>
          <w:rFonts w:ascii="Aptos" w:eastAsia="Aptos" w:hAnsi="Aptos" w:cs="Aptos"/>
        </w:rPr>
        <w:t>(</w:t>
      </w:r>
      <w:hyperlink r:id="rId412">
        <w:r w:rsidRPr="0A358EAE">
          <w:rPr>
            <w:rStyle w:val="Hyperlink"/>
            <w:rFonts w:ascii="Aptos" w:eastAsia="Aptos" w:hAnsi="Aptos" w:cs="Aptos"/>
            <w:color w:val="467886"/>
          </w:rPr>
          <w:t>Box Folder</w:t>
        </w:r>
      </w:hyperlink>
      <w:r w:rsidRPr="0A358EAE">
        <w:rPr>
          <w:rFonts w:ascii="Aptos" w:eastAsia="Aptos" w:hAnsi="Aptos" w:cs="Aptos"/>
        </w:rPr>
        <w:t>)</w:t>
      </w:r>
    </w:p>
    <w:p w14:paraId="390D1703" w14:textId="2B1CA84D" w:rsidR="00165C4B" w:rsidRDefault="0A358EAE" w:rsidP="0A358EAE">
      <w:pPr>
        <w:pStyle w:val="ListParagraph"/>
        <w:numPr>
          <w:ilvl w:val="0"/>
          <w:numId w:val="75"/>
        </w:numPr>
        <w:rPr>
          <w:rFonts w:ascii="Aptos" w:eastAsia="Aptos" w:hAnsi="Aptos" w:cs="Aptos"/>
        </w:rPr>
      </w:pPr>
      <w:r w:rsidRPr="0A358EAE">
        <w:rPr>
          <w:rFonts w:ascii="Aptos" w:eastAsia="Aptos" w:hAnsi="Aptos" w:cs="Aptos"/>
          <w:color w:val="4DA62E"/>
        </w:rPr>
        <w:t>Learning Spine to CCSS Mapping.xlsx</w:t>
      </w:r>
      <w:r w:rsidRPr="0A358EAE">
        <w:rPr>
          <w:rFonts w:ascii="Aptos" w:eastAsia="Aptos" w:hAnsi="Aptos" w:cs="Aptos"/>
        </w:rPr>
        <w:t xml:space="preserve"> (</w:t>
      </w:r>
      <w:hyperlink r:id="rId413">
        <w:r w:rsidRPr="0A358EAE">
          <w:rPr>
            <w:rStyle w:val="Hyperlink"/>
            <w:rFonts w:ascii="Aptos" w:eastAsia="Aptos" w:hAnsi="Aptos" w:cs="Aptos"/>
            <w:color w:val="467886"/>
          </w:rPr>
          <w:t>Box Folder</w:t>
        </w:r>
      </w:hyperlink>
      <w:r w:rsidRPr="0A358EAE">
        <w:rPr>
          <w:rFonts w:ascii="Aptos" w:eastAsia="Aptos" w:hAnsi="Aptos" w:cs="Aptos"/>
        </w:rPr>
        <w:t>)</w:t>
      </w:r>
    </w:p>
    <w:p w14:paraId="7D9F11B9" w14:textId="03BB808B" w:rsidR="00165C4B" w:rsidRDefault="0A358EAE" w:rsidP="0A358EAE">
      <w:pPr>
        <w:pStyle w:val="ListParagraph"/>
        <w:numPr>
          <w:ilvl w:val="0"/>
          <w:numId w:val="75"/>
        </w:numPr>
        <w:rPr>
          <w:rFonts w:ascii="Aptos" w:eastAsia="Aptos" w:hAnsi="Aptos" w:cs="Aptos"/>
        </w:rPr>
      </w:pPr>
      <w:r w:rsidRPr="0A358EAE">
        <w:rPr>
          <w:rFonts w:ascii="Aptos" w:eastAsia="Aptos" w:hAnsi="Aptos" w:cs="Aptos"/>
          <w:color w:val="0070C0"/>
        </w:rPr>
        <w:t xml:space="preserve">Print and Digital Errors from v1 Assessments.docx </w:t>
      </w:r>
      <w:r w:rsidRPr="0A358EAE">
        <w:rPr>
          <w:rFonts w:ascii="Aptos" w:eastAsia="Aptos" w:hAnsi="Aptos" w:cs="Aptos"/>
        </w:rPr>
        <w:t>(</w:t>
      </w:r>
      <w:hyperlink r:id="rId414">
        <w:r w:rsidRPr="0A358EAE">
          <w:rPr>
            <w:rStyle w:val="Hyperlink"/>
            <w:rFonts w:ascii="Aptos" w:eastAsia="Aptos" w:hAnsi="Aptos" w:cs="Aptos"/>
            <w:color w:val="467886"/>
          </w:rPr>
          <w:t>Box Folder</w:t>
        </w:r>
      </w:hyperlink>
      <w:r w:rsidRPr="0A358EAE">
        <w:rPr>
          <w:rFonts w:ascii="Aptos" w:eastAsia="Aptos" w:hAnsi="Aptos" w:cs="Aptos"/>
        </w:rPr>
        <w:t>)</w:t>
      </w:r>
    </w:p>
    <w:p w14:paraId="75A55930" w14:textId="70F8DA44" w:rsidR="00165C4B" w:rsidRDefault="0A358EAE" w:rsidP="0A358EAE">
      <w:pPr>
        <w:pStyle w:val="ListParagraph"/>
        <w:numPr>
          <w:ilvl w:val="0"/>
          <w:numId w:val="75"/>
        </w:numPr>
        <w:rPr>
          <w:rFonts w:ascii="Aptos" w:eastAsia="Aptos" w:hAnsi="Aptos" w:cs="Aptos"/>
        </w:rPr>
      </w:pPr>
      <w:r w:rsidRPr="0A358EAE">
        <w:rPr>
          <w:rFonts w:ascii="Aptos" w:eastAsia="Aptos" w:hAnsi="Aptos" w:cs="Aptos"/>
          <w:color w:val="0070C0"/>
        </w:rPr>
        <w:t xml:space="preserve">SMP Guidelines.docx </w:t>
      </w:r>
      <w:r w:rsidRPr="0A358EAE">
        <w:rPr>
          <w:rFonts w:ascii="Aptos" w:eastAsia="Aptos" w:hAnsi="Aptos" w:cs="Aptos"/>
        </w:rPr>
        <w:t>(</w:t>
      </w:r>
      <w:hyperlink r:id="rId415">
        <w:r w:rsidRPr="0A358EAE">
          <w:rPr>
            <w:rStyle w:val="Hyperlink"/>
            <w:rFonts w:ascii="Aptos" w:eastAsia="Aptos" w:hAnsi="Aptos" w:cs="Aptos"/>
            <w:color w:val="467886"/>
          </w:rPr>
          <w:t>Box Link</w:t>
        </w:r>
      </w:hyperlink>
      <w:r w:rsidRPr="0A358EAE">
        <w:rPr>
          <w:rFonts w:ascii="Aptos" w:eastAsia="Aptos" w:hAnsi="Aptos" w:cs="Aptos"/>
        </w:rPr>
        <w:t>)</w:t>
      </w:r>
    </w:p>
    <w:p w14:paraId="36B91FEF" w14:textId="7C7C9105" w:rsidR="00165C4B" w:rsidRDefault="00165C4B" w:rsidP="0A358EAE">
      <w:pPr>
        <w:rPr>
          <w:rFonts w:ascii="Aptos" w:eastAsia="Aptos" w:hAnsi="Aptos" w:cs="Aptos"/>
        </w:rPr>
      </w:pPr>
    </w:p>
    <w:p w14:paraId="70FBC4D8" w14:textId="24058BC2" w:rsidR="2755D186" w:rsidRDefault="282B746D" w:rsidP="2755D186">
      <w:pPr>
        <w:pStyle w:val="Heading1"/>
        <w:rPr>
          <w:highlight w:val="yellow"/>
        </w:rPr>
      </w:pPr>
      <w:bookmarkStart w:id="236" w:name="_Kindergarten_Considerations"/>
      <w:bookmarkStart w:id="237" w:name="_Toc1131520825"/>
      <w:r w:rsidRPr="282B746D">
        <w:rPr>
          <w:highlight w:val="yellow"/>
        </w:rPr>
        <w:t>Kindergarten Considerations</w:t>
      </w:r>
      <w:bookmarkEnd w:id="236"/>
      <w:bookmarkEnd w:id="237"/>
    </w:p>
    <w:p w14:paraId="3A42687F" w14:textId="395EC23E" w:rsidR="2755D186" w:rsidRDefault="2755D186" w:rsidP="2755D186">
      <w:r>
        <w:t xml:space="preserve">Kindergarten will follow the guidelines above for the majority of the sections, however there are additional GK considerations that need to be made when authoring the EMM. Information about those considerations will be found within this section. </w:t>
      </w:r>
    </w:p>
    <w:p w14:paraId="4EC38D9E" w14:textId="36DC2A57" w:rsidR="2755D186" w:rsidRDefault="282B746D" w:rsidP="2755D186">
      <w:pPr>
        <w:pStyle w:val="Heading2"/>
      </w:pPr>
      <w:bookmarkStart w:id="238" w:name="_Toc2095561576"/>
      <w:r>
        <w:t>Kindergarten Page Styling Guidelines</w:t>
      </w:r>
      <w:bookmarkEnd w:id="238"/>
    </w:p>
    <w:p w14:paraId="6511170F" w14:textId="4875F516" w:rsidR="2755D186" w:rsidRDefault="4B5C2397" w:rsidP="2755D186">
      <w:pPr>
        <w:rPr>
          <w:b/>
          <w:bCs/>
        </w:rPr>
      </w:pPr>
      <w:r>
        <w:t xml:space="preserve">Kindergarten is the only grade that is image based, so the content needs a specific page style to organize the images. There needs to be a total of 6 pages in each GK lesson, unless otherwise indicated in the TOC. Page styles can be mixed and matched to reach this page requirement. </w:t>
      </w:r>
    </w:p>
    <w:p w14:paraId="078C259D" w14:textId="1EB5C004" w:rsidR="2755D186" w:rsidRDefault="2755D186" w:rsidP="2755D186">
      <w:pPr>
        <w:pStyle w:val="ListParagraph"/>
        <w:numPr>
          <w:ilvl w:val="0"/>
          <w:numId w:val="30"/>
        </w:numPr>
      </w:pPr>
      <w:r>
        <w:t xml:space="preserve"> Images can be organized within one task, or may be organized across multiple tasks. </w:t>
      </w:r>
    </w:p>
    <w:p w14:paraId="48883B3B" w14:textId="45C62DC1" w:rsidR="2755D186" w:rsidRDefault="2755D186" w:rsidP="2755D186">
      <w:pPr>
        <w:pStyle w:val="ListParagraph"/>
        <w:numPr>
          <w:ilvl w:val="1"/>
          <w:numId w:val="30"/>
        </w:numPr>
      </w:pPr>
      <w:r>
        <w:t xml:space="preserve">If multiple source lesson tasks share a direction line, those tasks will be considered </w:t>
      </w:r>
      <w:r w:rsidRPr="2755D186">
        <w:rPr>
          <w:b/>
          <w:bCs/>
        </w:rPr>
        <w:t>one</w:t>
      </w:r>
      <w:r>
        <w:t xml:space="preserve"> task in v2. Choose a </w:t>
      </w:r>
      <w:hyperlink r:id="rId416">
        <w:r w:rsidRPr="2755D186">
          <w:rPr>
            <w:rStyle w:val="Hyperlink"/>
          </w:rPr>
          <w:t>page layout</w:t>
        </w:r>
      </w:hyperlink>
      <w:r>
        <w:t xml:space="preserve"> (Styles A-F) for a </w:t>
      </w:r>
      <w:r w:rsidRPr="2755D186">
        <w:rPr>
          <w:i/>
          <w:iCs/>
        </w:rPr>
        <w:t>single</w:t>
      </w:r>
      <w:r w:rsidRPr="2755D186">
        <w:t xml:space="preserve"> task and include it in the EMM in the Print Page Style row. </w:t>
      </w:r>
    </w:p>
    <w:p w14:paraId="3F4602A7" w14:textId="77D3AADB" w:rsidR="2755D186" w:rsidRDefault="2755D186" w:rsidP="2755D186">
      <w:pPr>
        <w:pStyle w:val="ListParagraph"/>
        <w:numPr>
          <w:ilvl w:val="1"/>
          <w:numId w:val="30"/>
        </w:numPr>
      </w:pPr>
      <w:r w:rsidRPr="2755D186">
        <w:t xml:space="preserve">If multiple source lesson tasks share a direction line but include separate stories, those tasks will be considered separate tasks. (Please author the direction line in both tasks, but the direction line should be </w:t>
      </w:r>
      <w:r w:rsidRPr="2755D186">
        <w:rPr>
          <w:color w:val="A6A6A6" w:themeColor="background1" w:themeShade="A6"/>
        </w:rPr>
        <w:t>gray</w:t>
      </w:r>
      <w:r w:rsidRPr="2755D186">
        <w:t xml:space="preserve"> in the second task since it will not appear in print twice. The stories should be black in both tasks.) Choose a </w:t>
      </w:r>
      <w:hyperlink r:id="rId417">
        <w:r w:rsidRPr="2755D186">
          <w:rPr>
            <w:rStyle w:val="Hyperlink"/>
          </w:rPr>
          <w:t>page layout</w:t>
        </w:r>
      </w:hyperlink>
      <w:r>
        <w:t xml:space="preserve"> (Styles G-M) for a </w:t>
      </w:r>
      <w:r w:rsidRPr="2755D186">
        <w:rPr>
          <w:i/>
          <w:iCs/>
        </w:rPr>
        <w:t xml:space="preserve">multiple </w:t>
      </w:r>
      <w:r w:rsidRPr="2755D186">
        <w:t>tasks and include it in the EMM in the Print Page Style row.</w:t>
      </w:r>
    </w:p>
    <w:p w14:paraId="1A98E34C" w14:textId="17D20300" w:rsidR="2755D186" w:rsidRDefault="2755D186" w:rsidP="2755D186">
      <w:pPr>
        <w:pStyle w:val="ListParagraph"/>
        <w:numPr>
          <w:ilvl w:val="2"/>
          <w:numId w:val="30"/>
        </w:numPr>
      </w:pPr>
      <w:r w:rsidRPr="2755D186">
        <w:t xml:space="preserve">If for any reason a page style needs to be modified, such as needed two small boxes side by side where the page style only shows one long box, a note to COMP can be included in the same row in the EMM that the page style is indicated. In brackets, please tell COMP the modification you need for that page style. </w:t>
      </w:r>
    </w:p>
    <w:p w14:paraId="7E464F7C" w14:textId="52E6C782" w:rsidR="2755D186" w:rsidRDefault="2755D186" w:rsidP="2755D186">
      <w:pPr>
        <w:pStyle w:val="ListParagraph"/>
        <w:numPr>
          <w:ilvl w:val="2"/>
          <w:numId w:val="30"/>
        </w:numPr>
      </w:pPr>
      <w:r w:rsidRPr="2755D186">
        <w:lastRenderedPageBreak/>
        <w:t xml:space="preserve">For example, if instead of two large boxes stacked on top of each other such as in Style B you needed one large box and two smaller boxes below side by side, you can instruct comp to make that change. </w:t>
      </w:r>
    </w:p>
    <w:p w14:paraId="32116EAA" w14:textId="5AD9E028" w:rsidR="2755D186" w:rsidRDefault="2755D186" w:rsidP="2755D186">
      <w:pPr>
        <w:jc w:val="center"/>
      </w:pPr>
      <w:r>
        <w:rPr>
          <w:noProof/>
        </w:rPr>
        <w:drawing>
          <wp:inline distT="0" distB="0" distL="0" distR="0" wp14:anchorId="1FDD0F58" wp14:editId="3539F59E">
            <wp:extent cx="5257800" cy="751114"/>
            <wp:effectExtent l="0" t="0" r="0" b="0"/>
            <wp:docPr id="2106351292" name="Picture 210635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8">
                      <a:extLst>
                        <a:ext uri="{28A0092B-C50C-407E-A947-70E740481C1C}">
                          <a14:useLocalDpi xmlns:a14="http://schemas.microsoft.com/office/drawing/2010/main" val="0"/>
                        </a:ext>
                      </a:extLst>
                    </a:blip>
                    <a:stretch>
                      <a:fillRect/>
                    </a:stretch>
                  </pic:blipFill>
                  <pic:spPr>
                    <a:xfrm>
                      <a:off x="0" y="0"/>
                      <a:ext cx="5257800" cy="751114"/>
                    </a:xfrm>
                    <a:prstGeom prst="rect">
                      <a:avLst/>
                    </a:prstGeom>
                  </pic:spPr>
                </pic:pic>
              </a:graphicData>
            </a:graphic>
          </wp:inline>
        </w:drawing>
      </w:r>
    </w:p>
    <w:p w14:paraId="6BCC0143" w14:textId="34BC15E0" w:rsidR="2755D186" w:rsidRDefault="2755D186" w:rsidP="2755D186">
      <w:pPr>
        <w:pStyle w:val="ListParagraph"/>
        <w:numPr>
          <w:ilvl w:val="0"/>
          <w:numId w:val="30"/>
        </w:numPr>
      </w:pPr>
      <w:r w:rsidRPr="2755D186">
        <w:t>May choose a layout that resembles what was done for v1 for p/u lessons</w:t>
      </w:r>
    </w:p>
    <w:p w14:paraId="1BF1719B" w14:textId="13B6E37A" w:rsidR="2755D186" w:rsidRDefault="2755D186" w:rsidP="2755D186">
      <w:pPr>
        <w:pStyle w:val="ListParagraph"/>
        <w:numPr>
          <w:ilvl w:val="0"/>
          <w:numId w:val="30"/>
        </w:numPr>
      </w:pPr>
      <w:r>
        <w:t xml:space="preserve">Revised/new lessons will require a page style that makes sense for the content </w:t>
      </w:r>
    </w:p>
    <w:p w14:paraId="7E226A39" w14:textId="2010CD5F" w:rsidR="2755D186" w:rsidRDefault="2755D186" w:rsidP="2755D186">
      <w:pPr>
        <w:pStyle w:val="ListParagraph"/>
        <w:numPr>
          <w:ilvl w:val="0"/>
          <w:numId w:val="30"/>
        </w:numPr>
      </w:pPr>
      <w:r>
        <w:t xml:space="preserve">Page types for new/revised lessons should be chosen </w:t>
      </w:r>
      <w:r w:rsidRPr="2755D186">
        <w:rPr>
          <w:b/>
          <w:bCs/>
        </w:rPr>
        <w:t>at the end</w:t>
      </w:r>
      <w:r>
        <w:t xml:space="preserve"> of authoring the EMM to ensure all the content is represented correctly</w:t>
      </w:r>
    </w:p>
    <w:p w14:paraId="653F53BD" w14:textId="0CDDFA74" w:rsidR="2755D186" w:rsidRDefault="2755D186" w:rsidP="2755D186">
      <w:pPr>
        <w:pStyle w:val="ListParagraph"/>
        <w:numPr>
          <w:ilvl w:val="0"/>
          <w:numId w:val="29"/>
        </w:numPr>
      </w:pPr>
      <w:r>
        <w:t xml:space="preserve">The task number on the EMM will correlate with the color and icon. Any page style can be used for any task. </w:t>
      </w:r>
    </w:p>
    <w:p w14:paraId="6B330185" w14:textId="052461E8" w:rsidR="5B142F6D" w:rsidRDefault="5B142F6D" w:rsidP="5B142F6D">
      <w:pPr>
        <w:pStyle w:val="ListParagraph"/>
        <w:numPr>
          <w:ilvl w:val="1"/>
          <w:numId w:val="29"/>
        </w:numPr>
      </w:pPr>
      <w:r>
        <w:t>For example, if Task 1 needs Page Style A (one large single box) and Task 2 also needs Page Style A, comp will know to change the icon and colors.</w:t>
      </w:r>
    </w:p>
    <w:p w14:paraId="3E6633B3" w14:textId="6494B05D" w:rsidR="5B142F6D" w:rsidRDefault="5B142F6D" w:rsidP="5B142F6D">
      <w:pPr>
        <w:pStyle w:val="ListParagraph"/>
        <w:numPr>
          <w:ilvl w:val="0"/>
          <w:numId w:val="29"/>
        </w:numPr>
        <w:spacing w:line="259" w:lineRule="auto"/>
      </w:pPr>
      <w:r w:rsidRPr="5B142F6D">
        <w:rPr>
          <w:highlight w:val="yellow"/>
        </w:rPr>
        <w:t xml:space="preserve">Please fill out the Page Layout of the Lesson table in the Before You Teach section to ensure that the page layout works with the number of pages as well as the master templates that cannot change. </w:t>
      </w:r>
    </w:p>
    <w:p w14:paraId="7EB305F3" w14:textId="203138C2" w:rsidR="5B142F6D" w:rsidRDefault="5B142F6D" w:rsidP="5B142F6D">
      <w:pPr>
        <w:pStyle w:val="ListParagraph"/>
        <w:numPr>
          <w:ilvl w:val="1"/>
          <w:numId w:val="29"/>
        </w:numPr>
        <w:spacing w:line="259" w:lineRule="auto"/>
        <w:rPr>
          <w:rFonts w:ascii="Aptos" w:eastAsia="Aptos" w:hAnsi="Aptos" w:cs="Aptos"/>
          <w:color w:val="000000" w:themeColor="text1"/>
          <w:highlight w:val="yellow"/>
        </w:rPr>
      </w:pPr>
      <w:r w:rsidRPr="5B142F6D">
        <w:rPr>
          <w:rFonts w:ascii="Aptos" w:eastAsia="Aptos" w:hAnsi="Aptos" w:cs="Aptos"/>
          <w:color w:val="000000" w:themeColor="text1"/>
          <w:highlight w:val="yellow"/>
        </w:rPr>
        <w:t xml:space="preserve">The order of pages may be rearranged to account for the layout of the lesson. For example, if there are two full pages of tasks, then page 2 and 3 would both be tasks x–x, page 4 would be Rev SYL, page 5 would be QC master, and there would be only 1 page for PoYO. </w:t>
      </w:r>
      <w:r w:rsidRPr="5B142F6D">
        <w:rPr>
          <w:rFonts w:ascii="Aptos" w:eastAsia="Aptos" w:hAnsi="Aptos" w:cs="Aptos"/>
          <w:b/>
          <w:bCs/>
          <w:color w:val="000000" w:themeColor="text1"/>
          <w:highlight w:val="yellow"/>
        </w:rPr>
        <w:t xml:space="preserve">In any case where there are 8 pages listed on the TOC instead of 6, additional columns may be added to account for those pages. </w:t>
      </w:r>
      <w:r w:rsidRPr="5B142F6D">
        <w:rPr>
          <w:rFonts w:ascii="Aptos" w:eastAsia="Aptos" w:hAnsi="Aptos" w:cs="Aptos"/>
          <w:color w:val="000000" w:themeColor="text1"/>
          <w:highlight w:val="yellow"/>
        </w:rPr>
        <w:t>Add any modifications that are needed within the brackets after the page style letter (included on template).</w:t>
      </w:r>
    </w:p>
    <w:p w14:paraId="57EE0740" w14:textId="16B9DA41" w:rsidR="5B142F6D" w:rsidRDefault="5B142F6D" w:rsidP="5B142F6D">
      <w:pPr>
        <w:pStyle w:val="ListParagraph"/>
      </w:pPr>
      <w:r>
        <w:rPr>
          <w:noProof/>
        </w:rPr>
        <w:drawing>
          <wp:inline distT="0" distB="0" distL="0" distR="0" wp14:anchorId="27A62F8C" wp14:editId="23655ED1">
            <wp:extent cx="4267200" cy="1652882"/>
            <wp:effectExtent l="0" t="0" r="0" b="0"/>
            <wp:docPr id="520904213" name="Picture 52090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9">
                      <a:extLst>
                        <a:ext uri="{28A0092B-C50C-407E-A947-70E740481C1C}">
                          <a14:useLocalDpi xmlns:a14="http://schemas.microsoft.com/office/drawing/2010/main" val="0"/>
                        </a:ext>
                      </a:extLst>
                    </a:blip>
                    <a:stretch>
                      <a:fillRect/>
                    </a:stretch>
                  </pic:blipFill>
                  <pic:spPr>
                    <a:xfrm>
                      <a:off x="0" y="0"/>
                      <a:ext cx="4267200" cy="1652882"/>
                    </a:xfrm>
                    <a:prstGeom prst="rect">
                      <a:avLst/>
                    </a:prstGeom>
                  </pic:spPr>
                </pic:pic>
              </a:graphicData>
            </a:graphic>
          </wp:inline>
        </w:drawing>
      </w:r>
    </w:p>
    <w:p w14:paraId="5DAE862A" w14:textId="0E206F31" w:rsidR="2755D186" w:rsidRDefault="2755D186" w:rsidP="2755D186">
      <w:pPr>
        <w:pStyle w:val="ListParagraph"/>
        <w:ind w:left="1800"/>
      </w:pPr>
    </w:p>
    <w:p w14:paraId="1D0A9B76" w14:textId="61737B41" w:rsidR="2755D186" w:rsidRDefault="2755D186" w:rsidP="2755D186">
      <w:pPr>
        <w:rPr>
          <w:b/>
          <w:bCs/>
          <w:color w:val="0F4761" w:themeColor="accent1" w:themeShade="BF"/>
        </w:rPr>
      </w:pPr>
      <w:r w:rsidRPr="2755D186">
        <w:rPr>
          <w:b/>
          <w:bCs/>
          <w:color w:val="0F4761" w:themeColor="accent1" w:themeShade="BF"/>
        </w:rPr>
        <w:t xml:space="preserve">Master Templates vs. Page Styles </w:t>
      </w:r>
    </w:p>
    <w:p w14:paraId="3EA88175" w14:textId="733A4A87" w:rsidR="2755D186" w:rsidRDefault="2755D186" w:rsidP="2755D186">
      <w:pPr>
        <w:pStyle w:val="ListParagraph"/>
        <w:numPr>
          <w:ilvl w:val="0"/>
          <w:numId w:val="28"/>
        </w:numPr>
      </w:pPr>
      <w:r w:rsidRPr="2755D186">
        <w:t xml:space="preserve">Some sections will have </w:t>
      </w:r>
      <w:r w:rsidRPr="2755D186">
        <w:rPr>
          <w:b/>
          <w:bCs/>
        </w:rPr>
        <w:t>master templates</w:t>
      </w:r>
      <w:r w:rsidRPr="2755D186">
        <w:t xml:space="preserve"> – parts of these templates do not change:</w:t>
      </w:r>
    </w:p>
    <w:p w14:paraId="72A1A877" w14:textId="373D41E6" w:rsidR="2755D186" w:rsidRDefault="2755D186" w:rsidP="2755D186">
      <w:pPr>
        <w:pStyle w:val="ListParagraph"/>
        <w:numPr>
          <w:ilvl w:val="1"/>
          <w:numId w:val="28"/>
        </w:numPr>
      </w:pPr>
      <w:r>
        <w:t xml:space="preserve">SYL – The SYL must be one image that fits inside of the templated box. Size of box and location of box do not change. </w:t>
      </w:r>
    </w:p>
    <w:p w14:paraId="68C1D2E3" w14:textId="60506C3E" w:rsidR="2755D186" w:rsidRDefault="2755D186" w:rsidP="2755D186">
      <w:pPr>
        <w:pStyle w:val="ListParagraph"/>
        <w:numPr>
          <w:ilvl w:val="1"/>
          <w:numId w:val="28"/>
        </w:numPr>
      </w:pPr>
      <w:r>
        <w:t>SYL Review – This image is the same as the SYL above. Size of box and location of box do not change.</w:t>
      </w:r>
    </w:p>
    <w:p w14:paraId="2E9AF5AF" w14:textId="2A5DAA91" w:rsidR="2755D186" w:rsidRDefault="2755D186" w:rsidP="2755D186">
      <w:pPr>
        <w:pStyle w:val="ListParagraph"/>
        <w:numPr>
          <w:ilvl w:val="1"/>
          <w:numId w:val="28"/>
        </w:numPr>
      </w:pPr>
      <w:r>
        <w:t xml:space="preserve">Quick Check – This is templated on the page meaning the </w:t>
      </w:r>
      <w:r w:rsidRPr="2755D186">
        <w:rPr>
          <w:b/>
          <w:bCs/>
        </w:rPr>
        <w:t>location</w:t>
      </w:r>
      <w:r>
        <w:t xml:space="preserve"> cannot change. However, if two smaller images side-by-side are needed, that modification </w:t>
      </w:r>
      <w:r w:rsidRPr="2755D186">
        <w:rPr>
          <w:i/>
          <w:iCs/>
        </w:rPr>
        <w:t>may</w:t>
      </w:r>
      <w:r w:rsidRPr="2755D186">
        <w:t xml:space="preserve"> be made. Can include a note to comp similar to above.</w:t>
      </w:r>
    </w:p>
    <w:p w14:paraId="71555940" w14:textId="5D127259" w:rsidR="2755D186" w:rsidRDefault="2755D186" w:rsidP="2755D186">
      <w:pPr>
        <w:pStyle w:val="ListParagraph"/>
        <w:numPr>
          <w:ilvl w:val="1"/>
          <w:numId w:val="28"/>
        </w:numPr>
      </w:pPr>
      <w:r>
        <w:t>Assess Learning Goal – Boilerplate. Does not change</w:t>
      </w:r>
    </w:p>
    <w:p w14:paraId="7574EFFC" w14:textId="06D26BDA" w:rsidR="2755D186" w:rsidRDefault="2755D186" w:rsidP="2755D186">
      <w:pPr>
        <w:pStyle w:val="ListParagraph"/>
        <w:numPr>
          <w:ilvl w:val="0"/>
          <w:numId w:val="28"/>
        </w:numPr>
      </w:pPr>
      <w:r>
        <w:lastRenderedPageBreak/>
        <w:t xml:space="preserve">Other sections of the template have </w:t>
      </w:r>
      <w:r w:rsidRPr="2755D186">
        <w:rPr>
          <w:b/>
          <w:bCs/>
        </w:rPr>
        <w:t xml:space="preserve">Page Styles. </w:t>
      </w:r>
      <w:r>
        <w:t>These page styles may be chosen from the templates linked and modified as needed:</w:t>
      </w:r>
    </w:p>
    <w:p w14:paraId="03D468B9" w14:textId="339B181B" w:rsidR="2755D186" w:rsidRDefault="2755D186" w:rsidP="2755D186">
      <w:pPr>
        <w:pStyle w:val="ListParagraph"/>
        <w:numPr>
          <w:ilvl w:val="1"/>
          <w:numId w:val="28"/>
        </w:numPr>
        <w:rPr>
          <w:b/>
          <w:bCs/>
        </w:rPr>
      </w:pPr>
      <w:r w:rsidRPr="2755D186">
        <w:rPr>
          <w:i/>
          <w:iCs/>
        </w:rPr>
        <w:t>Tasks</w:t>
      </w:r>
      <w:r>
        <w:t xml:space="preserve"> and </w:t>
      </w:r>
      <w:r w:rsidRPr="2755D186">
        <w:rPr>
          <w:i/>
          <w:iCs/>
        </w:rPr>
        <w:t xml:space="preserve">Practice on Your Own </w:t>
      </w:r>
      <w:r>
        <w:t xml:space="preserve">are the only sections that need </w:t>
      </w:r>
      <w:hyperlink r:id="rId420">
        <w:r w:rsidRPr="2755D186">
          <w:rPr>
            <w:rStyle w:val="Hyperlink"/>
          </w:rPr>
          <w:t>page styles</w:t>
        </w:r>
      </w:hyperlink>
      <w:r>
        <w:t xml:space="preserve"> indicated for </w:t>
      </w:r>
      <w:r w:rsidRPr="2755D186">
        <w:rPr>
          <w:b/>
          <w:bCs/>
        </w:rPr>
        <w:t xml:space="preserve">Lesson Level EMMs </w:t>
      </w:r>
      <w:r>
        <w:t xml:space="preserve">and the same rules apply to each. The main difference is that the word Task will appear before the icon on the page, and the words Practice on Your Own will appear before the icon on the page. This is already indicated within the section of the EMM, so no need to do anything additional here besides choosing the page style. </w:t>
      </w:r>
    </w:p>
    <w:p w14:paraId="78C75B5D" w14:textId="52C8A538" w:rsidR="2755D186" w:rsidRDefault="594D9CF1" w:rsidP="2755D186">
      <w:pPr>
        <w:pStyle w:val="ListParagraph"/>
        <w:numPr>
          <w:ilvl w:val="1"/>
          <w:numId w:val="28"/>
        </w:numPr>
      </w:pPr>
      <w:r w:rsidRPr="594D9CF1">
        <w:rPr>
          <w:b/>
          <w:bCs/>
        </w:rPr>
        <w:t>Prerequisite Check</w:t>
      </w:r>
      <w:r>
        <w:t xml:space="preserve"> (formerly known as Are You Ready) and </w:t>
      </w:r>
      <w:r w:rsidRPr="594D9CF1">
        <w:rPr>
          <w:i/>
          <w:iCs/>
        </w:rPr>
        <w:t>Module Review</w:t>
      </w:r>
      <w:r>
        <w:t xml:space="preserve"> will also require </w:t>
      </w:r>
      <w:hyperlink r:id="rId421">
        <w:r w:rsidRPr="594D9CF1">
          <w:rPr>
            <w:rStyle w:val="Hyperlink"/>
          </w:rPr>
          <w:t>page styles</w:t>
        </w:r>
      </w:hyperlink>
      <w:r>
        <w:t xml:space="preserve"> indicated for </w:t>
      </w:r>
      <w:r w:rsidRPr="594D9CF1">
        <w:rPr>
          <w:b/>
          <w:bCs/>
        </w:rPr>
        <w:t>Module Level EMMs</w:t>
      </w:r>
    </w:p>
    <w:p w14:paraId="38DCB7BC" w14:textId="3A3BF9B4" w:rsidR="2755D186" w:rsidRDefault="2755D186" w:rsidP="2755D186">
      <w:pPr>
        <w:rPr>
          <w:b/>
          <w:bCs/>
        </w:rPr>
      </w:pPr>
    </w:p>
    <w:p w14:paraId="093D7787" w14:textId="244F130D" w:rsidR="2755D186" w:rsidRDefault="2755D186" w:rsidP="2755D186">
      <w:pPr>
        <w:spacing w:line="259" w:lineRule="auto"/>
      </w:pPr>
      <w:r w:rsidRPr="2755D186">
        <w:rPr>
          <w:b/>
          <w:bCs/>
          <w:color w:val="0F4761" w:themeColor="accent1" w:themeShade="BF"/>
        </w:rPr>
        <w:t xml:space="preserve">Reused Content from the Source Lesson </w:t>
      </w:r>
    </w:p>
    <w:p w14:paraId="3C56DF0F" w14:textId="34BC15E0" w:rsidR="2755D186" w:rsidRDefault="2755D186" w:rsidP="2755D186">
      <w:pPr>
        <w:pStyle w:val="ListParagraph"/>
        <w:numPr>
          <w:ilvl w:val="0"/>
          <w:numId w:val="30"/>
        </w:numPr>
      </w:pPr>
      <w:r w:rsidRPr="2755D186">
        <w:t>May choose a layout that resembles what was done for v1 for p/u lessons</w:t>
      </w:r>
    </w:p>
    <w:p w14:paraId="680EE8A3" w14:textId="586DDDFE" w:rsidR="2755D186" w:rsidRDefault="2755D186" w:rsidP="2755D186">
      <w:pPr>
        <w:pStyle w:val="ListParagraph"/>
        <w:numPr>
          <w:ilvl w:val="0"/>
          <w:numId w:val="30"/>
        </w:numPr>
      </w:pPr>
      <w:r w:rsidRPr="2755D186">
        <w:t>If a V1 lesson has 3 tasks, Task 1 needs to take up the whole page (Styles A–F) and Task 2 needs to sit above the Review SYL, Task 3 becomes Quick Check above Learning Goals.</w:t>
      </w:r>
    </w:p>
    <w:p w14:paraId="7C37FB26" w14:textId="1E6FD7A4" w:rsidR="2755D186" w:rsidRDefault="2755D186" w:rsidP="2755D186">
      <w:pPr>
        <w:pStyle w:val="ListParagraph"/>
        <w:numPr>
          <w:ilvl w:val="0"/>
          <w:numId w:val="30"/>
        </w:numPr>
      </w:pPr>
      <w:r w:rsidRPr="2755D186">
        <w:t>If a V1 lesson has 4 tasks, Task 1 and Task 2 needs to be represented using a page style from G–J, Task 3 needs to sit above the Review SYL, Task 4 becomes Quick Check above Learning Goals.</w:t>
      </w:r>
    </w:p>
    <w:p w14:paraId="14DC26BB" w14:textId="3A1340BA" w:rsidR="2755D186" w:rsidRDefault="2755D186" w:rsidP="2755D186">
      <w:pPr>
        <w:pStyle w:val="ListParagraph"/>
        <w:numPr>
          <w:ilvl w:val="0"/>
          <w:numId w:val="30"/>
        </w:numPr>
      </w:pPr>
      <w:r w:rsidRPr="2755D186">
        <w:t>If a V1 lesson has more than 4 tasks, any mix of page styles can be used as long as the second to last task sits above the SYL Review and the last task becomes the Quick Check.</w:t>
      </w:r>
    </w:p>
    <w:p w14:paraId="7F73D7C8" w14:textId="5EB2B70C" w:rsidR="2755D186" w:rsidRDefault="4B5C2397" w:rsidP="4B5C2397">
      <w:pPr>
        <w:pStyle w:val="ListParagraph"/>
        <w:numPr>
          <w:ilvl w:val="0"/>
          <w:numId w:val="30"/>
        </w:numPr>
      </w:pPr>
      <w:r w:rsidRPr="4B5C2397">
        <w:t xml:space="preserve">For visuals, please see the </w:t>
      </w:r>
      <w:hyperlink r:id="rId422">
        <w:r w:rsidRPr="4B5C2397">
          <w:rPr>
            <w:rStyle w:val="Hyperlink"/>
          </w:rPr>
          <w:t>GK Page Styling Slide Deck</w:t>
        </w:r>
      </w:hyperlink>
      <w:r w:rsidRPr="4B5C2397">
        <w:t xml:space="preserve">. </w:t>
      </w:r>
    </w:p>
    <w:p w14:paraId="2E243832" w14:textId="217B6109" w:rsidR="2755D186" w:rsidRDefault="2755D186" w:rsidP="2755D186">
      <w:pPr>
        <w:pStyle w:val="ListParagraph"/>
      </w:pPr>
    </w:p>
    <w:p w14:paraId="790F6CB2" w14:textId="3C70EFB8" w:rsidR="2755D186" w:rsidRDefault="2755D186" w:rsidP="2755D186">
      <w:pPr>
        <w:spacing w:line="259" w:lineRule="auto"/>
      </w:pPr>
      <w:r w:rsidRPr="2755D186">
        <w:rPr>
          <w:b/>
          <w:bCs/>
          <w:color w:val="0F4761" w:themeColor="accent1" w:themeShade="BF"/>
        </w:rPr>
        <w:t xml:space="preserve">Revised or New Content </w:t>
      </w:r>
    </w:p>
    <w:p w14:paraId="0443CAEB" w14:textId="6ABA3D43" w:rsidR="2755D186" w:rsidRDefault="2755D186" w:rsidP="2755D186">
      <w:pPr>
        <w:pStyle w:val="ListParagraph"/>
        <w:numPr>
          <w:ilvl w:val="0"/>
          <w:numId w:val="27"/>
        </w:numPr>
        <w:spacing w:line="259" w:lineRule="auto"/>
      </w:pPr>
      <w:r w:rsidRPr="2755D186">
        <w:t>If a lesson is new or revised, any mix of page styles can be used if the master templates are still considered.</w:t>
      </w:r>
    </w:p>
    <w:p w14:paraId="33405F1C" w14:textId="292A0781" w:rsidR="2755D186" w:rsidRDefault="2755D186" w:rsidP="2755D186">
      <w:pPr>
        <w:pStyle w:val="ListParagraph"/>
        <w:numPr>
          <w:ilvl w:val="0"/>
          <w:numId w:val="27"/>
        </w:numPr>
        <w:spacing w:line="259" w:lineRule="auto"/>
      </w:pPr>
      <w:r w:rsidRPr="2755D186">
        <w:t xml:space="preserve">Best practice to author the EMM last, and then consider the page type that will correctly reflect the sequence of the tasks. Remember that the SYL Review section does not move, so there needs to be a task on the page above it. Additionally remember the Assess Learning Goal section does not move, so there must be a Quick Check above it. </w:t>
      </w:r>
    </w:p>
    <w:p w14:paraId="247B0C5C" w14:textId="012F127E" w:rsidR="2755D186" w:rsidRDefault="2755D186" w:rsidP="2755D186">
      <w:pPr>
        <w:pStyle w:val="ListParagraph"/>
        <w:spacing w:line="259" w:lineRule="auto"/>
      </w:pPr>
      <w:r>
        <w:rPr>
          <w:noProof/>
        </w:rPr>
        <w:drawing>
          <wp:inline distT="0" distB="0" distL="0" distR="0" wp14:anchorId="6D13B3B7" wp14:editId="17A56EB3">
            <wp:extent cx="2555450" cy="2975001"/>
            <wp:effectExtent l="0" t="0" r="0" b="0"/>
            <wp:docPr id="1807977916" name="Picture 180797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3">
                      <a:extLst>
                        <a:ext uri="{28A0092B-C50C-407E-A947-70E740481C1C}">
                          <a14:useLocalDpi xmlns:a14="http://schemas.microsoft.com/office/drawing/2010/main" val="0"/>
                        </a:ext>
                      </a:extLst>
                    </a:blip>
                    <a:stretch>
                      <a:fillRect/>
                    </a:stretch>
                  </pic:blipFill>
                  <pic:spPr>
                    <a:xfrm>
                      <a:off x="0" y="0"/>
                      <a:ext cx="2555450" cy="2975001"/>
                    </a:xfrm>
                    <a:prstGeom prst="rect">
                      <a:avLst/>
                    </a:prstGeom>
                  </pic:spPr>
                </pic:pic>
              </a:graphicData>
            </a:graphic>
          </wp:inline>
        </w:drawing>
      </w:r>
      <w:r w:rsidR="4B5C2397">
        <w:t xml:space="preserve">                         </w:t>
      </w:r>
      <w:r>
        <w:rPr>
          <w:noProof/>
        </w:rPr>
        <w:drawing>
          <wp:inline distT="0" distB="0" distL="0" distR="0" wp14:anchorId="636A5E2C" wp14:editId="0E46B53F">
            <wp:extent cx="2257501" cy="2965362"/>
            <wp:effectExtent l="0" t="0" r="0" b="0"/>
            <wp:docPr id="2082265146" name="Picture 2082265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4">
                      <a:extLst>
                        <a:ext uri="{28A0092B-C50C-407E-A947-70E740481C1C}">
                          <a14:useLocalDpi xmlns:a14="http://schemas.microsoft.com/office/drawing/2010/main" val="0"/>
                        </a:ext>
                      </a:extLst>
                    </a:blip>
                    <a:stretch>
                      <a:fillRect/>
                    </a:stretch>
                  </pic:blipFill>
                  <pic:spPr>
                    <a:xfrm>
                      <a:off x="0" y="0"/>
                      <a:ext cx="2257501" cy="2965362"/>
                    </a:xfrm>
                    <a:prstGeom prst="rect">
                      <a:avLst/>
                    </a:prstGeom>
                  </pic:spPr>
                </pic:pic>
              </a:graphicData>
            </a:graphic>
          </wp:inline>
        </w:drawing>
      </w:r>
    </w:p>
    <w:p w14:paraId="4C0A7732" w14:textId="0422E4B3" w:rsidR="2755D186" w:rsidRDefault="2755D186" w:rsidP="2755D186">
      <w:pPr>
        <w:pStyle w:val="ListParagraph"/>
        <w:spacing w:line="259" w:lineRule="auto"/>
      </w:pPr>
    </w:p>
    <w:p w14:paraId="21ED6C57" w14:textId="6B2B0284" w:rsidR="2755D186" w:rsidRDefault="4B5C2397" w:rsidP="4B5C2397">
      <w:pPr>
        <w:spacing w:line="259" w:lineRule="auto"/>
        <w:rPr>
          <w:b/>
          <w:bCs/>
          <w:color w:val="0F4761" w:themeColor="accent1" w:themeShade="BF"/>
          <w:highlight w:val="yellow"/>
        </w:rPr>
      </w:pPr>
      <w:r w:rsidRPr="4B5C2397">
        <w:rPr>
          <w:b/>
          <w:bCs/>
          <w:color w:val="0F4761" w:themeColor="accent1" w:themeShade="BF"/>
          <w:highlight w:val="yellow"/>
        </w:rPr>
        <w:t>Additional Considerations</w:t>
      </w:r>
    </w:p>
    <w:p w14:paraId="721EC225" w14:textId="0C79B285" w:rsidR="2755D186" w:rsidRDefault="4B5C2397" w:rsidP="4B5C2397">
      <w:pPr>
        <w:spacing w:line="259" w:lineRule="auto"/>
      </w:pPr>
      <w:r w:rsidRPr="4B5C2397">
        <w:t xml:space="preserve">Not every v1 page style will work for v2 since we have two templated pages that require content in specific places (Review SYL page and Quick Check). We have pulled out some known issues and solutions for when source lesson page styles do not work. All issues are also represented visually in the </w:t>
      </w:r>
      <w:hyperlink r:id="rId425">
        <w:r w:rsidRPr="4B5C2397">
          <w:rPr>
            <w:rStyle w:val="Hyperlink"/>
          </w:rPr>
          <w:t>GK Page Styling Slide Deck</w:t>
        </w:r>
      </w:hyperlink>
      <w:r w:rsidRPr="4B5C2397">
        <w:t>.</w:t>
      </w:r>
    </w:p>
    <w:p w14:paraId="4A5B161E" w14:textId="0ECAC1E1" w:rsidR="2755D186" w:rsidRDefault="4B5C2397" w:rsidP="4B5C2397">
      <w:pPr>
        <w:pStyle w:val="ListParagraph"/>
        <w:numPr>
          <w:ilvl w:val="1"/>
          <w:numId w:val="2"/>
        </w:numPr>
        <w:spacing w:line="259" w:lineRule="auto"/>
        <w:rPr>
          <w:b/>
          <w:bCs/>
          <w:color w:val="0F4761" w:themeColor="accent1" w:themeShade="BF"/>
        </w:rPr>
      </w:pPr>
      <w:r w:rsidRPr="4B5C2397">
        <w:rPr>
          <w:rFonts w:ascii="Aptos" w:eastAsia="Aptos" w:hAnsi="Aptos" w:cs="Aptos"/>
          <w:b/>
          <w:bCs/>
          <w:color w:val="000000" w:themeColor="text1"/>
        </w:rPr>
        <w:t xml:space="preserve">ISSUE 1: </w:t>
      </w:r>
      <w:r w:rsidRPr="4B5C2397">
        <w:rPr>
          <w:rFonts w:ascii="Aptos" w:eastAsia="Aptos" w:hAnsi="Aptos" w:cs="Aptos"/>
          <w:color w:val="000000" w:themeColor="text1"/>
        </w:rPr>
        <w:t>There are 2 tasks and the second task becomes the quick check. No task to put above Review SYL.</w:t>
      </w:r>
    </w:p>
    <w:p w14:paraId="615909D6" w14:textId="5A6D0897" w:rsidR="2755D186" w:rsidRDefault="4B5C2397" w:rsidP="4B5C2397">
      <w:pPr>
        <w:pStyle w:val="ListParagraph"/>
        <w:numPr>
          <w:ilvl w:val="1"/>
          <w:numId w:val="2"/>
        </w:numPr>
        <w:spacing w:line="259" w:lineRule="auto"/>
        <w:rPr>
          <w:rFonts w:ascii="Aptos" w:eastAsia="Aptos" w:hAnsi="Aptos" w:cs="Aptos"/>
          <w:color w:val="000000" w:themeColor="text1"/>
        </w:rPr>
      </w:pPr>
      <w:r w:rsidRPr="4B5C2397">
        <w:rPr>
          <w:rFonts w:ascii="Aptos" w:eastAsia="Aptos" w:hAnsi="Aptos" w:cs="Aptos"/>
          <w:b/>
          <w:bCs/>
          <w:color w:val="000000" w:themeColor="text1"/>
        </w:rPr>
        <w:t>SOLUTION 1:</w:t>
      </w:r>
      <w:r w:rsidRPr="4B5C2397">
        <w:rPr>
          <w:rFonts w:ascii="Aptos" w:eastAsia="Aptos" w:hAnsi="Aptos" w:cs="Aptos"/>
          <w:color w:val="000000" w:themeColor="text1"/>
        </w:rPr>
        <w:t xml:space="preserve"> Pull in a problem from the On Your Own section in V1 if there are more than 2 POYO problems.</w:t>
      </w:r>
    </w:p>
    <w:p w14:paraId="4338DE57" w14:textId="075BF86A" w:rsidR="2755D186" w:rsidRDefault="4B5C2397" w:rsidP="4B5C2397">
      <w:pPr>
        <w:pStyle w:val="ListParagraph"/>
        <w:numPr>
          <w:ilvl w:val="1"/>
          <w:numId w:val="2"/>
        </w:numPr>
        <w:spacing w:line="259" w:lineRule="auto"/>
        <w:rPr>
          <w:rFonts w:ascii="Aptos" w:eastAsia="Aptos" w:hAnsi="Aptos" w:cs="Aptos"/>
          <w:color w:val="000000" w:themeColor="text1"/>
        </w:rPr>
      </w:pPr>
      <w:r w:rsidRPr="4B5C2397">
        <w:rPr>
          <w:rFonts w:ascii="Aptos" w:eastAsia="Aptos" w:hAnsi="Aptos" w:cs="Aptos"/>
          <w:b/>
          <w:bCs/>
          <w:color w:val="000000" w:themeColor="text1"/>
        </w:rPr>
        <w:t xml:space="preserve">ISSUE 2: </w:t>
      </w:r>
      <w:r w:rsidRPr="4B5C2397">
        <w:rPr>
          <w:rFonts w:ascii="Aptos" w:eastAsia="Aptos" w:hAnsi="Aptos" w:cs="Aptos"/>
          <w:color w:val="000000" w:themeColor="text1"/>
        </w:rPr>
        <w:t>There are 2 tasks and 2 POYO. No problem to put above the quick check.</w:t>
      </w:r>
    </w:p>
    <w:p w14:paraId="3F80B837" w14:textId="2623411E" w:rsidR="2755D186" w:rsidRDefault="4B5C2397" w:rsidP="4B5C2397">
      <w:pPr>
        <w:pStyle w:val="ListParagraph"/>
        <w:numPr>
          <w:ilvl w:val="1"/>
          <w:numId w:val="2"/>
        </w:numPr>
        <w:spacing w:line="259" w:lineRule="auto"/>
        <w:rPr>
          <w:rFonts w:ascii="Aptos" w:eastAsia="Aptos" w:hAnsi="Aptos" w:cs="Aptos"/>
          <w:color w:val="000000" w:themeColor="text1"/>
        </w:rPr>
      </w:pPr>
      <w:r w:rsidRPr="4B5C2397">
        <w:rPr>
          <w:rFonts w:ascii="Aptos" w:eastAsia="Aptos" w:hAnsi="Aptos" w:cs="Aptos"/>
          <w:b/>
          <w:bCs/>
          <w:color w:val="000000" w:themeColor="text1"/>
        </w:rPr>
        <w:t xml:space="preserve">SOLUTION 2: </w:t>
      </w:r>
      <w:r w:rsidRPr="4B5C2397">
        <w:rPr>
          <w:rFonts w:ascii="Aptos" w:eastAsia="Aptos" w:hAnsi="Aptos" w:cs="Aptos"/>
          <w:color w:val="000000" w:themeColor="text1"/>
        </w:rPr>
        <w:t>Since all tasks from v1 are accounted for, a new task would need to be written to be placed as Task 2.</w:t>
      </w:r>
    </w:p>
    <w:p w14:paraId="64207495" w14:textId="6ADD7082" w:rsidR="2755D186" w:rsidRDefault="4B5C2397" w:rsidP="4B5C2397">
      <w:pPr>
        <w:pStyle w:val="ListParagraph"/>
        <w:numPr>
          <w:ilvl w:val="3"/>
          <w:numId w:val="2"/>
        </w:numPr>
        <w:spacing w:line="259" w:lineRule="auto"/>
        <w:rPr>
          <w:rFonts w:ascii="Aptos" w:eastAsia="Aptos" w:hAnsi="Aptos" w:cs="Aptos"/>
          <w:color w:val="0B769F" w:themeColor="accent4" w:themeShade="BF"/>
        </w:rPr>
      </w:pPr>
      <w:r w:rsidRPr="4B5C2397">
        <w:rPr>
          <w:rFonts w:ascii="Aptos" w:eastAsia="Aptos" w:hAnsi="Aptos" w:cs="Aptos"/>
          <w:color w:val="0B769F" w:themeColor="accent4" w:themeShade="BF"/>
        </w:rPr>
        <w:t>Before determining if a lesson requires new content to fit the page structures and the 6-page rule, please ensure none of the following is possible:</w:t>
      </w:r>
    </w:p>
    <w:p w14:paraId="20C41093" w14:textId="710C30AE" w:rsidR="2755D186" w:rsidRDefault="4B5C2397" w:rsidP="4B5C2397">
      <w:pPr>
        <w:pStyle w:val="ListParagraph"/>
        <w:numPr>
          <w:ilvl w:val="3"/>
          <w:numId w:val="2"/>
        </w:numPr>
        <w:spacing w:line="259" w:lineRule="auto"/>
        <w:rPr>
          <w:color w:val="0B769F" w:themeColor="accent4" w:themeShade="BF"/>
        </w:rPr>
      </w:pPr>
      <w:r w:rsidRPr="4B5C2397">
        <w:rPr>
          <w:color w:val="0B769F" w:themeColor="accent4" w:themeShade="BF"/>
        </w:rPr>
        <w:t>Manipulating the page type to possibly having 1 task per page (multiple A style pages in a lesson)</w:t>
      </w:r>
    </w:p>
    <w:p w14:paraId="3726AAAA" w14:textId="5435CD36" w:rsidR="2755D186" w:rsidRDefault="4B5C2397" w:rsidP="4B5C2397">
      <w:pPr>
        <w:pStyle w:val="ListParagraph"/>
        <w:numPr>
          <w:ilvl w:val="3"/>
          <w:numId w:val="2"/>
        </w:numPr>
        <w:spacing w:line="259" w:lineRule="auto"/>
        <w:rPr>
          <w:color w:val="0B769F" w:themeColor="accent4" w:themeShade="BF"/>
        </w:rPr>
      </w:pPr>
      <w:r w:rsidRPr="4B5C2397">
        <w:rPr>
          <w:color w:val="0B769F" w:themeColor="accent4" w:themeShade="BF"/>
        </w:rPr>
        <w:t>Not combining two tasks that share a direction line (typically the rule is if multiple tasks share a direction line it becomes one task, but if it affects the page styling we would consider this an exception to the rule before advocating for new content)</w:t>
      </w:r>
    </w:p>
    <w:p w14:paraId="18940855" w14:textId="488626C1" w:rsidR="2755D186" w:rsidRDefault="4B5C2397" w:rsidP="4B5C2397">
      <w:pPr>
        <w:pStyle w:val="ListParagraph"/>
        <w:numPr>
          <w:ilvl w:val="3"/>
          <w:numId w:val="2"/>
        </w:numPr>
        <w:spacing w:line="259" w:lineRule="auto"/>
        <w:rPr>
          <w:color w:val="0B769F" w:themeColor="accent4" w:themeShade="BF"/>
        </w:rPr>
      </w:pPr>
      <w:r w:rsidRPr="4B5C2397">
        <w:rPr>
          <w:color w:val="0B769F" w:themeColor="accent4" w:themeShade="BF"/>
        </w:rPr>
        <w:t>Picking up a PoYO item and placing it as a task (if there are multiple PoYOs to choose from- should have 2 minimum per lesson)</w:t>
      </w:r>
    </w:p>
    <w:p w14:paraId="7247DF9D" w14:textId="518591BF" w:rsidR="2755D186" w:rsidRDefault="4B5C2397" w:rsidP="4B5C2397">
      <w:pPr>
        <w:pStyle w:val="ListParagraph"/>
        <w:numPr>
          <w:ilvl w:val="3"/>
          <w:numId w:val="2"/>
        </w:numPr>
        <w:spacing w:line="259" w:lineRule="auto"/>
        <w:rPr>
          <w:color w:val="0B769F" w:themeColor="accent4" w:themeShade="BF"/>
        </w:rPr>
      </w:pPr>
      <w:r w:rsidRPr="4B5C2397">
        <w:rPr>
          <w:color w:val="0B769F" w:themeColor="accent4" w:themeShade="BF"/>
        </w:rPr>
        <w:t>If all suggestions have been considered but are not effective, please email HMH the lesson that would need new content for approval before writing new content.</w:t>
      </w:r>
    </w:p>
    <w:p w14:paraId="4EAD86DD" w14:textId="0E3FDF3B" w:rsidR="2755D186" w:rsidRDefault="4B5C2397" w:rsidP="4B5C2397">
      <w:pPr>
        <w:pStyle w:val="ListParagraph"/>
        <w:numPr>
          <w:ilvl w:val="1"/>
          <w:numId w:val="2"/>
        </w:numPr>
        <w:spacing w:line="259" w:lineRule="auto"/>
        <w:rPr>
          <w:rFonts w:ascii="Aptos" w:eastAsia="Aptos" w:hAnsi="Aptos" w:cs="Aptos"/>
          <w:color w:val="000000" w:themeColor="text1"/>
        </w:rPr>
      </w:pPr>
      <w:r w:rsidRPr="4B5C2397">
        <w:rPr>
          <w:rFonts w:ascii="Aptos" w:eastAsia="Aptos" w:hAnsi="Aptos" w:cs="Aptos"/>
          <w:b/>
          <w:bCs/>
          <w:color w:val="000000" w:themeColor="text1"/>
        </w:rPr>
        <w:t xml:space="preserve">ISSUE 3: </w:t>
      </w:r>
      <w:r w:rsidRPr="4B5C2397">
        <w:rPr>
          <w:rFonts w:ascii="Aptos" w:eastAsia="Aptos" w:hAnsi="Aptos" w:cs="Aptos"/>
          <w:color w:val="000000" w:themeColor="text1"/>
        </w:rPr>
        <w:t>If there are enough tasks but the page styles that are most similar from v1 result in only 5 pages, not 6.</w:t>
      </w:r>
    </w:p>
    <w:p w14:paraId="7BC09997" w14:textId="32AF2500" w:rsidR="2755D186" w:rsidRDefault="4B5C2397" w:rsidP="4B5C2397">
      <w:pPr>
        <w:pStyle w:val="ListParagraph"/>
        <w:numPr>
          <w:ilvl w:val="1"/>
          <w:numId w:val="2"/>
        </w:numPr>
        <w:spacing w:line="259" w:lineRule="auto"/>
        <w:rPr>
          <w:rFonts w:ascii="Aptos" w:eastAsia="Aptos" w:hAnsi="Aptos" w:cs="Aptos"/>
          <w:color w:val="000000" w:themeColor="text1"/>
        </w:rPr>
      </w:pPr>
      <w:r w:rsidRPr="4B5C2397">
        <w:rPr>
          <w:rFonts w:ascii="Aptos" w:eastAsia="Aptos" w:hAnsi="Aptos" w:cs="Aptos"/>
          <w:b/>
          <w:bCs/>
          <w:color w:val="000000" w:themeColor="text1"/>
        </w:rPr>
        <w:t>SOLUTION 3:</w:t>
      </w:r>
      <w:r w:rsidRPr="4B5C2397">
        <w:rPr>
          <w:rFonts w:ascii="Aptos" w:eastAsia="Aptos" w:hAnsi="Aptos" w:cs="Aptos"/>
          <w:color w:val="000000" w:themeColor="text1"/>
        </w:rPr>
        <w:t xml:space="preserve"> Choose page types that allow the tasks to be spread out to reach 6 pages.</w:t>
      </w:r>
    </w:p>
    <w:p w14:paraId="3857785C" w14:textId="1F9D7AB3" w:rsidR="2755D186" w:rsidRDefault="4B5C2397" w:rsidP="4B5C2397">
      <w:pPr>
        <w:pStyle w:val="ListParagraph"/>
        <w:numPr>
          <w:ilvl w:val="1"/>
          <w:numId w:val="2"/>
        </w:numPr>
        <w:spacing w:line="259" w:lineRule="auto"/>
        <w:rPr>
          <w:rFonts w:ascii="Aptos" w:eastAsia="Aptos" w:hAnsi="Aptos" w:cs="Aptos"/>
          <w:color w:val="000000" w:themeColor="text1"/>
        </w:rPr>
      </w:pPr>
      <w:r w:rsidRPr="4B5C2397">
        <w:rPr>
          <w:rFonts w:ascii="Aptos" w:eastAsia="Aptos" w:hAnsi="Aptos" w:cs="Aptos"/>
          <w:b/>
          <w:bCs/>
          <w:color w:val="000000" w:themeColor="text1"/>
        </w:rPr>
        <w:t xml:space="preserve">ISSUE 4: </w:t>
      </w:r>
      <w:r w:rsidRPr="4B5C2397">
        <w:rPr>
          <w:rFonts w:ascii="Aptos" w:eastAsia="Aptos" w:hAnsi="Aptos" w:cs="Aptos"/>
          <w:color w:val="000000" w:themeColor="text1"/>
        </w:rPr>
        <w:t>There are 2 tasks and the second task becomes the quick check. No task to put above Review SYL.</w:t>
      </w:r>
    </w:p>
    <w:p w14:paraId="6CE9D08B" w14:textId="425A4103" w:rsidR="2755D186" w:rsidRDefault="4B5C2397" w:rsidP="4B5C2397">
      <w:pPr>
        <w:pStyle w:val="ListParagraph"/>
        <w:numPr>
          <w:ilvl w:val="1"/>
          <w:numId w:val="2"/>
        </w:numPr>
        <w:spacing w:line="259" w:lineRule="auto"/>
        <w:rPr>
          <w:rFonts w:ascii="Aptos" w:eastAsia="Aptos" w:hAnsi="Aptos" w:cs="Aptos"/>
          <w:color w:val="000000" w:themeColor="text1"/>
        </w:rPr>
      </w:pPr>
      <w:r w:rsidRPr="4B5C2397">
        <w:rPr>
          <w:rFonts w:ascii="Aptos" w:eastAsia="Aptos" w:hAnsi="Aptos" w:cs="Aptos"/>
          <w:b/>
          <w:bCs/>
          <w:color w:val="000000" w:themeColor="text1"/>
        </w:rPr>
        <w:t>SOLUTION 4:</w:t>
      </w:r>
      <w:r w:rsidRPr="4B5C2397">
        <w:rPr>
          <w:rFonts w:ascii="Aptos" w:eastAsia="Aptos" w:hAnsi="Aptos" w:cs="Aptos"/>
          <w:color w:val="000000" w:themeColor="text1"/>
        </w:rPr>
        <w:t xml:space="preserve"> Pull in a problem from the On Your Own section in V1 if there are more than 2 POYO problems (if not, see Solution 2).</w:t>
      </w:r>
    </w:p>
    <w:p w14:paraId="3E83D374" w14:textId="400CEFC3" w:rsidR="2755D186" w:rsidRDefault="2755D186" w:rsidP="2755D186">
      <w:pPr>
        <w:pStyle w:val="ListParagraph"/>
        <w:spacing w:line="259" w:lineRule="auto"/>
      </w:pPr>
    </w:p>
    <w:p w14:paraId="590BD202" w14:textId="30826821" w:rsidR="2755D186" w:rsidRDefault="2755D186" w:rsidP="2755D186">
      <w:pPr>
        <w:spacing w:line="259" w:lineRule="auto"/>
      </w:pPr>
      <w:r w:rsidRPr="2755D186">
        <w:rPr>
          <w:b/>
          <w:bCs/>
          <w:color w:val="0F4761" w:themeColor="accent1" w:themeShade="BF"/>
        </w:rPr>
        <w:t xml:space="preserve">Module Opener and Module Review </w:t>
      </w:r>
    </w:p>
    <w:p w14:paraId="1E8204D4" w14:textId="5D423243" w:rsidR="2755D186" w:rsidRDefault="00000000" w:rsidP="2755D186">
      <w:pPr>
        <w:pStyle w:val="ListParagraph"/>
        <w:numPr>
          <w:ilvl w:val="0"/>
          <w:numId w:val="26"/>
        </w:numPr>
        <w:spacing w:line="259" w:lineRule="auto"/>
        <w:rPr>
          <w:b/>
          <w:bCs/>
        </w:rPr>
      </w:pPr>
      <w:hyperlink r:id="rId426">
        <w:r w:rsidR="5DF13C09" w:rsidRPr="5DF13C09">
          <w:rPr>
            <w:rStyle w:val="Hyperlink"/>
          </w:rPr>
          <w:t>GK Module Opener</w:t>
        </w:r>
      </w:hyperlink>
      <w:r w:rsidR="5DF13C09" w:rsidRPr="5DF13C09">
        <w:t xml:space="preserve"> and </w:t>
      </w:r>
      <w:hyperlink r:id="rId427">
        <w:r w:rsidR="5DF13C09" w:rsidRPr="5DF13C09">
          <w:rPr>
            <w:rStyle w:val="Hyperlink"/>
          </w:rPr>
          <w:t>GK Module Closer</w:t>
        </w:r>
      </w:hyperlink>
      <w:r w:rsidR="5DF13C09" w:rsidRPr="5DF13C09">
        <w:t xml:space="preserve"> EMMs have now been </w:t>
      </w:r>
      <w:r w:rsidR="5DF13C09" w:rsidRPr="5DF13C09">
        <w:rPr>
          <w:b/>
          <w:bCs/>
        </w:rPr>
        <w:t>separated</w:t>
      </w:r>
      <w:r w:rsidR="5DF13C09" w:rsidRPr="5DF13C09">
        <w:t xml:space="preserve"> from the original GK–G2 version to reflect the addition of page styles. </w:t>
      </w:r>
    </w:p>
    <w:p w14:paraId="2C61E405" w14:textId="7EE855C0" w:rsidR="2755D186" w:rsidRDefault="5DF13C09" w:rsidP="2755D186">
      <w:pPr>
        <w:pStyle w:val="ListParagraph"/>
        <w:numPr>
          <w:ilvl w:val="0"/>
          <w:numId w:val="26"/>
        </w:numPr>
        <w:spacing w:line="259" w:lineRule="auto"/>
      </w:pPr>
      <w:r w:rsidRPr="5DF13C09">
        <w:t xml:space="preserve">GK </w:t>
      </w:r>
      <w:hyperlink r:id="rId428">
        <w:r w:rsidRPr="5DF13C09">
          <w:rPr>
            <w:rStyle w:val="Hyperlink"/>
          </w:rPr>
          <w:t>Module Opener</w:t>
        </w:r>
      </w:hyperlink>
      <w:r w:rsidRPr="5DF13C09">
        <w:t xml:space="preserve"> and </w:t>
      </w:r>
      <w:hyperlink r:id="rId429">
        <w:r w:rsidRPr="5DF13C09">
          <w:rPr>
            <w:rStyle w:val="Hyperlink"/>
          </w:rPr>
          <w:t>Module Review</w:t>
        </w:r>
      </w:hyperlink>
      <w:r w:rsidRPr="5DF13C09">
        <w:t xml:space="preserve"> page styles can be found using the links. </w:t>
      </w:r>
    </w:p>
    <w:p w14:paraId="0D3648CB" w14:textId="568CA5B4" w:rsidR="2755D186" w:rsidRDefault="2755D186" w:rsidP="2755D186">
      <w:pPr>
        <w:pStyle w:val="ListParagraph"/>
        <w:numPr>
          <w:ilvl w:val="1"/>
          <w:numId w:val="26"/>
        </w:numPr>
        <w:spacing w:line="259" w:lineRule="auto"/>
        <w:rPr>
          <w:color w:val="FF0000"/>
        </w:rPr>
      </w:pPr>
      <w:r w:rsidRPr="2755D186">
        <w:t xml:space="preserve">The </w:t>
      </w:r>
      <w:r w:rsidRPr="2755D186">
        <w:rPr>
          <w:b/>
          <w:bCs/>
        </w:rPr>
        <w:t>Prerequisite Check (formerly Are You Ready)</w:t>
      </w:r>
      <w:r w:rsidRPr="2755D186">
        <w:t xml:space="preserve"> consists of a mix of different numbers of tasks and headers. While we tried to predict the most common ones </w:t>
      </w:r>
      <w:r w:rsidRPr="2755D186">
        <w:lastRenderedPageBreak/>
        <w:t>that will be used, it is possible that modifications may need to be made. In that case, provide the closest page style and include a comment in brackets to comp describing the change you need (such as an additional task or header and the placement of it)</w:t>
      </w:r>
    </w:p>
    <w:p w14:paraId="61846F96" w14:textId="43937948" w:rsidR="2755D186" w:rsidRDefault="594F1A59" w:rsidP="2755D186">
      <w:pPr>
        <w:pStyle w:val="ListParagraph"/>
        <w:numPr>
          <w:ilvl w:val="1"/>
          <w:numId w:val="26"/>
        </w:numPr>
        <w:spacing w:line="259" w:lineRule="auto"/>
        <w:rPr>
          <w:color w:val="FF0000"/>
        </w:rPr>
      </w:pPr>
      <w:r w:rsidRPr="594F1A59">
        <w:t xml:space="preserve">The Module Closer consists of a </w:t>
      </w:r>
      <w:r w:rsidRPr="594F1A59">
        <w:rPr>
          <w:b/>
          <w:bCs/>
        </w:rPr>
        <w:t xml:space="preserve">Vocabulary </w:t>
      </w:r>
      <w:r w:rsidRPr="594F1A59">
        <w:t xml:space="preserve">section and a </w:t>
      </w:r>
      <w:r w:rsidRPr="594F1A59">
        <w:rPr>
          <w:b/>
          <w:bCs/>
        </w:rPr>
        <w:t>Concepts and Skills</w:t>
      </w:r>
      <w:r w:rsidRPr="594F1A59">
        <w:t xml:space="preserve"> section.</w:t>
      </w:r>
    </w:p>
    <w:p w14:paraId="1AE16537" w14:textId="4DC11527" w:rsidR="2755D186" w:rsidRDefault="5DF13C09" w:rsidP="2755D186">
      <w:pPr>
        <w:pStyle w:val="ListParagraph"/>
        <w:numPr>
          <w:ilvl w:val="2"/>
          <w:numId w:val="26"/>
        </w:numPr>
        <w:spacing w:line="259" w:lineRule="auto"/>
      </w:pPr>
      <w:r w:rsidRPr="5DF13C09">
        <w:t xml:space="preserve">The </w:t>
      </w:r>
      <w:r w:rsidRPr="5DF13C09">
        <w:rPr>
          <w:b/>
          <w:bCs/>
        </w:rPr>
        <w:t>Vocabulary</w:t>
      </w:r>
      <w:r w:rsidRPr="5DF13C09">
        <w:t xml:space="preserve"> section may include one problem, although multiple new vocabulary terms may be represented within that same problem. This requires a page style that includes the </w:t>
      </w:r>
      <w:r w:rsidRPr="5DF13C09">
        <w:rPr>
          <w:b/>
          <w:bCs/>
        </w:rPr>
        <w:t>Vocabulary</w:t>
      </w:r>
      <w:r w:rsidRPr="5DF13C09">
        <w:t xml:space="preserve"> header at the top (Page Style E). </w:t>
      </w:r>
    </w:p>
    <w:p w14:paraId="4B680337" w14:textId="45B779D8" w:rsidR="2755D186" w:rsidRDefault="39F66C2A" w:rsidP="2755D186">
      <w:pPr>
        <w:pStyle w:val="ListParagraph"/>
        <w:numPr>
          <w:ilvl w:val="3"/>
          <w:numId w:val="26"/>
        </w:numPr>
        <w:spacing w:line="259" w:lineRule="auto"/>
      </w:pPr>
      <w:r w:rsidRPr="39F66C2A">
        <w:t xml:space="preserve">If there are no new vocab terms listed, choose a page style that begins with </w:t>
      </w:r>
      <w:r w:rsidRPr="39F66C2A">
        <w:rPr>
          <w:b/>
          <w:bCs/>
        </w:rPr>
        <w:t>Concepts and Skills</w:t>
      </w:r>
    </w:p>
    <w:p w14:paraId="4DA3C8FC" w14:textId="35FC9A35" w:rsidR="2755D186" w:rsidRDefault="39F66C2A" w:rsidP="2755D186">
      <w:pPr>
        <w:pStyle w:val="ListParagraph"/>
        <w:numPr>
          <w:ilvl w:val="3"/>
          <w:numId w:val="26"/>
        </w:numPr>
        <w:spacing w:line="259" w:lineRule="auto"/>
        <w:rPr>
          <w:b/>
          <w:bCs/>
        </w:rPr>
      </w:pPr>
      <w:r w:rsidRPr="39F66C2A">
        <w:t xml:space="preserve">The vocabulary word should be represented as an image. Students are using their understanding of the word to answer a question. </w:t>
      </w:r>
      <w:r w:rsidRPr="39F66C2A">
        <w:rPr>
          <w:highlight w:val="yellow"/>
        </w:rPr>
        <w:t xml:space="preserve">LXD will provide LXDv with the </w:t>
      </w:r>
      <w:hyperlink r:id="rId430">
        <w:r w:rsidRPr="39F66C2A">
          <w:rPr>
            <w:rStyle w:val="Hyperlink"/>
            <w:highlight w:val="yellow"/>
          </w:rPr>
          <w:t>list of vocabulary terms</w:t>
        </w:r>
      </w:hyperlink>
      <w:r w:rsidRPr="39F66C2A">
        <w:rPr>
          <w:highlight w:val="yellow"/>
        </w:rPr>
        <w:t xml:space="preserve"> to use per module.</w:t>
      </w:r>
      <w:r w:rsidRPr="39F66C2A">
        <w:t xml:space="preserve"> </w:t>
      </w:r>
    </w:p>
    <w:p w14:paraId="4C3637B4" w14:textId="6B4862E1" w:rsidR="39F66C2A" w:rsidRDefault="39F66C2A" w:rsidP="39F66C2A">
      <w:pPr>
        <w:pStyle w:val="ListParagraph"/>
        <w:numPr>
          <w:ilvl w:val="3"/>
          <w:numId w:val="26"/>
        </w:numPr>
        <w:spacing w:line="259" w:lineRule="auto"/>
        <w:rPr>
          <w:b/>
          <w:bCs/>
        </w:rPr>
      </w:pPr>
      <w:r w:rsidRPr="39F66C2A">
        <w:t xml:space="preserve">LXD has also marked up </w:t>
      </w:r>
      <w:hyperlink r:id="rId431">
        <w:r w:rsidRPr="39F66C2A">
          <w:rPr>
            <w:rStyle w:val="Hyperlink"/>
          </w:rPr>
          <w:t>v1 PDFs</w:t>
        </w:r>
      </w:hyperlink>
      <w:r w:rsidRPr="39F66C2A">
        <w:t xml:space="preserve"> with required vocabulary by v1 module to use as a base. </w:t>
      </w:r>
    </w:p>
    <w:p w14:paraId="4C7D4A00" w14:textId="1A3E27C8" w:rsidR="2755D186" w:rsidRDefault="39F66C2A" w:rsidP="2755D186">
      <w:pPr>
        <w:pStyle w:val="ListParagraph"/>
        <w:numPr>
          <w:ilvl w:val="3"/>
          <w:numId w:val="26"/>
        </w:numPr>
        <w:spacing w:line="259" w:lineRule="auto"/>
        <w:rPr>
          <w:b/>
          <w:bCs/>
        </w:rPr>
      </w:pPr>
      <w:r w:rsidRPr="39F66C2A">
        <w:t xml:space="preserve">New/modified images will need to be requested for these problems using the regular new image request process </w:t>
      </w:r>
    </w:p>
    <w:p w14:paraId="14FB5044" w14:textId="589C3ED4" w:rsidR="39F66C2A" w:rsidRDefault="5DF13C09" w:rsidP="39F66C2A">
      <w:pPr>
        <w:pStyle w:val="ListParagraph"/>
        <w:numPr>
          <w:ilvl w:val="3"/>
          <w:numId w:val="26"/>
        </w:numPr>
        <w:spacing w:line="259" w:lineRule="auto"/>
      </w:pPr>
      <w:r w:rsidRPr="5DF13C09">
        <w:t xml:space="preserve">Problems in the Vocabulary section should be included in the Data Driven Instruction table at the end for </w:t>
      </w:r>
      <w:r w:rsidRPr="5DF13C09">
        <w:rPr>
          <w:b/>
          <w:bCs/>
        </w:rPr>
        <w:t>GK.</w:t>
      </w:r>
    </w:p>
    <w:p w14:paraId="63890F86" w14:textId="6243A8D2" w:rsidR="5DF13C09" w:rsidRDefault="5DF13C09" w:rsidP="5DF13C09">
      <w:pPr>
        <w:pStyle w:val="ListParagraph"/>
        <w:numPr>
          <w:ilvl w:val="4"/>
          <w:numId w:val="26"/>
        </w:numPr>
        <w:spacing w:line="259" w:lineRule="auto"/>
      </w:pPr>
      <w:r w:rsidRPr="5DF13C09">
        <w:t xml:space="preserve">The Vocab problem will be considered #1 (orange car icon). Concepts and Skills will continue to be #2, #3, and so on. </w:t>
      </w:r>
    </w:p>
    <w:p w14:paraId="7481E4F0" w14:textId="1B2A6C72" w:rsidR="39F66C2A" w:rsidRDefault="39F66C2A" w:rsidP="39F66C2A">
      <w:pPr>
        <w:pStyle w:val="ListParagraph"/>
        <w:numPr>
          <w:ilvl w:val="3"/>
          <w:numId w:val="26"/>
        </w:numPr>
        <w:spacing w:line="259" w:lineRule="auto"/>
      </w:pPr>
      <w:r w:rsidRPr="39F66C2A">
        <w:t xml:space="preserve">Vocabulary problems in GK are more concept based since they aren’t matching a word with a definition the way they are in other grades, so we still want the skill represented in the table even if it is in the vocabulary section. </w:t>
      </w:r>
    </w:p>
    <w:p w14:paraId="106DCDD0" w14:textId="57405F3E" w:rsidR="39F66C2A" w:rsidRDefault="39F66C2A" w:rsidP="39F66C2A">
      <w:pPr>
        <w:pStyle w:val="ListParagraph"/>
        <w:numPr>
          <w:ilvl w:val="4"/>
          <w:numId w:val="26"/>
        </w:numPr>
        <w:spacing w:line="259" w:lineRule="auto"/>
      </w:pPr>
      <w:r w:rsidRPr="39F66C2A">
        <w:t>This will also ensure that by moving problems around or relabeling some problems as “vocabulary” we are still hitting the content focus of each lesson within the Module Review.</w:t>
      </w:r>
    </w:p>
    <w:p w14:paraId="2768316A" w14:textId="178EF240" w:rsidR="2755D186" w:rsidRDefault="5B142F6D" w:rsidP="2755D186">
      <w:pPr>
        <w:pStyle w:val="ListParagraph"/>
        <w:numPr>
          <w:ilvl w:val="2"/>
          <w:numId w:val="26"/>
        </w:numPr>
        <w:spacing w:line="259" w:lineRule="auto"/>
      </w:pPr>
      <w:r w:rsidRPr="5B142F6D">
        <w:t xml:space="preserve">There are many variations of the Concepts and Skills section so this section </w:t>
      </w:r>
      <w:r w:rsidRPr="5B142F6D">
        <w:rPr>
          <w:b/>
          <w:bCs/>
        </w:rPr>
        <w:t>will require a modification request in brackets</w:t>
      </w:r>
      <w:r w:rsidRPr="5B142F6D">
        <w:t>. Use the page styles provided, but include specific instructions to comp to modify the style in a way that fits your needs.</w:t>
      </w:r>
    </w:p>
    <w:p w14:paraId="51A72B12" w14:textId="693478D8" w:rsidR="5B142F6D" w:rsidRDefault="5B142F6D" w:rsidP="5B142F6D">
      <w:pPr>
        <w:pStyle w:val="ListParagraph"/>
        <w:numPr>
          <w:ilvl w:val="1"/>
          <w:numId w:val="26"/>
        </w:numPr>
        <w:spacing w:line="259" w:lineRule="auto"/>
      </w:pPr>
      <w:r w:rsidRPr="5B142F6D">
        <w:rPr>
          <w:highlight w:val="yellow"/>
        </w:rPr>
        <w:t xml:space="preserve">Please fill out the Page Layout of the Module Opener/Closer on the Module-Level EMM to ensure that page layout chosen is visually represented for LXD/COMP. </w:t>
      </w:r>
    </w:p>
    <w:p w14:paraId="32D65B14" w14:textId="10F7D655" w:rsidR="5B142F6D" w:rsidRDefault="5B142F6D" w:rsidP="5B142F6D">
      <w:pPr>
        <w:pStyle w:val="ListParagraph"/>
        <w:numPr>
          <w:ilvl w:val="2"/>
          <w:numId w:val="26"/>
        </w:numPr>
        <w:spacing w:line="259" w:lineRule="auto"/>
        <w:rPr>
          <w:highlight w:val="yellow"/>
        </w:rPr>
      </w:pPr>
      <w:r w:rsidRPr="5B142F6D">
        <w:rPr>
          <w:highlight w:val="yellow"/>
        </w:rPr>
        <w:t>Please include screen shots of the page style used for the Module Opener- Prerequisite Check. The Prerequisite Check is 1 page for kindergarten. Add any modifications that are needed within the brackets after the page style letter (included on template).</w:t>
      </w:r>
    </w:p>
    <w:p w14:paraId="661907A2" w14:textId="20155719" w:rsidR="5B142F6D" w:rsidRDefault="5B142F6D" w:rsidP="5B142F6D">
      <w:pPr>
        <w:pStyle w:val="ListParagraph"/>
        <w:spacing w:line="259" w:lineRule="auto"/>
        <w:ind w:left="2160"/>
        <w:rPr>
          <w:highlight w:val="yellow"/>
        </w:rPr>
      </w:pPr>
      <w:r>
        <w:rPr>
          <w:noProof/>
        </w:rPr>
        <w:lastRenderedPageBreak/>
        <w:drawing>
          <wp:inline distT="0" distB="0" distL="0" distR="0" wp14:anchorId="3F92FA25" wp14:editId="4F4C394F">
            <wp:extent cx="4362994" cy="1590675"/>
            <wp:effectExtent l="0" t="0" r="0" b="0"/>
            <wp:docPr id="2118667905" name="Picture 211866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2">
                      <a:extLst>
                        <a:ext uri="{28A0092B-C50C-407E-A947-70E740481C1C}">
                          <a14:useLocalDpi xmlns:a14="http://schemas.microsoft.com/office/drawing/2010/main" val="0"/>
                        </a:ext>
                      </a:extLst>
                    </a:blip>
                    <a:stretch>
                      <a:fillRect/>
                    </a:stretch>
                  </pic:blipFill>
                  <pic:spPr>
                    <a:xfrm>
                      <a:off x="0" y="0"/>
                      <a:ext cx="4362994" cy="1590675"/>
                    </a:xfrm>
                    <a:prstGeom prst="rect">
                      <a:avLst/>
                    </a:prstGeom>
                  </pic:spPr>
                </pic:pic>
              </a:graphicData>
            </a:graphic>
          </wp:inline>
        </w:drawing>
      </w:r>
    </w:p>
    <w:p w14:paraId="571F64BE" w14:textId="4D8618CE" w:rsidR="5B142F6D" w:rsidRDefault="5B142F6D" w:rsidP="5B142F6D">
      <w:pPr>
        <w:pStyle w:val="ListParagraph"/>
        <w:numPr>
          <w:ilvl w:val="2"/>
          <w:numId w:val="1"/>
        </w:numPr>
        <w:spacing w:line="259" w:lineRule="auto"/>
        <w:rPr>
          <w:highlight w:val="yellow"/>
        </w:rPr>
      </w:pPr>
      <w:r w:rsidRPr="5B142F6D">
        <w:rPr>
          <w:highlight w:val="yellow"/>
        </w:rPr>
        <w:t>Please include screen shots of the page style used for the Module Closer- Vocabulary (if applicable) and Concepts and Skills. This section is 2 pages in kindergarten. Add any modifications that are needed within the brackets.</w:t>
      </w:r>
    </w:p>
    <w:p w14:paraId="3214CADB" w14:textId="17AA02B2" w:rsidR="5B142F6D" w:rsidRDefault="5B142F6D" w:rsidP="5B142F6D">
      <w:pPr>
        <w:pStyle w:val="ListParagraph"/>
        <w:spacing w:line="259" w:lineRule="auto"/>
        <w:ind w:left="2160"/>
      </w:pPr>
    </w:p>
    <w:p w14:paraId="5814B4B1" w14:textId="5C8CBFF6" w:rsidR="5B142F6D" w:rsidRDefault="5B142F6D" w:rsidP="5B142F6D">
      <w:pPr>
        <w:pStyle w:val="ListParagraph"/>
        <w:spacing w:line="259" w:lineRule="auto"/>
        <w:ind w:left="2160"/>
      </w:pPr>
      <w:r>
        <w:rPr>
          <w:noProof/>
        </w:rPr>
        <w:drawing>
          <wp:inline distT="0" distB="0" distL="0" distR="0" wp14:anchorId="3B0E71C0" wp14:editId="2CF9A464">
            <wp:extent cx="4752975" cy="1810657"/>
            <wp:effectExtent l="0" t="0" r="0" b="0"/>
            <wp:docPr id="1678535404" name="Picture 1678535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3">
                      <a:extLst>
                        <a:ext uri="{28A0092B-C50C-407E-A947-70E740481C1C}">
                          <a14:useLocalDpi xmlns:a14="http://schemas.microsoft.com/office/drawing/2010/main" val="0"/>
                        </a:ext>
                      </a:extLst>
                    </a:blip>
                    <a:stretch>
                      <a:fillRect/>
                    </a:stretch>
                  </pic:blipFill>
                  <pic:spPr>
                    <a:xfrm>
                      <a:off x="0" y="0"/>
                      <a:ext cx="4752975" cy="1810657"/>
                    </a:xfrm>
                    <a:prstGeom prst="rect">
                      <a:avLst/>
                    </a:prstGeom>
                  </pic:spPr>
                </pic:pic>
              </a:graphicData>
            </a:graphic>
          </wp:inline>
        </w:drawing>
      </w:r>
    </w:p>
    <w:p w14:paraId="4427960F" w14:textId="78714DA4" w:rsidR="2755D186" w:rsidRDefault="5B142F6D" w:rsidP="2755D186">
      <w:pPr>
        <w:pStyle w:val="Heading2"/>
      </w:pPr>
      <w:bookmarkStart w:id="239" w:name="_Toc2097218974"/>
      <w:r>
        <w:t>Multiple Versions of Images</w:t>
      </w:r>
      <w:bookmarkEnd w:id="239"/>
      <w:r>
        <w:t xml:space="preserve"> </w:t>
      </w:r>
    </w:p>
    <w:p w14:paraId="785F452D" w14:textId="2E2CBF09" w:rsidR="2755D186" w:rsidRDefault="2755D186" w:rsidP="2755D186">
      <w:r w:rsidRPr="2755D186">
        <w:t xml:space="preserve">Base images are used throughout the Student Edition for tasks in GK. These are images that students will use to write on in their print book or manipulate digitally through interactions. These images follow the Image Guidelines for reused images and for modified/new images. </w:t>
      </w:r>
    </w:p>
    <w:p w14:paraId="362D554C" w14:textId="259B795D" w:rsidR="2755D186" w:rsidRDefault="2755D186" w:rsidP="2755D186">
      <w:r w:rsidRPr="2755D186">
        <w:t xml:space="preserve">However, we also need to account for images used within the TE which indicates to the teacher what the correct answer is: </w:t>
      </w:r>
    </w:p>
    <w:p w14:paraId="67A47056" w14:textId="09A6FE3B" w:rsidR="2755D186" w:rsidRDefault="2755D186" w:rsidP="2755D186"/>
    <w:p w14:paraId="18296343" w14:textId="2D860434" w:rsidR="2755D186" w:rsidRDefault="2755D186" w:rsidP="2755D186">
      <w:pPr>
        <w:pStyle w:val="ListParagraph"/>
        <w:rPr>
          <w:b/>
          <w:bCs/>
        </w:rPr>
      </w:pPr>
      <w:r>
        <w:rPr>
          <w:noProof/>
        </w:rPr>
        <w:lastRenderedPageBreak/>
        <w:drawing>
          <wp:inline distT="0" distB="0" distL="0" distR="0" wp14:anchorId="6C0E8586" wp14:editId="3BE94512">
            <wp:extent cx="2676525" cy="3043560"/>
            <wp:effectExtent l="0" t="0" r="0" b="0"/>
            <wp:docPr id="284837193" name="Picture 284837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4">
                      <a:extLst>
                        <a:ext uri="{28A0092B-C50C-407E-A947-70E740481C1C}">
                          <a14:useLocalDpi xmlns:a14="http://schemas.microsoft.com/office/drawing/2010/main" val="0"/>
                        </a:ext>
                      </a:extLst>
                    </a:blip>
                    <a:stretch>
                      <a:fillRect/>
                    </a:stretch>
                  </pic:blipFill>
                  <pic:spPr>
                    <a:xfrm>
                      <a:off x="0" y="0"/>
                      <a:ext cx="2676525" cy="3043560"/>
                    </a:xfrm>
                    <a:prstGeom prst="rect">
                      <a:avLst/>
                    </a:prstGeom>
                  </pic:spPr>
                </pic:pic>
              </a:graphicData>
            </a:graphic>
          </wp:inline>
        </w:drawing>
      </w:r>
    </w:p>
    <w:p w14:paraId="0324F2C3" w14:textId="3F313779" w:rsidR="2755D186" w:rsidRDefault="2755D186" w:rsidP="2755D186">
      <w:pPr>
        <w:pStyle w:val="ListParagraph"/>
        <w:rPr>
          <w:b/>
          <w:bCs/>
        </w:rPr>
      </w:pPr>
    </w:p>
    <w:p w14:paraId="698940E5" w14:textId="13060FAD" w:rsidR="2755D186" w:rsidRDefault="2755D186" w:rsidP="2755D186">
      <w:pPr>
        <w:pStyle w:val="ListParagraph"/>
        <w:rPr>
          <w:b/>
          <w:bCs/>
        </w:rPr>
      </w:pPr>
      <w:r w:rsidRPr="2755D186">
        <w:t xml:space="preserve">The images on the Student Content side of the TE require an anno (magenta) coloring to indicate to the teacher what the correct answer is. Because all tasks require an image, multiple versions of the same image will need to be listed in the EMM. </w:t>
      </w:r>
    </w:p>
    <w:p w14:paraId="031271A9" w14:textId="0BC201A0" w:rsidR="2755D186" w:rsidRDefault="2755D186" w:rsidP="2755D186">
      <w:pPr>
        <w:pStyle w:val="ListParagraph"/>
      </w:pPr>
      <w:r w:rsidRPr="2755D186">
        <w:t xml:space="preserve">Image 1: Base image (used for SE and Digital content) </w:t>
      </w:r>
      <w:r>
        <w:rPr>
          <w:noProof/>
        </w:rPr>
        <w:drawing>
          <wp:inline distT="0" distB="0" distL="0" distR="0" wp14:anchorId="703BE30A" wp14:editId="37C660AE">
            <wp:extent cx="972251" cy="1123950"/>
            <wp:effectExtent l="0" t="0" r="0" b="0"/>
            <wp:docPr id="2111892402" name="Picture 2111892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5">
                      <a:extLst>
                        <a:ext uri="{28A0092B-C50C-407E-A947-70E740481C1C}">
                          <a14:useLocalDpi xmlns:a14="http://schemas.microsoft.com/office/drawing/2010/main" val="0"/>
                        </a:ext>
                      </a:extLst>
                    </a:blip>
                    <a:stretch>
                      <a:fillRect/>
                    </a:stretch>
                  </pic:blipFill>
                  <pic:spPr>
                    <a:xfrm>
                      <a:off x="0" y="0"/>
                      <a:ext cx="972251" cy="1123950"/>
                    </a:xfrm>
                    <a:prstGeom prst="rect">
                      <a:avLst/>
                    </a:prstGeom>
                  </pic:spPr>
                </pic:pic>
              </a:graphicData>
            </a:graphic>
          </wp:inline>
        </w:drawing>
      </w:r>
    </w:p>
    <w:p w14:paraId="67C4F910" w14:textId="0C145DE8" w:rsidR="2755D186" w:rsidRDefault="2755D186" w:rsidP="2755D186">
      <w:pPr>
        <w:pStyle w:val="ListParagraph"/>
      </w:pPr>
      <w:r w:rsidRPr="2755D186">
        <w:t xml:space="preserve">Image 2: Anno version (used for TE) </w:t>
      </w:r>
      <w:r>
        <w:rPr>
          <w:noProof/>
        </w:rPr>
        <w:drawing>
          <wp:inline distT="0" distB="0" distL="0" distR="0" wp14:anchorId="0AAA7A81" wp14:editId="230E54A9">
            <wp:extent cx="1152293" cy="1476375"/>
            <wp:effectExtent l="0" t="0" r="0" b="0"/>
            <wp:docPr id="1855440052" name="Picture 185544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6">
                      <a:extLst>
                        <a:ext uri="{28A0092B-C50C-407E-A947-70E740481C1C}">
                          <a14:useLocalDpi xmlns:a14="http://schemas.microsoft.com/office/drawing/2010/main" val="0"/>
                        </a:ext>
                      </a:extLst>
                    </a:blip>
                    <a:stretch>
                      <a:fillRect/>
                    </a:stretch>
                  </pic:blipFill>
                  <pic:spPr>
                    <a:xfrm>
                      <a:off x="0" y="0"/>
                      <a:ext cx="1152293" cy="1476375"/>
                    </a:xfrm>
                    <a:prstGeom prst="rect">
                      <a:avLst/>
                    </a:prstGeom>
                  </pic:spPr>
                </pic:pic>
              </a:graphicData>
            </a:graphic>
          </wp:inline>
        </w:drawing>
      </w:r>
    </w:p>
    <w:p w14:paraId="0629200C" w14:textId="1F1BC8F4" w:rsidR="2755D186" w:rsidRDefault="2755D186" w:rsidP="2755D186">
      <w:pPr>
        <w:pStyle w:val="ListParagraph"/>
      </w:pPr>
    </w:p>
    <w:p w14:paraId="248CA829" w14:textId="79F57FD3" w:rsidR="2755D186" w:rsidRDefault="2755D186" w:rsidP="2755D186">
      <w:pPr>
        <w:pStyle w:val="ListParagraph"/>
      </w:pPr>
    </w:p>
    <w:p w14:paraId="0A5826B5" w14:textId="082CF025" w:rsidR="2755D186" w:rsidRDefault="2755D186" w:rsidP="2755D186">
      <w:pPr>
        <w:ind w:left="720"/>
        <w:rPr>
          <w:b/>
          <w:bCs/>
        </w:rPr>
      </w:pPr>
      <w:r w:rsidRPr="2755D186">
        <w:t xml:space="preserve">To put this information in the EMM, include the base image information as the </w:t>
      </w:r>
      <w:r w:rsidRPr="2755D186">
        <w:rPr>
          <w:b/>
          <w:bCs/>
        </w:rPr>
        <w:t>“Background Image”</w:t>
      </w:r>
      <w:r w:rsidRPr="2755D186">
        <w:t xml:space="preserve"> in the interaction. Include the anno version as the </w:t>
      </w:r>
      <w:r w:rsidRPr="2755D186">
        <w:rPr>
          <w:b/>
          <w:bCs/>
        </w:rPr>
        <w:t>Print Anno Image</w:t>
      </w:r>
      <w:r w:rsidRPr="2755D186">
        <w:t xml:space="preserve"> and indicate in the alt text which parts are indicated as correct. Please always provide a scrap.  </w:t>
      </w:r>
    </w:p>
    <w:p w14:paraId="19212625" w14:textId="3B84C7AF" w:rsidR="2755D186" w:rsidRDefault="2755D186" w:rsidP="2755D186">
      <w:pPr>
        <w:pStyle w:val="ListParagraph"/>
      </w:pPr>
      <w:r>
        <w:rPr>
          <w:noProof/>
        </w:rPr>
        <w:lastRenderedPageBreak/>
        <w:drawing>
          <wp:inline distT="0" distB="0" distL="0" distR="0" wp14:anchorId="574C6760" wp14:editId="3A0FC4B3">
            <wp:extent cx="2647950" cy="1333500"/>
            <wp:effectExtent l="0" t="0" r="0" b="0"/>
            <wp:docPr id="744172622" name="Picture 74417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7">
                      <a:extLst>
                        <a:ext uri="{28A0092B-C50C-407E-A947-70E740481C1C}">
                          <a14:useLocalDpi xmlns:a14="http://schemas.microsoft.com/office/drawing/2010/main" val="0"/>
                        </a:ext>
                      </a:extLst>
                    </a:blip>
                    <a:stretch>
                      <a:fillRect/>
                    </a:stretch>
                  </pic:blipFill>
                  <pic:spPr>
                    <a:xfrm>
                      <a:off x="0" y="0"/>
                      <a:ext cx="2647950" cy="1333500"/>
                    </a:xfrm>
                    <a:prstGeom prst="rect">
                      <a:avLst/>
                    </a:prstGeom>
                  </pic:spPr>
                </pic:pic>
              </a:graphicData>
            </a:graphic>
          </wp:inline>
        </w:drawing>
      </w:r>
    </w:p>
    <w:p w14:paraId="1754674D" w14:textId="1E3461DC" w:rsidR="2755D186" w:rsidRDefault="2755D186" w:rsidP="2755D186">
      <w:pPr>
        <w:pStyle w:val="ListParagraph"/>
      </w:pPr>
    </w:p>
    <w:p w14:paraId="3461678C" w14:textId="2ACA8EA4" w:rsidR="2755D186" w:rsidRDefault="2755D186" w:rsidP="2755D186">
      <w:pPr>
        <w:pStyle w:val="ListParagraph"/>
      </w:pPr>
      <w:r w:rsidRPr="2755D186">
        <w:t xml:space="preserve">In cases where there is not an indicated correct answer but rather a statement to “Check children’s work”, please include the statement in the EMM </w:t>
      </w:r>
      <w:r w:rsidRPr="2755D186">
        <w:rPr>
          <w:i/>
          <w:iCs/>
        </w:rPr>
        <w:t>as</w:t>
      </w:r>
      <w:r w:rsidRPr="2755D186">
        <w:t xml:space="preserve"> the anno. You do not need to include any other additional information (such as including a representation of the correct answer) if it does not appear in v1.</w:t>
      </w:r>
    </w:p>
    <w:p w14:paraId="3D650FB1" w14:textId="0ADBE500" w:rsidR="2755D186" w:rsidRDefault="2755D186" w:rsidP="2755D186">
      <w:pPr>
        <w:pStyle w:val="ListParagraph"/>
      </w:pPr>
      <w:r>
        <w:rPr>
          <w:noProof/>
        </w:rPr>
        <w:drawing>
          <wp:inline distT="0" distB="0" distL="0" distR="0" wp14:anchorId="3218EF17" wp14:editId="0B0B37A8">
            <wp:extent cx="2514600" cy="866775"/>
            <wp:effectExtent l="0" t="0" r="0" b="0"/>
            <wp:docPr id="853296492" name="Picture 853296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8">
                      <a:extLst>
                        <a:ext uri="{28A0092B-C50C-407E-A947-70E740481C1C}">
                          <a14:useLocalDpi xmlns:a14="http://schemas.microsoft.com/office/drawing/2010/main" val="0"/>
                        </a:ext>
                      </a:extLst>
                    </a:blip>
                    <a:stretch>
                      <a:fillRect/>
                    </a:stretch>
                  </pic:blipFill>
                  <pic:spPr>
                    <a:xfrm>
                      <a:off x="0" y="0"/>
                      <a:ext cx="2514600" cy="866775"/>
                    </a:xfrm>
                    <a:prstGeom prst="rect">
                      <a:avLst/>
                    </a:prstGeom>
                  </pic:spPr>
                </pic:pic>
              </a:graphicData>
            </a:graphic>
          </wp:inline>
        </w:drawing>
      </w:r>
    </w:p>
    <w:p w14:paraId="13BDF5FC" w14:textId="076266FA" w:rsidR="2755D186" w:rsidRDefault="2755D186" w:rsidP="2755D186">
      <w:pPr>
        <w:pStyle w:val="ListParagraph"/>
        <w:numPr>
          <w:ilvl w:val="1"/>
          <w:numId w:val="23"/>
        </w:numPr>
      </w:pPr>
      <w:r w:rsidRPr="2755D186">
        <w:t xml:space="preserve">For revised/new lessons, it is up to your discretion whether or not the correct answer is modeled in anno or if it is solely “Check children’s work.” This mainly depends on if there are multiple correct answers. </w:t>
      </w:r>
    </w:p>
    <w:p w14:paraId="6DA5ABB7" w14:textId="04B6388A" w:rsidR="2755D186" w:rsidRDefault="2755D186" w:rsidP="2755D186"/>
    <w:p w14:paraId="255FC307" w14:textId="5FE9C8F4" w:rsidR="2755D186" w:rsidRDefault="2755D186" w:rsidP="2755D186"/>
    <w:p w14:paraId="27B46CAC" w14:textId="4B3F7A7C" w:rsidR="2755D186" w:rsidRDefault="2755D186" w:rsidP="2755D186"/>
    <w:p w14:paraId="003092B9" w14:textId="0F6247F7" w:rsidR="2755D186" w:rsidRDefault="2755D186" w:rsidP="2755D186"/>
    <w:p w14:paraId="03844F30" w14:textId="6955E8C3" w:rsidR="2755D186" w:rsidRDefault="2755D186" w:rsidP="2755D186"/>
    <w:p w14:paraId="24C7B920" w14:textId="3D61F021" w:rsidR="2755D186" w:rsidRDefault="2755D186" w:rsidP="2755D186">
      <w:pPr>
        <w:pStyle w:val="ListParagraph"/>
      </w:pPr>
      <w:r w:rsidRPr="2755D186">
        <w:t>In other cases, both a model and “Check children’s work” is available on the page.:</w:t>
      </w:r>
    </w:p>
    <w:p w14:paraId="720F389D" w14:textId="6D8543BB" w:rsidR="2755D186" w:rsidRDefault="2755D186" w:rsidP="2755D186">
      <w:pPr>
        <w:pStyle w:val="ListParagraph"/>
      </w:pPr>
    </w:p>
    <w:p w14:paraId="71A203ED" w14:textId="3E842394" w:rsidR="2755D186" w:rsidRDefault="2755D186" w:rsidP="2755D186">
      <w:pPr>
        <w:pStyle w:val="ListParagraph"/>
      </w:pPr>
      <w:r>
        <w:rPr>
          <w:noProof/>
        </w:rPr>
        <w:drawing>
          <wp:inline distT="0" distB="0" distL="0" distR="0" wp14:anchorId="495C3B2F" wp14:editId="6DE2DD03">
            <wp:extent cx="2514600" cy="2743200"/>
            <wp:effectExtent l="0" t="0" r="0" b="0"/>
            <wp:docPr id="372269039" name="Picture 372269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9">
                      <a:extLst>
                        <a:ext uri="{28A0092B-C50C-407E-A947-70E740481C1C}">
                          <a14:useLocalDpi xmlns:a14="http://schemas.microsoft.com/office/drawing/2010/main" val="0"/>
                        </a:ext>
                      </a:extLst>
                    </a:blip>
                    <a:stretch>
                      <a:fillRect/>
                    </a:stretch>
                  </pic:blipFill>
                  <pic:spPr>
                    <a:xfrm>
                      <a:off x="0" y="0"/>
                      <a:ext cx="2514600" cy="2743200"/>
                    </a:xfrm>
                    <a:prstGeom prst="rect">
                      <a:avLst/>
                    </a:prstGeom>
                  </pic:spPr>
                </pic:pic>
              </a:graphicData>
            </a:graphic>
          </wp:inline>
        </w:drawing>
      </w:r>
    </w:p>
    <w:p w14:paraId="599BEFCD" w14:textId="3197BBD4" w:rsidR="2755D186" w:rsidRDefault="2755D186" w:rsidP="2755D186">
      <w:pPr>
        <w:pStyle w:val="ListParagraph"/>
      </w:pPr>
      <w:r w:rsidRPr="2755D186">
        <w:t xml:space="preserve">It is our recommendation that if there are multiple answers/representations, then both an example and “Check children’s work” is acceptable. If there is only </w:t>
      </w:r>
      <w:r w:rsidRPr="2755D186">
        <w:rPr>
          <w:b/>
          <w:bCs/>
        </w:rPr>
        <w:t>one</w:t>
      </w:r>
      <w:r w:rsidRPr="2755D186">
        <w:t xml:space="preserve"> correct answer and the answer is represented as the anno, “Check children’s work” is redundant and is not needed. </w:t>
      </w:r>
    </w:p>
    <w:p w14:paraId="20BACE1E" w14:textId="35C63B27" w:rsidR="2755D186" w:rsidRDefault="2755D186" w:rsidP="2755D186">
      <w:pPr>
        <w:pStyle w:val="ListParagraph"/>
        <w:numPr>
          <w:ilvl w:val="1"/>
          <w:numId w:val="22"/>
        </w:numPr>
      </w:pPr>
      <w:r w:rsidRPr="2755D186">
        <w:lastRenderedPageBreak/>
        <w:t xml:space="preserve">The most recent information relayed to us is that COMP will be responsible for the various versions of the base image, so an image request for the different versions is not necessary. Follow the regular protocol for image requests for the base image only. </w:t>
      </w:r>
    </w:p>
    <w:p w14:paraId="04BDC32D" w14:textId="02CBC9D1" w:rsidR="5DF13C09" w:rsidRDefault="5DF13C09" w:rsidP="5DF13C09">
      <w:pPr>
        <w:pStyle w:val="ListParagraph"/>
        <w:numPr>
          <w:ilvl w:val="0"/>
          <w:numId w:val="22"/>
        </w:numPr>
      </w:pPr>
      <w:r w:rsidRPr="5DF13C09">
        <w:t xml:space="preserve">Note that the Spark Your Learning discussions table will require two </w:t>
      </w:r>
      <w:r w:rsidRPr="5DF13C09">
        <w:rPr>
          <w:i/>
          <w:iCs/>
        </w:rPr>
        <w:t>additional</w:t>
      </w:r>
      <w:r w:rsidRPr="5DF13C09">
        <w:t xml:space="preserve"> versions of the base image. They are needed for the Addressing Common Errors section and the Deepening Student Thinking section. In all, there are 4 versions of the SYL image needed (base, teacher edition, common errors, deepening student thinking). These images will all come from v1 so the pick up information process will be the same, we just need to account for all images within the EMM and provide the accompanying alt text for each image. </w:t>
      </w:r>
    </w:p>
    <w:sectPr w:rsidR="5DF13C09" w:rsidSect="00C028D5">
      <w:footerReference w:type="default" r:id="rId440"/>
      <w:pgSz w:w="12240" w:h="15840"/>
      <w:pgMar w:top="1080" w:right="1080" w:bottom="108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Alisha Waldrop" w:date="2024-06-06T14:49:00Z" w:initials="AW">
    <w:p w14:paraId="3F12F5E5" w14:textId="40C4ADED" w:rsidR="3FC8194C" w:rsidRDefault="3FC8194C">
      <w:pPr>
        <w:pStyle w:val="CommentText"/>
      </w:pPr>
      <w:r>
        <w:t xml:space="preserve">Need Links added. What should be the links provided here? @virginia </w:t>
      </w:r>
      <w:r>
        <w:rPr>
          <w:rStyle w:val="CommentReference"/>
        </w:rPr>
        <w:annotationRef/>
      </w:r>
    </w:p>
  </w:comment>
  <w:comment w:id="14" w:author="Alisha Waldrop" w:date="2024-06-03T14:28:00Z" w:initials="AW">
    <w:p w14:paraId="672548C2" w14:textId="1E547203" w:rsidR="608CECB7" w:rsidRDefault="608CECB7">
      <w:pPr>
        <w:pStyle w:val="CommentText"/>
      </w:pPr>
      <w:r>
        <w:t>I think this needs to be a full list or categorized in some way? I think this was intended to have more by the etc. at the bottom. @virginia</w:t>
      </w:r>
      <w:r>
        <w:rPr>
          <w:rStyle w:val="CommentReference"/>
        </w:rPr>
        <w:annotationRef/>
      </w:r>
    </w:p>
  </w:comment>
  <w:comment w:id="15" w:author="Alisha Waldrop" w:date="2024-06-06T14:48:00Z" w:initials="AW">
    <w:p w14:paraId="4D8C5EAA" w14:textId="6E985E92" w:rsidR="3FC8194C" w:rsidRDefault="3FC8194C">
      <w:pPr>
        <w:pStyle w:val="CommentText"/>
      </w:pPr>
      <w:r>
        <w:t>@Virginia</w:t>
      </w:r>
      <w:r>
        <w:rPr>
          <w:rStyle w:val="CommentReference"/>
        </w:rPr>
        <w:annotationRef/>
      </w:r>
    </w:p>
  </w:comment>
  <w:comment w:id="77" w:author="Melanie Costanza" w:date="2024-06-18T16:20:00Z" w:initials="MC">
    <w:p w14:paraId="11222741" w14:textId="2F2C460B" w:rsidR="23D95DF5" w:rsidRDefault="23D95DF5">
      <w:pPr>
        <w:pStyle w:val="CommentText"/>
      </w:pPr>
      <w:r>
        <w:t>This needs a PRS Review @brandon</w:t>
      </w:r>
      <w:r>
        <w:rPr>
          <w:rStyle w:val="CommentReference"/>
        </w:rPr>
        <w:annotationRef/>
      </w:r>
    </w:p>
  </w:comment>
  <w:comment w:id="78" w:author="Brandon Lord" w:date="2024-06-18T17:02:00Z" w:initials="BL">
    <w:p w14:paraId="115AA60D" w14:textId="5B097989" w:rsidR="23D95DF5" w:rsidRDefault="23D95DF5">
      <w:pPr>
        <w:pStyle w:val="CommentText"/>
      </w:pPr>
      <w:r>
        <w:t>Is this asking the teacher or the students to make sure?</w:t>
      </w:r>
      <w:r>
        <w:rPr>
          <w:rStyle w:val="CommentReference"/>
        </w:rPr>
        <w:annotationRef/>
      </w:r>
    </w:p>
    <w:p w14:paraId="0EF60A6B" w14:textId="5E267017" w:rsidR="23D95DF5" w:rsidRDefault="23D95DF5">
      <w:pPr>
        <w:pStyle w:val="CommentText"/>
      </w:pPr>
      <w:r>
        <w:t xml:space="preserve">If teacher: </w:t>
      </w:r>
      <w:r w:rsidRPr="23D95DF5">
        <w:rPr>
          <w:b/>
          <w:bCs/>
        </w:rPr>
        <w:t>Now</w:t>
      </w:r>
      <w:r>
        <w:t>, have students read the problem. Make sure they understand what the problem is asking them to do.</w:t>
      </w:r>
    </w:p>
  </w:comment>
  <w:comment w:id="79" w:author="Melanie Costanza" w:date="2024-06-20T08:33:00Z" w:initials="MC">
    <w:p w14:paraId="694FFADE" w14:textId="2E26DC81" w:rsidR="0898C427" w:rsidRDefault="0898C427">
      <w:pPr>
        <w:pStyle w:val="CommentText"/>
      </w:pPr>
      <w:r>
        <w:t xml:space="preserve">Yes! Thank you. LXD accepted and made change. </w:t>
      </w:r>
      <w:r>
        <w:rPr>
          <w:rStyle w:val="CommentReference"/>
        </w:rPr>
        <w:annotationRef/>
      </w:r>
    </w:p>
  </w:comment>
  <w:comment w:id="183" w:author="Melanie Costanza" w:date="2024-06-18T16:17:00Z" w:initials="MC">
    <w:p w14:paraId="50576E50" w14:textId="4FD12081" w:rsidR="23D95DF5" w:rsidRDefault="23D95DF5">
      <w:pPr>
        <w:pStyle w:val="CommentText"/>
      </w:pPr>
      <w:r>
        <w:t>This needs a PRS Review @brandon</w:t>
      </w:r>
      <w:r>
        <w:rPr>
          <w:rStyle w:val="CommentReference"/>
        </w:rPr>
        <w:annotationRef/>
      </w:r>
    </w:p>
  </w:comment>
  <w:comment w:id="184" w:author="Brandon Lord" w:date="2024-06-18T17:10:00Z" w:initials="BL">
    <w:p w14:paraId="060E1728" w14:textId="219FA274" w:rsidR="23D95DF5" w:rsidRDefault="23D95DF5">
      <w:pPr>
        <w:pStyle w:val="CommentText"/>
      </w:pPr>
      <w:r>
        <w:t>Edited</w:t>
      </w:r>
      <w:r>
        <w:rPr>
          <w:rStyle w:val="CommentReference"/>
        </w:rPr>
        <w:annotationRef/>
      </w:r>
    </w:p>
  </w:comment>
  <w:comment w:id="185" w:author="Melanie Costanza" w:date="2024-06-20T08:34:00Z" w:initials="MC">
    <w:p w14:paraId="521B67CB" w14:textId="2430AD23" w:rsidR="0898C427" w:rsidRDefault="0898C427">
      <w:pPr>
        <w:pStyle w:val="CommentText"/>
      </w:pPr>
      <w:r>
        <w:t xml:space="preserve">LXD accepted. </w:t>
      </w:r>
      <w:r>
        <w:rPr>
          <w:rStyle w:val="CommentReference"/>
        </w:rPr>
        <w:annotationRef/>
      </w:r>
    </w:p>
  </w:comment>
  <w:comment w:id="186" w:author="Melanie Costanza" w:date="2024-06-18T16:17:00Z" w:initials="MC">
    <w:p w14:paraId="5B50CDE0" w14:textId="623D94CD" w:rsidR="23D95DF5" w:rsidRDefault="23D95DF5">
      <w:pPr>
        <w:pStyle w:val="CommentText"/>
      </w:pPr>
      <w:r>
        <w:t>This needs a PRS Review @brandon</w:t>
      </w:r>
      <w:r>
        <w:rPr>
          <w:rStyle w:val="CommentReference"/>
        </w:rPr>
        <w:annotationRef/>
      </w:r>
    </w:p>
  </w:comment>
  <w:comment w:id="187" w:author="Brandon Lord" w:date="2024-06-18T17:11:00Z" w:initials="BL">
    <w:p w14:paraId="0BBC67B2" w14:textId="7B3567A3" w:rsidR="23D95DF5" w:rsidRDefault="23D95DF5">
      <w:pPr>
        <w:pStyle w:val="CommentText"/>
      </w:pPr>
      <w:r>
        <w:t>OK</w:t>
      </w:r>
      <w:r>
        <w:rPr>
          <w:rStyle w:val="CommentReference"/>
        </w:rPr>
        <w:annotationRef/>
      </w:r>
    </w:p>
  </w:comment>
  <w:comment w:id="188" w:author="Melanie Costanza" w:date="2024-06-18T16:16:00Z" w:initials="MC">
    <w:p w14:paraId="63E73F29" w14:textId="486F453B" w:rsidR="23D95DF5" w:rsidRDefault="23D95DF5">
      <w:pPr>
        <w:pStyle w:val="CommentText"/>
      </w:pPr>
      <w:r>
        <w:t>This needs a PRS Review @brandon</w:t>
      </w:r>
      <w:r>
        <w:rPr>
          <w:rStyle w:val="CommentReference"/>
        </w:rPr>
        <w:annotationRef/>
      </w:r>
    </w:p>
  </w:comment>
  <w:comment w:id="189" w:author="Brandon Lord" w:date="2024-06-18T17:11:00Z" w:initials="BL">
    <w:p w14:paraId="44105E2C" w14:textId="004E6B5C" w:rsidR="23D95DF5" w:rsidRDefault="23D95DF5">
      <w:pPr>
        <w:pStyle w:val="CommentText"/>
      </w:pPr>
      <w:r>
        <w:t>OK</w:t>
      </w:r>
      <w:r>
        <w:rPr>
          <w:rStyle w:val="CommentReference"/>
        </w:rPr>
        <w:annotationRef/>
      </w:r>
    </w:p>
  </w:comment>
  <w:comment w:id="190" w:author="Melanie Costanza" w:date="2024-06-18T16:18:00Z" w:initials="MC">
    <w:p w14:paraId="4D92EEC7" w14:textId="28F81C6B" w:rsidR="23D95DF5" w:rsidRDefault="23D95DF5">
      <w:pPr>
        <w:pStyle w:val="CommentText"/>
      </w:pPr>
      <w:r>
        <w:t>This needs a PRS Review @brandon</w:t>
      </w:r>
      <w:r>
        <w:rPr>
          <w:rStyle w:val="CommentReference"/>
        </w:rPr>
        <w:annotationRef/>
      </w:r>
    </w:p>
  </w:comment>
  <w:comment w:id="191" w:author="Brandon Lord" w:date="2024-06-18T17:14:00Z" w:initials="BL">
    <w:p w14:paraId="114BB996" w14:textId="1FC2E852" w:rsidR="23D95DF5" w:rsidRDefault="23D95DF5">
      <w:pPr>
        <w:pStyle w:val="CommentText"/>
      </w:pPr>
      <w:r>
        <w:t>unbolded period.</w:t>
      </w:r>
      <w:r>
        <w:rPr>
          <w:rStyle w:val="CommentReference"/>
        </w:rPr>
        <w:annotationRef/>
      </w:r>
    </w:p>
  </w:comment>
  <w:comment w:id="193" w:author="Melanie Costanza" w:date="2024-06-18T16:18:00Z" w:initials="MC">
    <w:p w14:paraId="634F57DC" w14:textId="1E1D3B0C" w:rsidR="23D95DF5" w:rsidRDefault="23D95DF5">
      <w:pPr>
        <w:pStyle w:val="CommentText"/>
      </w:pPr>
      <w:r>
        <w:t>This needs a PRS Review @brandon</w:t>
      </w:r>
      <w:r>
        <w:rPr>
          <w:rStyle w:val="CommentReference"/>
        </w:rPr>
        <w:annotationRef/>
      </w:r>
    </w:p>
  </w:comment>
  <w:comment w:id="194" w:author="Brandon Lord" w:date="2024-06-18T17:16:00Z" w:initials="BL">
    <w:p w14:paraId="0DA569C1" w14:textId="599FD6B3" w:rsidR="23D95DF5" w:rsidRDefault="23D95DF5">
      <w:pPr>
        <w:pStyle w:val="CommentText"/>
      </w:pPr>
      <w:r>
        <w:t>Bolded "Then"</w:t>
      </w:r>
      <w:r>
        <w:rPr>
          <w:rStyle w:val="CommentReference"/>
        </w:rPr>
        <w:annotationRef/>
      </w:r>
    </w:p>
  </w:comment>
  <w:comment w:id="200" w:author="Melanie Costanza" w:date="2024-06-18T16:31:00Z" w:initials="MC">
    <w:p w14:paraId="1B5C46AE" w14:textId="739EE9D5" w:rsidR="23D95DF5" w:rsidRDefault="23D95DF5">
      <w:pPr>
        <w:pStyle w:val="CommentText"/>
      </w:pPr>
      <w:r>
        <w:t>This needs a PRS review @brandon</w:t>
      </w:r>
      <w:r>
        <w:rPr>
          <w:rStyle w:val="CommentReference"/>
        </w:rPr>
        <w:annotationRef/>
      </w:r>
    </w:p>
  </w:comment>
  <w:comment w:id="201" w:author="Brandon Lord" w:date="2024-06-18T17:27:00Z" w:initials="BL">
    <w:p w14:paraId="5D8C6D22" w14:textId="62B60C94" w:rsidR="23D95DF5" w:rsidRDefault="23D95DF5">
      <w:pPr>
        <w:pStyle w:val="CommentText"/>
      </w:pPr>
      <w:r>
        <w:t>ok</w:t>
      </w:r>
      <w:r>
        <w:rPr>
          <w:rStyle w:val="CommentReference"/>
        </w:rPr>
        <w:annotationRef/>
      </w:r>
    </w:p>
  </w:comment>
  <w:comment w:id="226" w:author="Matthew Frueh" w:date="2024-06-10T13:40:00Z" w:initials="MF">
    <w:p w14:paraId="2AB32AC9" w14:textId="3E2C0F10" w:rsidR="3D305D7A" w:rsidRDefault="3D305D7A">
      <w:pPr>
        <w:pStyle w:val="CommentText"/>
      </w:pPr>
      <w:r>
        <w:t>Need to insert links to the guidelines for the meaningful descriptions and keywords once those are finished.</w:t>
      </w:r>
      <w:r>
        <w:rPr>
          <w:rStyle w:val="CommentReference"/>
        </w:rPr>
        <w:annotationRef/>
      </w:r>
    </w:p>
  </w:comment>
  <w:comment w:id="227" w:author="Melanie Costanza" w:date="2024-06-18T16:40:00Z" w:initials="MC">
    <w:p w14:paraId="43D6ED6D" w14:textId="04FB40DB" w:rsidR="23D95DF5" w:rsidRDefault="23D95DF5">
      <w:pPr>
        <w:pStyle w:val="CommentText"/>
      </w:pPr>
      <w:r>
        <w:t>This needs PRS review @brandon</w:t>
      </w:r>
      <w:r>
        <w:rPr>
          <w:rStyle w:val="CommentReference"/>
        </w:rPr>
        <w:annotationRef/>
      </w:r>
    </w:p>
  </w:comment>
  <w:comment w:id="228" w:author="Brandon Lord" w:date="2024-06-18T17:36:00Z" w:initials="BL">
    <w:p w14:paraId="30D9E4BD" w14:textId="4CE73E2F" w:rsidR="23D95DF5" w:rsidRDefault="23D95DF5">
      <w:pPr>
        <w:pStyle w:val="CommentText"/>
      </w:pPr>
      <w:r>
        <w:t xml:space="preserve">Is this asking teachers to use </w:t>
      </w:r>
      <w:r w:rsidRPr="23D95DF5">
        <w:rPr>
          <w:b/>
          <w:bCs/>
        </w:rPr>
        <w:t>either</w:t>
      </w:r>
      <w:r>
        <w:t xml:space="preserve"> WTL in Classcraft </w:t>
      </w:r>
      <w:r w:rsidRPr="23D95DF5">
        <w:rPr>
          <w:b/>
          <w:bCs/>
        </w:rPr>
        <w:t>or</w:t>
      </w:r>
      <w:r>
        <w:t xml:space="preserve"> WTL cards? </w:t>
      </w:r>
      <w:r>
        <w:rPr>
          <w:rStyle w:val="CommentReference"/>
        </w:rPr>
        <w:annotationRef/>
      </w:r>
    </w:p>
    <w:p w14:paraId="51E8B7F0" w14:textId="4D5F8AB6" w:rsidR="23D95DF5" w:rsidRDefault="23D95DF5">
      <w:pPr>
        <w:pStyle w:val="CommentText"/>
      </w:pPr>
      <w:r>
        <w:t xml:space="preserve">If so: Use </w:t>
      </w:r>
      <w:r w:rsidRPr="23D95DF5">
        <w:rPr>
          <w:b/>
          <w:bCs/>
        </w:rPr>
        <w:t>Words to Learn (WTL)</w:t>
      </w:r>
      <w:r>
        <w:t xml:space="preserve"> in Classcraft or the module’s WTL Vocabulary Cards to help students master any review terms.</w:t>
      </w:r>
    </w:p>
    <w:p w14:paraId="00EED5C4" w14:textId="36A2296E" w:rsidR="23D95DF5" w:rsidRDefault="23D95DF5">
      <w:pPr>
        <w:pStyle w:val="CommentText"/>
      </w:pPr>
    </w:p>
    <w:p w14:paraId="5B75CC15" w14:textId="57BFDF58" w:rsidR="23D95DF5" w:rsidRDefault="23D95DF5">
      <w:pPr>
        <w:pStyle w:val="CommentText"/>
      </w:pPr>
      <w:r>
        <w:t>If it is asking them to use WTL in Classcraft or</w:t>
      </w:r>
      <w:r w:rsidRPr="23D95DF5">
        <w:rPr>
          <w:b/>
          <w:bCs/>
        </w:rPr>
        <w:t xml:space="preserve"> both</w:t>
      </w:r>
      <w:r>
        <w:t xml:space="preserve"> Classcraft WTL </w:t>
      </w:r>
      <w:r w:rsidRPr="23D95DF5">
        <w:rPr>
          <w:b/>
          <w:bCs/>
        </w:rPr>
        <w:t>and</w:t>
      </w:r>
      <w:r>
        <w:t xml:space="preserve"> cards: Use </w:t>
      </w:r>
      <w:r w:rsidRPr="23D95DF5">
        <w:rPr>
          <w:b/>
          <w:bCs/>
        </w:rPr>
        <w:t>Words to Learn (WTL)</w:t>
      </w:r>
      <w:r>
        <w:t xml:space="preserve"> in Classcraft or use it together with the module’s WTL Vocabulary Cards to help students master any review terms.</w:t>
      </w:r>
    </w:p>
  </w:comment>
  <w:comment w:id="229" w:author="Melanie Costanza" w:date="2024-06-20T09:00:00Z" w:initials="MC">
    <w:p w14:paraId="1FDEC489" w14:textId="693A6D44" w:rsidR="0898C427" w:rsidRDefault="0898C427">
      <w:pPr>
        <w:pStyle w:val="CommentText"/>
      </w:pPr>
      <w:r>
        <w:t xml:space="preserve">LXD accepted second edit. </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F12F5E5" w15:done="1"/>
  <w15:commentEx w15:paraId="672548C2" w15:done="1"/>
  <w15:commentEx w15:paraId="4D8C5EAA" w15:paraIdParent="672548C2" w15:done="1"/>
  <w15:commentEx w15:paraId="11222741" w15:done="1"/>
  <w15:commentEx w15:paraId="0EF60A6B" w15:paraIdParent="11222741" w15:done="1"/>
  <w15:commentEx w15:paraId="694FFADE" w15:paraIdParent="11222741" w15:done="1"/>
  <w15:commentEx w15:paraId="50576E50" w15:done="1"/>
  <w15:commentEx w15:paraId="060E1728" w15:paraIdParent="50576E50" w15:done="1"/>
  <w15:commentEx w15:paraId="521B67CB" w15:paraIdParent="50576E50" w15:done="1"/>
  <w15:commentEx w15:paraId="5B50CDE0" w15:done="1"/>
  <w15:commentEx w15:paraId="0BBC67B2" w15:paraIdParent="5B50CDE0" w15:done="1"/>
  <w15:commentEx w15:paraId="63E73F29" w15:done="1"/>
  <w15:commentEx w15:paraId="44105E2C" w15:paraIdParent="63E73F29" w15:done="1"/>
  <w15:commentEx w15:paraId="4D92EEC7" w15:done="1"/>
  <w15:commentEx w15:paraId="114BB996" w15:paraIdParent="4D92EEC7" w15:done="1"/>
  <w15:commentEx w15:paraId="634F57DC" w15:done="1"/>
  <w15:commentEx w15:paraId="0DA569C1" w15:paraIdParent="634F57DC" w15:done="1"/>
  <w15:commentEx w15:paraId="1B5C46AE" w15:done="1"/>
  <w15:commentEx w15:paraId="5D8C6D22" w15:paraIdParent="1B5C46AE" w15:done="1"/>
  <w15:commentEx w15:paraId="2AB32AC9" w15:done="0"/>
  <w15:commentEx w15:paraId="43D6ED6D" w15:done="1"/>
  <w15:commentEx w15:paraId="5B75CC15" w15:paraIdParent="43D6ED6D" w15:done="1"/>
  <w15:commentEx w15:paraId="1FDEC489" w15:paraIdParent="43D6ED6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9B75919" w16cex:dateUtc="2024-06-06T18:49:00Z"/>
  <w16cex:commentExtensible w16cex:durableId="7809D05A" w16cex:dateUtc="2024-06-03T18:28:00Z"/>
  <w16cex:commentExtensible w16cex:durableId="6A45660B" w16cex:dateUtc="2024-06-06T18:48:00Z"/>
  <w16cex:commentExtensible w16cex:durableId="3BA620BB" w16cex:dateUtc="2024-06-18T20:20:00Z"/>
  <w16cex:commentExtensible w16cex:durableId="2AF70F06" w16cex:dateUtc="2024-06-18T22:02:00Z"/>
  <w16cex:commentExtensible w16cex:durableId="0713EA38" w16cex:dateUtc="2024-06-20T12:33:00Z"/>
  <w16cex:commentExtensible w16cex:durableId="5FF2CB68" w16cex:dateUtc="2024-06-18T20:17:00Z"/>
  <w16cex:commentExtensible w16cex:durableId="1D974A07" w16cex:dateUtc="2024-06-18T22:10:00Z"/>
  <w16cex:commentExtensible w16cex:durableId="67B068C0" w16cex:dateUtc="2024-06-20T12:34:00Z"/>
  <w16cex:commentExtensible w16cex:durableId="5FB4139C" w16cex:dateUtc="2024-06-18T20:17:00Z"/>
  <w16cex:commentExtensible w16cex:durableId="217059BA" w16cex:dateUtc="2024-06-18T22:11:00Z"/>
  <w16cex:commentExtensible w16cex:durableId="3621F164" w16cex:dateUtc="2024-06-18T20:16:00Z"/>
  <w16cex:commentExtensible w16cex:durableId="69BEC77F" w16cex:dateUtc="2024-06-18T22:11:00Z"/>
  <w16cex:commentExtensible w16cex:durableId="50F0DBF5" w16cex:dateUtc="2024-06-18T20:18:00Z"/>
  <w16cex:commentExtensible w16cex:durableId="4BAAEBF4" w16cex:dateUtc="2024-06-18T22:14:00Z"/>
  <w16cex:commentExtensible w16cex:durableId="78980243" w16cex:dateUtc="2024-06-18T20:18:00Z"/>
  <w16cex:commentExtensible w16cex:durableId="0D8E38A5" w16cex:dateUtc="2024-06-18T22:16:00Z"/>
  <w16cex:commentExtensible w16cex:durableId="633AD6E1" w16cex:dateUtc="2024-06-18T20:31:00Z"/>
  <w16cex:commentExtensible w16cex:durableId="75680B74" w16cex:dateUtc="2024-06-18T22:27:00Z"/>
  <w16cex:commentExtensible w16cex:durableId="1F601469" w16cex:dateUtc="2024-06-10T17:40:00Z"/>
  <w16cex:commentExtensible w16cex:durableId="2A09BDAF" w16cex:dateUtc="2024-06-18T20:40:00Z"/>
  <w16cex:commentExtensible w16cex:durableId="192AA184" w16cex:dateUtc="2024-06-18T22:36:00Z"/>
  <w16cex:commentExtensible w16cex:durableId="571EFC1C" w16cex:dateUtc="2024-06-20T1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F12F5E5" w16cid:durableId="09B75919"/>
  <w16cid:commentId w16cid:paraId="672548C2" w16cid:durableId="7809D05A"/>
  <w16cid:commentId w16cid:paraId="4D8C5EAA" w16cid:durableId="6A45660B"/>
  <w16cid:commentId w16cid:paraId="11222741" w16cid:durableId="3BA620BB"/>
  <w16cid:commentId w16cid:paraId="0EF60A6B" w16cid:durableId="2AF70F06"/>
  <w16cid:commentId w16cid:paraId="694FFADE" w16cid:durableId="0713EA38"/>
  <w16cid:commentId w16cid:paraId="50576E50" w16cid:durableId="5FF2CB68"/>
  <w16cid:commentId w16cid:paraId="060E1728" w16cid:durableId="1D974A07"/>
  <w16cid:commentId w16cid:paraId="521B67CB" w16cid:durableId="67B068C0"/>
  <w16cid:commentId w16cid:paraId="5B50CDE0" w16cid:durableId="5FB4139C"/>
  <w16cid:commentId w16cid:paraId="0BBC67B2" w16cid:durableId="217059BA"/>
  <w16cid:commentId w16cid:paraId="63E73F29" w16cid:durableId="3621F164"/>
  <w16cid:commentId w16cid:paraId="44105E2C" w16cid:durableId="69BEC77F"/>
  <w16cid:commentId w16cid:paraId="4D92EEC7" w16cid:durableId="50F0DBF5"/>
  <w16cid:commentId w16cid:paraId="114BB996" w16cid:durableId="4BAAEBF4"/>
  <w16cid:commentId w16cid:paraId="634F57DC" w16cid:durableId="78980243"/>
  <w16cid:commentId w16cid:paraId="0DA569C1" w16cid:durableId="0D8E38A5"/>
  <w16cid:commentId w16cid:paraId="1B5C46AE" w16cid:durableId="633AD6E1"/>
  <w16cid:commentId w16cid:paraId="5D8C6D22" w16cid:durableId="75680B74"/>
  <w16cid:commentId w16cid:paraId="2AB32AC9" w16cid:durableId="1F601469"/>
  <w16cid:commentId w16cid:paraId="43D6ED6D" w16cid:durableId="2A09BDAF"/>
  <w16cid:commentId w16cid:paraId="5B75CC15" w16cid:durableId="192AA184"/>
  <w16cid:commentId w16cid:paraId="1FDEC489" w16cid:durableId="571EFC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25327" w14:textId="77777777" w:rsidR="00347394" w:rsidRDefault="00347394" w:rsidP="000F57A7">
      <w:r>
        <w:separator/>
      </w:r>
    </w:p>
  </w:endnote>
  <w:endnote w:type="continuationSeparator" w:id="0">
    <w:p w14:paraId="31006D99" w14:textId="77777777" w:rsidR="00347394" w:rsidRDefault="00347394" w:rsidP="000F5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quot;Courier New&quot;">
    <w:altName w:val="Cambria"/>
    <w:panose1 w:val="020B0604020202020204"/>
    <w:charset w:val="00"/>
    <w:family w:val="roman"/>
    <w:notTrueType/>
    <w:pitch w:val="default"/>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sans-serif">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Helvetica Neue">
    <w:panose1 w:val="02000503000000020004"/>
    <w:charset w:val="00"/>
    <w:family w:val="auto"/>
    <w:pitch w:val="variable"/>
    <w:sig w:usb0="E50002FF" w:usb1="500079DB" w:usb2="00000010" w:usb3="00000000" w:csb0="00000001" w:csb1="00000000"/>
  </w:font>
  <w:font w:name="Aptos_MSFontService">
    <w:altName w:val="Calibri"/>
    <w:panose1 w:val="020B0604020202020204"/>
    <w:charset w:val="00"/>
    <w:family w:val="roman"/>
    <w:notTrueType/>
    <w:pitch w:val="default"/>
  </w:font>
  <w:font w:name="Aptos Display_MSFontService">
    <w:altName w:val="Calibri"/>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Lato">
    <w:panose1 w:val="020F0502020204030203"/>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59FFC" w14:textId="1A539553" w:rsidR="000F57A7" w:rsidRPr="000F57A7" w:rsidRDefault="000F57A7" w:rsidP="000F57A7">
    <w:pPr>
      <w:pStyle w:val="Footer"/>
      <w:jc w:val="center"/>
    </w:pPr>
    <w:r w:rsidRPr="000F57A7">
      <w:rPr>
        <w:rFonts w:cs="Times New Roman"/>
      </w:rPr>
      <w:t xml:space="preserve">Page </w:t>
    </w:r>
    <w:r w:rsidRPr="000F57A7">
      <w:rPr>
        <w:rFonts w:cs="Times New Roman"/>
      </w:rPr>
      <w:fldChar w:fldCharType="begin"/>
    </w:r>
    <w:r w:rsidRPr="000F57A7">
      <w:rPr>
        <w:rFonts w:cs="Times New Roman"/>
      </w:rPr>
      <w:instrText xml:space="preserve"> PAGE </w:instrText>
    </w:r>
    <w:r w:rsidRPr="000F57A7">
      <w:rPr>
        <w:rFonts w:cs="Times New Roman"/>
      </w:rPr>
      <w:fldChar w:fldCharType="separate"/>
    </w:r>
    <w:r w:rsidRPr="000F57A7">
      <w:rPr>
        <w:rFonts w:cs="Times New Roman"/>
        <w:noProof/>
      </w:rPr>
      <w:t>1</w:t>
    </w:r>
    <w:r w:rsidRPr="000F57A7">
      <w:rPr>
        <w:rFonts w:cs="Times New Roman"/>
      </w:rPr>
      <w:fldChar w:fldCharType="end"/>
    </w:r>
    <w:r w:rsidRPr="000F57A7">
      <w:rPr>
        <w:rFonts w:cs="Times New Roman"/>
      </w:rPr>
      <w:t xml:space="preserve"> of </w:t>
    </w:r>
    <w:r w:rsidRPr="000F57A7">
      <w:rPr>
        <w:rFonts w:cs="Times New Roman"/>
      </w:rPr>
      <w:fldChar w:fldCharType="begin"/>
    </w:r>
    <w:r w:rsidRPr="000F57A7">
      <w:rPr>
        <w:rFonts w:cs="Times New Roman"/>
      </w:rPr>
      <w:instrText xml:space="preserve"> NUMPAGES </w:instrText>
    </w:r>
    <w:r w:rsidRPr="000F57A7">
      <w:rPr>
        <w:rFonts w:cs="Times New Roman"/>
      </w:rPr>
      <w:fldChar w:fldCharType="separate"/>
    </w:r>
    <w:r w:rsidRPr="000F57A7">
      <w:rPr>
        <w:rFonts w:cs="Times New Roman"/>
        <w:noProof/>
      </w:rPr>
      <w:t>66</w:t>
    </w:r>
    <w:r w:rsidRPr="000F57A7">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63BC1" w14:textId="77777777" w:rsidR="00347394" w:rsidRDefault="00347394" w:rsidP="000F57A7">
      <w:r>
        <w:separator/>
      </w:r>
    </w:p>
  </w:footnote>
  <w:footnote w:type="continuationSeparator" w:id="0">
    <w:p w14:paraId="059A2850" w14:textId="77777777" w:rsidR="00347394" w:rsidRDefault="00347394" w:rsidP="000F57A7">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0m+45ax76lOc1a" int2:id="JcWpQ2e7">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8C1C"/>
    <w:multiLevelType w:val="hybridMultilevel"/>
    <w:tmpl w:val="6F544BEA"/>
    <w:lvl w:ilvl="0" w:tplc="E4A8B14C">
      <w:start w:val="1"/>
      <w:numFmt w:val="bullet"/>
      <w:lvlText w:val=""/>
      <w:lvlJc w:val="left"/>
      <w:pPr>
        <w:ind w:left="720" w:hanging="360"/>
      </w:pPr>
      <w:rPr>
        <w:rFonts w:ascii="Symbol" w:hAnsi="Symbol" w:hint="default"/>
      </w:rPr>
    </w:lvl>
    <w:lvl w:ilvl="1" w:tplc="32FEAA8C">
      <w:start w:val="1"/>
      <w:numFmt w:val="bullet"/>
      <w:lvlText w:val="o"/>
      <w:lvlJc w:val="left"/>
      <w:pPr>
        <w:ind w:left="1440" w:hanging="360"/>
      </w:pPr>
      <w:rPr>
        <w:rFonts w:ascii="&quot;Courier New&quot;" w:hAnsi="&quot;Courier New&quot;" w:hint="default"/>
      </w:rPr>
    </w:lvl>
    <w:lvl w:ilvl="2" w:tplc="611E2B70">
      <w:start w:val="1"/>
      <w:numFmt w:val="bullet"/>
      <w:lvlText w:val=""/>
      <w:lvlJc w:val="left"/>
      <w:pPr>
        <w:ind w:left="2160" w:hanging="360"/>
      </w:pPr>
      <w:rPr>
        <w:rFonts w:ascii="Wingdings" w:hAnsi="Wingdings" w:hint="default"/>
      </w:rPr>
    </w:lvl>
    <w:lvl w:ilvl="3" w:tplc="B3CABA20">
      <w:start w:val="1"/>
      <w:numFmt w:val="bullet"/>
      <w:lvlText w:val=""/>
      <w:lvlJc w:val="left"/>
      <w:pPr>
        <w:ind w:left="2880" w:hanging="360"/>
      </w:pPr>
      <w:rPr>
        <w:rFonts w:ascii="Symbol" w:hAnsi="Symbol" w:hint="default"/>
      </w:rPr>
    </w:lvl>
    <w:lvl w:ilvl="4" w:tplc="F06AD79C">
      <w:start w:val="1"/>
      <w:numFmt w:val="bullet"/>
      <w:lvlText w:val="o"/>
      <w:lvlJc w:val="left"/>
      <w:pPr>
        <w:ind w:left="3600" w:hanging="360"/>
      </w:pPr>
      <w:rPr>
        <w:rFonts w:ascii="Courier New" w:hAnsi="Courier New" w:hint="default"/>
      </w:rPr>
    </w:lvl>
    <w:lvl w:ilvl="5" w:tplc="0CE04F38">
      <w:start w:val="1"/>
      <w:numFmt w:val="bullet"/>
      <w:lvlText w:val=""/>
      <w:lvlJc w:val="left"/>
      <w:pPr>
        <w:ind w:left="4320" w:hanging="360"/>
      </w:pPr>
      <w:rPr>
        <w:rFonts w:ascii="Wingdings" w:hAnsi="Wingdings" w:hint="default"/>
      </w:rPr>
    </w:lvl>
    <w:lvl w:ilvl="6" w:tplc="7776720A">
      <w:start w:val="1"/>
      <w:numFmt w:val="bullet"/>
      <w:lvlText w:val=""/>
      <w:lvlJc w:val="left"/>
      <w:pPr>
        <w:ind w:left="5040" w:hanging="360"/>
      </w:pPr>
      <w:rPr>
        <w:rFonts w:ascii="Symbol" w:hAnsi="Symbol" w:hint="default"/>
      </w:rPr>
    </w:lvl>
    <w:lvl w:ilvl="7" w:tplc="7EC49FE8">
      <w:start w:val="1"/>
      <w:numFmt w:val="bullet"/>
      <w:lvlText w:val="o"/>
      <w:lvlJc w:val="left"/>
      <w:pPr>
        <w:ind w:left="5760" w:hanging="360"/>
      </w:pPr>
      <w:rPr>
        <w:rFonts w:ascii="Courier New" w:hAnsi="Courier New" w:hint="default"/>
      </w:rPr>
    </w:lvl>
    <w:lvl w:ilvl="8" w:tplc="F22048AA">
      <w:start w:val="1"/>
      <w:numFmt w:val="bullet"/>
      <w:lvlText w:val=""/>
      <w:lvlJc w:val="left"/>
      <w:pPr>
        <w:ind w:left="6480" w:hanging="360"/>
      </w:pPr>
      <w:rPr>
        <w:rFonts w:ascii="Wingdings" w:hAnsi="Wingdings" w:hint="default"/>
      </w:rPr>
    </w:lvl>
  </w:abstractNum>
  <w:abstractNum w:abstractNumId="1" w15:restartNumberingAfterBreak="0">
    <w:nsid w:val="00B89C78"/>
    <w:multiLevelType w:val="hybridMultilevel"/>
    <w:tmpl w:val="6DF0F9A4"/>
    <w:lvl w:ilvl="0" w:tplc="BEB0FD28">
      <w:start w:val="1"/>
      <w:numFmt w:val="bullet"/>
      <w:lvlText w:val=""/>
      <w:lvlJc w:val="left"/>
      <w:pPr>
        <w:ind w:left="720" w:hanging="360"/>
      </w:pPr>
      <w:rPr>
        <w:rFonts w:ascii="Symbol" w:hAnsi="Symbol" w:hint="default"/>
      </w:rPr>
    </w:lvl>
    <w:lvl w:ilvl="1" w:tplc="7396B760">
      <w:start w:val="1"/>
      <w:numFmt w:val="bullet"/>
      <w:lvlText w:val="o"/>
      <w:lvlJc w:val="left"/>
      <w:pPr>
        <w:ind w:left="1440" w:hanging="360"/>
      </w:pPr>
      <w:rPr>
        <w:rFonts w:ascii="Courier New" w:hAnsi="Courier New" w:hint="default"/>
      </w:rPr>
    </w:lvl>
    <w:lvl w:ilvl="2" w:tplc="7F9E3990">
      <w:start w:val="1"/>
      <w:numFmt w:val="bullet"/>
      <w:lvlText w:val=""/>
      <w:lvlJc w:val="left"/>
      <w:pPr>
        <w:ind w:left="2160" w:hanging="360"/>
      </w:pPr>
      <w:rPr>
        <w:rFonts w:ascii="Wingdings" w:hAnsi="Wingdings" w:hint="default"/>
      </w:rPr>
    </w:lvl>
    <w:lvl w:ilvl="3" w:tplc="BEC06816">
      <w:start w:val="1"/>
      <w:numFmt w:val="bullet"/>
      <w:lvlText w:val="·"/>
      <w:lvlJc w:val="left"/>
      <w:pPr>
        <w:ind w:left="2880" w:hanging="360"/>
      </w:pPr>
      <w:rPr>
        <w:rFonts w:ascii="Symbol" w:hAnsi="Symbol" w:hint="default"/>
      </w:rPr>
    </w:lvl>
    <w:lvl w:ilvl="4" w:tplc="73D2D912">
      <w:start w:val="1"/>
      <w:numFmt w:val="bullet"/>
      <w:lvlText w:val="o"/>
      <w:lvlJc w:val="left"/>
      <w:pPr>
        <w:ind w:left="3600" w:hanging="360"/>
      </w:pPr>
      <w:rPr>
        <w:rFonts w:ascii="Courier New" w:hAnsi="Courier New" w:hint="default"/>
      </w:rPr>
    </w:lvl>
    <w:lvl w:ilvl="5" w:tplc="2D3836D8">
      <w:start w:val="1"/>
      <w:numFmt w:val="bullet"/>
      <w:lvlText w:val=""/>
      <w:lvlJc w:val="left"/>
      <w:pPr>
        <w:ind w:left="4320" w:hanging="360"/>
      </w:pPr>
      <w:rPr>
        <w:rFonts w:ascii="Wingdings" w:hAnsi="Wingdings" w:hint="default"/>
      </w:rPr>
    </w:lvl>
    <w:lvl w:ilvl="6" w:tplc="7072266C">
      <w:start w:val="1"/>
      <w:numFmt w:val="bullet"/>
      <w:lvlText w:val=""/>
      <w:lvlJc w:val="left"/>
      <w:pPr>
        <w:ind w:left="5040" w:hanging="360"/>
      </w:pPr>
      <w:rPr>
        <w:rFonts w:ascii="Symbol" w:hAnsi="Symbol" w:hint="default"/>
      </w:rPr>
    </w:lvl>
    <w:lvl w:ilvl="7" w:tplc="779644AC">
      <w:start w:val="1"/>
      <w:numFmt w:val="bullet"/>
      <w:lvlText w:val="o"/>
      <w:lvlJc w:val="left"/>
      <w:pPr>
        <w:ind w:left="5760" w:hanging="360"/>
      </w:pPr>
      <w:rPr>
        <w:rFonts w:ascii="Courier New" w:hAnsi="Courier New" w:hint="default"/>
      </w:rPr>
    </w:lvl>
    <w:lvl w:ilvl="8" w:tplc="0BCAB4FA">
      <w:start w:val="1"/>
      <w:numFmt w:val="bullet"/>
      <w:lvlText w:val=""/>
      <w:lvlJc w:val="left"/>
      <w:pPr>
        <w:ind w:left="6480" w:hanging="360"/>
      </w:pPr>
      <w:rPr>
        <w:rFonts w:ascii="Wingdings" w:hAnsi="Wingdings" w:hint="default"/>
      </w:rPr>
    </w:lvl>
  </w:abstractNum>
  <w:abstractNum w:abstractNumId="2" w15:restartNumberingAfterBreak="0">
    <w:nsid w:val="00BD76CE"/>
    <w:multiLevelType w:val="hybridMultilevel"/>
    <w:tmpl w:val="4E94F802"/>
    <w:lvl w:ilvl="0" w:tplc="04090003">
      <w:start w:val="1"/>
      <w:numFmt w:val="bullet"/>
      <w:lvlText w:val="o"/>
      <w:lvlJc w:val="left"/>
      <w:pPr>
        <w:ind w:left="720" w:hanging="360"/>
      </w:pPr>
      <w:rPr>
        <w:rFonts w:ascii="Courier New" w:hAnsi="Courier New" w:cs="Courier New" w:hint="default"/>
      </w:rPr>
    </w:lvl>
    <w:lvl w:ilvl="1" w:tplc="1C38D712">
      <w:start w:val="1"/>
      <w:numFmt w:val="bullet"/>
      <w:lvlText w:val=""/>
      <w:lvlJc w:val="left"/>
      <w:pPr>
        <w:ind w:left="720" w:hanging="360"/>
      </w:pPr>
      <w:rPr>
        <w:rFonts w:ascii="Wingdings" w:hAnsi="Wingdings" w:hint="default"/>
      </w:rPr>
    </w:lvl>
    <w:lvl w:ilvl="2" w:tplc="04090003">
      <w:start w:val="1"/>
      <w:numFmt w:val="bullet"/>
      <w:lvlText w:val="o"/>
      <w:lvlJc w:val="left"/>
      <w:pPr>
        <w:ind w:left="72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D31E13"/>
    <w:multiLevelType w:val="hybridMultilevel"/>
    <w:tmpl w:val="E3DE5014"/>
    <w:lvl w:ilvl="0" w:tplc="86DE7CF0">
      <w:start w:val="1"/>
      <w:numFmt w:val="decimal"/>
      <w:lvlText w:val="%1."/>
      <w:lvlJc w:val="left"/>
      <w:pPr>
        <w:ind w:left="720" w:hanging="360"/>
      </w:pPr>
    </w:lvl>
    <w:lvl w:ilvl="1" w:tplc="AA62EA4C">
      <w:start w:val="1"/>
      <w:numFmt w:val="lowerLetter"/>
      <w:lvlText w:val="%2."/>
      <w:lvlJc w:val="left"/>
      <w:pPr>
        <w:ind w:left="1440" w:hanging="360"/>
      </w:pPr>
    </w:lvl>
    <w:lvl w:ilvl="2" w:tplc="2A22D57C">
      <w:start w:val="1"/>
      <w:numFmt w:val="lowerRoman"/>
      <w:lvlText w:val="%3."/>
      <w:lvlJc w:val="right"/>
      <w:pPr>
        <w:ind w:left="2160" w:hanging="180"/>
      </w:pPr>
    </w:lvl>
    <w:lvl w:ilvl="3" w:tplc="859077FE">
      <w:start w:val="1"/>
      <w:numFmt w:val="decimal"/>
      <w:lvlText w:val="%4."/>
      <w:lvlJc w:val="left"/>
      <w:pPr>
        <w:ind w:left="2880" w:hanging="360"/>
      </w:pPr>
    </w:lvl>
    <w:lvl w:ilvl="4" w:tplc="B262C69E">
      <w:start w:val="1"/>
      <w:numFmt w:val="lowerLetter"/>
      <w:lvlText w:val="%5."/>
      <w:lvlJc w:val="left"/>
      <w:pPr>
        <w:ind w:left="3600" w:hanging="360"/>
      </w:pPr>
    </w:lvl>
    <w:lvl w:ilvl="5" w:tplc="24A661BC">
      <w:start w:val="1"/>
      <w:numFmt w:val="lowerRoman"/>
      <w:lvlText w:val="%6."/>
      <w:lvlJc w:val="right"/>
      <w:pPr>
        <w:ind w:left="4320" w:hanging="180"/>
      </w:pPr>
    </w:lvl>
    <w:lvl w:ilvl="6" w:tplc="FD5EBB80">
      <w:start w:val="1"/>
      <w:numFmt w:val="decimal"/>
      <w:lvlText w:val="%7."/>
      <w:lvlJc w:val="left"/>
      <w:pPr>
        <w:ind w:left="5040" w:hanging="360"/>
      </w:pPr>
    </w:lvl>
    <w:lvl w:ilvl="7" w:tplc="D5B65E4E">
      <w:start w:val="1"/>
      <w:numFmt w:val="lowerLetter"/>
      <w:lvlText w:val="%8."/>
      <w:lvlJc w:val="left"/>
      <w:pPr>
        <w:ind w:left="5760" w:hanging="360"/>
      </w:pPr>
    </w:lvl>
    <w:lvl w:ilvl="8" w:tplc="57D87642">
      <w:start w:val="1"/>
      <w:numFmt w:val="lowerRoman"/>
      <w:lvlText w:val="%9."/>
      <w:lvlJc w:val="right"/>
      <w:pPr>
        <w:ind w:left="6480" w:hanging="180"/>
      </w:pPr>
    </w:lvl>
  </w:abstractNum>
  <w:abstractNum w:abstractNumId="4" w15:restartNumberingAfterBreak="0">
    <w:nsid w:val="010D9BF7"/>
    <w:multiLevelType w:val="hybridMultilevel"/>
    <w:tmpl w:val="5B2639F2"/>
    <w:lvl w:ilvl="0" w:tplc="7B584566">
      <w:start w:val="1"/>
      <w:numFmt w:val="bullet"/>
      <w:lvlText w:val=""/>
      <w:lvlJc w:val="left"/>
      <w:pPr>
        <w:ind w:left="720" w:hanging="360"/>
      </w:pPr>
      <w:rPr>
        <w:rFonts w:ascii="Symbol" w:hAnsi="Symbol" w:hint="default"/>
      </w:rPr>
    </w:lvl>
    <w:lvl w:ilvl="1" w:tplc="C40A6B46">
      <w:start w:val="1"/>
      <w:numFmt w:val="bullet"/>
      <w:lvlText w:val="·"/>
      <w:lvlJc w:val="left"/>
      <w:pPr>
        <w:ind w:left="1440" w:hanging="360"/>
      </w:pPr>
      <w:rPr>
        <w:rFonts w:ascii="Symbol" w:hAnsi="Symbol" w:hint="default"/>
      </w:rPr>
    </w:lvl>
    <w:lvl w:ilvl="2" w:tplc="F190DD68">
      <w:start w:val="1"/>
      <w:numFmt w:val="bullet"/>
      <w:lvlText w:val=""/>
      <w:lvlJc w:val="left"/>
      <w:pPr>
        <w:ind w:left="2160" w:hanging="360"/>
      </w:pPr>
      <w:rPr>
        <w:rFonts w:ascii="Wingdings" w:hAnsi="Wingdings" w:hint="default"/>
      </w:rPr>
    </w:lvl>
    <w:lvl w:ilvl="3" w:tplc="7236EECA">
      <w:start w:val="1"/>
      <w:numFmt w:val="bullet"/>
      <w:lvlText w:val=""/>
      <w:lvlJc w:val="left"/>
      <w:pPr>
        <w:ind w:left="2880" w:hanging="360"/>
      </w:pPr>
      <w:rPr>
        <w:rFonts w:ascii="Symbol" w:hAnsi="Symbol" w:hint="default"/>
      </w:rPr>
    </w:lvl>
    <w:lvl w:ilvl="4" w:tplc="8208CEBE">
      <w:start w:val="1"/>
      <w:numFmt w:val="bullet"/>
      <w:lvlText w:val="o"/>
      <w:lvlJc w:val="left"/>
      <w:pPr>
        <w:ind w:left="3600" w:hanging="360"/>
      </w:pPr>
      <w:rPr>
        <w:rFonts w:ascii="Courier New" w:hAnsi="Courier New" w:hint="default"/>
      </w:rPr>
    </w:lvl>
    <w:lvl w:ilvl="5" w:tplc="02D60E5C">
      <w:start w:val="1"/>
      <w:numFmt w:val="bullet"/>
      <w:lvlText w:val=""/>
      <w:lvlJc w:val="left"/>
      <w:pPr>
        <w:ind w:left="4320" w:hanging="360"/>
      </w:pPr>
      <w:rPr>
        <w:rFonts w:ascii="Wingdings" w:hAnsi="Wingdings" w:hint="default"/>
      </w:rPr>
    </w:lvl>
    <w:lvl w:ilvl="6" w:tplc="393E837A">
      <w:start w:val="1"/>
      <w:numFmt w:val="bullet"/>
      <w:lvlText w:val=""/>
      <w:lvlJc w:val="left"/>
      <w:pPr>
        <w:ind w:left="5040" w:hanging="360"/>
      </w:pPr>
      <w:rPr>
        <w:rFonts w:ascii="Symbol" w:hAnsi="Symbol" w:hint="default"/>
      </w:rPr>
    </w:lvl>
    <w:lvl w:ilvl="7" w:tplc="3E2691A4">
      <w:start w:val="1"/>
      <w:numFmt w:val="bullet"/>
      <w:lvlText w:val="o"/>
      <w:lvlJc w:val="left"/>
      <w:pPr>
        <w:ind w:left="5760" w:hanging="360"/>
      </w:pPr>
      <w:rPr>
        <w:rFonts w:ascii="Courier New" w:hAnsi="Courier New" w:hint="default"/>
      </w:rPr>
    </w:lvl>
    <w:lvl w:ilvl="8" w:tplc="BA64386C">
      <w:start w:val="1"/>
      <w:numFmt w:val="bullet"/>
      <w:lvlText w:val=""/>
      <w:lvlJc w:val="left"/>
      <w:pPr>
        <w:ind w:left="6480" w:hanging="360"/>
      </w:pPr>
      <w:rPr>
        <w:rFonts w:ascii="Wingdings" w:hAnsi="Wingdings" w:hint="default"/>
      </w:rPr>
    </w:lvl>
  </w:abstractNum>
  <w:abstractNum w:abstractNumId="5" w15:restartNumberingAfterBreak="0">
    <w:nsid w:val="0119ECC6"/>
    <w:multiLevelType w:val="hybridMultilevel"/>
    <w:tmpl w:val="88C8E4DE"/>
    <w:lvl w:ilvl="0" w:tplc="B560D11C">
      <w:start w:val="1"/>
      <w:numFmt w:val="decimal"/>
      <w:lvlText w:val="%1."/>
      <w:lvlJc w:val="left"/>
      <w:pPr>
        <w:ind w:left="720" w:hanging="360"/>
      </w:pPr>
    </w:lvl>
    <w:lvl w:ilvl="1" w:tplc="D292DB3C">
      <w:start w:val="1"/>
      <w:numFmt w:val="lowerLetter"/>
      <w:lvlText w:val="%2."/>
      <w:lvlJc w:val="left"/>
      <w:pPr>
        <w:ind w:left="1440" w:hanging="360"/>
      </w:pPr>
    </w:lvl>
    <w:lvl w:ilvl="2" w:tplc="34503A34">
      <w:start w:val="4"/>
      <w:numFmt w:val="lowerRoman"/>
      <w:lvlText w:val="%3."/>
      <w:lvlJc w:val="right"/>
      <w:pPr>
        <w:ind w:left="2160" w:hanging="180"/>
      </w:pPr>
    </w:lvl>
    <w:lvl w:ilvl="3" w:tplc="33A48D3C">
      <w:start w:val="1"/>
      <w:numFmt w:val="decimal"/>
      <w:lvlText w:val="%4."/>
      <w:lvlJc w:val="left"/>
      <w:pPr>
        <w:ind w:left="2880" w:hanging="360"/>
      </w:pPr>
    </w:lvl>
    <w:lvl w:ilvl="4" w:tplc="B51806A8">
      <w:start w:val="1"/>
      <w:numFmt w:val="lowerLetter"/>
      <w:lvlText w:val="%5."/>
      <w:lvlJc w:val="left"/>
      <w:pPr>
        <w:ind w:left="3600" w:hanging="360"/>
      </w:pPr>
    </w:lvl>
    <w:lvl w:ilvl="5" w:tplc="AF305FF4">
      <w:start w:val="1"/>
      <w:numFmt w:val="lowerRoman"/>
      <w:lvlText w:val="%6."/>
      <w:lvlJc w:val="right"/>
      <w:pPr>
        <w:ind w:left="4320" w:hanging="180"/>
      </w:pPr>
    </w:lvl>
    <w:lvl w:ilvl="6" w:tplc="7420673E">
      <w:start w:val="1"/>
      <w:numFmt w:val="decimal"/>
      <w:lvlText w:val="%7."/>
      <w:lvlJc w:val="left"/>
      <w:pPr>
        <w:ind w:left="5040" w:hanging="360"/>
      </w:pPr>
    </w:lvl>
    <w:lvl w:ilvl="7" w:tplc="411E8166">
      <w:start w:val="1"/>
      <w:numFmt w:val="lowerLetter"/>
      <w:lvlText w:val="%8."/>
      <w:lvlJc w:val="left"/>
      <w:pPr>
        <w:ind w:left="5760" w:hanging="360"/>
      </w:pPr>
    </w:lvl>
    <w:lvl w:ilvl="8" w:tplc="BA80304A">
      <w:start w:val="1"/>
      <w:numFmt w:val="lowerRoman"/>
      <w:lvlText w:val="%9."/>
      <w:lvlJc w:val="right"/>
      <w:pPr>
        <w:ind w:left="6480" w:hanging="180"/>
      </w:pPr>
    </w:lvl>
  </w:abstractNum>
  <w:abstractNum w:abstractNumId="6" w15:restartNumberingAfterBreak="0">
    <w:nsid w:val="0122E574"/>
    <w:multiLevelType w:val="hybridMultilevel"/>
    <w:tmpl w:val="8530F3B2"/>
    <w:lvl w:ilvl="0" w:tplc="B0BEF2BC">
      <w:start w:val="1"/>
      <w:numFmt w:val="bullet"/>
      <w:lvlText w:val="·"/>
      <w:lvlJc w:val="left"/>
      <w:pPr>
        <w:ind w:left="720" w:hanging="360"/>
      </w:pPr>
      <w:rPr>
        <w:rFonts w:ascii="Symbol" w:hAnsi="Symbol" w:hint="default"/>
      </w:rPr>
    </w:lvl>
    <w:lvl w:ilvl="1" w:tplc="9FB4235C">
      <w:start w:val="1"/>
      <w:numFmt w:val="bullet"/>
      <w:lvlText w:val="o"/>
      <w:lvlJc w:val="left"/>
      <w:pPr>
        <w:ind w:left="1440" w:hanging="360"/>
      </w:pPr>
      <w:rPr>
        <w:rFonts w:ascii="Courier New" w:hAnsi="Courier New" w:hint="default"/>
      </w:rPr>
    </w:lvl>
    <w:lvl w:ilvl="2" w:tplc="D174CAC4">
      <w:start w:val="1"/>
      <w:numFmt w:val="bullet"/>
      <w:lvlText w:val=""/>
      <w:lvlJc w:val="left"/>
      <w:pPr>
        <w:ind w:left="2160" w:hanging="360"/>
      </w:pPr>
      <w:rPr>
        <w:rFonts w:ascii="Wingdings" w:hAnsi="Wingdings" w:hint="default"/>
      </w:rPr>
    </w:lvl>
    <w:lvl w:ilvl="3" w:tplc="50E8413A">
      <w:start w:val="1"/>
      <w:numFmt w:val="bullet"/>
      <w:lvlText w:val=""/>
      <w:lvlJc w:val="left"/>
      <w:pPr>
        <w:ind w:left="2880" w:hanging="360"/>
      </w:pPr>
      <w:rPr>
        <w:rFonts w:ascii="Symbol" w:hAnsi="Symbol" w:hint="default"/>
      </w:rPr>
    </w:lvl>
    <w:lvl w:ilvl="4" w:tplc="9C3E7FCC">
      <w:start w:val="1"/>
      <w:numFmt w:val="bullet"/>
      <w:lvlText w:val="o"/>
      <w:lvlJc w:val="left"/>
      <w:pPr>
        <w:ind w:left="3600" w:hanging="360"/>
      </w:pPr>
      <w:rPr>
        <w:rFonts w:ascii="Courier New" w:hAnsi="Courier New" w:hint="default"/>
      </w:rPr>
    </w:lvl>
    <w:lvl w:ilvl="5" w:tplc="3DB25D2C">
      <w:start w:val="1"/>
      <w:numFmt w:val="bullet"/>
      <w:lvlText w:val=""/>
      <w:lvlJc w:val="left"/>
      <w:pPr>
        <w:ind w:left="4320" w:hanging="360"/>
      </w:pPr>
      <w:rPr>
        <w:rFonts w:ascii="Wingdings" w:hAnsi="Wingdings" w:hint="default"/>
      </w:rPr>
    </w:lvl>
    <w:lvl w:ilvl="6" w:tplc="C4F47DE8">
      <w:start w:val="1"/>
      <w:numFmt w:val="bullet"/>
      <w:lvlText w:val=""/>
      <w:lvlJc w:val="left"/>
      <w:pPr>
        <w:ind w:left="5040" w:hanging="360"/>
      </w:pPr>
      <w:rPr>
        <w:rFonts w:ascii="Symbol" w:hAnsi="Symbol" w:hint="default"/>
      </w:rPr>
    </w:lvl>
    <w:lvl w:ilvl="7" w:tplc="ADB20516">
      <w:start w:val="1"/>
      <w:numFmt w:val="bullet"/>
      <w:lvlText w:val="o"/>
      <w:lvlJc w:val="left"/>
      <w:pPr>
        <w:ind w:left="5760" w:hanging="360"/>
      </w:pPr>
      <w:rPr>
        <w:rFonts w:ascii="Courier New" w:hAnsi="Courier New" w:hint="default"/>
      </w:rPr>
    </w:lvl>
    <w:lvl w:ilvl="8" w:tplc="8690EAA2">
      <w:start w:val="1"/>
      <w:numFmt w:val="bullet"/>
      <w:lvlText w:val=""/>
      <w:lvlJc w:val="left"/>
      <w:pPr>
        <w:ind w:left="6480" w:hanging="360"/>
      </w:pPr>
      <w:rPr>
        <w:rFonts w:ascii="Wingdings" w:hAnsi="Wingdings" w:hint="default"/>
      </w:rPr>
    </w:lvl>
  </w:abstractNum>
  <w:abstractNum w:abstractNumId="7" w15:restartNumberingAfterBreak="0">
    <w:nsid w:val="015437AE"/>
    <w:multiLevelType w:val="hybridMultilevel"/>
    <w:tmpl w:val="A268D78C"/>
    <w:lvl w:ilvl="0" w:tplc="B77C82E4">
      <w:start w:val="1"/>
      <w:numFmt w:val="bullet"/>
      <w:lvlText w:val=""/>
      <w:lvlJc w:val="left"/>
      <w:pPr>
        <w:ind w:left="720" w:hanging="360"/>
      </w:pPr>
      <w:rPr>
        <w:rFonts w:ascii="Wingdings" w:hAnsi="Wingdings" w:hint="default"/>
      </w:rPr>
    </w:lvl>
    <w:lvl w:ilvl="1" w:tplc="D44CFA6E">
      <w:start w:val="1"/>
      <w:numFmt w:val="bullet"/>
      <w:lvlText w:val="o"/>
      <w:lvlJc w:val="left"/>
      <w:pPr>
        <w:ind w:left="1440" w:hanging="360"/>
      </w:pPr>
      <w:rPr>
        <w:rFonts w:ascii="Courier New" w:hAnsi="Courier New" w:hint="default"/>
      </w:rPr>
    </w:lvl>
    <w:lvl w:ilvl="2" w:tplc="040E0604">
      <w:start w:val="1"/>
      <w:numFmt w:val="bullet"/>
      <w:lvlText w:val=""/>
      <w:lvlJc w:val="left"/>
      <w:pPr>
        <w:ind w:left="2160" w:hanging="360"/>
      </w:pPr>
      <w:rPr>
        <w:rFonts w:ascii="Wingdings" w:hAnsi="Wingdings" w:hint="default"/>
      </w:rPr>
    </w:lvl>
    <w:lvl w:ilvl="3" w:tplc="4A84171C">
      <w:start w:val="1"/>
      <w:numFmt w:val="bullet"/>
      <w:lvlText w:val=""/>
      <w:lvlJc w:val="left"/>
      <w:pPr>
        <w:ind w:left="2880" w:hanging="360"/>
      </w:pPr>
      <w:rPr>
        <w:rFonts w:ascii="Symbol" w:hAnsi="Symbol" w:hint="default"/>
      </w:rPr>
    </w:lvl>
    <w:lvl w:ilvl="4" w:tplc="DB002008">
      <w:start w:val="1"/>
      <w:numFmt w:val="bullet"/>
      <w:lvlText w:val="o"/>
      <w:lvlJc w:val="left"/>
      <w:pPr>
        <w:ind w:left="3600" w:hanging="360"/>
      </w:pPr>
      <w:rPr>
        <w:rFonts w:ascii="Courier New" w:hAnsi="Courier New" w:hint="default"/>
      </w:rPr>
    </w:lvl>
    <w:lvl w:ilvl="5" w:tplc="536255FC">
      <w:start w:val="1"/>
      <w:numFmt w:val="bullet"/>
      <w:lvlText w:val=""/>
      <w:lvlJc w:val="left"/>
      <w:pPr>
        <w:ind w:left="4320" w:hanging="360"/>
      </w:pPr>
      <w:rPr>
        <w:rFonts w:ascii="Wingdings" w:hAnsi="Wingdings" w:hint="default"/>
      </w:rPr>
    </w:lvl>
    <w:lvl w:ilvl="6" w:tplc="00285F70">
      <w:start w:val="1"/>
      <w:numFmt w:val="bullet"/>
      <w:lvlText w:val=""/>
      <w:lvlJc w:val="left"/>
      <w:pPr>
        <w:ind w:left="5040" w:hanging="360"/>
      </w:pPr>
      <w:rPr>
        <w:rFonts w:ascii="Symbol" w:hAnsi="Symbol" w:hint="default"/>
      </w:rPr>
    </w:lvl>
    <w:lvl w:ilvl="7" w:tplc="C68CA25A">
      <w:start w:val="1"/>
      <w:numFmt w:val="bullet"/>
      <w:lvlText w:val="o"/>
      <w:lvlJc w:val="left"/>
      <w:pPr>
        <w:ind w:left="5760" w:hanging="360"/>
      </w:pPr>
      <w:rPr>
        <w:rFonts w:ascii="Courier New" w:hAnsi="Courier New" w:hint="default"/>
      </w:rPr>
    </w:lvl>
    <w:lvl w:ilvl="8" w:tplc="C4766192">
      <w:start w:val="1"/>
      <w:numFmt w:val="bullet"/>
      <w:lvlText w:val=""/>
      <w:lvlJc w:val="left"/>
      <w:pPr>
        <w:ind w:left="6480" w:hanging="360"/>
      </w:pPr>
      <w:rPr>
        <w:rFonts w:ascii="Wingdings" w:hAnsi="Wingdings" w:hint="default"/>
      </w:rPr>
    </w:lvl>
  </w:abstractNum>
  <w:abstractNum w:abstractNumId="8" w15:restartNumberingAfterBreak="0">
    <w:nsid w:val="0164FB46"/>
    <w:multiLevelType w:val="hybridMultilevel"/>
    <w:tmpl w:val="6C22F65A"/>
    <w:lvl w:ilvl="0" w:tplc="8EF000F6">
      <w:start w:val="1"/>
      <w:numFmt w:val="bullet"/>
      <w:lvlText w:val=""/>
      <w:lvlJc w:val="left"/>
      <w:pPr>
        <w:ind w:left="720" w:hanging="360"/>
      </w:pPr>
      <w:rPr>
        <w:rFonts w:ascii="Symbol" w:hAnsi="Symbol" w:hint="default"/>
      </w:rPr>
    </w:lvl>
    <w:lvl w:ilvl="1" w:tplc="47A4DC30">
      <w:start w:val="1"/>
      <w:numFmt w:val="bullet"/>
      <w:lvlText w:val="·"/>
      <w:lvlJc w:val="left"/>
      <w:pPr>
        <w:ind w:left="1440" w:hanging="360"/>
      </w:pPr>
      <w:rPr>
        <w:rFonts w:ascii="Symbol" w:hAnsi="Symbol" w:hint="default"/>
      </w:rPr>
    </w:lvl>
    <w:lvl w:ilvl="2" w:tplc="9B129890">
      <w:start w:val="1"/>
      <w:numFmt w:val="bullet"/>
      <w:lvlText w:val=""/>
      <w:lvlJc w:val="left"/>
      <w:pPr>
        <w:ind w:left="2160" w:hanging="360"/>
      </w:pPr>
      <w:rPr>
        <w:rFonts w:ascii="Wingdings" w:hAnsi="Wingdings" w:hint="default"/>
      </w:rPr>
    </w:lvl>
    <w:lvl w:ilvl="3" w:tplc="6E5AF47E">
      <w:start w:val="1"/>
      <w:numFmt w:val="bullet"/>
      <w:lvlText w:val=""/>
      <w:lvlJc w:val="left"/>
      <w:pPr>
        <w:ind w:left="2880" w:hanging="360"/>
      </w:pPr>
      <w:rPr>
        <w:rFonts w:ascii="Symbol" w:hAnsi="Symbol" w:hint="default"/>
      </w:rPr>
    </w:lvl>
    <w:lvl w:ilvl="4" w:tplc="3D0A1B3C">
      <w:start w:val="1"/>
      <w:numFmt w:val="bullet"/>
      <w:lvlText w:val="o"/>
      <w:lvlJc w:val="left"/>
      <w:pPr>
        <w:ind w:left="3600" w:hanging="360"/>
      </w:pPr>
      <w:rPr>
        <w:rFonts w:ascii="Courier New" w:hAnsi="Courier New" w:hint="default"/>
      </w:rPr>
    </w:lvl>
    <w:lvl w:ilvl="5" w:tplc="15CA6F58">
      <w:start w:val="1"/>
      <w:numFmt w:val="bullet"/>
      <w:lvlText w:val=""/>
      <w:lvlJc w:val="left"/>
      <w:pPr>
        <w:ind w:left="4320" w:hanging="360"/>
      </w:pPr>
      <w:rPr>
        <w:rFonts w:ascii="Wingdings" w:hAnsi="Wingdings" w:hint="default"/>
      </w:rPr>
    </w:lvl>
    <w:lvl w:ilvl="6" w:tplc="FF6C9816">
      <w:start w:val="1"/>
      <w:numFmt w:val="bullet"/>
      <w:lvlText w:val=""/>
      <w:lvlJc w:val="left"/>
      <w:pPr>
        <w:ind w:left="5040" w:hanging="360"/>
      </w:pPr>
      <w:rPr>
        <w:rFonts w:ascii="Symbol" w:hAnsi="Symbol" w:hint="default"/>
      </w:rPr>
    </w:lvl>
    <w:lvl w:ilvl="7" w:tplc="1390EDC2">
      <w:start w:val="1"/>
      <w:numFmt w:val="bullet"/>
      <w:lvlText w:val="o"/>
      <w:lvlJc w:val="left"/>
      <w:pPr>
        <w:ind w:left="5760" w:hanging="360"/>
      </w:pPr>
      <w:rPr>
        <w:rFonts w:ascii="Courier New" w:hAnsi="Courier New" w:hint="default"/>
      </w:rPr>
    </w:lvl>
    <w:lvl w:ilvl="8" w:tplc="BA54DD76">
      <w:start w:val="1"/>
      <w:numFmt w:val="bullet"/>
      <w:lvlText w:val=""/>
      <w:lvlJc w:val="left"/>
      <w:pPr>
        <w:ind w:left="6480" w:hanging="360"/>
      </w:pPr>
      <w:rPr>
        <w:rFonts w:ascii="Wingdings" w:hAnsi="Wingdings" w:hint="default"/>
      </w:rPr>
    </w:lvl>
  </w:abstractNum>
  <w:abstractNum w:abstractNumId="9" w15:restartNumberingAfterBreak="0">
    <w:nsid w:val="0170633A"/>
    <w:multiLevelType w:val="hybridMultilevel"/>
    <w:tmpl w:val="3B8253AA"/>
    <w:lvl w:ilvl="0" w:tplc="3872E8BC">
      <w:start w:val="1"/>
      <w:numFmt w:val="bullet"/>
      <w:lvlText w:val=""/>
      <w:lvlJc w:val="left"/>
      <w:pPr>
        <w:ind w:left="1080" w:hanging="360"/>
      </w:pPr>
      <w:rPr>
        <w:rFonts w:ascii="Symbol" w:hAnsi="Symbol" w:hint="default"/>
      </w:rPr>
    </w:lvl>
    <w:lvl w:ilvl="1" w:tplc="0C1285A0">
      <w:start w:val="1"/>
      <w:numFmt w:val="bullet"/>
      <w:lvlText w:val="o"/>
      <w:lvlJc w:val="left"/>
      <w:pPr>
        <w:ind w:left="1800" w:hanging="360"/>
      </w:pPr>
      <w:rPr>
        <w:rFonts w:ascii="Courier New" w:hAnsi="Courier New" w:hint="default"/>
      </w:rPr>
    </w:lvl>
    <w:lvl w:ilvl="2" w:tplc="D81AF988">
      <w:start w:val="1"/>
      <w:numFmt w:val="bullet"/>
      <w:lvlText w:val=""/>
      <w:lvlJc w:val="left"/>
      <w:pPr>
        <w:ind w:left="2520" w:hanging="360"/>
      </w:pPr>
      <w:rPr>
        <w:rFonts w:ascii="Wingdings" w:hAnsi="Wingdings" w:hint="default"/>
      </w:rPr>
    </w:lvl>
    <w:lvl w:ilvl="3" w:tplc="760AFB02">
      <w:start w:val="1"/>
      <w:numFmt w:val="bullet"/>
      <w:lvlText w:val=""/>
      <w:lvlJc w:val="left"/>
      <w:pPr>
        <w:ind w:left="3240" w:hanging="360"/>
      </w:pPr>
      <w:rPr>
        <w:rFonts w:ascii="Symbol" w:hAnsi="Symbol" w:hint="default"/>
      </w:rPr>
    </w:lvl>
    <w:lvl w:ilvl="4" w:tplc="15303DE6">
      <w:start w:val="1"/>
      <w:numFmt w:val="bullet"/>
      <w:lvlText w:val="o"/>
      <w:lvlJc w:val="left"/>
      <w:pPr>
        <w:ind w:left="3960" w:hanging="360"/>
      </w:pPr>
      <w:rPr>
        <w:rFonts w:ascii="Courier New" w:hAnsi="Courier New" w:hint="default"/>
      </w:rPr>
    </w:lvl>
    <w:lvl w:ilvl="5" w:tplc="2970F354">
      <w:start w:val="1"/>
      <w:numFmt w:val="bullet"/>
      <w:lvlText w:val=""/>
      <w:lvlJc w:val="left"/>
      <w:pPr>
        <w:ind w:left="4680" w:hanging="360"/>
      </w:pPr>
      <w:rPr>
        <w:rFonts w:ascii="Wingdings" w:hAnsi="Wingdings" w:hint="default"/>
      </w:rPr>
    </w:lvl>
    <w:lvl w:ilvl="6" w:tplc="72E2DB6A">
      <w:start w:val="1"/>
      <w:numFmt w:val="bullet"/>
      <w:lvlText w:val=""/>
      <w:lvlJc w:val="left"/>
      <w:pPr>
        <w:ind w:left="5400" w:hanging="360"/>
      </w:pPr>
      <w:rPr>
        <w:rFonts w:ascii="Symbol" w:hAnsi="Symbol" w:hint="default"/>
      </w:rPr>
    </w:lvl>
    <w:lvl w:ilvl="7" w:tplc="FC4EDA92">
      <w:start w:val="1"/>
      <w:numFmt w:val="bullet"/>
      <w:lvlText w:val="o"/>
      <w:lvlJc w:val="left"/>
      <w:pPr>
        <w:ind w:left="6120" w:hanging="360"/>
      </w:pPr>
      <w:rPr>
        <w:rFonts w:ascii="Courier New" w:hAnsi="Courier New" w:hint="default"/>
      </w:rPr>
    </w:lvl>
    <w:lvl w:ilvl="8" w:tplc="8CA86988">
      <w:start w:val="1"/>
      <w:numFmt w:val="bullet"/>
      <w:lvlText w:val=""/>
      <w:lvlJc w:val="left"/>
      <w:pPr>
        <w:ind w:left="6840" w:hanging="360"/>
      </w:pPr>
      <w:rPr>
        <w:rFonts w:ascii="Wingdings" w:hAnsi="Wingdings" w:hint="default"/>
      </w:rPr>
    </w:lvl>
  </w:abstractNum>
  <w:abstractNum w:abstractNumId="10" w15:restartNumberingAfterBreak="0">
    <w:nsid w:val="0198293F"/>
    <w:multiLevelType w:val="hybridMultilevel"/>
    <w:tmpl w:val="BEC2BA4C"/>
    <w:lvl w:ilvl="0" w:tplc="7AEAC3E4">
      <w:start w:val="1"/>
      <w:numFmt w:val="decimal"/>
      <w:lvlText w:val="%1."/>
      <w:lvlJc w:val="left"/>
      <w:pPr>
        <w:ind w:left="720" w:hanging="360"/>
      </w:pPr>
    </w:lvl>
    <w:lvl w:ilvl="1" w:tplc="7BD06018">
      <w:start w:val="1"/>
      <w:numFmt w:val="lowerLetter"/>
      <w:lvlText w:val="%2."/>
      <w:lvlJc w:val="left"/>
      <w:pPr>
        <w:ind w:left="1440" w:hanging="360"/>
      </w:pPr>
    </w:lvl>
    <w:lvl w:ilvl="2" w:tplc="EA7AE62C">
      <w:start w:val="3"/>
      <w:numFmt w:val="lowerRoman"/>
      <w:lvlText w:val="%3."/>
      <w:lvlJc w:val="right"/>
      <w:pPr>
        <w:ind w:left="2160" w:hanging="180"/>
      </w:pPr>
    </w:lvl>
    <w:lvl w:ilvl="3" w:tplc="CF0CB51C">
      <w:start w:val="1"/>
      <w:numFmt w:val="decimal"/>
      <w:lvlText w:val="%4."/>
      <w:lvlJc w:val="left"/>
      <w:pPr>
        <w:ind w:left="2880" w:hanging="360"/>
      </w:pPr>
    </w:lvl>
    <w:lvl w:ilvl="4" w:tplc="86E6CC5C">
      <w:start w:val="1"/>
      <w:numFmt w:val="lowerLetter"/>
      <w:lvlText w:val="%5."/>
      <w:lvlJc w:val="left"/>
      <w:pPr>
        <w:ind w:left="3600" w:hanging="360"/>
      </w:pPr>
    </w:lvl>
    <w:lvl w:ilvl="5" w:tplc="84FADCEC">
      <w:start w:val="1"/>
      <w:numFmt w:val="lowerRoman"/>
      <w:lvlText w:val="%6."/>
      <w:lvlJc w:val="right"/>
      <w:pPr>
        <w:ind w:left="4320" w:hanging="180"/>
      </w:pPr>
    </w:lvl>
    <w:lvl w:ilvl="6" w:tplc="D84ECFDE">
      <w:start w:val="1"/>
      <w:numFmt w:val="decimal"/>
      <w:lvlText w:val="%7."/>
      <w:lvlJc w:val="left"/>
      <w:pPr>
        <w:ind w:left="5040" w:hanging="360"/>
      </w:pPr>
    </w:lvl>
    <w:lvl w:ilvl="7" w:tplc="FBAC8298">
      <w:start w:val="1"/>
      <w:numFmt w:val="lowerLetter"/>
      <w:lvlText w:val="%8."/>
      <w:lvlJc w:val="left"/>
      <w:pPr>
        <w:ind w:left="5760" w:hanging="360"/>
      </w:pPr>
    </w:lvl>
    <w:lvl w:ilvl="8" w:tplc="8A08FB9C">
      <w:start w:val="1"/>
      <w:numFmt w:val="lowerRoman"/>
      <w:lvlText w:val="%9."/>
      <w:lvlJc w:val="right"/>
      <w:pPr>
        <w:ind w:left="6480" w:hanging="180"/>
      </w:pPr>
    </w:lvl>
  </w:abstractNum>
  <w:abstractNum w:abstractNumId="11" w15:restartNumberingAfterBreak="0">
    <w:nsid w:val="020FE19A"/>
    <w:multiLevelType w:val="hybridMultilevel"/>
    <w:tmpl w:val="6CEE3FFA"/>
    <w:lvl w:ilvl="0" w:tplc="BE4AD040">
      <w:start w:val="1"/>
      <w:numFmt w:val="bullet"/>
      <w:lvlText w:val=""/>
      <w:lvlJc w:val="left"/>
      <w:pPr>
        <w:ind w:left="720" w:hanging="360"/>
      </w:pPr>
      <w:rPr>
        <w:rFonts w:ascii="Symbol" w:hAnsi="Symbol" w:hint="default"/>
      </w:rPr>
    </w:lvl>
    <w:lvl w:ilvl="1" w:tplc="DAFC72D2">
      <w:start w:val="1"/>
      <w:numFmt w:val="bullet"/>
      <w:lvlText w:val="o"/>
      <w:lvlJc w:val="left"/>
      <w:pPr>
        <w:ind w:left="1440" w:hanging="360"/>
      </w:pPr>
      <w:rPr>
        <w:rFonts w:ascii="Courier New" w:hAnsi="Courier New" w:hint="default"/>
      </w:rPr>
    </w:lvl>
    <w:lvl w:ilvl="2" w:tplc="4AB80436">
      <w:start w:val="1"/>
      <w:numFmt w:val="bullet"/>
      <w:lvlText w:val=""/>
      <w:lvlJc w:val="left"/>
      <w:pPr>
        <w:ind w:left="2160" w:hanging="360"/>
      </w:pPr>
      <w:rPr>
        <w:rFonts w:ascii="Wingdings" w:hAnsi="Wingdings" w:hint="default"/>
      </w:rPr>
    </w:lvl>
    <w:lvl w:ilvl="3" w:tplc="FAB48678">
      <w:start w:val="1"/>
      <w:numFmt w:val="bullet"/>
      <w:lvlText w:val=""/>
      <w:lvlJc w:val="left"/>
      <w:pPr>
        <w:ind w:left="2880" w:hanging="360"/>
      </w:pPr>
      <w:rPr>
        <w:rFonts w:ascii="Symbol" w:hAnsi="Symbol" w:hint="default"/>
      </w:rPr>
    </w:lvl>
    <w:lvl w:ilvl="4" w:tplc="297829FE">
      <w:start w:val="1"/>
      <w:numFmt w:val="bullet"/>
      <w:lvlText w:val="o"/>
      <w:lvlJc w:val="left"/>
      <w:pPr>
        <w:ind w:left="3600" w:hanging="360"/>
      </w:pPr>
      <w:rPr>
        <w:rFonts w:ascii="Courier New" w:hAnsi="Courier New" w:hint="default"/>
      </w:rPr>
    </w:lvl>
    <w:lvl w:ilvl="5" w:tplc="6CF68D24">
      <w:start w:val="1"/>
      <w:numFmt w:val="bullet"/>
      <w:lvlText w:val=""/>
      <w:lvlJc w:val="left"/>
      <w:pPr>
        <w:ind w:left="4320" w:hanging="360"/>
      </w:pPr>
      <w:rPr>
        <w:rFonts w:ascii="Wingdings" w:hAnsi="Wingdings" w:hint="default"/>
      </w:rPr>
    </w:lvl>
    <w:lvl w:ilvl="6" w:tplc="46DA8140">
      <w:start w:val="1"/>
      <w:numFmt w:val="bullet"/>
      <w:lvlText w:val=""/>
      <w:lvlJc w:val="left"/>
      <w:pPr>
        <w:ind w:left="5040" w:hanging="360"/>
      </w:pPr>
      <w:rPr>
        <w:rFonts w:ascii="Symbol" w:hAnsi="Symbol" w:hint="default"/>
      </w:rPr>
    </w:lvl>
    <w:lvl w:ilvl="7" w:tplc="FD30A5B6">
      <w:start w:val="1"/>
      <w:numFmt w:val="bullet"/>
      <w:lvlText w:val="o"/>
      <w:lvlJc w:val="left"/>
      <w:pPr>
        <w:ind w:left="5760" w:hanging="360"/>
      </w:pPr>
      <w:rPr>
        <w:rFonts w:ascii="Courier New" w:hAnsi="Courier New" w:hint="default"/>
      </w:rPr>
    </w:lvl>
    <w:lvl w:ilvl="8" w:tplc="DDDE2F5E">
      <w:start w:val="1"/>
      <w:numFmt w:val="bullet"/>
      <w:lvlText w:val=""/>
      <w:lvlJc w:val="left"/>
      <w:pPr>
        <w:ind w:left="6480" w:hanging="360"/>
      </w:pPr>
      <w:rPr>
        <w:rFonts w:ascii="Wingdings" w:hAnsi="Wingdings" w:hint="default"/>
      </w:rPr>
    </w:lvl>
  </w:abstractNum>
  <w:abstractNum w:abstractNumId="12" w15:restartNumberingAfterBreak="0">
    <w:nsid w:val="022EC3E8"/>
    <w:multiLevelType w:val="hybridMultilevel"/>
    <w:tmpl w:val="0D1E8600"/>
    <w:lvl w:ilvl="0" w:tplc="58D09B3C">
      <w:start w:val="1"/>
      <w:numFmt w:val="decimal"/>
      <w:lvlText w:val="%1."/>
      <w:lvlJc w:val="left"/>
      <w:pPr>
        <w:ind w:left="720" w:hanging="360"/>
      </w:pPr>
    </w:lvl>
    <w:lvl w:ilvl="1" w:tplc="BBF4FCC0">
      <w:start w:val="1"/>
      <w:numFmt w:val="lowerLetter"/>
      <w:lvlText w:val="%2."/>
      <w:lvlJc w:val="left"/>
      <w:pPr>
        <w:ind w:left="1440" w:hanging="360"/>
      </w:pPr>
    </w:lvl>
    <w:lvl w:ilvl="2" w:tplc="DA0E0C98">
      <w:start w:val="5"/>
      <w:numFmt w:val="lowerRoman"/>
      <w:lvlText w:val="%3."/>
      <w:lvlJc w:val="right"/>
      <w:pPr>
        <w:ind w:left="2160" w:hanging="180"/>
      </w:pPr>
    </w:lvl>
    <w:lvl w:ilvl="3" w:tplc="70ACE08C">
      <w:start w:val="1"/>
      <w:numFmt w:val="decimal"/>
      <w:lvlText w:val="%4."/>
      <w:lvlJc w:val="left"/>
      <w:pPr>
        <w:ind w:left="2880" w:hanging="360"/>
      </w:pPr>
    </w:lvl>
    <w:lvl w:ilvl="4" w:tplc="EC8C5332">
      <w:start w:val="1"/>
      <w:numFmt w:val="lowerLetter"/>
      <w:lvlText w:val="%5."/>
      <w:lvlJc w:val="left"/>
      <w:pPr>
        <w:ind w:left="3600" w:hanging="360"/>
      </w:pPr>
    </w:lvl>
    <w:lvl w:ilvl="5" w:tplc="25B27F0A">
      <w:start w:val="1"/>
      <w:numFmt w:val="lowerRoman"/>
      <w:lvlText w:val="%6."/>
      <w:lvlJc w:val="right"/>
      <w:pPr>
        <w:ind w:left="4320" w:hanging="180"/>
      </w:pPr>
    </w:lvl>
    <w:lvl w:ilvl="6" w:tplc="0562D8DE">
      <w:start w:val="1"/>
      <w:numFmt w:val="decimal"/>
      <w:lvlText w:val="%7."/>
      <w:lvlJc w:val="left"/>
      <w:pPr>
        <w:ind w:left="5040" w:hanging="360"/>
      </w:pPr>
    </w:lvl>
    <w:lvl w:ilvl="7" w:tplc="41D878FE">
      <w:start w:val="1"/>
      <w:numFmt w:val="lowerLetter"/>
      <w:lvlText w:val="%8."/>
      <w:lvlJc w:val="left"/>
      <w:pPr>
        <w:ind w:left="5760" w:hanging="360"/>
      </w:pPr>
    </w:lvl>
    <w:lvl w:ilvl="8" w:tplc="3440F4FE">
      <w:start w:val="1"/>
      <w:numFmt w:val="lowerRoman"/>
      <w:lvlText w:val="%9."/>
      <w:lvlJc w:val="right"/>
      <w:pPr>
        <w:ind w:left="6480" w:hanging="180"/>
      </w:pPr>
    </w:lvl>
  </w:abstractNum>
  <w:abstractNum w:abstractNumId="13" w15:restartNumberingAfterBreak="0">
    <w:nsid w:val="0238B3A0"/>
    <w:multiLevelType w:val="hybridMultilevel"/>
    <w:tmpl w:val="E522CCC2"/>
    <w:lvl w:ilvl="0" w:tplc="DBD299FC">
      <w:start w:val="1"/>
      <w:numFmt w:val="bullet"/>
      <w:lvlText w:val=""/>
      <w:lvlJc w:val="left"/>
      <w:pPr>
        <w:ind w:left="720" w:hanging="360"/>
      </w:pPr>
      <w:rPr>
        <w:rFonts w:ascii="Symbol" w:hAnsi="Symbol" w:hint="default"/>
      </w:rPr>
    </w:lvl>
    <w:lvl w:ilvl="1" w:tplc="E7E4AA9E">
      <w:start w:val="1"/>
      <w:numFmt w:val="bullet"/>
      <w:lvlText w:val="o"/>
      <w:lvlJc w:val="left"/>
      <w:pPr>
        <w:ind w:left="1440" w:hanging="360"/>
      </w:pPr>
      <w:rPr>
        <w:rFonts w:ascii="Courier New" w:hAnsi="Courier New" w:hint="default"/>
      </w:rPr>
    </w:lvl>
    <w:lvl w:ilvl="2" w:tplc="13D66404">
      <w:start w:val="1"/>
      <w:numFmt w:val="bullet"/>
      <w:lvlText w:val="o"/>
      <w:lvlJc w:val="left"/>
      <w:pPr>
        <w:ind w:left="2160" w:hanging="360"/>
      </w:pPr>
      <w:rPr>
        <w:rFonts w:ascii="&quot;Courier New&quot;" w:hAnsi="&quot;Courier New&quot;" w:hint="default"/>
      </w:rPr>
    </w:lvl>
    <w:lvl w:ilvl="3" w:tplc="5818E7F0">
      <w:start w:val="1"/>
      <w:numFmt w:val="bullet"/>
      <w:lvlText w:val=""/>
      <w:lvlJc w:val="left"/>
      <w:pPr>
        <w:ind w:left="2880" w:hanging="360"/>
      </w:pPr>
      <w:rPr>
        <w:rFonts w:ascii="Symbol" w:hAnsi="Symbol" w:hint="default"/>
      </w:rPr>
    </w:lvl>
    <w:lvl w:ilvl="4" w:tplc="A2529E0E">
      <w:start w:val="1"/>
      <w:numFmt w:val="bullet"/>
      <w:lvlText w:val="o"/>
      <w:lvlJc w:val="left"/>
      <w:pPr>
        <w:ind w:left="3600" w:hanging="360"/>
      </w:pPr>
      <w:rPr>
        <w:rFonts w:ascii="Courier New" w:hAnsi="Courier New" w:hint="default"/>
      </w:rPr>
    </w:lvl>
    <w:lvl w:ilvl="5" w:tplc="10D2B756">
      <w:start w:val="1"/>
      <w:numFmt w:val="bullet"/>
      <w:lvlText w:val=""/>
      <w:lvlJc w:val="left"/>
      <w:pPr>
        <w:ind w:left="4320" w:hanging="360"/>
      </w:pPr>
      <w:rPr>
        <w:rFonts w:ascii="Wingdings" w:hAnsi="Wingdings" w:hint="default"/>
      </w:rPr>
    </w:lvl>
    <w:lvl w:ilvl="6" w:tplc="F4D2E51C">
      <w:start w:val="1"/>
      <w:numFmt w:val="bullet"/>
      <w:lvlText w:val=""/>
      <w:lvlJc w:val="left"/>
      <w:pPr>
        <w:ind w:left="5040" w:hanging="360"/>
      </w:pPr>
      <w:rPr>
        <w:rFonts w:ascii="Symbol" w:hAnsi="Symbol" w:hint="default"/>
      </w:rPr>
    </w:lvl>
    <w:lvl w:ilvl="7" w:tplc="28D2451E">
      <w:start w:val="1"/>
      <w:numFmt w:val="bullet"/>
      <w:lvlText w:val="o"/>
      <w:lvlJc w:val="left"/>
      <w:pPr>
        <w:ind w:left="5760" w:hanging="360"/>
      </w:pPr>
      <w:rPr>
        <w:rFonts w:ascii="Courier New" w:hAnsi="Courier New" w:hint="default"/>
      </w:rPr>
    </w:lvl>
    <w:lvl w:ilvl="8" w:tplc="E0606D74">
      <w:start w:val="1"/>
      <w:numFmt w:val="bullet"/>
      <w:lvlText w:val=""/>
      <w:lvlJc w:val="left"/>
      <w:pPr>
        <w:ind w:left="6480" w:hanging="360"/>
      </w:pPr>
      <w:rPr>
        <w:rFonts w:ascii="Wingdings" w:hAnsi="Wingdings" w:hint="default"/>
      </w:rPr>
    </w:lvl>
  </w:abstractNum>
  <w:abstractNum w:abstractNumId="14" w15:restartNumberingAfterBreak="0">
    <w:nsid w:val="02BEA84B"/>
    <w:multiLevelType w:val="hybridMultilevel"/>
    <w:tmpl w:val="186E93EA"/>
    <w:lvl w:ilvl="0" w:tplc="171AC7C6">
      <w:start w:val="1"/>
      <w:numFmt w:val="bullet"/>
      <w:lvlText w:val=""/>
      <w:lvlJc w:val="left"/>
      <w:pPr>
        <w:ind w:left="720" w:hanging="360"/>
      </w:pPr>
      <w:rPr>
        <w:rFonts w:ascii="Symbol" w:hAnsi="Symbol" w:hint="default"/>
      </w:rPr>
    </w:lvl>
    <w:lvl w:ilvl="1" w:tplc="986E4BC2">
      <w:start w:val="1"/>
      <w:numFmt w:val="bullet"/>
      <w:lvlText w:val="o"/>
      <w:lvlJc w:val="left"/>
      <w:pPr>
        <w:ind w:left="1440" w:hanging="360"/>
      </w:pPr>
      <w:rPr>
        <w:rFonts w:ascii="Courier New" w:hAnsi="Courier New" w:hint="default"/>
      </w:rPr>
    </w:lvl>
    <w:lvl w:ilvl="2" w:tplc="D6C84D64">
      <w:start w:val="1"/>
      <w:numFmt w:val="bullet"/>
      <w:lvlText w:val=""/>
      <w:lvlJc w:val="left"/>
      <w:pPr>
        <w:ind w:left="2160" w:hanging="360"/>
      </w:pPr>
      <w:rPr>
        <w:rFonts w:ascii="Wingdings" w:hAnsi="Wingdings" w:hint="default"/>
      </w:rPr>
    </w:lvl>
    <w:lvl w:ilvl="3" w:tplc="72466522">
      <w:start w:val="1"/>
      <w:numFmt w:val="bullet"/>
      <w:lvlText w:val=""/>
      <w:lvlJc w:val="left"/>
      <w:pPr>
        <w:ind w:left="2880" w:hanging="360"/>
      </w:pPr>
      <w:rPr>
        <w:rFonts w:ascii="Symbol" w:hAnsi="Symbol" w:hint="default"/>
      </w:rPr>
    </w:lvl>
    <w:lvl w:ilvl="4" w:tplc="46885D1A">
      <w:start w:val="1"/>
      <w:numFmt w:val="bullet"/>
      <w:lvlText w:val="·"/>
      <w:lvlJc w:val="left"/>
      <w:pPr>
        <w:ind w:left="3600" w:hanging="360"/>
      </w:pPr>
      <w:rPr>
        <w:rFonts w:ascii="Symbol" w:hAnsi="Symbol" w:hint="default"/>
      </w:rPr>
    </w:lvl>
    <w:lvl w:ilvl="5" w:tplc="0DBE8AC4">
      <w:start w:val="1"/>
      <w:numFmt w:val="bullet"/>
      <w:lvlText w:val=""/>
      <w:lvlJc w:val="left"/>
      <w:pPr>
        <w:ind w:left="4320" w:hanging="360"/>
      </w:pPr>
      <w:rPr>
        <w:rFonts w:ascii="Wingdings" w:hAnsi="Wingdings" w:hint="default"/>
      </w:rPr>
    </w:lvl>
    <w:lvl w:ilvl="6" w:tplc="237EF486">
      <w:start w:val="1"/>
      <w:numFmt w:val="bullet"/>
      <w:lvlText w:val=""/>
      <w:lvlJc w:val="left"/>
      <w:pPr>
        <w:ind w:left="5040" w:hanging="360"/>
      </w:pPr>
      <w:rPr>
        <w:rFonts w:ascii="Symbol" w:hAnsi="Symbol" w:hint="default"/>
      </w:rPr>
    </w:lvl>
    <w:lvl w:ilvl="7" w:tplc="6FDE2E9A">
      <w:start w:val="1"/>
      <w:numFmt w:val="bullet"/>
      <w:lvlText w:val="o"/>
      <w:lvlJc w:val="left"/>
      <w:pPr>
        <w:ind w:left="5760" w:hanging="360"/>
      </w:pPr>
      <w:rPr>
        <w:rFonts w:ascii="Courier New" w:hAnsi="Courier New" w:hint="default"/>
      </w:rPr>
    </w:lvl>
    <w:lvl w:ilvl="8" w:tplc="51A8EBFA">
      <w:start w:val="1"/>
      <w:numFmt w:val="bullet"/>
      <w:lvlText w:val=""/>
      <w:lvlJc w:val="left"/>
      <w:pPr>
        <w:ind w:left="6480" w:hanging="360"/>
      </w:pPr>
      <w:rPr>
        <w:rFonts w:ascii="Wingdings" w:hAnsi="Wingdings" w:hint="default"/>
      </w:rPr>
    </w:lvl>
  </w:abstractNum>
  <w:abstractNum w:abstractNumId="15" w15:restartNumberingAfterBreak="0">
    <w:nsid w:val="02CD15DE"/>
    <w:multiLevelType w:val="hybridMultilevel"/>
    <w:tmpl w:val="6FC08E6E"/>
    <w:lvl w:ilvl="0" w:tplc="8438D064">
      <w:start w:val="1"/>
      <w:numFmt w:val="decimal"/>
      <w:lvlText w:val="%1."/>
      <w:lvlJc w:val="left"/>
      <w:pPr>
        <w:ind w:left="720" w:hanging="360"/>
      </w:pPr>
    </w:lvl>
    <w:lvl w:ilvl="1" w:tplc="294232B8">
      <w:start w:val="1"/>
      <w:numFmt w:val="lowerLetter"/>
      <w:lvlText w:val="%2."/>
      <w:lvlJc w:val="left"/>
      <w:pPr>
        <w:ind w:left="1440" w:hanging="360"/>
      </w:pPr>
    </w:lvl>
    <w:lvl w:ilvl="2" w:tplc="41A47AE4">
      <w:start w:val="2"/>
      <w:numFmt w:val="lowerRoman"/>
      <w:lvlText w:val="%3."/>
      <w:lvlJc w:val="right"/>
      <w:pPr>
        <w:ind w:left="2160" w:hanging="180"/>
      </w:pPr>
    </w:lvl>
    <w:lvl w:ilvl="3" w:tplc="05F61220">
      <w:start w:val="1"/>
      <w:numFmt w:val="decimal"/>
      <w:lvlText w:val="%4."/>
      <w:lvlJc w:val="left"/>
      <w:pPr>
        <w:ind w:left="2880" w:hanging="360"/>
      </w:pPr>
    </w:lvl>
    <w:lvl w:ilvl="4" w:tplc="A53C772A">
      <w:start w:val="1"/>
      <w:numFmt w:val="lowerLetter"/>
      <w:lvlText w:val="%5."/>
      <w:lvlJc w:val="left"/>
      <w:pPr>
        <w:ind w:left="3600" w:hanging="360"/>
      </w:pPr>
    </w:lvl>
    <w:lvl w:ilvl="5" w:tplc="FDBEF266">
      <w:start w:val="1"/>
      <w:numFmt w:val="lowerRoman"/>
      <w:lvlText w:val="%6."/>
      <w:lvlJc w:val="right"/>
      <w:pPr>
        <w:ind w:left="4320" w:hanging="180"/>
      </w:pPr>
    </w:lvl>
    <w:lvl w:ilvl="6" w:tplc="DA7A284E">
      <w:start w:val="1"/>
      <w:numFmt w:val="decimal"/>
      <w:lvlText w:val="%7."/>
      <w:lvlJc w:val="left"/>
      <w:pPr>
        <w:ind w:left="5040" w:hanging="360"/>
      </w:pPr>
    </w:lvl>
    <w:lvl w:ilvl="7" w:tplc="AFF82C08">
      <w:start w:val="1"/>
      <w:numFmt w:val="lowerLetter"/>
      <w:lvlText w:val="%8."/>
      <w:lvlJc w:val="left"/>
      <w:pPr>
        <w:ind w:left="5760" w:hanging="360"/>
      </w:pPr>
    </w:lvl>
    <w:lvl w:ilvl="8" w:tplc="733E8520">
      <w:start w:val="1"/>
      <w:numFmt w:val="lowerRoman"/>
      <w:lvlText w:val="%9."/>
      <w:lvlJc w:val="right"/>
      <w:pPr>
        <w:ind w:left="6480" w:hanging="180"/>
      </w:pPr>
    </w:lvl>
  </w:abstractNum>
  <w:abstractNum w:abstractNumId="16" w15:restartNumberingAfterBreak="0">
    <w:nsid w:val="03020D84"/>
    <w:multiLevelType w:val="hybridMultilevel"/>
    <w:tmpl w:val="D8387104"/>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0304A439"/>
    <w:multiLevelType w:val="hybridMultilevel"/>
    <w:tmpl w:val="CE7E4506"/>
    <w:lvl w:ilvl="0" w:tplc="652A7F4C">
      <w:start w:val="1"/>
      <w:numFmt w:val="decimal"/>
      <w:lvlText w:val="%1."/>
      <w:lvlJc w:val="left"/>
      <w:pPr>
        <w:ind w:left="720" w:hanging="360"/>
      </w:pPr>
    </w:lvl>
    <w:lvl w:ilvl="1" w:tplc="1024B898">
      <w:start w:val="1"/>
      <w:numFmt w:val="lowerLetter"/>
      <w:lvlText w:val="%2."/>
      <w:lvlJc w:val="left"/>
      <w:pPr>
        <w:ind w:left="1440" w:hanging="360"/>
      </w:pPr>
    </w:lvl>
    <w:lvl w:ilvl="2" w:tplc="1F880EBC">
      <w:start w:val="1"/>
      <w:numFmt w:val="lowerRoman"/>
      <w:lvlText w:val="%3."/>
      <w:lvlJc w:val="right"/>
      <w:pPr>
        <w:ind w:left="2160" w:hanging="180"/>
      </w:pPr>
    </w:lvl>
    <w:lvl w:ilvl="3" w:tplc="C1EC01C8">
      <w:start w:val="1"/>
      <w:numFmt w:val="decimal"/>
      <w:lvlText w:val="%4."/>
      <w:lvlJc w:val="left"/>
      <w:pPr>
        <w:ind w:left="2880" w:hanging="360"/>
      </w:pPr>
    </w:lvl>
    <w:lvl w:ilvl="4" w:tplc="D4A2D258">
      <w:start w:val="1"/>
      <w:numFmt w:val="lowerLetter"/>
      <w:lvlText w:val="%5."/>
      <w:lvlJc w:val="left"/>
      <w:pPr>
        <w:ind w:left="3600" w:hanging="360"/>
      </w:pPr>
    </w:lvl>
    <w:lvl w:ilvl="5" w:tplc="F8C2D1FA">
      <w:start w:val="1"/>
      <w:numFmt w:val="lowerRoman"/>
      <w:lvlText w:val="%6."/>
      <w:lvlJc w:val="right"/>
      <w:pPr>
        <w:ind w:left="4320" w:hanging="180"/>
      </w:pPr>
    </w:lvl>
    <w:lvl w:ilvl="6" w:tplc="FBD6F0B2">
      <w:start w:val="1"/>
      <w:numFmt w:val="decimal"/>
      <w:lvlText w:val="%7."/>
      <w:lvlJc w:val="left"/>
      <w:pPr>
        <w:ind w:left="5040" w:hanging="360"/>
      </w:pPr>
    </w:lvl>
    <w:lvl w:ilvl="7" w:tplc="83B8A10A">
      <w:start w:val="1"/>
      <w:numFmt w:val="lowerLetter"/>
      <w:lvlText w:val="%8."/>
      <w:lvlJc w:val="left"/>
      <w:pPr>
        <w:ind w:left="5760" w:hanging="360"/>
      </w:pPr>
    </w:lvl>
    <w:lvl w:ilvl="8" w:tplc="6916EBEA">
      <w:start w:val="1"/>
      <w:numFmt w:val="lowerRoman"/>
      <w:lvlText w:val="%9."/>
      <w:lvlJc w:val="right"/>
      <w:pPr>
        <w:ind w:left="6480" w:hanging="180"/>
      </w:pPr>
    </w:lvl>
  </w:abstractNum>
  <w:abstractNum w:abstractNumId="18" w15:restartNumberingAfterBreak="0">
    <w:nsid w:val="03442418"/>
    <w:multiLevelType w:val="hybridMultilevel"/>
    <w:tmpl w:val="0420B81A"/>
    <w:lvl w:ilvl="0" w:tplc="51AE1188">
      <w:start w:val="1"/>
      <w:numFmt w:val="bullet"/>
      <w:lvlText w:val=""/>
      <w:lvlJc w:val="left"/>
      <w:pPr>
        <w:ind w:left="720" w:hanging="360"/>
      </w:pPr>
      <w:rPr>
        <w:rFonts w:ascii="Symbol" w:hAnsi="Symbol" w:hint="default"/>
      </w:rPr>
    </w:lvl>
    <w:lvl w:ilvl="1" w:tplc="EB7C8194">
      <w:start w:val="1"/>
      <w:numFmt w:val="bullet"/>
      <w:lvlText w:val="·"/>
      <w:lvlJc w:val="left"/>
      <w:pPr>
        <w:ind w:left="1440" w:hanging="360"/>
      </w:pPr>
      <w:rPr>
        <w:rFonts w:ascii="Symbol" w:hAnsi="Symbol" w:hint="default"/>
      </w:rPr>
    </w:lvl>
    <w:lvl w:ilvl="2" w:tplc="86529286">
      <w:start w:val="1"/>
      <w:numFmt w:val="bullet"/>
      <w:lvlText w:val=""/>
      <w:lvlJc w:val="left"/>
      <w:pPr>
        <w:ind w:left="2160" w:hanging="360"/>
      </w:pPr>
      <w:rPr>
        <w:rFonts w:ascii="Wingdings" w:hAnsi="Wingdings" w:hint="default"/>
      </w:rPr>
    </w:lvl>
    <w:lvl w:ilvl="3" w:tplc="B4B8A29E">
      <w:start w:val="1"/>
      <w:numFmt w:val="bullet"/>
      <w:lvlText w:val=""/>
      <w:lvlJc w:val="left"/>
      <w:pPr>
        <w:ind w:left="2880" w:hanging="360"/>
      </w:pPr>
      <w:rPr>
        <w:rFonts w:ascii="Symbol" w:hAnsi="Symbol" w:hint="default"/>
      </w:rPr>
    </w:lvl>
    <w:lvl w:ilvl="4" w:tplc="300EE332">
      <w:start w:val="1"/>
      <w:numFmt w:val="bullet"/>
      <w:lvlText w:val="o"/>
      <w:lvlJc w:val="left"/>
      <w:pPr>
        <w:ind w:left="3600" w:hanging="360"/>
      </w:pPr>
      <w:rPr>
        <w:rFonts w:ascii="Courier New" w:hAnsi="Courier New" w:hint="default"/>
      </w:rPr>
    </w:lvl>
    <w:lvl w:ilvl="5" w:tplc="7A8CC38C">
      <w:start w:val="1"/>
      <w:numFmt w:val="bullet"/>
      <w:lvlText w:val=""/>
      <w:lvlJc w:val="left"/>
      <w:pPr>
        <w:ind w:left="4320" w:hanging="360"/>
      </w:pPr>
      <w:rPr>
        <w:rFonts w:ascii="Wingdings" w:hAnsi="Wingdings" w:hint="default"/>
      </w:rPr>
    </w:lvl>
    <w:lvl w:ilvl="6" w:tplc="556C8502">
      <w:start w:val="1"/>
      <w:numFmt w:val="bullet"/>
      <w:lvlText w:val=""/>
      <w:lvlJc w:val="left"/>
      <w:pPr>
        <w:ind w:left="5040" w:hanging="360"/>
      </w:pPr>
      <w:rPr>
        <w:rFonts w:ascii="Symbol" w:hAnsi="Symbol" w:hint="default"/>
      </w:rPr>
    </w:lvl>
    <w:lvl w:ilvl="7" w:tplc="3A320970">
      <w:start w:val="1"/>
      <w:numFmt w:val="bullet"/>
      <w:lvlText w:val="o"/>
      <w:lvlJc w:val="left"/>
      <w:pPr>
        <w:ind w:left="5760" w:hanging="360"/>
      </w:pPr>
      <w:rPr>
        <w:rFonts w:ascii="Courier New" w:hAnsi="Courier New" w:hint="default"/>
      </w:rPr>
    </w:lvl>
    <w:lvl w:ilvl="8" w:tplc="6AEC58F2">
      <w:start w:val="1"/>
      <w:numFmt w:val="bullet"/>
      <w:lvlText w:val=""/>
      <w:lvlJc w:val="left"/>
      <w:pPr>
        <w:ind w:left="6480" w:hanging="360"/>
      </w:pPr>
      <w:rPr>
        <w:rFonts w:ascii="Wingdings" w:hAnsi="Wingdings" w:hint="default"/>
      </w:rPr>
    </w:lvl>
  </w:abstractNum>
  <w:abstractNum w:abstractNumId="19" w15:restartNumberingAfterBreak="0">
    <w:nsid w:val="034CE4CC"/>
    <w:multiLevelType w:val="hybridMultilevel"/>
    <w:tmpl w:val="D43A41DC"/>
    <w:lvl w:ilvl="0" w:tplc="1FCC497C">
      <w:start w:val="1"/>
      <w:numFmt w:val="bullet"/>
      <w:lvlText w:val="o"/>
      <w:lvlJc w:val="left"/>
      <w:pPr>
        <w:ind w:left="1440" w:hanging="360"/>
      </w:pPr>
      <w:rPr>
        <w:rFonts w:ascii="Courier New" w:hAnsi="Courier New" w:hint="default"/>
      </w:rPr>
    </w:lvl>
    <w:lvl w:ilvl="1" w:tplc="8E6C38F6">
      <w:start w:val="1"/>
      <w:numFmt w:val="bullet"/>
      <w:lvlText w:val="o"/>
      <w:lvlJc w:val="left"/>
      <w:pPr>
        <w:ind w:left="2160" w:hanging="360"/>
      </w:pPr>
      <w:rPr>
        <w:rFonts w:ascii="Courier New" w:hAnsi="Courier New" w:hint="default"/>
      </w:rPr>
    </w:lvl>
    <w:lvl w:ilvl="2" w:tplc="8D70A6D6">
      <w:start w:val="1"/>
      <w:numFmt w:val="bullet"/>
      <w:lvlText w:val=""/>
      <w:lvlJc w:val="left"/>
      <w:pPr>
        <w:ind w:left="2880" w:hanging="360"/>
      </w:pPr>
      <w:rPr>
        <w:rFonts w:ascii="Wingdings" w:hAnsi="Wingdings" w:hint="default"/>
      </w:rPr>
    </w:lvl>
    <w:lvl w:ilvl="3" w:tplc="FE54A95A">
      <w:start w:val="1"/>
      <w:numFmt w:val="bullet"/>
      <w:lvlText w:val=""/>
      <w:lvlJc w:val="left"/>
      <w:pPr>
        <w:ind w:left="3600" w:hanging="360"/>
      </w:pPr>
      <w:rPr>
        <w:rFonts w:ascii="Symbol" w:hAnsi="Symbol" w:hint="default"/>
      </w:rPr>
    </w:lvl>
    <w:lvl w:ilvl="4" w:tplc="82183840">
      <w:start w:val="1"/>
      <w:numFmt w:val="bullet"/>
      <w:lvlText w:val="o"/>
      <w:lvlJc w:val="left"/>
      <w:pPr>
        <w:ind w:left="4320" w:hanging="360"/>
      </w:pPr>
      <w:rPr>
        <w:rFonts w:ascii="Courier New" w:hAnsi="Courier New" w:hint="default"/>
      </w:rPr>
    </w:lvl>
    <w:lvl w:ilvl="5" w:tplc="6AAA9E1A">
      <w:start w:val="1"/>
      <w:numFmt w:val="bullet"/>
      <w:lvlText w:val=""/>
      <w:lvlJc w:val="left"/>
      <w:pPr>
        <w:ind w:left="5040" w:hanging="360"/>
      </w:pPr>
      <w:rPr>
        <w:rFonts w:ascii="Wingdings" w:hAnsi="Wingdings" w:hint="default"/>
      </w:rPr>
    </w:lvl>
    <w:lvl w:ilvl="6" w:tplc="D990199A">
      <w:start w:val="1"/>
      <w:numFmt w:val="bullet"/>
      <w:lvlText w:val=""/>
      <w:lvlJc w:val="left"/>
      <w:pPr>
        <w:ind w:left="5760" w:hanging="360"/>
      </w:pPr>
      <w:rPr>
        <w:rFonts w:ascii="Symbol" w:hAnsi="Symbol" w:hint="default"/>
      </w:rPr>
    </w:lvl>
    <w:lvl w:ilvl="7" w:tplc="894E1C3E">
      <w:start w:val="1"/>
      <w:numFmt w:val="bullet"/>
      <w:lvlText w:val="o"/>
      <w:lvlJc w:val="left"/>
      <w:pPr>
        <w:ind w:left="6480" w:hanging="360"/>
      </w:pPr>
      <w:rPr>
        <w:rFonts w:ascii="Courier New" w:hAnsi="Courier New" w:hint="default"/>
      </w:rPr>
    </w:lvl>
    <w:lvl w:ilvl="8" w:tplc="DFC293C8">
      <w:start w:val="1"/>
      <w:numFmt w:val="bullet"/>
      <w:lvlText w:val=""/>
      <w:lvlJc w:val="left"/>
      <w:pPr>
        <w:ind w:left="7200" w:hanging="360"/>
      </w:pPr>
      <w:rPr>
        <w:rFonts w:ascii="Wingdings" w:hAnsi="Wingdings" w:hint="default"/>
      </w:rPr>
    </w:lvl>
  </w:abstractNum>
  <w:abstractNum w:abstractNumId="20" w15:restartNumberingAfterBreak="0">
    <w:nsid w:val="034FC7DE"/>
    <w:multiLevelType w:val="hybridMultilevel"/>
    <w:tmpl w:val="45EA7CC2"/>
    <w:lvl w:ilvl="0" w:tplc="B170AC0E">
      <w:start w:val="1"/>
      <w:numFmt w:val="decimal"/>
      <w:lvlText w:val="%1."/>
      <w:lvlJc w:val="left"/>
      <w:pPr>
        <w:ind w:left="720" w:hanging="360"/>
      </w:pPr>
    </w:lvl>
    <w:lvl w:ilvl="1" w:tplc="06067FFA">
      <w:start w:val="1"/>
      <w:numFmt w:val="lowerLetter"/>
      <w:lvlText w:val="%2."/>
      <w:lvlJc w:val="left"/>
      <w:pPr>
        <w:ind w:left="1440" w:hanging="360"/>
      </w:pPr>
    </w:lvl>
    <w:lvl w:ilvl="2" w:tplc="2AC40B5A">
      <w:start w:val="1"/>
      <w:numFmt w:val="lowerRoman"/>
      <w:lvlText w:val="%3."/>
      <w:lvlJc w:val="right"/>
      <w:pPr>
        <w:ind w:left="2160" w:hanging="180"/>
      </w:pPr>
    </w:lvl>
    <w:lvl w:ilvl="3" w:tplc="E44CC59E">
      <w:start w:val="2"/>
      <w:numFmt w:val="decimal"/>
      <w:lvlText w:val="%4."/>
      <w:lvlJc w:val="left"/>
      <w:pPr>
        <w:ind w:left="2880" w:hanging="360"/>
      </w:pPr>
    </w:lvl>
    <w:lvl w:ilvl="4" w:tplc="F51CF4F0">
      <w:start w:val="1"/>
      <w:numFmt w:val="lowerLetter"/>
      <w:lvlText w:val="%5."/>
      <w:lvlJc w:val="left"/>
      <w:pPr>
        <w:ind w:left="3600" w:hanging="360"/>
      </w:pPr>
    </w:lvl>
    <w:lvl w:ilvl="5" w:tplc="4ECC81B0">
      <w:start w:val="1"/>
      <w:numFmt w:val="lowerRoman"/>
      <w:lvlText w:val="%6."/>
      <w:lvlJc w:val="right"/>
      <w:pPr>
        <w:ind w:left="4320" w:hanging="180"/>
      </w:pPr>
    </w:lvl>
    <w:lvl w:ilvl="6" w:tplc="D3BE967E">
      <w:start w:val="1"/>
      <w:numFmt w:val="decimal"/>
      <w:lvlText w:val="%7."/>
      <w:lvlJc w:val="left"/>
      <w:pPr>
        <w:ind w:left="5040" w:hanging="360"/>
      </w:pPr>
    </w:lvl>
    <w:lvl w:ilvl="7" w:tplc="DC6E282A">
      <w:start w:val="1"/>
      <w:numFmt w:val="lowerLetter"/>
      <w:lvlText w:val="%8."/>
      <w:lvlJc w:val="left"/>
      <w:pPr>
        <w:ind w:left="5760" w:hanging="360"/>
      </w:pPr>
    </w:lvl>
    <w:lvl w:ilvl="8" w:tplc="4FBE90F8">
      <w:start w:val="1"/>
      <w:numFmt w:val="lowerRoman"/>
      <w:lvlText w:val="%9."/>
      <w:lvlJc w:val="right"/>
      <w:pPr>
        <w:ind w:left="6480" w:hanging="180"/>
      </w:pPr>
    </w:lvl>
  </w:abstractNum>
  <w:abstractNum w:abstractNumId="21" w15:restartNumberingAfterBreak="0">
    <w:nsid w:val="036F3E98"/>
    <w:multiLevelType w:val="hybridMultilevel"/>
    <w:tmpl w:val="48C65D66"/>
    <w:lvl w:ilvl="0" w:tplc="720A6896">
      <w:start w:val="1"/>
      <w:numFmt w:val="bullet"/>
      <w:lvlText w:val="·"/>
      <w:lvlJc w:val="left"/>
      <w:pPr>
        <w:ind w:left="720" w:hanging="360"/>
      </w:pPr>
      <w:rPr>
        <w:rFonts w:ascii="Symbol" w:hAnsi="Symbol" w:hint="default"/>
      </w:rPr>
    </w:lvl>
    <w:lvl w:ilvl="1" w:tplc="98488E12">
      <w:start w:val="1"/>
      <w:numFmt w:val="bullet"/>
      <w:lvlText w:val="o"/>
      <w:lvlJc w:val="left"/>
      <w:pPr>
        <w:ind w:left="1440" w:hanging="360"/>
      </w:pPr>
      <w:rPr>
        <w:rFonts w:ascii="Courier New" w:hAnsi="Courier New" w:hint="default"/>
      </w:rPr>
    </w:lvl>
    <w:lvl w:ilvl="2" w:tplc="E204301E">
      <w:start w:val="1"/>
      <w:numFmt w:val="bullet"/>
      <w:lvlText w:val=""/>
      <w:lvlJc w:val="left"/>
      <w:pPr>
        <w:ind w:left="2160" w:hanging="360"/>
      </w:pPr>
      <w:rPr>
        <w:rFonts w:ascii="Wingdings" w:hAnsi="Wingdings" w:hint="default"/>
      </w:rPr>
    </w:lvl>
    <w:lvl w:ilvl="3" w:tplc="41023FF2">
      <w:start w:val="1"/>
      <w:numFmt w:val="bullet"/>
      <w:lvlText w:val=""/>
      <w:lvlJc w:val="left"/>
      <w:pPr>
        <w:ind w:left="2880" w:hanging="360"/>
      </w:pPr>
      <w:rPr>
        <w:rFonts w:ascii="Symbol" w:hAnsi="Symbol" w:hint="default"/>
      </w:rPr>
    </w:lvl>
    <w:lvl w:ilvl="4" w:tplc="927E6C24">
      <w:start w:val="1"/>
      <w:numFmt w:val="bullet"/>
      <w:lvlText w:val="o"/>
      <w:lvlJc w:val="left"/>
      <w:pPr>
        <w:ind w:left="3600" w:hanging="360"/>
      </w:pPr>
      <w:rPr>
        <w:rFonts w:ascii="Courier New" w:hAnsi="Courier New" w:hint="default"/>
      </w:rPr>
    </w:lvl>
    <w:lvl w:ilvl="5" w:tplc="110A25D8">
      <w:start w:val="1"/>
      <w:numFmt w:val="bullet"/>
      <w:lvlText w:val=""/>
      <w:lvlJc w:val="left"/>
      <w:pPr>
        <w:ind w:left="4320" w:hanging="360"/>
      </w:pPr>
      <w:rPr>
        <w:rFonts w:ascii="Wingdings" w:hAnsi="Wingdings" w:hint="default"/>
      </w:rPr>
    </w:lvl>
    <w:lvl w:ilvl="6" w:tplc="22DEEA26">
      <w:start w:val="1"/>
      <w:numFmt w:val="bullet"/>
      <w:lvlText w:val=""/>
      <w:lvlJc w:val="left"/>
      <w:pPr>
        <w:ind w:left="5040" w:hanging="360"/>
      </w:pPr>
      <w:rPr>
        <w:rFonts w:ascii="Symbol" w:hAnsi="Symbol" w:hint="default"/>
      </w:rPr>
    </w:lvl>
    <w:lvl w:ilvl="7" w:tplc="553A1A72">
      <w:start w:val="1"/>
      <w:numFmt w:val="bullet"/>
      <w:lvlText w:val="o"/>
      <w:lvlJc w:val="left"/>
      <w:pPr>
        <w:ind w:left="5760" w:hanging="360"/>
      </w:pPr>
      <w:rPr>
        <w:rFonts w:ascii="Courier New" w:hAnsi="Courier New" w:hint="default"/>
      </w:rPr>
    </w:lvl>
    <w:lvl w:ilvl="8" w:tplc="D1D0D10A">
      <w:start w:val="1"/>
      <w:numFmt w:val="bullet"/>
      <w:lvlText w:val=""/>
      <w:lvlJc w:val="left"/>
      <w:pPr>
        <w:ind w:left="6480" w:hanging="360"/>
      </w:pPr>
      <w:rPr>
        <w:rFonts w:ascii="Wingdings" w:hAnsi="Wingdings" w:hint="default"/>
      </w:rPr>
    </w:lvl>
  </w:abstractNum>
  <w:abstractNum w:abstractNumId="22" w15:restartNumberingAfterBreak="0">
    <w:nsid w:val="037CEBF0"/>
    <w:multiLevelType w:val="hybridMultilevel"/>
    <w:tmpl w:val="7D209BCA"/>
    <w:lvl w:ilvl="0" w:tplc="4182A936">
      <w:start w:val="1"/>
      <w:numFmt w:val="bullet"/>
      <w:lvlText w:val="·"/>
      <w:lvlJc w:val="left"/>
      <w:pPr>
        <w:ind w:left="720" w:hanging="360"/>
      </w:pPr>
      <w:rPr>
        <w:rFonts w:ascii="Symbol" w:hAnsi="Symbol" w:hint="default"/>
      </w:rPr>
    </w:lvl>
    <w:lvl w:ilvl="1" w:tplc="0B4E018E">
      <w:start w:val="1"/>
      <w:numFmt w:val="bullet"/>
      <w:lvlText w:val="o"/>
      <w:lvlJc w:val="left"/>
      <w:pPr>
        <w:ind w:left="1440" w:hanging="360"/>
      </w:pPr>
      <w:rPr>
        <w:rFonts w:ascii="Courier New" w:hAnsi="Courier New" w:hint="default"/>
      </w:rPr>
    </w:lvl>
    <w:lvl w:ilvl="2" w:tplc="17A2F576">
      <w:start w:val="1"/>
      <w:numFmt w:val="bullet"/>
      <w:lvlText w:val=""/>
      <w:lvlJc w:val="left"/>
      <w:pPr>
        <w:ind w:left="2160" w:hanging="360"/>
      </w:pPr>
      <w:rPr>
        <w:rFonts w:ascii="Wingdings" w:hAnsi="Wingdings" w:hint="default"/>
      </w:rPr>
    </w:lvl>
    <w:lvl w:ilvl="3" w:tplc="392CA5BE">
      <w:start w:val="1"/>
      <w:numFmt w:val="bullet"/>
      <w:lvlText w:val=""/>
      <w:lvlJc w:val="left"/>
      <w:pPr>
        <w:ind w:left="2880" w:hanging="360"/>
      </w:pPr>
      <w:rPr>
        <w:rFonts w:ascii="Symbol" w:hAnsi="Symbol" w:hint="default"/>
      </w:rPr>
    </w:lvl>
    <w:lvl w:ilvl="4" w:tplc="D39452FC">
      <w:start w:val="1"/>
      <w:numFmt w:val="bullet"/>
      <w:lvlText w:val="o"/>
      <w:lvlJc w:val="left"/>
      <w:pPr>
        <w:ind w:left="3600" w:hanging="360"/>
      </w:pPr>
      <w:rPr>
        <w:rFonts w:ascii="Courier New" w:hAnsi="Courier New" w:hint="default"/>
      </w:rPr>
    </w:lvl>
    <w:lvl w:ilvl="5" w:tplc="20803380">
      <w:start w:val="1"/>
      <w:numFmt w:val="bullet"/>
      <w:lvlText w:val=""/>
      <w:lvlJc w:val="left"/>
      <w:pPr>
        <w:ind w:left="4320" w:hanging="360"/>
      </w:pPr>
      <w:rPr>
        <w:rFonts w:ascii="Wingdings" w:hAnsi="Wingdings" w:hint="default"/>
      </w:rPr>
    </w:lvl>
    <w:lvl w:ilvl="6" w:tplc="10500DAE">
      <w:start w:val="1"/>
      <w:numFmt w:val="bullet"/>
      <w:lvlText w:val=""/>
      <w:lvlJc w:val="left"/>
      <w:pPr>
        <w:ind w:left="5040" w:hanging="360"/>
      </w:pPr>
      <w:rPr>
        <w:rFonts w:ascii="Symbol" w:hAnsi="Symbol" w:hint="default"/>
      </w:rPr>
    </w:lvl>
    <w:lvl w:ilvl="7" w:tplc="52CE2118">
      <w:start w:val="1"/>
      <w:numFmt w:val="bullet"/>
      <w:lvlText w:val="o"/>
      <w:lvlJc w:val="left"/>
      <w:pPr>
        <w:ind w:left="5760" w:hanging="360"/>
      </w:pPr>
      <w:rPr>
        <w:rFonts w:ascii="Courier New" w:hAnsi="Courier New" w:hint="default"/>
      </w:rPr>
    </w:lvl>
    <w:lvl w:ilvl="8" w:tplc="1DE43994">
      <w:start w:val="1"/>
      <w:numFmt w:val="bullet"/>
      <w:lvlText w:val=""/>
      <w:lvlJc w:val="left"/>
      <w:pPr>
        <w:ind w:left="6480" w:hanging="360"/>
      </w:pPr>
      <w:rPr>
        <w:rFonts w:ascii="Wingdings" w:hAnsi="Wingdings" w:hint="default"/>
      </w:rPr>
    </w:lvl>
  </w:abstractNum>
  <w:abstractNum w:abstractNumId="23" w15:restartNumberingAfterBreak="0">
    <w:nsid w:val="037D0D01"/>
    <w:multiLevelType w:val="hybridMultilevel"/>
    <w:tmpl w:val="645EFA9E"/>
    <w:lvl w:ilvl="0" w:tplc="08CCEBC0">
      <w:start w:val="1"/>
      <w:numFmt w:val="upperRoman"/>
      <w:lvlText w:val="%1."/>
      <w:lvlJc w:val="right"/>
      <w:pPr>
        <w:ind w:left="720" w:hanging="360"/>
      </w:pPr>
    </w:lvl>
    <w:lvl w:ilvl="1" w:tplc="CAFA844E">
      <w:start w:val="1"/>
      <w:numFmt w:val="bullet"/>
      <w:lvlText w:val="·"/>
      <w:lvlJc w:val="left"/>
      <w:pPr>
        <w:ind w:left="1440" w:hanging="360"/>
      </w:pPr>
      <w:rPr>
        <w:rFonts w:ascii="Symbol" w:hAnsi="Symbol" w:hint="default"/>
      </w:rPr>
    </w:lvl>
    <w:lvl w:ilvl="2" w:tplc="42F41B6C">
      <w:start w:val="1"/>
      <w:numFmt w:val="lowerRoman"/>
      <w:lvlText w:val="%3."/>
      <w:lvlJc w:val="right"/>
      <w:pPr>
        <w:ind w:left="2160" w:hanging="180"/>
      </w:pPr>
    </w:lvl>
    <w:lvl w:ilvl="3" w:tplc="7434889A">
      <w:start w:val="1"/>
      <w:numFmt w:val="decimal"/>
      <w:lvlText w:val="%4."/>
      <w:lvlJc w:val="left"/>
      <w:pPr>
        <w:ind w:left="2880" w:hanging="360"/>
      </w:pPr>
    </w:lvl>
    <w:lvl w:ilvl="4" w:tplc="EA7405EC">
      <w:start w:val="1"/>
      <w:numFmt w:val="lowerLetter"/>
      <w:lvlText w:val="%5."/>
      <w:lvlJc w:val="left"/>
      <w:pPr>
        <w:ind w:left="3600" w:hanging="360"/>
      </w:pPr>
    </w:lvl>
    <w:lvl w:ilvl="5" w:tplc="951CF36C">
      <w:start w:val="1"/>
      <w:numFmt w:val="lowerRoman"/>
      <w:lvlText w:val="%6."/>
      <w:lvlJc w:val="right"/>
      <w:pPr>
        <w:ind w:left="4320" w:hanging="180"/>
      </w:pPr>
    </w:lvl>
    <w:lvl w:ilvl="6" w:tplc="FCE0AD0A">
      <w:start w:val="1"/>
      <w:numFmt w:val="decimal"/>
      <w:lvlText w:val="%7."/>
      <w:lvlJc w:val="left"/>
      <w:pPr>
        <w:ind w:left="5040" w:hanging="360"/>
      </w:pPr>
    </w:lvl>
    <w:lvl w:ilvl="7" w:tplc="FD0A041C">
      <w:start w:val="1"/>
      <w:numFmt w:val="lowerLetter"/>
      <w:lvlText w:val="%8."/>
      <w:lvlJc w:val="left"/>
      <w:pPr>
        <w:ind w:left="5760" w:hanging="360"/>
      </w:pPr>
    </w:lvl>
    <w:lvl w:ilvl="8" w:tplc="02FA81F6">
      <w:start w:val="1"/>
      <w:numFmt w:val="lowerRoman"/>
      <w:lvlText w:val="%9."/>
      <w:lvlJc w:val="right"/>
      <w:pPr>
        <w:ind w:left="6480" w:hanging="180"/>
      </w:pPr>
    </w:lvl>
  </w:abstractNum>
  <w:abstractNum w:abstractNumId="24" w15:restartNumberingAfterBreak="0">
    <w:nsid w:val="03A737F5"/>
    <w:multiLevelType w:val="hybridMultilevel"/>
    <w:tmpl w:val="1EE0D058"/>
    <w:lvl w:ilvl="0" w:tplc="65C6C1AA">
      <w:start w:val="1"/>
      <w:numFmt w:val="bullet"/>
      <w:lvlText w:val=""/>
      <w:lvlJc w:val="left"/>
      <w:pPr>
        <w:ind w:left="720" w:hanging="360"/>
      </w:pPr>
      <w:rPr>
        <w:rFonts w:ascii="Symbol" w:hAnsi="Symbol" w:hint="default"/>
      </w:rPr>
    </w:lvl>
    <w:lvl w:ilvl="1" w:tplc="1C16E6D2">
      <w:start w:val="1"/>
      <w:numFmt w:val="bullet"/>
      <w:lvlText w:val="·"/>
      <w:lvlJc w:val="left"/>
      <w:pPr>
        <w:ind w:left="1440" w:hanging="360"/>
      </w:pPr>
      <w:rPr>
        <w:rFonts w:ascii="Symbol" w:hAnsi="Symbol" w:hint="default"/>
      </w:rPr>
    </w:lvl>
    <w:lvl w:ilvl="2" w:tplc="B0DA511A">
      <w:start w:val="1"/>
      <w:numFmt w:val="bullet"/>
      <w:lvlText w:val=""/>
      <w:lvlJc w:val="left"/>
      <w:pPr>
        <w:ind w:left="2160" w:hanging="360"/>
      </w:pPr>
      <w:rPr>
        <w:rFonts w:ascii="Wingdings" w:hAnsi="Wingdings" w:hint="default"/>
      </w:rPr>
    </w:lvl>
    <w:lvl w:ilvl="3" w:tplc="B4BAB7EE">
      <w:start w:val="1"/>
      <w:numFmt w:val="bullet"/>
      <w:lvlText w:val=""/>
      <w:lvlJc w:val="left"/>
      <w:pPr>
        <w:ind w:left="2880" w:hanging="360"/>
      </w:pPr>
      <w:rPr>
        <w:rFonts w:ascii="Symbol" w:hAnsi="Symbol" w:hint="default"/>
      </w:rPr>
    </w:lvl>
    <w:lvl w:ilvl="4" w:tplc="AEB4A1C6">
      <w:start w:val="1"/>
      <w:numFmt w:val="bullet"/>
      <w:lvlText w:val="o"/>
      <w:lvlJc w:val="left"/>
      <w:pPr>
        <w:ind w:left="3600" w:hanging="360"/>
      </w:pPr>
      <w:rPr>
        <w:rFonts w:ascii="Courier New" w:hAnsi="Courier New" w:hint="default"/>
      </w:rPr>
    </w:lvl>
    <w:lvl w:ilvl="5" w:tplc="C5CA945E">
      <w:start w:val="1"/>
      <w:numFmt w:val="bullet"/>
      <w:lvlText w:val=""/>
      <w:lvlJc w:val="left"/>
      <w:pPr>
        <w:ind w:left="4320" w:hanging="360"/>
      </w:pPr>
      <w:rPr>
        <w:rFonts w:ascii="Wingdings" w:hAnsi="Wingdings" w:hint="default"/>
      </w:rPr>
    </w:lvl>
    <w:lvl w:ilvl="6" w:tplc="7CC635C2">
      <w:start w:val="1"/>
      <w:numFmt w:val="bullet"/>
      <w:lvlText w:val=""/>
      <w:lvlJc w:val="left"/>
      <w:pPr>
        <w:ind w:left="5040" w:hanging="360"/>
      </w:pPr>
      <w:rPr>
        <w:rFonts w:ascii="Symbol" w:hAnsi="Symbol" w:hint="default"/>
      </w:rPr>
    </w:lvl>
    <w:lvl w:ilvl="7" w:tplc="C8BC8388">
      <w:start w:val="1"/>
      <w:numFmt w:val="bullet"/>
      <w:lvlText w:val="o"/>
      <w:lvlJc w:val="left"/>
      <w:pPr>
        <w:ind w:left="5760" w:hanging="360"/>
      </w:pPr>
      <w:rPr>
        <w:rFonts w:ascii="Courier New" w:hAnsi="Courier New" w:hint="default"/>
      </w:rPr>
    </w:lvl>
    <w:lvl w:ilvl="8" w:tplc="9384C77E">
      <w:start w:val="1"/>
      <w:numFmt w:val="bullet"/>
      <w:lvlText w:val=""/>
      <w:lvlJc w:val="left"/>
      <w:pPr>
        <w:ind w:left="6480" w:hanging="360"/>
      </w:pPr>
      <w:rPr>
        <w:rFonts w:ascii="Wingdings" w:hAnsi="Wingdings" w:hint="default"/>
      </w:rPr>
    </w:lvl>
  </w:abstractNum>
  <w:abstractNum w:abstractNumId="25" w15:restartNumberingAfterBreak="0">
    <w:nsid w:val="03C9B13F"/>
    <w:multiLevelType w:val="hybridMultilevel"/>
    <w:tmpl w:val="A5648264"/>
    <w:lvl w:ilvl="0" w:tplc="B554D0BA">
      <w:start w:val="1"/>
      <w:numFmt w:val="decimal"/>
      <w:lvlText w:val="%1."/>
      <w:lvlJc w:val="left"/>
      <w:pPr>
        <w:ind w:left="720" w:hanging="360"/>
      </w:pPr>
    </w:lvl>
    <w:lvl w:ilvl="1" w:tplc="0C8A49C0">
      <w:start w:val="1"/>
      <w:numFmt w:val="lowerLetter"/>
      <w:lvlText w:val="%2."/>
      <w:lvlJc w:val="left"/>
      <w:pPr>
        <w:ind w:left="1440" w:hanging="360"/>
      </w:pPr>
    </w:lvl>
    <w:lvl w:ilvl="2" w:tplc="A4C82F7C">
      <w:start w:val="1"/>
      <w:numFmt w:val="lowerRoman"/>
      <w:lvlText w:val="%3."/>
      <w:lvlJc w:val="right"/>
      <w:pPr>
        <w:ind w:left="2160" w:hanging="180"/>
      </w:pPr>
    </w:lvl>
    <w:lvl w:ilvl="3" w:tplc="F6465FA6">
      <w:start w:val="1"/>
      <w:numFmt w:val="decimal"/>
      <w:lvlText w:val="%4."/>
      <w:lvlJc w:val="left"/>
      <w:pPr>
        <w:ind w:left="2880" w:hanging="360"/>
      </w:pPr>
    </w:lvl>
    <w:lvl w:ilvl="4" w:tplc="D18EDD90">
      <w:start w:val="1"/>
      <w:numFmt w:val="lowerLetter"/>
      <w:lvlText w:val="%5."/>
      <w:lvlJc w:val="left"/>
      <w:pPr>
        <w:ind w:left="3600" w:hanging="360"/>
      </w:pPr>
    </w:lvl>
    <w:lvl w:ilvl="5" w:tplc="9D84817E">
      <w:start w:val="1"/>
      <w:numFmt w:val="lowerRoman"/>
      <w:lvlText w:val="%6."/>
      <w:lvlJc w:val="right"/>
      <w:pPr>
        <w:ind w:left="4320" w:hanging="180"/>
      </w:pPr>
    </w:lvl>
    <w:lvl w:ilvl="6" w:tplc="29C83074">
      <w:start w:val="1"/>
      <w:numFmt w:val="decimal"/>
      <w:lvlText w:val="%7."/>
      <w:lvlJc w:val="left"/>
      <w:pPr>
        <w:ind w:left="5040" w:hanging="360"/>
      </w:pPr>
    </w:lvl>
    <w:lvl w:ilvl="7" w:tplc="4D70429E">
      <w:start w:val="1"/>
      <w:numFmt w:val="lowerLetter"/>
      <w:lvlText w:val="%8."/>
      <w:lvlJc w:val="left"/>
      <w:pPr>
        <w:ind w:left="5760" w:hanging="360"/>
      </w:pPr>
    </w:lvl>
    <w:lvl w:ilvl="8" w:tplc="239ED060">
      <w:start w:val="1"/>
      <w:numFmt w:val="lowerRoman"/>
      <w:lvlText w:val="%9."/>
      <w:lvlJc w:val="right"/>
      <w:pPr>
        <w:ind w:left="6480" w:hanging="180"/>
      </w:pPr>
    </w:lvl>
  </w:abstractNum>
  <w:abstractNum w:abstractNumId="26" w15:restartNumberingAfterBreak="0">
    <w:nsid w:val="03F69E99"/>
    <w:multiLevelType w:val="hybridMultilevel"/>
    <w:tmpl w:val="5FEA0FDA"/>
    <w:lvl w:ilvl="0" w:tplc="71A66F88">
      <w:start w:val="1"/>
      <w:numFmt w:val="bullet"/>
      <w:lvlText w:val="·"/>
      <w:lvlJc w:val="left"/>
      <w:pPr>
        <w:ind w:left="720" w:hanging="360"/>
      </w:pPr>
      <w:rPr>
        <w:rFonts w:ascii="Symbol" w:hAnsi="Symbol" w:hint="default"/>
      </w:rPr>
    </w:lvl>
    <w:lvl w:ilvl="1" w:tplc="343AF9AA">
      <w:start w:val="1"/>
      <w:numFmt w:val="bullet"/>
      <w:lvlText w:val="o"/>
      <w:lvlJc w:val="left"/>
      <w:pPr>
        <w:ind w:left="1440" w:hanging="360"/>
      </w:pPr>
      <w:rPr>
        <w:rFonts w:ascii="Courier New" w:hAnsi="Courier New" w:hint="default"/>
      </w:rPr>
    </w:lvl>
    <w:lvl w:ilvl="2" w:tplc="941A3C8A">
      <w:start w:val="1"/>
      <w:numFmt w:val="bullet"/>
      <w:lvlText w:val=""/>
      <w:lvlJc w:val="left"/>
      <w:pPr>
        <w:ind w:left="2160" w:hanging="360"/>
      </w:pPr>
      <w:rPr>
        <w:rFonts w:ascii="Wingdings" w:hAnsi="Wingdings" w:hint="default"/>
      </w:rPr>
    </w:lvl>
    <w:lvl w:ilvl="3" w:tplc="0C3A9182">
      <w:start w:val="1"/>
      <w:numFmt w:val="bullet"/>
      <w:lvlText w:val=""/>
      <w:lvlJc w:val="left"/>
      <w:pPr>
        <w:ind w:left="2880" w:hanging="360"/>
      </w:pPr>
      <w:rPr>
        <w:rFonts w:ascii="Symbol" w:hAnsi="Symbol" w:hint="default"/>
      </w:rPr>
    </w:lvl>
    <w:lvl w:ilvl="4" w:tplc="A1E440BC">
      <w:start w:val="1"/>
      <w:numFmt w:val="bullet"/>
      <w:lvlText w:val="o"/>
      <w:lvlJc w:val="left"/>
      <w:pPr>
        <w:ind w:left="3600" w:hanging="360"/>
      </w:pPr>
      <w:rPr>
        <w:rFonts w:ascii="Courier New" w:hAnsi="Courier New" w:hint="default"/>
      </w:rPr>
    </w:lvl>
    <w:lvl w:ilvl="5" w:tplc="BDD630BC">
      <w:start w:val="1"/>
      <w:numFmt w:val="bullet"/>
      <w:lvlText w:val=""/>
      <w:lvlJc w:val="left"/>
      <w:pPr>
        <w:ind w:left="4320" w:hanging="360"/>
      </w:pPr>
      <w:rPr>
        <w:rFonts w:ascii="Wingdings" w:hAnsi="Wingdings" w:hint="default"/>
      </w:rPr>
    </w:lvl>
    <w:lvl w:ilvl="6" w:tplc="00D091EA">
      <w:start w:val="1"/>
      <w:numFmt w:val="bullet"/>
      <w:lvlText w:val=""/>
      <w:lvlJc w:val="left"/>
      <w:pPr>
        <w:ind w:left="5040" w:hanging="360"/>
      </w:pPr>
      <w:rPr>
        <w:rFonts w:ascii="Symbol" w:hAnsi="Symbol" w:hint="default"/>
      </w:rPr>
    </w:lvl>
    <w:lvl w:ilvl="7" w:tplc="5518E44A">
      <w:start w:val="1"/>
      <w:numFmt w:val="bullet"/>
      <w:lvlText w:val="o"/>
      <w:lvlJc w:val="left"/>
      <w:pPr>
        <w:ind w:left="5760" w:hanging="360"/>
      </w:pPr>
      <w:rPr>
        <w:rFonts w:ascii="Courier New" w:hAnsi="Courier New" w:hint="default"/>
      </w:rPr>
    </w:lvl>
    <w:lvl w:ilvl="8" w:tplc="9C54B642">
      <w:start w:val="1"/>
      <w:numFmt w:val="bullet"/>
      <w:lvlText w:val=""/>
      <w:lvlJc w:val="left"/>
      <w:pPr>
        <w:ind w:left="6480" w:hanging="360"/>
      </w:pPr>
      <w:rPr>
        <w:rFonts w:ascii="Wingdings" w:hAnsi="Wingdings" w:hint="default"/>
      </w:rPr>
    </w:lvl>
  </w:abstractNum>
  <w:abstractNum w:abstractNumId="27" w15:restartNumberingAfterBreak="0">
    <w:nsid w:val="0417875D"/>
    <w:multiLevelType w:val="hybridMultilevel"/>
    <w:tmpl w:val="E03055BC"/>
    <w:lvl w:ilvl="0" w:tplc="74A8CD44">
      <w:start w:val="1"/>
      <w:numFmt w:val="bullet"/>
      <w:lvlText w:val="·"/>
      <w:lvlJc w:val="left"/>
      <w:pPr>
        <w:ind w:left="720" w:hanging="360"/>
      </w:pPr>
      <w:rPr>
        <w:rFonts w:ascii="Symbol" w:hAnsi="Symbol" w:hint="default"/>
      </w:rPr>
    </w:lvl>
    <w:lvl w:ilvl="1" w:tplc="4A0864F4">
      <w:start w:val="1"/>
      <w:numFmt w:val="bullet"/>
      <w:lvlText w:val="o"/>
      <w:lvlJc w:val="left"/>
      <w:pPr>
        <w:ind w:left="1440" w:hanging="360"/>
      </w:pPr>
      <w:rPr>
        <w:rFonts w:ascii="Courier New" w:hAnsi="Courier New" w:hint="default"/>
      </w:rPr>
    </w:lvl>
    <w:lvl w:ilvl="2" w:tplc="7490231A">
      <w:start w:val="1"/>
      <w:numFmt w:val="bullet"/>
      <w:lvlText w:val=""/>
      <w:lvlJc w:val="left"/>
      <w:pPr>
        <w:ind w:left="2160" w:hanging="360"/>
      </w:pPr>
      <w:rPr>
        <w:rFonts w:ascii="Wingdings" w:hAnsi="Wingdings" w:hint="default"/>
      </w:rPr>
    </w:lvl>
    <w:lvl w:ilvl="3" w:tplc="185028FE">
      <w:start w:val="1"/>
      <w:numFmt w:val="bullet"/>
      <w:lvlText w:val=""/>
      <w:lvlJc w:val="left"/>
      <w:pPr>
        <w:ind w:left="2880" w:hanging="360"/>
      </w:pPr>
      <w:rPr>
        <w:rFonts w:ascii="Symbol" w:hAnsi="Symbol" w:hint="default"/>
      </w:rPr>
    </w:lvl>
    <w:lvl w:ilvl="4" w:tplc="21843B8A">
      <w:start w:val="1"/>
      <w:numFmt w:val="bullet"/>
      <w:lvlText w:val="o"/>
      <w:lvlJc w:val="left"/>
      <w:pPr>
        <w:ind w:left="3600" w:hanging="360"/>
      </w:pPr>
      <w:rPr>
        <w:rFonts w:ascii="Courier New" w:hAnsi="Courier New" w:hint="default"/>
      </w:rPr>
    </w:lvl>
    <w:lvl w:ilvl="5" w:tplc="95FA23EC">
      <w:start w:val="1"/>
      <w:numFmt w:val="bullet"/>
      <w:lvlText w:val=""/>
      <w:lvlJc w:val="left"/>
      <w:pPr>
        <w:ind w:left="4320" w:hanging="360"/>
      </w:pPr>
      <w:rPr>
        <w:rFonts w:ascii="Wingdings" w:hAnsi="Wingdings" w:hint="default"/>
      </w:rPr>
    </w:lvl>
    <w:lvl w:ilvl="6" w:tplc="979005B8">
      <w:start w:val="1"/>
      <w:numFmt w:val="bullet"/>
      <w:lvlText w:val=""/>
      <w:lvlJc w:val="left"/>
      <w:pPr>
        <w:ind w:left="5040" w:hanging="360"/>
      </w:pPr>
      <w:rPr>
        <w:rFonts w:ascii="Symbol" w:hAnsi="Symbol" w:hint="default"/>
      </w:rPr>
    </w:lvl>
    <w:lvl w:ilvl="7" w:tplc="CF5EC77E">
      <w:start w:val="1"/>
      <w:numFmt w:val="bullet"/>
      <w:lvlText w:val="o"/>
      <w:lvlJc w:val="left"/>
      <w:pPr>
        <w:ind w:left="5760" w:hanging="360"/>
      </w:pPr>
      <w:rPr>
        <w:rFonts w:ascii="Courier New" w:hAnsi="Courier New" w:hint="default"/>
      </w:rPr>
    </w:lvl>
    <w:lvl w:ilvl="8" w:tplc="E00CC110">
      <w:start w:val="1"/>
      <w:numFmt w:val="bullet"/>
      <w:lvlText w:val=""/>
      <w:lvlJc w:val="left"/>
      <w:pPr>
        <w:ind w:left="6480" w:hanging="360"/>
      </w:pPr>
      <w:rPr>
        <w:rFonts w:ascii="Wingdings" w:hAnsi="Wingdings" w:hint="default"/>
      </w:rPr>
    </w:lvl>
  </w:abstractNum>
  <w:abstractNum w:abstractNumId="28" w15:restartNumberingAfterBreak="0">
    <w:nsid w:val="043B5571"/>
    <w:multiLevelType w:val="hybridMultilevel"/>
    <w:tmpl w:val="2B14E978"/>
    <w:lvl w:ilvl="0" w:tplc="3CD4EF8A">
      <w:start w:val="1"/>
      <w:numFmt w:val="decimal"/>
      <w:lvlText w:val="%1."/>
      <w:lvlJc w:val="left"/>
      <w:pPr>
        <w:ind w:left="720" w:hanging="360"/>
      </w:pPr>
    </w:lvl>
    <w:lvl w:ilvl="1" w:tplc="054202B2">
      <w:start w:val="1"/>
      <w:numFmt w:val="lowerLetter"/>
      <w:lvlText w:val="%2."/>
      <w:lvlJc w:val="left"/>
      <w:pPr>
        <w:ind w:left="1440" w:hanging="360"/>
      </w:pPr>
    </w:lvl>
    <w:lvl w:ilvl="2" w:tplc="E4F8BEA4">
      <w:start w:val="1"/>
      <w:numFmt w:val="lowerRoman"/>
      <w:lvlText w:val="%3."/>
      <w:lvlJc w:val="right"/>
      <w:pPr>
        <w:ind w:left="2160" w:hanging="180"/>
      </w:pPr>
    </w:lvl>
    <w:lvl w:ilvl="3" w:tplc="2158B4A6">
      <w:start w:val="1"/>
      <w:numFmt w:val="decimal"/>
      <w:lvlText w:val="%4."/>
      <w:lvlJc w:val="left"/>
      <w:pPr>
        <w:ind w:left="2880" w:hanging="360"/>
      </w:pPr>
    </w:lvl>
    <w:lvl w:ilvl="4" w:tplc="FCB6654E">
      <w:start w:val="1"/>
      <w:numFmt w:val="lowerLetter"/>
      <w:lvlText w:val="%5."/>
      <w:lvlJc w:val="left"/>
      <w:pPr>
        <w:ind w:left="3600" w:hanging="360"/>
      </w:pPr>
    </w:lvl>
    <w:lvl w:ilvl="5" w:tplc="EF1CB0CC">
      <w:start w:val="1"/>
      <w:numFmt w:val="lowerRoman"/>
      <w:lvlText w:val="%6."/>
      <w:lvlJc w:val="right"/>
      <w:pPr>
        <w:ind w:left="4320" w:hanging="180"/>
      </w:pPr>
    </w:lvl>
    <w:lvl w:ilvl="6" w:tplc="F962D758">
      <w:start w:val="1"/>
      <w:numFmt w:val="decimal"/>
      <w:lvlText w:val="%7."/>
      <w:lvlJc w:val="left"/>
      <w:pPr>
        <w:ind w:left="5040" w:hanging="360"/>
      </w:pPr>
    </w:lvl>
    <w:lvl w:ilvl="7" w:tplc="D214E9C0">
      <w:start w:val="1"/>
      <w:numFmt w:val="lowerLetter"/>
      <w:lvlText w:val="%8."/>
      <w:lvlJc w:val="left"/>
      <w:pPr>
        <w:ind w:left="5760" w:hanging="360"/>
      </w:pPr>
    </w:lvl>
    <w:lvl w:ilvl="8" w:tplc="0A4C7DE0">
      <w:start w:val="1"/>
      <w:numFmt w:val="lowerRoman"/>
      <w:lvlText w:val="%9."/>
      <w:lvlJc w:val="right"/>
      <w:pPr>
        <w:ind w:left="6480" w:hanging="180"/>
      </w:pPr>
    </w:lvl>
  </w:abstractNum>
  <w:abstractNum w:abstractNumId="29" w15:restartNumberingAfterBreak="0">
    <w:nsid w:val="04465C35"/>
    <w:multiLevelType w:val="hybridMultilevel"/>
    <w:tmpl w:val="9872F5EA"/>
    <w:lvl w:ilvl="0" w:tplc="96908982">
      <w:start w:val="1"/>
      <w:numFmt w:val="decimal"/>
      <w:lvlText w:val="%1."/>
      <w:lvlJc w:val="left"/>
      <w:pPr>
        <w:ind w:left="720" w:hanging="360"/>
      </w:pPr>
    </w:lvl>
    <w:lvl w:ilvl="1" w:tplc="C910017A">
      <w:start w:val="1"/>
      <w:numFmt w:val="lowerLetter"/>
      <w:lvlText w:val="%2."/>
      <w:lvlJc w:val="left"/>
      <w:pPr>
        <w:ind w:left="1440" w:hanging="360"/>
      </w:pPr>
    </w:lvl>
    <w:lvl w:ilvl="2" w:tplc="F0881ACE">
      <w:start w:val="1"/>
      <w:numFmt w:val="lowerRoman"/>
      <w:lvlText w:val="%3."/>
      <w:lvlJc w:val="right"/>
      <w:pPr>
        <w:ind w:left="2160" w:hanging="180"/>
      </w:pPr>
    </w:lvl>
    <w:lvl w:ilvl="3" w:tplc="D1B488FC">
      <w:start w:val="2"/>
      <w:numFmt w:val="decimal"/>
      <w:lvlText w:val="%4."/>
      <w:lvlJc w:val="left"/>
      <w:pPr>
        <w:ind w:left="2880" w:hanging="360"/>
      </w:pPr>
    </w:lvl>
    <w:lvl w:ilvl="4" w:tplc="9348D85A">
      <w:start w:val="1"/>
      <w:numFmt w:val="lowerLetter"/>
      <w:lvlText w:val="%5."/>
      <w:lvlJc w:val="left"/>
      <w:pPr>
        <w:ind w:left="3600" w:hanging="360"/>
      </w:pPr>
    </w:lvl>
    <w:lvl w:ilvl="5" w:tplc="B672E358">
      <w:start w:val="1"/>
      <w:numFmt w:val="lowerRoman"/>
      <w:lvlText w:val="%6."/>
      <w:lvlJc w:val="right"/>
      <w:pPr>
        <w:ind w:left="4320" w:hanging="180"/>
      </w:pPr>
    </w:lvl>
    <w:lvl w:ilvl="6" w:tplc="4CC82532">
      <w:start w:val="1"/>
      <w:numFmt w:val="decimal"/>
      <w:lvlText w:val="%7."/>
      <w:lvlJc w:val="left"/>
      <w:pPr>
        <w:ind w:left="5040" w:hanging="360"/>
      </w:pPr>
    </w:lvl>
    <w:lvl w:ilvl="7" w:tplc="4782B39E">
      <w:start w:val="1"/>
      <w:numFmt w:val="lowerLetter"/>
      <w:lvlText w:val="%8."/>
      <w:lvlJc w:val="left"/>
      <w:pPr>
        <w:ind w:left="5760" w:hanging="360"/>
      </w:pPr>
    </w:lvl>
    <w:lvl w:ilvl="8" w:tplc="33E2DBE2">
      <w:start w:val="1"/>
      <w:numFmt w:val="lowerRoman"/>
      <w:lvlText w:val="%9."/>
      <w:lvlJc w:val="right"/>
      <w:pPr>
        <w:ind w:left="6480" w:hanging="180"/>
      </w:pPr>
    </w:lvl>
  </w:abstractNum>
  <w:abstractNum w:abstractNumId="30" w15:restartNumberingAfterBreak="0">
    <w:nsid w:val="0450F3B3"/>
    <w:multiLevelType w:val="hybridMultilevel"/>
    <w:tmpl w:val="66928A12"/>
    <w:lvl w:ilvl="0" w:tplc="41EC4C82">
      <w:start w:val="1"/>
      <w:numFmt w:val="bullet"/>
      <w:lvlText w:val="·"/>
      <w:lvlJc w:val="left"/>
      <w:pPr>
        <w:ind w:left="720" w:hanging="360"/>
      </w:pPr>
      <w:rPr>
        <w:rFonts w:ascii="Symbol" w:hAnsi="Symbol" w:hint="default"/>
      </w:rPr>
    </w:lvl>
    <w:lvl w:ilvl="1" w:tplc="A184D0DC">
      <w:start w:val="1"/>
      <w:numFmt w:val="bullet"/>
      <w:lvlText w:val="o"/>
      <w:lvlJc w:val="left"/>
      <w:pPr>
        <w:ind w:left="1440" w:hanging="360"/>
      </w:pPr>
      <w:rPr>
        <w:rFonts w:ascii="Courier New" w:hAnsi="Courier New" w:hint="default"/>
      </w:rPr>
    </w:lvl>
    <w:lvl w:ilvl="2" w:tplc="262232A6">
      <w:start w:val="1"/>
      <w:numFmt w:val="bullet"/>
      <w:lvlText w:val=""/>
      <w:lvlJc w:val="left"/>
      <w:pPr>
        <w:ind w:left="2160" w:hanging="360"/>
      </w:pPr>
      <w:rPr>
        <w:rFonts w:ascii="Wingdings" w:hAnsi="Wingdings" w:hint="default"/>
      </w:rPr>
    </w:lvl>
    <w:lvl w:ilvl="3" w:tplc="5394D7DE">
      <w:start w:val="1"/>
      <w:numFmt w:val="bullet"/>
      <w:lvlText w:val=""/>
      <w:lvlJc w:val="left"/>
      <w:pPr>
        <w:ind w:left="2880" w:hanging="360"/>
      </w:pPr>
      <w:rPr>
        <w:rFonts w:ascii="Symbol" w:hAnsi="Symbol" w:hint="default"/>
      </w:rPr>
    </w:lvl>
    <w:lvl w:ilvl="4" w:tplc="1EEED920">
      <w:start w:val="1"/>
      <w:numFmt w:val="bullet"/>
      <w:lvlText w:val="o"/>
      <w:lvlJc w:val="left"/>
      <w:pPr>
        <w:ind w:left="3600" w:hanging="360"/>
      </w:pPr>
      <w:rPr>
        <w:rFonts w:ascii="Courier New" w:hAnsi="Courier New" w:hint="default"/>
      </w:rPr>
    </w:lvl>
    <w:lvl w:ilvl="5" w:tplc="58AACC4A">
      <w:start w:val="1"/>
      <w:numFmt w:val="bullet"/>
      <w:lvlText w:val=""/>
      <w:lvlJc w:val="left"/>
      <w:pPr>
        <w:ind w:left="4320" w:hanging="360"/>
      </w:pPr>
      <w:rPr>
        <w:rFonts w:ascii="Wingdings" w:hAnsi="Wingdings" w:hint="default"/>
      </w:rPr>
    </w:lvl>
    <w:lvl w:ilvl="6" w:tplc="D578FABC">
      <w:start w:val="1"/>
      <w:numFmt w:val="bullet"/>
      <w:lvlText w:val=""/>
      <w:lvlJc w:val="left"/>
      <w:pPr>
        <w:ind w:left="5040" w:hanging="360"/>
      </w:pPr>
      <w:rPr>
        <w:rFonts w:ascii="Symbol" w:hAnsi="Symbol" w:hint="default"/>
      </w:rPr>
    </w:lvl>
    <w:lvl w:ilvl="7" w:tplc="927C084C">
      <w:start w:val="1"/>
      <w:numFmt w:val="bullet"/>
      <w:lvlText w:val="o"/>
      <w:lvlJc w:val="left"/>
      <w:pPr>
        <w:ind w:left="5760" w:hanging="360"/>
      </w:pPr>
      <w:rPr>
        <w:rFonts w:ascii="Courier New" w:hAnsi="Courier New" w:hint="default"/>
      </w:rPr>
    </w:lvl>
    <w:lvl w:ilvl="8" w:tplc="8F2E6B4A">
      <w:start w:val="1"/>
      <w:numFmt w:val="bullet"/>
      <w:lvlText w:val=""/>
      <w:lvlJc w:val="left"/>
      <w:pPr>
        <w:ind w:left="6480" w:hanging="360"/>
      </w:pPr>
      <w:rPr>
        <w:rFonts w:ascii="Wingdings" w:hAnsi="Wingdings" w:hint="default"/>
      </w:rPr>
    </w:lvl>
  </w:abstractNum>
  <w:abstractNum w:abstractNumId="31" w15:restartNumberingAfterBreak="0">
    <w:nsid w:val="0479C0FB"/>
    <w:multiLevelType w:val="hybridMultilevel"/>
    <w:tmpl w:val="6E78617E"/>
    <w:lvl w:ilvl="0" w:tplc="7CAA2984">
      <w:start w:val="1"/>
      <w:numFmt w:val="bullet"/>
      <w:lvlText w:val=""/>
      <w:lvlJc w:val="left"/>
      <w:pPr>
        <w:ind w:left="720" w:hanging="360"/>
      </w:pPr>
      <w:rPr>
        <w:rFonts w:ascii="Symbol" w:hAnsi="Symbol" w:hint="default"/>
      </w:rPr>
    </w:lvl>
    <w:lvl w:ilvl="1" w:tplc="01E4CF1A">
      <w:start w:val="1"/>
      <w:numFmt w:val="bullet"/>
      <w:lvlText w:val=""/>
      <w:lvlJc w:val="left"/>
      <w:pPr>
        <w:ind w:left="1440" w:hanging="360"/>
      </w:pPr>
      <w:rPr>
        <w:rFonts w:ascii="Symbol" w:hAnsi="Symbol" w:hint="default"/>
      </w:rPr>
    </w:lvl>
    <w:lvl w:ilvl="2" w:tplc="AC5E0C7E">
      <w:start w:val="1"/>
      <w:numFmt w:val="bullet"/>
      <w:lvlText w:val=""/>
      <w:lvlJc w:val="left"/>
      <w:pPr>
        <w:ind w:left="2160" w:hanging="360"/>
      </w:pPr>
      <w:rPr>
        <w:rFonts w:ascii="Wingdings" w:hAnsi="Wingdings" w:hint="default"/>
      </w:rPr>
    </w:lvl>
    <w:lvl w:ilvl="3" w:tplc="B882E934">
      <w:start w:val="1"/>
      <w:numFmt w:val="bullet"/>
      <w:lvlText w:val=""/>
      <w:lvlJc w:val="left"/>
      <w:pPr>
        <w:ind w:left="2880" w:hanging="360"/>
      </w:pPr>
      <w:rPr>
        <w:rFonts w:ascii="Symbol" w:hAnsi="Symbol" w:hint="default"/>
      </w:rPr>
    </w:lvl>
    <w:lvl w:ilvl="4" w:tplc="EFCE378E">
      <w:start w:val="1"/>
      <w:numFmt w:val="bullet"/>
      <w:lvlText w:val="o"/>
      <w:lvlJc w:val="left"/>
      <w:pPr>
        <w:ind w:left="3600" w:hanging="360"/>
      </w:pPr>
      <w:rPr>
        <w:rFonts w:ascii="Courier New" w:hAnsi="Courier New" w:hint="default"/>
      </w:rPr>
    </w:lvl>
    <w:lvl w:ilvl="5" w:tplc="B1BCE5FA">
      <w:start w:val="1"/>
      <w:numFmt w:val="bullet"/>
      <w:lvlText w:val=""/>
      <w:lvlJc w:val="left"/>
      <w:pPr>
        <w:ind w:left="4320" w:hanging="360"/>
      </w:pPr>
      <w:rPr>
        <w:rFonts w:ascii="Wingdings" w:hAnsi="Wingdings" w:hint="default"/>
      </w:rPr>
    </w:lvl>
    <w:lvl w:ilvl="6" w:tplc="5DD2C880">
      <w:start w:val="1"/>
      <w:numFmt w:val="bullet"/>
      <w:lvlText w:val=""/>
      <w:lvlJc w:val="left"/>
      <w:pPr>
        <w:ind w:left="5040" w:hanging="360"/>
      </w:pPr>
      <w:rPr>
        <w:rFonts w:ascii="Symbol" w:hAnsi="Symbol" w:hint="default"/>
      </w:rPr>
    </w:lvl>
    <w:lvl w:ilvl="7" w:tplc="945292A0">
      <w:start w:val="1"/>
      <w:numFmt w:val="bullet"/>
      <w:lvlText w:val="o"/>
      <w:lvlJc w:val="left"/>
      <w:pPr>
        <w:ind w:left="5760" w:hanging="360"/>
      </w:pPr>
      <w:rPr>
        <w:rFonts w:ascii="Courier New" w:hAnsi="Courier New" w:hint="default"/>
      </w:rPr>
    </w:lvl>
    <w:lvl w:ilvl="8" w:tplc="98465830">
      <w:start w:val="1"/>
      <w:numFmt w:val="bullet"/>
      <w:lvlText w:val=""/>
      <w:lvlJc w:val="left"/>
      <w:pPr>
        <w:ind w:left="6480" w:hanging="360"/>
      </w:pPr>
      <w:rPr>
        <w:rFonts w:ascii="Wingdings" w:hAnsi="Wingdings" w:hint="default"/>
      </w:rPr>
    </w:lvl>
  </w:abstractNum>
  <w:abstractNum w:abstractNumId="32" w15:restartNumberingAfterBreak="0">
    <w:nsid w:val="0487F54A"/>
    <w:multiLevelType w:val="hybridMultilevel"/>
    <w:tmpl w:val="161ED296"/>
    <w:lvl w:ilvl="0" w:tplc="79EE094A">
      <w:start w:val="1"/>
      <w:numFmt w:val="bullet"/>
      <w:lvlText w:val=""/>
      <w:lvlJc w:val="left"/>
      <w:pPr>
        <w:ind w:left="720" w:hanging="360"/>
      </w:pPr>
      <w:rPr>
        <w:rFonts w:ascii="Symbol" w:hAnsi="Symbol" w:hint="default"/>
      </w:rPr>
    </w:lvl>
    <w:lvl w:ilvl="1" w:tplc="C7CC8362">
      <w:start w:val="1"/>
      <w:numFmt w:val="bullet"/>
      <w:lvlText w:val="o"/>
      <w:lvlJc w:val="left"/>
      <w:pPr>
        <w:ind w:left="1440" w:hanging="360"/>
      </w:pPr>
      <w:rPr>
        <w:rFonts w:ascii="Courier New" w:hAnsi="Courier New" w:hint="default"/>
      </w:rPr>
    </w:lvl>
    <w:lvl w:ilvl="2" w:tplc="EAB0DED6">
      <w:start w:val="1"/>
      <w:numFmt w:val="bullet"/>
      <w:lvlText w:val=""/>
      <w:lvlJc w:val="left"/>
      <w:pPr>
        <w:ind w:left="2160" w:hanging="360"/>
      </w:pPr>
      <w:rPr>
        <w:rFonts w:ascii="Wingdings" w:hAnsi="Wingdings" w:hint="default"/>
      </w:rPr>
    </w:lvl>
    <w:lvl w:ilvl="3" w:tplc="4A867462">
      <w:start w:val="1"/>
      <w:numFmt w:val="bullet"/>
      <w:lvlText w:val="·"/>
      <w:lvlJc w:val="left"/>
      <w:pPr>
        <w:ind w:left="2880" w:hanging="360"/>
      </w:pPr>
      <w:rPr>
        <w:rFonts w:ascii="Symbol" w:hAnsi="Symbol" w:hint="default"/>
      </w:rPr>
    </w:lvl>
    <w:lvl w:ilvl="4" w:tplc="57F269D6">
      <w:start w:val="1"/>
      <w:numFmt w:val="bullet"/>
      <w:lvlText w:val="o"/>
      <w:lvlJc w:val="left"/>
      <w:pPr>
        <w:ind w:left="3600" w:hanging="360"/>
      </w:pPr>
      <w:rPr>
        <w:rFonts w:ascii="Courier New" w:hAnsi="Courier New" w:hint="default"/>
      </w:rPr>
    </w:lvl>
    <w:lvl w:ilvl="5" w:tplc="922C42DE">
      <w:start w:val="1"/>
      <w:numFmt w:val="bullet"/>
      <w:lvlText w:val=""/>
      <w:lvlJc w:val="left"/>
      <w:pPr>
        <w:ind w:left="4320" w:hanging="360"/>
      </w:pPr>
      <w:rPr>
        <w:rFonts w:ascii="Wingdings" w:hAnsi="Wingdings" w:hint="default"/>
      </w:rPr>
    </w:lvl>
    <w:lvl w:ilvl="6" w:tplc="B0982F7E">
      <w:start w:val="1"/>
      <w:numFmt w:val="bullet"/>
      <w:lvlText w:val=""/>
      <w:lvlJc w:val="left"/>
      <w:pPr>
        <w:ind w:left="5040" w:hanging="360"/>
      </w:pPr>
      <w:rPr>
        <w:rFonts w:ascii="Symbol" w:hAnsi="Symbol" w:hint="default"/>
      </w:rPr>
    </w:lvl>
    <w:lvl w:ilvl="7" w:tplc="81307D5E">
      <w:start w:val="1"/>
      <w:numFmt w:val="bullet"/>
      <w:lvlText w:val="o"/>
      <w:lvlJc w:val="left"/>
      <w:pPr>
        <w:ind w:left="5760" w:hanging="360"/>
      </w:pPr>
      <w:rPr>
        <w:rFonts w:ascii="Courier New" w:hAnsi="Courier New" w:hint="default"/>
      </w:rPr>
    </w:lvl>
    <w:lvl w:ilvl="8" w:tplc="21AAC2A6">
      <w:start w:val="1"/>
      <w:numFmt w:val="bullet"/>
      <w:lvlText w:val=""/>
      <w:lvlJc w:val="left"/>
      <w:pPr>
        <w:ind w:left="6480" w:hanging="360"/>
      </w:pPr>
      <w:rPr>
        <w:rFonts w:ascii="Wingdings" w:hAnsi="Wingdings" w:hint="default"/>
      </w:rPr>
    </w:lvl>
  </w:abstractNum>
  <w:abstractNum w:abstractNumId="33" w15:restartNumberingAfterBreak="0">
    <w:nsid w:val="04A241EF"/>
    <w:multiLevelType w:val="hybridMultilevel"/>
    <w:tmpl w:val="AA3E9F5C"/>
    <w:lvl w:ilvl="0" w:tplc="3B4E820A">
      <w:start w:val="1"/>
      <w:numFmt w:val="bullet"/>
      <w:lvlText w:val=""/>
      <w:lvlJc w:val="left"/>
      <w:pPr>
        <w:ind w:left="720" w:hanging="360"/>
      </w:pPr>
      <w:rPr>
        <w:rFonts w:ascii="Symbol" w:hAnsi="Symbol" w:hint="default"/>
      </w:rPr>
    </w:lvl>
    <w:lvl w:ilvl="1" w:tplc="1D8616F2">
      <w:start w:val="1"/>
      <w:numFmt w:val="bullet"/>
      <w:lvlText w:val="o"/>
      <w:lvlJc w:val="left"/>
      <w:pPr>
        <w:ind w:left="1440" w:hanging="360"/>
      </w:pPr>
      <w:rPr>
        <w:rFonts w:ascii="Courier New" w:hAnsi="Courier New" w:hint="default"/>
      </w:rPr>
    </w:lvl>
    <w:lvl w:ilvl="2" w:tplc="AB4AAB7A">
      <w:start w:val="1"/>
      <w:numFmt w:val="bullet"/>
      <w:lvlText w:val=""/>
      <w:lvlJc w:val="left"/>
      <w:pPr>
        <w:ind w:left="2160" w:hanging="360"/>
      </w:pPr>
      <w:rPr>
        <w:rFonts w:ascii="Wingdings" w:hAnsi="Wingdings" w:hint="default"/>
      </w:rPr>
    </w:lvl>
    <w:lvl w:ilvl="3" w:tplc="DECCDF9C">
      <w:start w:val="1"/>
      <w:numFmt w:val="bullet"/>
      <w:lvlText w:val="·"/>
      <w:lvlJc w:val="left"/>
      <w:pPr>
        <w:ind w:left="2880" w:hanging="360"/>
      </w:pPr>
      <w:rPr>
        <w:rFonts w:ascii="Symbol" w:hAnsi="Symbol" w:hint="default"/>
      </w:rPr>
    </w:lvl>
    <w:lvl w:ilvl="4" w:tplc="EAF08C84">
      <w:start w:val="1"/>
      <w:numFmt w:val="bullet"/>
      <w:lvlText w:val="o"/>
      <w:lvlJc w:val="left"/>
      <w:pPr>
        <w:ind w:left="3600" w:hanging="360"/>
      </w:pPr>
      <w:rPr>
        <w:rFonts w:ascii="Courier New" w:hAnsi="Courier New" w:hint="default"/>
      </w:rPr>
    </w:lvl>
    <w:lvl w:ilvl="5" w:tplc="1F242B6C">
      <w:start w:val="1"/>
      <w:numFmt w:val="bullet"/>
      <w:lvlText w:val=""/>
      <w:lvlJc w:val="left"/>
      <w:pPr>
        <w:ind w:left="4320" w:hanging="360"/>
      </w:pPr>
      <w:rPr>
        <w:rFonts w:ascii="Wingdings" w:hAnsi="Wingdings" w:hint="default"/>
      </w:rPr>
    </w:lvl>
    <w:lvl w:ilvl="6" w:tplc="3618B5E8">
      <w:start w:val="1"/>
      <w:numFmt w:val="bullet"/>
      <w:lvlText w:val=""/>
      <w:lvlJc w:val="left"/>
      <w:pPr>
        <w:ind w:left="5040" w:hanging="360"/>
      </w:pPr>
      <w:rPr>
        <w:rFonts w:ascii="Symbol" w:hAnsi="Symbol" w:hint="default"/>
      </w:rPr>
    </w:lvl>
    <w:lvl w:ilvl="7" w:tplc="367A321A">
      <w:start w:val="1"/>
      <w:numFmt w:val="bullet"/>
      <w:lvlText w:val="o"/>
      <w:lvlJc w:val="left"/>
      <w:pPr>
        <w:ind w:left="5760" w:hanging="360"/>
      </w:pPr>
      <w:rPr>
        <w:rFonts w:ascii="Courier New" w:hAnsi="Courier New" w:hint="default"/>
      </w:rPr>
    </w:lvl>
    <w:lvl w:ilvl="8" w:tplc="73086F80">
      <w:start w:val="1"/>
      <w:numFmt w:val="bullet"/>
      <w:lvlText w:val=""/>
      <w:lvlJc w:val="left"/>
      <w:pPr>
        <w:ind w:left="6480" w:hanging="360"/>
      </w:pPr>
      <w:rPr>
        <w:rFonts w:ascii="Wingdings" w:hAnsi="Wingdings" w:hint="default"/>
      </w:rPr>
    </w:lvl>
  </w:abstractNum>
  <w:abstractNum w:abstractNumId="34" w15:restartNumberingAfterBreak="0">
    <w:nsid w:val="04A83AB9"/>
    <w:multiLevelType w:val="hybridMultilevel"/>
    <w:tmpl w:val="7C845382"/>
    <w:lvl w:ilvl="0" w:tplc="FCB41A5C">
      <w:start w:val="1"/>
      <w:numFmt w:val="bullet"/>
      <w:lvlText w:val="o"/>
      <w:lvlJc w:val="left"/>
      <w:pPr>
        <w:ind w:left="720" w:hanging="360"/>
      </w:pPr>
      <w:rPr>
        <w:rFonts w:ascii="&quot;Courier New&quot;" w:hAnsi="&quot;Courier New&quot;" w:hint="default"/>
      </w:rPr>
    </w:lvl>
    <w:lvl w:ilvl="1" w:tplc="7AB2664C">
      <w:start w:val="1"/>
      <w:numFmt w:val="bullet"/>
      <w:lvlText w:val="o"/>
      <w:lvlJc w:val="left"/>
      <w:pPr>
        <w:ind w:left="1440" w:hanging="360"/>
      </w:pPr>
      <w:rPr>
        <w:rFonts w:ascii="Courier New" w:hAnsi="Courier New" w:hint="default"/>
      </w:rPr>
    </w:lvl>
    <w:lvl w:ilvl="2" w:tplc="DBE0DD08">
      <w:start w:val="1"/>
      <w:numFmt w:val="bullet"/>
      <w:lvlText w:val=""/>
      <w:lvlJc w:val="left"/>
      <w:pPr>
        <w:ind w:left="2160" w:hanging="360"/>
      </w:pPr>
      <w:rPr>
        <w:rFonts w:ascii="Wingdings" w:hAnsi="Wingdings" w:hint="default"/>
      </w:rPr>
    </w:lvl>
    <w:lvl w:ilvl="3" w:tplc="1ABE3940">
      <w:start w:val="1"/>
      <w:numFmt w:val="bullet"/>
      <w:lvlText w:val=""/>
      <w:lvlJc w:val="left"/>
      <w:pPr>
        <w:ind w:left="2880" w:hanging="360"/>
      </w:pPr>
      <w:rPr>
        <w:rFonts w:ascii="Symbol" w:hAnsi="Symbol" w:hint="default"/>
      </w:rPr>
    </w:lvl>
    <w:lvl w:ilvl="4" w:tplc="9F483D1E">
      <w:start w:val="1"/>
      <w:numFmt w:val="bullet"/>
      <w:lvlText w:val="o"/>
      <w:lvlJc w:val="left"/>
      <w:pPr>
        <w:ind w:left="3600" w:hanging="360"/>
      </w:pPr>
      <w:rPr>
        <w:rFonts w:ascii="Courier New" w:hAnsi="Courier New" w:hint="default"/>
      </w:rPr>
    </w:lvl>
    <w:lvl w:ilvl="5" w:tplc="0EC879BA">
      <w:start w:val="1"/>
      <w:numFmt w:val="bullet"/>
      <w:lvlText w:val=""/>
      <w:lvlJc w:val="left"/>
      <w:pPr>
        <w:ind w:left="4320" w:hanging="360"/>
      </w:pPr>
      <w:rPr>
        <w:rFonts w:ascii="Wingdings" w:hAnsi="Wingdings" w:hint="default"/>
      </w:rPr>
    </w:lvl>
    <w:lvl w:ilvl="6" w:tplc="654EFD22">
      <w:start w:val="1"/>
      <w:numFmt w:val="bullet"/>
      <w:lvlText w:val=""/>
      <w:lvlJc w:val="left"/>
      <w:pPr>
        <w:ind w:left="5040" w:hanging="360"/>
      </w:pPr>
      <w:rPr>
        <w:rFonts w:ascii="Symbol" w:hAnsi="Symbol" w:hint="default"/>
      </w:rPr>
    </w:lvl>
    <w:lvl w:ilvl="7" w:tplc="B83680A6">
      <w:start w:val="1"/>
      <w:numFmt w:val="bullet"/>
      <w:lvlText w:val="o"/>
      <w:lvlJc w:val="left"/>
      <w:pPr>
        <w:ind w:left="5760" w:hanging="360"/>
      </w:pPr>
      <w:rPr>
        <w:rFonts w:ascii="Courier New" w:hAnsi="Courier New" w:hint="default"/>
      </w:rPr>
    </w:lvl>
    <w:lvl w:ilvl="8" w:tplc="D4D0A6D4">
      <w:start w:val="1"/>
      <w:numFmt w:val="bullet"/>
      <w:lvlText w:val=""/>
      <w:lvlJc w:val="left"/>
      <w:pPr>
        <w:ind w:left="6480" w:hanging="360"/>
      </w:pPr>
      <w:rPr>
        <w:rFonts w:ascii="Wingdings" w:hAnsi="Wingdings" w:hint="default"/>
      </w:rPr>
    </w:lvl>
  </w:abstractNum>
  <w:abstractNum w:abstractNumId="35" w15:restartNumberingAfterBreak="0">
    <w:nsid w:val="04C9F29D"/>
    <w:multiLevelType w:val="hybridMultilevel"/>
    <w:tmpl w:val="4508C260"/>
    <w:lvl w:ilvl="0" w:tplc="8CB439E6">
      <w:start w:val="1"/>
      <w:numFmt w:val="decimal"/>
      <w:lvlText w:val="%1."/>
      <w:lvlJc w:val="left"/>
      <w:pPr>
        <w:ind w:left="720" w:hanging="360"/>
      </w:pPr>
    </w:lvl>
    <w:lvl w:ilvl="1" w:tplc="8F9A685C">
      <w:start w:val="1"/>
      <w:numFmt w:val="lowerLetter"/>
      <w:lvlText w:val="%2."/>
      <w:lvlJc w:val="left"/>
      <w:pPr>
        <w:ind w:left="1440" w:hanging="360"/>
      </w:pPr>
    </w:lvl>
    <w:lvl w:ilvl="2" w:tplc="ECEA4E30">
      <w:start w:val="1"/>
      <w:numFmt w:val="lowerRoman"/>
      <w:lvlText w:val="%3."/>
      <w:lvlJc w:val="right"/>
      <w:pPr>
        <w:ind w:left="2160" w:hanging="180"/>
      </w:pPr>
    </w:lvl>
    <w:lvl w:ilvl="3" w:tplc="E884C8EE">
      <w:start w:val="4"/>
      <w:numFmt w:val="decimal"/>
      <w:lvlText w:val="%4."/>
      <w:lvlJc w:val="left"/>
      <w:pPr>
        <w:ind w:left="2880" w:hanging="360"/>
      </w:pPr>
    </w:lvl>
    <w:lvl w:ilvl="4" w:tplc="D2DAAD3A">
      <w:start w:val="1"/>
      <w:numFmt w:val="lowerLetter"/>
      <w:lvlText w:val="%5."/>
      <w:lvlJc w:val="left"/>
      <w:pPr>
        <w:ind w:left="3600" w:hanging="360"/>
      </w:pPr>
    </w:lvl>
    <w:lvl w:ilvl="5" w:tplc="F5E86E86">
      <w:start w:val="1"/>
      <w:numFmt w:val="lowerRoman"/>
      <w:lvlText w:val="%6."/>
      <w:lvlJc w:val="right"/>
      <w:pPr>
        <w:ind w:left="4320" w:hanging="180"/>
      </w:pPr>
    </w:lvl>
    <w:lvl w:ilvl="6" w:tplc="840C56CA">
      <w:start w:val="1"/>
      <w:numFmt w:val="decimal"/>
      <w:lvlText w:val="%7."/>
      <w:lvlJc w:val="left"/>
      <w:pPr>
        <w:ind w:left="5040" w:hanging="360"/>
      </w:pPr>
    </w:lvl>
    <w:lvl w:ilvl="7" w:tplc="E984207C">
      <w:start w:val="1"/>
      <w:numFmt w:val="lowerLetter"/>
      <w:lvlText w:val="%8."/>
      <w:lvlJc w:val="left"/>
      <w:pPr>
        <w:ind w:left="5760" w:hanging="360"/>
      </w:pPr>
    </w:lvl>
    <w:lvl w:ilvl="8" w:tplc="C1381342">
      <w:start w:val="1"/>
      <w:numFmt w:val="lowerRoman"/>
      <w:lvlText w:val="%9."/>
      <w:lvlJc w:val="right"/>
      <w:pPr>
        <w:ind w:left="6480" w:hanging="180"/>
      </w:pPr>
    </w:lvl>
  </w:abstractNum>
  <w:abstractNum w:abstractNumId="36" w15:restartNumberingAfterBreak="0">
    <w:nsid w:val="04E44DAF"/>
    <w:multiLevelType w:val="hybridMultilevel"/>
    <w:tmpl w:val="0C1E5DE8"/>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4F9AA07"/>
    <w:multiLevelType w:val="hybridMultilevel"/>
    <w:tmpl w:val="6C429868"/>
    <w:lvl w:ilvl="0" w:tplc="392A505E">
      <w:start w:val="1"/>
      <w:numFmt w:val="bullet"/>
      <w:lvlText w:val=""/>
      <w:lvlJc w:val="left"/>
      <w:pPr>
        <w:ind w:left="720" w:hanging="360"/>
      </w:pPr>
      <w:rPr>
        <w:rFonts w:ascii="Symbol" w:hAnsi="Symbol" w:hint="default"/>
      </w:rPr>
    </w:lvl>
    <w:lvl w:ilvl="1" w:tplc="81D0A2BA">
      <w:start w:val="1"/>
      <w:numFmt w:val="bullet"/>
      <w:lvlText w:val="o"/>
      <w:lvlJc w:val="left"/>
      <w:pPr>
        <w:ind w:left="1440" w:hanging="360"/>
      </w:pPr>
      <w:rPr>
        <w:rFonts w:ascii="Courier New" w:hAnsi="Courier New" w:hint="default"/>
      </w:rPr>
    </w:lvl>
    <w:lvl w:ilvl="2" w:tplc="51966952">
      <w:start w:val="1"/>
      <w:numFmt w:val="bullet"/>
      <w:lvlText w:val="o"/>
      <w:lvlJc w:val="left"/>
      <w:pPr>
        <w:ind w:left="2160" w:hanging="360"/>
      </w:pPr>
      <w:rPr>
        <w:rFonts w:ascii="&quot;Courier New&quot;" w:hAnsi="&quot;Courier New&quot;" w:hint="default"/>
      </w:rPr>
    </w:lvl>
    <w:lvl w:ilvl="3" w:tplc="058E6128">
      <w:start w:val="1"/>
      <w:numFmt w:val="bullet"/>
      <w:lvlText w:val=""/>
      <w:lvlJc w:val="left"/>
      <w:pPr>
        <w:ind w:left="2880" w:hanging="360"/>
      </w:pPr>
      <w:rPr>
        <w:rFonts w:ascii="Symbol" w:hAnsi="Symbol" w:hint="default"/>
      </w:rPr>
    </w:lvl>
    <w:lvl w:ilvl="4" w:tplc="94B69BF4">
      <w:start w:val="1"/>
      <w:numFmt w:val="bullet"/>
      <w:lvlText w:val="o"/>
      <w:lvlJc w:val="left"/>
      <w:pPr>
        <w:ind w:left="3600" w:hanging="360"/>
      </w:pPr>
      <w:rPr>
        <w:rFonts w:ascii="Courier New" w:hAnsi="Courier New" w:hint="default"/>
      </w:rPr>
    </w:lvl>
    <w:lvl w:ilvl="5" w:tplc="4926ABC4">
      <w:start w:val="1"/>
      <w:numFmt w:val="bullet"/>
      <w:lvlText w:val=""/>
      <w:lvlJc w:val="left"/>
      <w:pPr>
        <w:ind w:left="4320" w:hanging="360"/>
      </w:pPr>
      <w:rPr>
        <w:rFonts w:ascii="Wingdings" w:hAnsi="Wingdings" w:hint="default"/>
      </w:rPr>
    </w:lvl>
    <w:lvl w:ilvl="6" w:tplc="EFB81BE6">
      <w:start w:val="1"/>
      <w:numFmt w:val="bullet"/>
      <w:lvlText w:val=""/>
      <w:lvlJc w:val="left"/>
      <w:pPr>
        <w:ind w:left="5040" w:hanging="360"/>
      </w:pPr>
      <w:rPr>
        <w:rFonts w:ascii="Symbol" w:hAnsi="Symbol" w:hint="default"/>
      </w:rPr>
    </w:lvl>
    <w:lvl w:ilvl="7" w:tplc="C2DAB606">
      <w:start w:val="1"/>
      <w:numFmt w:val="bullet"/>
      <w:lvlText w:val="o"/>
      <w:lvlJc w:val="left"/>
      <w:pPr>
        <w:ind w:left="5760" w:hanging="360"/>
      </w:pPr>
      <w:rPr>
        <w:rFonts w:ascii="Courier New" w:hAnsi="Courier New" w:hint="default"/>
      </w:rPr>
    </w:lvl>
    <w:lvl w:ilvl="8" w:tplc="ADA66EAC">
      <w:start w:val="1"/>
      <w:numFmt w:val="bullet"/>
      <w:lvlText w:val=""/>
      <w:lvlJc w:val="left"/>
      <w:pPr>
        <w:ind w:left="6480" w:hanging="360"/>
      </w:pPr>
      <w:rPr>
        <w:rFonts w:ascii="Wingdings" w:hAnsi="Wingdings" w:hint="default"/>
      </w:rPr>
    </w:lvl>
  </w:abstractNum>
  <w:abstractNum w:abstractNumId="38" w15:restartNumberingAfterBreak="0">
    <w:nsid w:val="0526A69A"/>
    <w:multiLevelType w:val="hybridMultilevel"/>
    <w:tmpl w:val="BF1E7E90"/>
    <w:lvl w:ilvl="0" w:tplc="C0EC8FAE">
      <w:start w:val="1"/>
      <w:numFmt w:val="bullet"/>
      <w:lvlText w:val=""/>
      <w:lvlJc w:val="left"/>
      <w:pPr>
        <w:ind w:left="720" w:hanging="360"/>
      </w:pPr>
      <w:rPr>
        <w:rFonts w:ascii="Symbol" w:hAnsi="Symbol" w:hint="default"/>
      </w:rPr>
    </w:lvl>
    <w:lvl w:ilvl="1" w:tplc="7A94FFBC">
      <w:start w:val="1"/>
      <w:numFmt w:val="bullet"/>
      <w:lvlText w:val="o"/>
      <w:lvlJc w:val="left"/>
      <w:pPr>
        <w:ind w:left="1440" w:hanging="360"/>
      </w:pPr>
      <w:rPr>
        <w:rFonts w:ascii="Courier New" w:hAnsi="Courier New" w:hint="default"/>
      </w:rPr>
    </w:lvl>
    <w:lvl w:ilvl="2" w:tplc="8D1019FA">
      <w:start w:val="1"/>
      <w:numFmt w:val="bullet"/>
      <w:lvlText w:val=""/>
      <w:lvlJc w:val="left"/>
      <w:pPr>
        <w:ind w:left="2160" w:hanging="360"/>
      </w:pPr>
      <w:rPr>
        <w:rFonts w:ascii="Wingdings" w:hAnsi="Wingdings" w:hint="default"/>
      </w:rPr>
    </w:lvl>
    <w:lvl w:ilvl="3" w:tplc="07081B1A">
      <w:start w:val="1"/>
      <w:numFmt w:val="bullet"/>
      <w:lvlText w:val="·"/>
      <w:lvlJc w:val="left"/>
      <w:pPr>
        <w:ind w:left="2880" w:hanging="360"/>
      </w:pPr>
      <w:rPr>
        <w:rFonts w:ascii="Symbol" w:hAnsi="Symbol" w:hint="default"/>
      </w:rPr>
    </w:lvl>
    <w:lvl w:ilvl="4" w:tplc="0D5C0156">
      <w:start w:val="1"/>
      <w:numFmt w:val="bullet"/>
      <w:lvlText w:val="o"/>
      <w:lvlJc w:val="left"/>
      <w:pPr>
        <w:ind w:left="3600" w:hanging="360"/>
      </w:pPr>
      <w:rPr>
        <w:rFonts w:ascii="Courier New" w:hAnsi="Courier New" w:hint="default"/>
      </w:rPr>
    </w:lvl>
    <w:lvl w:ilvl="5" w:tplc="A1AA8228">
      <w:start w:val="1"/>
      <w:numFmt w:val="bullet"/>
      <w:lvlText w:val=""/>
      <w:lvlJc w:val="left"/>
      <w:pPr>
        <w:ind w:left="4320" w:hanging="360"/>
      </w:pPr>
      <w:rPr>
        <w:rFonts w:ascii="Wingdings" w:hAnsi="Wingdings" w:hint="default"/>
      </w:rPr>
    </w:lvl>
    <w:lvl w:ilvl="6" w:tplc="DBF26B56">
      <w:start w:val="1"/>
      <w:numFmt w:val="bullet"/>
      <w:lvlText w:val=""/>
      <w:lvlJc w:val="left"/>
      <w:pPr>
        <w:ind w:left="5040" w:hanging="360"/>
      </w:pPr>
      <w:rPr>
        <w:rFonts w:ascii="Symbol" w:hAnsi="Symbol" w:hint="default"/>
      </w:rPr>
    </w:lvl>
    <w:lvl w:ilvl="7" w:tplc="5A20D178">
      <w:start w:val="1"/>
      <w:numFmt w:val="bullet"/>
      <w:lvlText w:val="o"/>
      <w:lvlJc w:val="left"/>
      <w:pPr>
        <w:ind w:left="5760" w:hanging="360"/>
      </w:pPr>
      <w:rPr>
        <w:rFonts w:ascii="Courier New" w:hAnsi="Courier New" w:hint="default"/>
      </w:rPr>
    </w:lvl>
    <w:lvl w:ilvl="8" w:tplc="62B09726">
      <w:start w:val="1"/>
      <w:numFmt w:val="bullet"/>
      <w:lvlText w:val=""/>
      <w:lvlJc w:val="left"/>
      <w:pPr>
        <w:ind w:left="6480" w:hanging="360"/>
      </w:pPr>
      <w:rPr>
        <w:rFonts w:ascii="Wingdings" w:hAnsi="Wingdings" w:hint="default"/>
      </w:rPr>
    </w:lvl>
  </w:abstractNum>
  <w:abstractNum w:abstractNumId="39" w15:restartNumberingAfterBreak="0">
    <w:nsid w:val="05303E6B"/>
    <w:multiLevelType w:val="hybridMultilevel"/>
    <w:tmpl w:val="8E76F03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0587D7EF"/>
    <w:multiLevelType w:val="hybridMultilevel"/>
    <w:tmpl w:val="59C42560"/>
    <w:lvl w:ilvl="0" w:tplc="15E2EC62">
      <w:start w:val="1"/>
      <w:numFmt w:val="bullet"/>
      <w:lvlText w:val=""/>
      <w:lvlJc w:val="left"/>
      <w:pPr>
        <w:ind w:left="720" w:hanging="360"/>
      </w:pPr>
      <w:rPr>
        <w:rFonts w:ascii="Symbol" w:hAnsi="Symbol" w:hint="default"/>
      </w:rPr>
    </w:lvl>
    <w:lvl w:ilvl="1" w:tplc="247AAC96">
      <w:start w:val="1"/>
      <w:numFmt w:val="bullet"/>
      <w:lvlText w:val="▫"/>
      <w:lvlJc w:val="left"/>
      <w:pPr>
        <w:ind w:left="1440" w:hanging="360"/>
      </w:pPr>
      <w:rPr>
        <w:rFonts w:ascii="Courier New" w:hAnsi="Courier New" w:hint="default"/>
      </w:rPr>
    </w:lvl>
    <w:lvl w:ilvl="2" w:tplc="8020EB3C">
      <w:start w:val="1"/>
      <w:numFmt w:val="bullet"/>
      <w:lvlText w:val=""/>
      <w:lvlJc w:val="left"/>
      <w:pPr>
        <w:ind w:left="2160" w:hanging="360"/>
      </w:pPr>
      <w:rPr>
        <w:rFonts w:ascii="Wingdings" w:hAnsi="Wingdings" w:hint="default"/>
      </w:rPr>
    </w:lvl>
    <w:lvl w:ilvl="3" w:tplc="07B27AB4">
      <w:start w:val="1"/>
      <w:numFmt w:val="bullet"/>
      <w:lvlText w:val=""/>
      <w:lvlJc w:val="left"/>
      <w:pPr>
        <w:ind w:left="2880" w:hanging="360"/>
      </w:pPr>
      <w:rPr>
        <w:rFonts w:ascii="Symbol" w:hAnsi="Symbol" w:hint="default"/>
      </w:rPr>
    </w:lvl>
    <w:lvl w:ilvl="4" w:tplc="D354C224">
      <w:start w:val="1"/>
      <w:numFmt w:val="bullet"/>
      <w:lvlText w:val="o"/>
      <w:lvlJc w:val="left"/>
      <w:pPr>
        <w:ind w:left="3600" w:hanging="360"/>
      </w:pPr>
      <w:rPr>
        <w:rFonts w:ascii="Courier New" w:hAnsi="Courier New" w:hint="default"/>
      </w:rPr>
    </w:lvl>
    <w:lvl w:ilvl="5" w:tplc="6EF8987A">
      <w:start w:val="1"/>
      <w:numFmt w:val="bullet"/>
      <w:lvlText w:val=""/>
      <w:lvlJc w:val="left"/>
      <w:pPr>
        <w:ind w:left="4320" w:hanging="360"/>
      </w:pPr>
      <w:rPr>
        <w:rFonts w:ascii="Wingdings" w:hAnsi="Wingdings" w:hint="default"/>
      </w:rPr>
    </w:lvl>
    <w:lvl w:ilvl="6" w:tplc="0D500440">
      <w:start w:val="1"/>
      <w:numFmt w:val="bullet"/>
      <w:lvlText w:val=""/>
      <w:lvlJc w:val="left"/>
      <w:pPr>
        <w:ind w:left="5040" w:hanging="360"/>
      </w:pPr>
      <w:rPr>
        <w:rFonts w:ascii="Symbol" w:hAnsi="Symbol" w:hint="default"/>
      </w:rPr>
    </w:lvl>
    <w:lvl w:ilvl="7" w:tplc="4EDCC292">
      <w:start w:val="1"/>
      <w:numFmt w:val="bullet"/>
      <w:lvlText w:val="o"/>
      <w:lvlJc w:val="left"/>
      <w:pPr>
        <w:ind w:left="5760" w:hanging="360"/>
      </w:pPr>
      <w:rPr>
        <w:rFonts w:ascii="Courier New" w:hAnsi="Courier New" w:hint="default"/>
      </w:rPr>
    </w:lvl>
    <w:lvl w:ilvl="8" w:tplc="F78A187E">
      <w:start w:val="1"/>
      <w:numFmt w:val="bullet"/>
      <w:lvlText w:val=""/>
      <w:lvlJc w:val="left"/>
      <w:pPr>
        <w:ind w:left="6480" w:hanging="360"/>
      </w:pPr>
      <w:rPr>
        <w:rFonts w:ascii="Wingdings" w:hAnsi="Wingdings" w:hint="default"/>
      </w:rPr>
    </w:lvl>
  </w:abstractNum>
  <w:abstractNum w:abstractNumId="41" w15:restartNumberingAfterBreak="0">
    <w:nsid w:val="05B0EF87"/>
    <w:multiLevelType w:val="multilevel"/>
    <w:tmpl w:val="3962C6D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2" w15:restartNumberingAfterBreak="0">
    <w:nsid w:val="05C36FDB"/>
    <w:multiLevelType w:val="hybridMultilevel"/>
    <w:tmpl w:val="5412BE52"/>
    <w:lvl w:ilvl="0" w:tplc="FEB2B7C6">
      <w:start w:val="1"/>
      <w:numFmt w:val="bullet"/>
      <w:lvlText w:val=""/>
      <w:lvlJc w:val="left"/>
      <w:pPr>
        <w:ind w:left="1800" w:hanging="360"/>
      </w:pPr>
      <w:rPr>
        <w:rFonts w:ascii="Wingdings" w:hAnsi="Wingdings" w:hint="default"/>
      </w:rPr>
    </w:lvl>
    <w:lvl w:ilvl="1" w:tplc="B97C5B5E">
      <w:start w:val="1"/>
      <w:numFmt w:val="bullet"/>
      <w:lvlText w:val="o"/>
      <w:lvlJc w:val="left"/>
      <w:pPr>
        <w:ind w:left="2520" w:hanging="360"/>
      </w:pPr>
      <w:rPr>
        <w:rFonts w:ascii="Courier New" w:hAnsi="Courier New" w:hint="default"/>
      </w:rPr>
    </w:lvl>
    <w:lvl w:ilvl="2" w:tplc="8BC0C1D8">
      <w:start w:val="1"/>
      <w:numFmt w:val="bullet"/>
      <w:lvlText w:val=""/>
      <w:lvlJc w:val="left"/>
      <w:pPr>
        <w:ind w:left="3240" w:hanging="360"/>
      </w:pPr>
      <w:rPr>
        <w:rFonts w:ascii="Wingdings" w:hAnsi="Wingdings" w:hint="default"/>
      </w:rPr>
    </w:lvl>
    <w:lvl w:ilvl="3" w:tplc="144CE906">
      <w:start w:val="1"/>
      <w:numFmt w:val="bullet"/>
      <w:lvlText w:val=""/>
      <w:lvlJc w:val="left"/>
      <w:pPr>
        <w:ind w:left="3960" w:hanging="360"/>
      </w:pPr>
      <w:rPr>
        <w:rFonts w:ascii="Symbol" w:hAnsi="Symbol" w:hint="default"/>
      </w:rPr>
    </w:lvl>
    <w:lvl w:ilvl="4" w:tplc="0A966D42">
      <w:start w:val="1"/>
      <w:numFmt w:val="bullet"/>
      <w:lvlText w:val="o"/>
      <w:lvlJc w:val="left"/>
      <w:pPr>
        <w:ind w:left="4680" w:hanging="360"/>
      </w:pPr>
      <w:rPr>
        <w:rFonts w:ascii="Courier New" w:hAnsi="Courier New" w:hint="default"/>
      </w:rPr>
    </w:lvl>
    <w:lvl w:ilvl="5" w:tplc="EC8C730E">
      <w:start w:val="1"/>
      <w:numFmt w:val="bullet"/>
      <w:lvlText w:val=""/>
      <w:lvlJc w:val="left"/>
      <w:pPr>
        <w:ind w:left="5400" w:hanging="360"/>
      </w:pPr>
      <w:rPr>
        <w:rFonts w:ascii="Wingdings" w:hAnsi="Wingdings" w:hint="default"/>
      </w:rPr>
    </w:lvl>
    <w:lvl w:ilvl="6" w:tplc="66B815B2">
      <w:start w:val="1"/>
      <w:numFmt w:val="bullet"/>
      <w:lvlText w:val=""/>
      <w:lvlJc w:val="left"/>
      <w:pPr>
        <w:ind w:left="6120" w:hanging="360"/>
      </w:pPr>
      <w:rPr>
        <w:rFonts w:ascii="Symbol" w:hAnsi="Symbol" w:hint="default"/>
      </w:rPr>
    </w:lvl>
    <w:lvl w:ilvl="7" w:tplc="8E9EDD2C">
      <w:start w:val="1"/>
      <w:numFmt w:val="bullet"/>
      <w:lvlText w:val="o"/>
      <w:lvlJc w:val="left"/>
      <w:pPr>
        <w:ind w:left="6840" w:hanging="360"/>
      </w:pPr>
      <w:rPr>
        <w:rFonts w:ascii="Courier New" w:hAnsi="Courier New" w:hint="default"/>
      </w:rPr>
    </w:lvl>
    <w:lvl w:ilvl="8" w:tplc="742663D4">
      <w:start w:val="1"/>
      <w:numFmt w:val="bullet"/>
      <w:lvlText w:val=""/>
      <w:lvlJc w:val="left"/>
      <w:pPr>
        <w:ind w:left="7560" w:hanging="360"/>
      </w:pPr>
      <w:rPr>
        <w:rFonts w:ascii="Wingdings" w:hAnsi="Wingdings" w:hint="default"/>
      </w:rPr>
    </w:lvl>
  </w:abstractNum>
  <w:abstractNum w:abstractNumId="43" w15:restartNumberingAfterBreak="0">
    <w:nsid w:val="061A543C"/>
    <w:multiLevelType w:val="hybridMultilevel"/>
    <w:tmpl w:val="9EC227DA"/>
    <w:lvl w:ilvl="0" w:tplc="32648336">
      <w:start w:val="1"/>
      <w:numFmt w:val="bullet"/>
      <w:lvlText w:val=""/>
      <w:lvlJc w:val="left"/>
      <w:pPr>
        <w:ind w:left="720" w:hanging="360"/>
      </w:pPr>
      <w:rPr>
        <w:rFonts w:ascii="Symbol" w:hAnsi="Symbol" w:hint="default"/>
      </w:rPr>
    </w:lvl>
    <w:lvl w:ilvl="1" w:tplc="47783086">
      <w:start w:val="1"/>
      <w:numFmt w:val="bullet"/>
      <w:lvlText w:val="·"/>
      <w:lvlJc w:val="left"/>
      <w:pPr>
        <w:ind w:left="1440" w:hanging="360"/>
      </w:pPr>
      <w:rPr>
        <w:rFonts w:ascii="Symbol" w:hAnsi="Symbol" w:hint="default"/>
      </w:rPr>
    </w:lvl>
    <w:lvl w:ilvl="2" w:tplc="1068B390">
      <w:start w:val="1"/>
      <w:numFmt w:val="bullet"/>
      <w:lvlText w:val=""/>
      <w:lvlJc w:val="left"/>
      <w:pPr>
        <w:ind w:left="2160" w:hanging="360"/>
      </w:pPr>
      <w:rPr>
        <w:rFonts w:ascii="Wingdings" w:hAnsi="Wingdings" w:hint="default"/>
      </w:rPr>
    </w:lvl>
    <w:lvl w:ilvl="3" w:tplc="2B48D6D4">
      <w:start w:val="1"/>
      <w:numFmt w:val="bullet"/>
      <w:lvlText w:val=""/>
      <w:lvlJc w:val="left"/>
      <w:pPr>
        <w:ind w:left="2880" w:hanging="360"/>
      </w:pPr>
      <w:rPr>
        <w:rFonts w:ascii="Symbol" w:hAnsi="Symbol" w:hint="default"/>
      </w:rPr>
    </w:lvl>
    <w:lvl w:ilvl="4" w:tplc="04F69CB8">
      <w:start w:val="1"/>
      <w:numFmt w:val="bullet"/>
      <w:lvlText w:val="o"/>
      <w:lvlJc w:val="left"/>
      <w:pPr>
        <w:ind w:left="3600" w:hanging="360"/>
      </w:pPr>
      <w:rPr>
        <w:rFonts w:ascii="Courier New" w:hAnsi="Courier New" w:hint="default"/>
      </w:rPr>
    </w:lvl>
    <w:lvl w:ilvl="5" w:tplc="A88A2562">
      <w:start w:val="1"/>
      <w:numFmt w:val="bullet"/>
      <w:lvlText w:val=""/>
      <w:lvlJc w:val="left"/>
      <w:pPr>
        <w:ind w:left="4320" w:hanging="360"/>
      </w:pPr>
      <w:rPr>
        <w:rFonts w:ascii="Wingdings" w:hAnsi="Wingdings" w:hint="default"/>
      </w:rPr>
    </w:lvl>
    <w:lvl w:ilvl="6" w:tplc="825A5460">
      <w:start w:val="1"/>
      <w:numFmt w:val="bullet"/>
      <w:lvlText w:val=""/>
      <w:lvlJc w:val="left"/>
      <w:pPr>
        <w:ind w:left="5040" w:hanging="360"/>
      </w:pPr>
      <w:rPr>
        <w:rFonts w:ascii="Symbol" w:hAnsi="Symbol" w:hint="default"/>
      </w:rPr>
    </w:lvl>
    <w:lvl w:ilvl="7" w:tplc="4E9C0992">
      <w:start w:val="1"/>
      <w:numFmt w:val="bullet"/>
      <w:lvlText w:val="o"/>
      <w:lvlJc w:val="left"/>
      <w:pPr>
        <w:ind w:left="5760" w:hanging="360"/>
      </w:pPr>
      <w:rPr>
        <w:rFonts w:ascii="Courier New" w:hAnsi="Courier New" w:hint="default"/>
      </w:rPr>
    </w:lvl>
    <w:lvl w:ilvl="8" w:tplc="A64E71DC">
      <w:start w:val="1"/>
      <w:numFmt w:val="bullet"/>
      <w:lvlText w:val=""/>
      <w:lvlJc w:val="left"/>
      <w:pPr>
        <w:ind w:left="6480" w:hanging="360"/>
      </w:pPr>
      <w:rPr>
        <w:rFonts w:ascii="Wingdings" w:hAnsi="Wingdings" w:hint="default"/>
      </w:rPr>
    </w:lvl>
  </w:abstractNum>
  <w:abstractNum w:abstractNumId="44" w15:restartNumberingAfterBreak="0">
    <w:nsid w:val="067E3FF5"/>
    <w:multiLevelType w:val="hybridMultilevel"/>
    <w:tmpl w:val="45B8047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0697750E"/>
    <w:multiLevelType w:val="hybridMultilevel"/>
    <w:tmpl w:val="EB76C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6DE1448"/>
    <w:multiLevelType w:val="hybridMultilevel"/>
    <w:tmpl w:val="1B08616E"/>
    <w:lvl w:ilvl="0" w:tplc="2DE8812C">
      <w:start w:val="1"/>
      <w:numFmt w:val="bullet"/>
      <w:lvlText w:val=""/>
      <w:lvlJc w:val="left"/>
      <w:pPr>
        <w:ind w:left="720" w:hanging="360"/>
      </w:pPr>
      <w:rPr>
        <w:rFonts w:ascii="Symbol" w:hAnsi="Symbol" w:hint="default"/>
      </w:rPr>
    </w:lvl>
    <w:lvl w:ilvl="1" w:tplc="1884D9EC">
      <w:start w:val="1"/>
      <w:numFmt w:val="bullet"/>
      <w:lvlText w:val="o"/>
      <w:lvlJc w:val="left"/>
      <w:pPr>
        <w:ind w:left="1440" w:hanging="360"/>
      </w:pPr>
      <w:rPr>
        <w:rFonts w:ascii="Courier New" w:hAnsi="Courier New" w:hint="default"/>
      </w:rPr>
    </w:lvl>
    <w:lvl w:ilvl="2" w:tplc="CBC27832">
      <w:start w:val="1"/>
      <w:numFmt w:val="bullet"/>
      <w:lvlText w:val="§"/>
      <w:lvlJc w:val="left"/>
      <w:pPr>
        <w:ind w:left="2160" w:hanging="360"/>
      </w:pPr>
      <w:rPr>
        <w:rFonts w:ascii="Wingdings" w:hAnsi="Wingdings" w:hint="default"/>
      </w:rPr>
    </w:lvl>
    <w:lvl w:ilvl="3" w:tplc="87E00FCE">
      <w:start w:val="1"/>
      <w:numFmt w:val="bullet"/>
      <w:lvlText w:val=""/>
      <w:lvlJc w:val="left"/>
      <w:pPr>
        <w:ind w:left="2880" w:hanging="360"/>
      </w:pPr>
      <w:rPr>
        <w:rFonts w:ascii="Symbol" w:hAnsi="Symbol" w:hint="default"/>
      </w:rPr>
    </w:lvl>
    <w:lvl w:ilvl="4" w:tplc="9C2E411C">
      <w:start w:val="1"/>
      <w:numFmt w:val="bullet"/>
      <w:lvlText w:val="o"/>
      <w:lvlJc w:val="left"/>
      <w:pPr>
        <w:ind w:left="3600" w:hanging="360"/>
      </w:pPr>
      <w:rPr>
        <w:rFonts w:ascii="Courier New" w:hAnsi="Courier New" w:hint="default"/>
      </w:rPr>
    </w:lvl>
    <w:lvl w:ilvl="5" w:tplc="4CD60BEA">
      <w:start w:val="1"/>
      <w:numFmt w:val="bullet"/>
      <w:lvlText w:val=""/>
      <w:lvlJc w:val="left"/>
      <w:pPr>
        <w:ind w:left="4320" w:hanging="360"/>
      </w:pPr>
      <w:rPr>
        <w:rFonts w:ascii="Wingdings" w:hAnsi="Wingdings" w:hint="default"/>
      </w:rPr>
    </w:lvl>
    <w:lvl w:ilvl="6" w:tplc="6A1C4442">
      <w:start w:val="1"/>
      <w:numFmt w:val="bullet"/>
      <w:lvlText w:val=""/>
      <w:lvlJc w:val="left"/>
      <w:pPr>
        <w:ind w:left="5040" w:hanging="360"/>
      </w:pPr>
      <w:rPr>
        <w:rFonts w:ascii="Symbol" w:hAnsi="Symbol" w:hint="default"/>
      </w:rPr>
    </w:lvl>
    <w:lvl w:ilvl="7" w:tplc="0D889730">
      <w:start w:val="1"/>
      <w:numFmt w:val="bullet"/>
      <w:lvlText w:val="o"/>
      <w:lvlJc w:val="left"/>
      <w:pPr>
        <w:ind w:left="5760" w:hanging="360"/>
      </w:pPr>
      <w:rPr>
        <w:rFonts w:ascii="Courier New" w:hAnsi="Courier New" w:hint="default"/>
      </w:rPr>
    </w:lvl>
    <w:lvl w:ilvl="8" w:tplc="84D07F44">
      <w:start w:val="1"/>
      <w:numFmt w:val="bullet"/>
      <w:lvlText w:val=""/>
      <w:lvlJc w:val="left"/>
      <w:pPr>
        <w:ind w:left="6480" w:hanging="360"/>
      </w:pPr>
      <w:rPr>
        <w:rFonts w:ascii="Wingdings" w:hAnsi="Wingdings" w:hint="default"/>
      </w:rPr>
    </w:lvl>
  </w:abstractNum>
  <w:abstractNum w:abstractNumId="47" w15:restartNumberingAfterBreak="0">
    <w:nsid w:val="06E060E7"/>
    <w:multiLevelType w:val="hybridMultilevel"/>
    <w:tmpl w:val="D8942FF6"/>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06F3AD9A"/>
    <w:multiLevelType w:val="hybridMultilevel"/>
    <w:tmpl w:val="9474B87C"/>
    <w:lvl w:ilvl="0" w:tplc="0FC2C2B4">
      <w:start w:val="1"/>
      <w:numFmt w:val="bullet"/>
      <w:lvlText w:val="o"/>
      <w:lvlJc w:val="left"/>
      <w:pPr>
        <w:ind w:left="720" w:hanging="360"/>
      </w:pPr>
      <w:rPr>
        <w:rFonts w:ascii="&quot;Courier New&quot;" w:hAnsi="&quot;Courier New&quot;" w:hint="default"/>
      </w:rPr>
    </w:lvl>
    <w:lvl w:ilvl="1" w:tplc="F95251AA">
      <w:start w:val="1"/>
      <w:numFmt w:val="bullet"/>
      <w:lvlText w:val="o"/>
      <w:lvlJc w:val="left"/>
      <w:pPr>
        <w:ind w:left="1440" w:hanging="360"/>
      </w:pPr>
      <w:rPr>
        <w:rFonts w:ascii="Courier New" w:hAnsi="Courier New" w:hint="default"/>
      </w:rPr>
    </w:lvl>
    <w:lvl w:ilvl="2" w:tplc="3DE61DA8">
      <w:start w:val="1"/>
      <w:numFmt w:val="bullet"/>
      <w:lvlText w:val=""/>
      <w:lvlJc w:val="left"/>
      <w:pPr>
        <w:ind w:left="2160" w:hanging="360"/>
      </w:pPr>
      <w:rPr>
        <w:rFonts w:ascii="Wingdings" w:hAnsi="Wingdings" w:hint="default"/>
      </w:rPr>
    </w:lvl>
    <w:lvl w:ilvl="3" w:tplc="14E84FA8">
      <w:start w:val="1"/>
      <w:numFmt w:val="bullet"/>
      <w:lvlText w:val=""/>
      <w:lvlJc w:val="left"/>
      <w:pPr>
        <w:ind w:left="2880" w:hanging="360"/>
      </w:pPr>
      <w:rPr>
        <w:rFonts w:ascii="Symbol" w:hAnsi="Symbol" w:hint="default"/>
      </w:rPr>
    </w:lvl>
    <w:lvl w:ilvl="4" w:tplc="50068CEE">
      <w:start w:val="1"/>
      <w:numFmt w:val="bullet"/>
      <w:lvlText w:val="o"/>
      <w:lvlJc w:val="left"/>
      <w:pPr>
        <w:ind w:left="3600" w:hanging="360"/>
      </w:pPr>
      <w:rPr>
        <w:rFonts w:ascii="Courier New" w:hAnsi="Courier New" w:hint="default"/>
      </w:rPr>
    </w:lvl>
    <w:lvl w:ilvl="5" w:tplc="0E24CD26">
      <w:start w:val="1"/>
      <w:numFmt w:val="bullet"/>
      <w:lvlText w:val=""/>
      <w:lvlJc w:val="left"/>
      <w:pPr>
        <w:ind w:left="4320" w:hanging="360"/>
      </w:pPr>
      <w:rPr>
        <w:rFonts w:ascii="Wingdings" w:hAnsi="Wingdings" w:hint="default"/>
      </w:rPr>
    </w:lvl>
    <w:lvl w:ilvl="6" w:tplc="B866B3B4">
      <w:start w:val="1"/>
      <w:numFmt w:val="bullet"/>
      <w:lvlText w:val=""/>
      <w:lvlJc w:val="left"/>
      <w:pPr>
        <w:ind w:left="5040" w:hanging="360"/>
      </w:pPr>
      <w:rPr>
        <w:rFonts w:ascii="Symbol" w:hAnsi="Symbol" w:hint="default"/>
      </w:rPr>
    </w:lvl>
    <w:lvl w:ilvl="7" w:tplc="786A1946">
      <w:start w:val="1"/>
      <w:numFmt w:val="bullet"/>
      <w:lvlText w:val="o"/>
      <w:lvlJc w:val="left"/>
      <w:pPr>
        <w:ind w:left="5760" w:hanging="360"/>
      </w:pPr>
      <w:rPr>
        <w:rFonts w:ascii="Courier New" w:hAnsi="Courier New" w:hint="default"/>
      </w:rPr>
    </w:lvl>
    <w:lvl w:ilvl="8" w:tplc="06AAEBBA">
      <w:start w:val="1"/>
      <w:numFmt w:val="bullet"/>
      <w:lvlText w:val=""/>
      <w:lvlJc w:val="left"/>
      <w:pPr>
        <w:ind w:left="6480" w:hanging="360"/>
      </w:pPr>
      <w:rPr>
        <w:rFonts w:ascii="Wingdings" w:hAnsi="Wingdings" w:hint="default"/>
      </w:rPr>
    </w:lvl>
  </w:abstractNum>
  <w:abstractNum w:abstractNumId="49" w15:restartNumberingAfterBreak="0">
    <w:nsid w:val="07159437"/>
    <w:multiLevelType w:val="multilevel"/>
    <w:tmpl w:val="A35232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076F6209"/>
    <w:multiLevelType w:val="hybridMultilevel"/>
    <w:tmpl w:val="D320EC6E"/>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0774EA5A"/>
    <w:multiLevelType w:val="hybridMultilevel"/>
    <w:tmpl w:val="0832D944"/>
    <w:lvl w:ilvl="0" w:tplc="8D964F5E">
      <w:start w:val="1"/>
      <w:numFmt w:val="decimal"/>
      <w:lvlText w:val="%1."/>
      <w:lvlJc w:val="left"/>
      <w:pPr>
        <w:ind w:left="720" w:hanging="360"/>
      </w:pPr>
    </w:lvl>
    <w:lvl w:ilvl="1" w:tplc="40D20900">
      <w:start w:val="1"/>
      <w:numFmt w:val="lowerLetter"/>
      <w:lvlText w:val="%2."/>
      <w:lvlJc w:val="left"/>
      <w:pPr>
        <w:ind w:left="1440" w:hanging="360"/>
      </w:pPr>
    </w:lvl>
    <w:lvl w:ilvl="2" w:tplc="8394558C">
      <w:start w:val="3"/>
      <w:numFmt w:val="lowerRoman"/>
      <w:lvlText w:val="%3."/>
      <w:lvlJc w:val="right"/>
      <w:pPr>
        <w:ind w:left="2160" w:hanging="180"/>
      </w:pPr>
    </w:lvl>
    <w:lvl w:ilvl="3" w:tplc="5E24E92E">
      <w:start w:val="1"/>
      <w:numFmt w:val="decimal"/>
      <w:lvlText w:val="%4."/>
      <w:lvlJc w:val="left"/>
      <w:pPr>
        <w:ind w:left="2880" w:hanging="360"/>
      </w:pPr>
    </w:lvl>
    <w:lvl w:ilvl="4" w:tplc="2BCCBAA4">
      <w:start w:val="1"/>
      <w:numFmt w:val="lowerLetter"/>
      <w:lvlText w:val="%5."/>
      <w:lvlJc w:val="left"/>
      <w:pPr>
        <w:ind w:left="3600" w:hanging="360"/>
      </w:pPr>
    </w:lvl>
    <w:lvl w:ilvl="5" w:tplc="DA964A78">
      <w:start w:val="1"/>
      <w:numFmt w:val="lowerRoman"/>
      <w:lvlText w:val="%6."/>
      <w:lvlJc w:val="right"/>
      <w:pPr>
        <w:ind w:left="4320" w:hanging="180"/>
      </w:pPr>
    </w:lvl>
    <w:lvl w:ilvl="6" w:tplc="2D4295EE">
      <w:start w:val="1"/>
      <w:numFmt w:val="decimal"/>
      <w:lvlText w:val="%7."/>
      <w:lvlJc w:val="left"/>
      <w:pPr>
        <w:ind w:left="5040" w:hanging="360"/>
      </w:pPr>
    </w:lvl>
    <w:lvl w:ilvl="7" w:tplc="57A6CF06">
      <w:start w:val="1"/>
      <w:numFmt w:val="lowerLetter"/>
      <w:lvlText w:val="%8."/>
      <w:lvlJc w:val="left"/>
      <w:pPr>
        <w:ind w:left="5760" w:hanging="360"/>
      </w:pPr>
    </w:lvl>
    <w:lvl w:ilvl="8" w:tplc="D20243A4">
      <w:start w:val="1"/>
      <w:numFmt w:val="lowerRoman"/>
      <w:lvlText w:val="%9."/>
      <w:lvlJc w:val="right"/>
      <w:pPr>
        <w:ind w:left="6480" w:hanging="180"/>
      </w:pPr>
    </w:lvl>
  </w:abstractNum>
  <w:abstractNum w:abstractNumId="52" w15:restartNumberingAfterBreak="0">
    <w:nsid w:val="08078BEB"/>
    <w:multiLevelType w:val="hybridMultilevel"/>
    <w:tmpl w:val="CB3652A2"/>
    <w:lvl w:ilvl="0" w:tplc="850A72D4">
      <w:start w:val="1"/>
      <w:numFmt w:val="decimal"/>
      <w:lvlText w:val="%1."/>
      <w:lvlJc w:val="left"/>
      <w:pPr>
        <w:ind w:left="720" w:hanging="360"/>
      </w:pPr>
    </w:lvl>
    <w:lvl w:ilvl="1" w:tplc="ADB8ED62">
      <w:start w:val="1"/>
      <w:numFmt w:val="lowerLetter"/>
      <w:lvlText w:val="%2."/>
      <w:lvlJc w:val="left"/>
      <w:pPr>
        <w:ind w:left="1440" w:hanging="360"/>
      </w:pPr>
    </w:lvl>
    <w:lvl w:ilvl="2" w:tplc="5DEEED70">
      <w:start w:val="1"/>
      <w:numFmt w:val="lowerRoman"/>
      <w:lvlText w:val="%3."/>
      <w:lvlJc w:val="right"/>
      <w:pPr>
        <w:ind w:left="2160" w:hanging="180"/>
      </w:pPr>
    </w:lvl>
    <w:lvl w:ilvl="3" w:tplc="989C4332">
      <w:start w:val="2"/>
      <w:numFmt w:val="decimal"/>
      <w:lvlText w:val="%4."/>
      <w:lvlJc w:val="left"/>
      <w:pPr>
        <w:ind w:left="2880" w:hanging="360"/>
      </w:pPr>
    </w:lvl>
    <w:lvl w:ilvl="4" w:tplc="52C4BD10">
      <w:start w:val="1"/>
      <w:numFmt w:val="lowerLetter"/>
      <w:lvlText w:val="%5."/>
      <w:lvlJc w:val="left"/>
      <w:pPr>
        <w:ind w:left="3600" w:hanging="360"/>
      </w:pPr>
    </w:lvl>
    <w:lvl w:ilvl="5" w:tplc="83C827DC">
      <w:start w:val="1"/>
      <w:numFmt w:val="lowerRoman"/>
      <w:lvlText w:val="%6."/>
      <w:lvlJc w:val="right"/>
      <w:pPr>
        <w:ind w:left="4320" w:hanging="180"/>
      </w:pPr>
    </w:lvl>
    <w:lvl w:ilvl="6" w:tplc="8E78F4C0">
      <w:start w:val="1"/>
      <w:numFmt w:val="decimal"/>
      <w:lvlText w:val="%7."/>
      <w:lvlJc w:val="left"/>
      <w:pPr>
        <w:ind w:left="5040" w:hanging="360"/>
      </w:pPr>
    </w:lvl>
    <w:lvl w:ilvl="7" w:tplc="FB2AFC96">
      <w:start w:val="1"/>
      <w:numFmt w:val="lowerLetter"/>
      <w:lvlText w:val="%8."/>
      <w:lvlJc w:val="left"/>
      <w:pPr>
        <w:ind w:left="5760" w:hanging="360"/>
      </w:pPr>
    </w:lvl>
    <w:lvl w:ilvl="8" w:tplc="A3600AA4">
      <w:start w:val="1"/>
      <w:numFmt w:val="lowerRoman"/>
      <w:lvlText w:val="%9."/>
      <w:lvlJc w:val="right"/>
      <w:pPr>
        <w:ind w:left="6480" w:hanging="180"/>
      </w:pPr>
    </w:lvl>
  </w:abstractNum>
  <w:abstractNum w:abstractNumId="53" w15:restartNumberingAfterBreak="0">
    <w:nsid w:val="083B9E72"/>
    <w:multiLevelType w:val="hybridMultilevel"/>
    <w:tmpl w:val="CCE894F0"/>
    <w:lvl w:ilvl="0" w:tplc="3558D1EE">
      <w:start w:val="1"/>
      <w:numFmt w:val="decimal"/>
      <w:lvlText w:val="%1."/>
      <w:lvlJc w:val="left"/>
      <w:pPr>
        <w:ind w:left="720" w:hanging="360"/>
      </w:pPr>
    </w:lvl>
    <w:lvl w:ilvl="1" w:tplc="40E62D8E">
      <w:start w:val="1"/>
      <w:numFmt w:val="lowerLetter"/>
      <w:lvlText w:val="%2."/>
      <w:lvlJc w:val="left"/>
      <w:pPr>
        <w:ind w:left="1440" w:hanging="360"/>
      </w:pPr>
    </w:lvl>
    <w:lvl w:ilvl="2" w:tplc="27BEED34">
      <w:start w:val="1"/>
      <w:numFmt w:val="lowerRoman"/>
      <w:lvlText w:val="%3."/>
      <w:lvlJc w:val="right"/>
      <w:pPr>
        <w:ind w:left="2160" w:hanging="180"/>
      </w:pPr>
    </w:lvl>
    <w:lvl w:ilvl="3" w:tplc="8BB2C572">
      <w:start w:val="3"/>
      <w:numFmt w:val="decimal"/>
      <w:lvlText w:val="%4."/>
      <w:lvlJc w:val="left"/>
      <w:pPr>
        <w:ind w:left="2880" w:hanging="360"/>
      </w:pPr>
    </w:lvl>
    <w:lvl w:ilvl="4" w:tplc="4E6E476E">
      <w:start w:val="1"/>
      <w:numFmt w:val="lowerLetter"/>
      <w:lvlText w:val="%5."/>
      <w:lvlJc w:val="left"/>
      <w:pPr>
        <w:ind w:left="3600" w:hanging="360"/>
      </w:pPr>
    </w:lvl>
    <w:lvl w:ilvl="5" w:tplc="BC52237C">
      <w:start w:val="1"/>
      <w:numFmt w:val="lowerRoman"/>
      <w:lvlText w:val="%6."/>
      <w:lvlJc w:val="right"/>
      <w:pPr>
        <w:ind w:left="4320" w:hanging="180"/>
      </w:pPr>
    </w:lvl>
    <w:lvl w:ilvl="6" w:tplc="9F8C5AE8">
      <w:start w:val="1"/>
      <w:numFmt w:val="decimal"/>
      <w:lvlText w:val="%7."/>
      <w:lvlJc w:val="left"/>
      <w:pPr>
        <w:ind w:left="5040" w:hanging="360"/>
      </w:pPr>
    </w:lvl>
    <w:lvl w:ilvl="7" w:tplc="0C6628D6">
      <w:start w:val="1"/>
      <w:numFmt w:val="lowerLetter"/>
      <w:lvlText w:val="%8."/>
      <w:lvlJc w:val="left"/>
      <w:pPr>
        <w:ind w:left="5760" w:hanging="360"/>
      </w:pPr>
    </w:lvl>
    <w:lvl w:ilvl="8" w:tplc="1D2A5B10">
      <w:start w:val="1"/>
      <w:numFmt w:val="lowerRoman"/>
      <w:lvlText w:val="%9."/>
      <w:lvlJc w:val="right"/>
      <w:pPr>
        <w:ind w:left="6480" w:hanging="180"/>
      </w:pPr>
    </w:lvl>
  </w:abstractNum>
  <w:abstractNum w:abstractNumId="54" w15:restartNumberingAfterBreak="0">
    <w:nsid w:val="084212D8"/>
    <w:multiLevelType w:val="hybridMultilevel"/>
    <w:tmpl w:val="34FCF456"/>
    <w:lvl w:ilvl="0" w:tplc="4216BC40">
      <w:start w:val="1"/>
      <w:numFmt w:val="decimal"/>
      <w:lvlText w:val="%1."/>
      <w:lvlJc w:val="left"/>
      <w:pPr>
        <w:ind w:left="720" w:hanging="360"/>
      </w:pPr>
    </w:lvl>
    <w:lvl w:ilvl="1" w:tplc="5F1078C0">
      <w:start w:val="1"/>
      <w:numFmt w:val="lowerLetter"/>
      <w:lvlText w:val="%2."/>
      <w:lvlJc w:val="left"/>
      <w:pPr>
        <w:ind w:left="1440" w:hanging="360"/>
      </w:pPr>
    </w:lvl>
    <w:lvl w:ilvl="2" w:tplc="ECE4745C">
      <w:start w:val="1"/>
      <w:numFmt w:val="lowerRoman"/>
      <w:lvlText w:val="%3."/>
      <w:lvlJc w:val="right"/>
      <w:pPr>
        <w:ind w:left="2160" w:hanging="180"/>
      </w:pPr>
    </w:lvl>
    <w:lvl w:ilvl="3" w:tplc="64EAEA02">
      <w:start w:val="2"/>
      <w:numFmt w:val="decimal"/>
      <w:lvlText w:val="%4."/>
      <w:lvlJc w:val="left"/>
      <w:pPr>
        <w:ind w:left="2880" w:hanging="360"/>
      </w:pPr>
    </w:lvl>
    <w:lvl w:ilvl="4" w:tplc="E544F70E">
      <w:start w:val="1"/>
      <w:numFmt w:val="lowerLetter"/>
      <w:lvlText w:val="%5."/>
      <w:lvlJc w:val="left"/>
      <w:pPr>
        <w:ind w:left="3600" w:hanging="360"/>
      </w:pPr>
    </w:lvl>
    <w:lvl w:ilvl="5" w:tplc="7FE27AC2">
      <w:start w:val="1"/>
      <w:numFmt w:val="lowerRoman"/>
      <w:lvlText w:val="%6."/>
      <w:lvlJc w:val="right"/>
      <w:pPr>
        <w:ind w:left="4320" w:hanging="180"/>
      </w:pPr>
    </w:lvl>
    <w:lvl w:ilvl="6" w:tplc="D21E467E">
      <w:start w:val="1"/>
      <w:numFmt w:val="decimal"/>
      <w:lvlText w:val="%7."/>
      <w:lvlJc w:val="left"/>
      <w:pPr>
        <w:ind w:left="5040" w:hanging="360"/>
      </w:pPr>
    </w:lvl>
    <w:lvl w:ilvl="7" w:tplc="C19E81D2">
      <w:start w:val="1"/>
      <w:numFmt w:val="lowerLetter"/>
      <w:lvlText w:val="%8."/>
      <w:lvlJc w:val="left"/>
      <w:pPr>
        <w:ind w:left="5760" w:hanging="360"/>
      </w:pPr>
    </w:lvl>
    <w:lvl w:ilvl="8" w:tplc="BCAED6CA">
      <w:start w:val="1"/>
      <w:numFmt w:val="lowerRoman"/>
      <w:lvlText w:val="%9."/>
      <w:lvlJc w:val="right"/>
      <w:pPr>
        <w:ind w:left="6480" w:hanging="180"/>
      </w:pPr>
    </w:lvl>
  </w:abstractNum>
  <w:abstractNum w:abstractNumId="55" w15:restartNumberingAfterBreak="0">
    <w:nsid w:val="08566A92"/>
    <w:multiLevelType w:val="hybridMultilevel"/>
    <w:tmpl w:val="E5B633E4"/>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0873BB03"/>
    <w:multiLevelType w:val="hybridMultilevel"/>
    <w:tmpl w:val="47200324"/>
    <w:lvl w:ilvl="0" w:tplc="DD3A8390">
      <w:start w:val="1"/>
      <w:numFmt w:val="decimal"/>
      <w:lvlText w:val="%1."/>
      <w:lvlJc w:val="left"/>
      <w:pPr>
        <w:ind w:left="720" w:hanging="360"/>
      </w:pPr>
    </w:lvl>
    <w:lvl w:ilvl="1" w:tplc="B7EC69FC">
      <w:start w:val="1"/>
      <w:numFmt w:val="lowerLetter"/>
      <w:lvlText w:val="%2."/>
      <w:lvlJc w:val="left"/>
      <w:pPr>
        <w:ind w:left="1440" w:hanging="360"/>
      </w:pPr>
    </w:lvl>
    <w:lvl w:ilvl="2" w:tplc="4DECD88C">
      <w:start w:val="1"/>
      <w:numFmt w:val="lowerRoman"/>
      <w:lvlText w:val="%3."/>
      <w:lvlJc w:val="right"/>
      <w:pPr>
        <w:ind w:left="2160" w:hanging="180"/>
      </w:pPr>
    </w:lvl>
    <w:lvl w:ilvl="3" w:tplc="28769340">
      <w:start w:val="1"/>
      <w:numFmt w:val="decimal"/>
      <w:lvlText w:val="%4."/>
      <w:lvlJc w:val="left"/>
      <w:pPr>
        <w:ind w:left="2880" w:hanging="360"/>
      </w:pPr>
    </w:lvl>
    <w:lvl w:ilvl="4" w:tplc="81B47F3C">
      <w:start w:val="1"/>
      <w:numFmt w:val="lowerLetter"/>
      <w:lvlText w:val="%5."/>
      <w:lvlJc w:val="left"/>
      <w:pPr>
        <w:ind w:left="3600" w:hanging="360"/>
      </w:pPr>
    </w:lvl>
    <w:lvl w:ilvl="5" w:tplc="832A4C0E">
      <w:start w:val="1"/>
      <w:numFmt w:val="lowerRoman"/>
      <w:lvlText w:val="%6."/>
      <w:lvlJc w:val="right"/>
      <w:pPr>
        <w:ind w:left="4320" w:hanging="180"/>
      </w:pPr>
    </w:lvl>
    <w:lvl w:ilvl="6" w:tplc="04EC37A0">
      <w:start w:val="1"/>
      <w:numFmt w:val="decimal"/>
      <w:lvlText w:val="%7."/>
      <w:lvlJc w:val="left"/>
      <w:pPr>
        <w:ind w:left="5040" w:hanging="360"/>
      </w:pPr>
    </w:lvl>
    <w:lvl w:ilvl="7" w:tplc="3D320718">
      <w:start w:val="1"/>
      <w:numFmt w:val="lowerLetter"/>
      <w:lvlText w:val="%8."/>
      <w:lvlJc w:val="left"/>
      <w:pPr>
        <w:ind w:left="5760" w:hanging="360"/>
      </w:pPr>
    </w:lvl>
    <w:lvl w:ilvl="8" w:tplc="9AD676EE">
      <w:start w:val="1"/>
      <w:numFmt w:val="lowerRoman"/>
      <w:lvlText w:val="%9."/>
      <w:lvlJc w:val="right"/>
      <w:pPr>
        <w:ind w:left="6480" w:hanging="180"/>
      </w:pPr>
    </w:lvl>
  </w:abstractNum>
  <w:abstractNum w:abstractNumId="57" w15:restartNumberingAfterBreak="0">
    <w:nsid w:val="089A4A29"/>
    <w:multiLevelType w:val="hybridMultilevel"/>
    <w:tmpl w:val="65247C82"/>
    <w:lvl w:ilvl="0" w:tplc="E5B2660E">
      <w:start w:val="1"/>
      <w:numFmt w:val="bullet"/>
      <w:lvlText w:val=""/>
      <w:lvlJc w:val="left"/>
      <w:pPr>
        <w:ind w:left="720" w:hanging="360"/>
      </w:pPr>
      <w:rPr>
        <w:rFonts w:ascii="Symbol" w:hAnsi="Symbol" w:hint="default"/>
      </w:rPr>
    </w:lvl>
    <w:lvl w:ilvl="1" w:tplc="AD448EB0">
      <w:start w:val="1"/>
      <w:numFmt w:val="bullet"/>
      <w:lvlText w:val="o"/>
      <w:lvlJc w:val="left"/>
      <w:pPr>
        <w:ind w:left="1440" w:hanging="360"/>
      </w:pPr>
      <w:rPr>
        <w:rFonts w:ascii="Courier New" w:hAnsi="Courier New" w:hint="default"/>
      </w:rPr>
    </w:lvl>
    <w:lvl w:ilvl="2" w:tplc="9662D488">
      <w:start w:val="1"/>
      <w:numFmt w:val="bullet"/>
      <w:lvlText w:val="o"/>
      <w:lvlJc w:val="left"/>
      <w:pPr>
        <w:ind w:left="2160" w:hanging="360"/>
      </w:pPr>
      <w:rPr>
        <w:rFonts w:ascii="&quot;Courier New&quot;" w:hAnsi="&quot;Courier New&quot;" w:hint="default"/>
      </w:rPr>
    </w:lvl>
    <w:lvl w:ilvl="3" w:tplc="1472B17E">
      <w:start w:val="1"/>
      <w:numFmt w:val="bullet"/>
      <w:lvlText w:val=""/>
      <w:lvlJc w:val="left"/>
      <w:pPr>
        <w:ind w:left="2880" w:hanging="360"/>
      </w:pPr>
      <w:rPr>
        <w:rFonts w:ascii="Symbol" w:hAnsi="Symbol" w:hint="default"/>
      </w:rPr>
    </w:lvl>
    <w:lvl w:ilvl="4" w:tplc="AD10AF3C">
      <w:start w:val="1"/>
      <w:numFmt w:val="bullet"/>
      <w:lvlText w:val="o"/>
      <w:lvlJc w:val="left"/>
      <w:pPr>
        <w:ind w:left="3600" w:hanging="360"/>
      </w:pPr>
      <w:rPr>
        <w:rFonts w:ascii="Courier New" w:hAnsi="Courier New" w:hint="default"/>
      </w:rPr>
    </w:lvl>
    <w:lvl w:ilvl="5" w:tplc="2EC81278">
      <w:start w:val="1"/>
      <w:numFmt w:val="bullet"/>
      <w:lvlText w:val=""/>
      <w:lvlJc w:val="left"/>
      <w:pPr>
        <w:ind w:left="4320" w:hanging="360"/>
      </w:pPr>
      <w:rPr>
        <w:rFonts w:ascii="Wingdings" w:hAnsi="Wingdings" w:hint="default"/>
      </w:rPr>
    </w:lvl>
    <w:lvl w:ilvl="6" w:tplc="0A50089E">
      <w:start w:val="1"/>
      <w:numFmt w:val="bullet"/>
      <w:lvlText w:val=""/>
      <w:lvlJc w:val="left"/>
      <w:pPr>
        <w:ind w:left="5040" w:hanging="360"/>
      </w:pPr>
      <w:rPr>
        <w:rFonts w:ascii="Symbol" w:hAnsi="Symbol" w:hint="default"/>
      </w:rPr>
    </w:lvl>
    <w:lvl w:ilvl="7" w:tplc="F2F67F7E">
      <w:start w:val="1"/>
      <w:numFmt w:val="bullet"/>
      <w:lvlText w:val="o"/>
      <w:lvlJc w:val="left"/>
      <w:pPr>
        <w:ind w:left="5760" w:hanging="360"/>
      </w:pPr>
      <w:rPr>
        <w:rFonts w:ascii="Courier New" w:hAnsi="Courier New" w:hint="default"/>
      </w:rPr>
    </w:lvl>
    <w:lvl w:ilvl="8" w:tplc="95D21876">
      <w:start w:val="1"/>
      <w:numFmt w:val="bullet"/>
      <w:lvlText w:val=""/>
      <w:lvlJc w:val="left"/>
      <w:pPr>
        <w:ind w:left="6480" w:hanging="360"/>
      </w:pPr>
      <w:rPr>
        <w:rFonts w:ascii="Wingdings" w:hAnsi="Wingdings" w:hint="default"/>
      </w:rPr>
    </w:lvl>
  </w:abstractNum>
  <w:abstractNum w:abstractNumId="58" w15:restartNumberingAfterBreak="0">
    <w:nsid w:val="08AD7CE8"/>
    <w:multiLevelType w:val="hybridMultilevel"/>
    <w:tmpl w:val="2C4CD89C"/>
    <w:lvl w:ilvl="0" w:tplc="F488CFFA">
      <w:start w:val="1"/>
      <w:numFmt w:val="bullet"/>
      <w:lvlText w:val=""/>
      <w:lvlJc w:val="left"/>
      <w:pPr>
        <w:ind w:left="1440" w:hanging="360"/>
      </w:pPr>
      <w:rPr>
        <w:rFonts w:ascii="Symbol" w:hAnsi="Symbol" w:hint="default"/>
      </w:rPr>
    </w:lvl>
    <w:lvl w:ilvl="1" w:tplc="3CECBC5A">
      <w:start w:val="1"/>
      <w:numFmt w:val="bullet"/>
      <w:lvlText w:val="o"/>
      <w:lvlJc w:val="left"/>
      <w:pPr>
        <w:ind w:left="2160" w:hanging="360"/>
      </w:pPr>
      <w:rPr>
        <w:rFonts w:ascii="Courier New" w:hAnsi="Courier New" w:hint="default"/>
      </w:rPr>
    </w:lvl>
    <w:lvl w:ilvl="2" w:tplc="614046B0" w:tentative="1">
      <w:start w:val="1"/>
      <w:numFmt w:val="bullet"/>
      <w:lvlText w:val=""/>
      <w:lvlJc w:val="left"/>
      <w:pPr>
        <w:ind w:left="2880" w:hanging="360"/>
      </w:pPr>
      <w:rPr>
        <w:rFonts w:ascii="Wingdings" w:hAnsi="Wingdings" w:hint="default"/>
      </w:rPr>
    </w:lvl>
    <w:lvl w:ilvl="3" w:tplc="51B852FC" w:tentative="1">
      <w:start w:val="1"/>
      <w:numFmt w:val="bullet"/>
      <w:lvlText w:val=""/>
      <w:lvlJc w:val="left"/>
      <w:pPr>
        <w:ind w:left="3600" w:hanging="360"/>
      </w:pPr>
      <w:rPr>
        <w:rFonts w:ascii="Symbol" w:hAnsi="Symbol" w:hint="default"/>
      </w:rPr>
    </w:lvl>
    <w:lvl w:ilvl="4" w:tplc="07C8EDF6" w:tentative="1">
      <w:start w:val="1"/>
      <w:numFmt w:val="bullet"/>
      <w:lvlText w:val="o"/>
      <w:lvlJc w:val="left"/>
      <w:pPr>
        <w:ind w:left="4320" w:hanging="360"/>
      </w:pPr>
      <w:rPr>
        <w:rFonts w:ascii="Courier New" w:hAnsi="Courier New" w:hint="default"/>
      </w:rPr>
    </w:lvl>
    <w:lvl w:ilvl="5" w:tplc="8EEA3710" w:tentative="1">
      <w:start w:val="1"/>
      <w:numFmt w:val="bullet"/>
      <w:lvlText w:val=""/>
      <w:lvlJc w:val="left"/>
      <w:pPr>
        <w:ind w:left="5040" w:hanging="360"/>
      </w:pPr>
      <w:rPr>
        <w:rFonts w:ascii="Wingdings" w:hAnsi="Wingdings" w:hint="default"/>
      </w:rPr>
    </w:lvl>
    <w:lvl w:ilvl="6" w:tplc="AFA86512" w:tentative="1">
      <w:start w:val="1"/>
      <w:numFmt w:val="bullet"/>
      <w:lvlText w:val=""/>
      <w:lvlJc w:val="left"/>
      <w:pPr>
        <w:ind w:left="5760" w:hanging="360"/>
      </w:pPr>
      <w:rPr>
        <w:rFonts w:ascii="Symbol" w:hAnsi="Symbol" w:hint="default"/>
      </w:rPr>
    </w:lvl>
    <w:lvl w:ilvl="7" w:tplc="E782E752" w:tentative="1">
      <w:start w:val="1"/>
      <w:numFmt w:val="bullet"/>
      <w:lvlText w:val="o"/>
      <w:lvlJc w:val="left"/>
      <w:pPr>
        <w:ind w:left="6480" w:hanging="360"/>
      </w:pPr>
      <w:rPr>
        <w:rFonts w:ascii="Courier New" w:hAnsi="Courier New" w:hint="default"/>
      </w:rPr>
    </w:lvl>
    <w:lvl w:ilvl="8" w:tplc="F564B36C" w:tentative="1">
      <w:start w:val="1"/>
      <w:numFmt w:val="bullet"/>
      <w:lvlText w:val=""/>
      <w:lvlJc w:val="left"/>
      <w:pPr>
        <w:ind w:left="7200" w:hanging="360"/>
      </w:pPr>
      <w:rPr>
        <w:rFonts w:ascii="Wingdings" w:hAnsi="Wingdings" w:hint="default"/>
      </w:rPr>
    </w:lvl>
  </w:abstractNum>
  <w:abstractNum w:abstractNumId="59" w15:restartNumberingAfterBreak="0">
    <w:nsid w:val="08ED8FF0"/>
    <w:multiLevelType w:val="hybridMultilevel"/>
    <w:tmpl w:val="475C2B7A"/>
    <w:lvl w:ilvl="0" w:tplc="3E42C824">
      <w:start w:val="1"/>
      <w:numFmt w:val="decimal"/>
      <w:lvlText w:val="%1."/>
      <w:lvlJc w:val="left"/>
      <w:pPr>
        <w:ind w:left="720" w:hanging="360"/>
      </w:pPr>
    </w:lvl>
    <w:lvl w:ilvl="1" w:tplc="A1667614">
      <w:start w:val="1"/>
      <w:numFmt w:val="lowerLetter"/>
      <w:lvlText w:val="%2."/>
      <w:lvlJc w:val="left"/>
      <w:pPr>
        <w:ind w:left="1440" w:hanging="360"/>
      </w:pPr>
    </w:lvl>
    <w:lvl w:ilvl="2" w:tplc="5F70BCC0">
      <w:start w:val="3"/>
      <w:numFmt w:val="lowerRoman"/>
      <w:lvlText w:val="%3."/>
      <w:lvlJc w:val="right"/>
      <w:pPr>
        <w:ind w:left="2160" w:hanging="180"/>
      </w:pPr>
    </w:lvl>
    <w:lvl w:ilvl="3" w:tplc="C60C4B8C">
      <w:start w:val="1"/>
      <w:numFmt w:val="decimal"/>
      <w:lvlText w:val="%4."/>
      <w:lvlJc w:val="left"/>
      <w:pPr>
        <w:ind w:left="2880" w:hanging="360"/>
      </w:pPr>
    </w:lvl>
    <w:lvl w:ilvl="4" w:tplc="A49EDB24">
      <w:start w:val="1"/>
      <w:numFmt w:val="lowerLetter"/>
      <w:lvlText w:val="%5."/>
      <w:lvlJc w:val="left"/>
      <w:pPr>
        <w:ind w:left="3600" w:hanging="360"/>
      </w:pPr>
    </w:lvl>
    <w:lvl w:ilvl="5" w:tplc="79CE2E8E">
      <w:start w:val="1"/>
      <w:numFmt w:val="lowerRoman"/>
      <w:lvlText w:val="%6."/>
      <w:lvlJc w:val="right"/>
      <w:pPr>
        <w:ind w:left="4320" w:hanging="180"/>
      </w:pPr>
    </w:lvl>
    <w:lvl w:ilvl="6" w:tplc="85CE8E40">
      <w:start w:val="1"/>
      <w:numFmt w:val="decimal"/>
      <w:lvlText w:val="%7."/>
      <w:lvlJc w:val="left"/>
      <w:pPr>
        <w:ind w:left="5040" w:hanging="360"/>
      </w:pPr>
    </w:lvl>
    <w:lvl w:ilvl="7" w:tplc="A7F27FD6">
      <w:start w:val="1"/>
      <w:numFmt w:val="lowerLetter"/>
      <w:lvlText w:val="%8."/>
      <w:lvlJc w:val="left"/>
      <w:pPr>
        <w:ind w:left="5760" w:hanging="360"/>
      </w:pPr>
    </w:lvl>
    <w:lvl w:ilvl="8" w:tplc="C75A3DF4">
      <w:start w:val="1"/>
      <w:numFmt w:val="lowerRoman"/>
      <w:lvlText w:val="%9."/>
      <w:lvlJc w:val="right"/>
      <w:pPr>
        <w:ind w:left="6480" w:hanging="180"/>
      </w:pPr>
    </w:lvl>
  </w:abstractNum>
  <w:abstractNum w:abstractNumId="60" w15:restartNumberingAfterBreak="0">
    <w:nsid w:val="0907E290"/>
    <w:multiLevelType w:val="hybridMultilevel"/>
    <w:tmpl w:val="5F825B08"/>
    <w:lvl w:ilvl="0" w:tplc="D796359C">
      <w:start w:val="1"/>
      <w:numFmt w:val="decimal"/>
      <w:lvlText w:val="%1."/>
      <w:lvlJc w:val="left"/>
      <w:pPr>
        <w:ind w:left="720" w:hanging="360"/>
      </w:pPr>
    </w:lvl>
    <w:lvl w:ilvl="1" w:tplc="0026F720">
      <w:start w:val="1"/>
      <w:numFmt w:val="lowerLetter"/>
      <w:lvlText w:val="%2."/>
      <w:lvlJc w:val="left"/>
      <w:pPr>
        <w:ind w:left="1440" w:hanging="360"/>
      </w:pPr>
    </w:lvl>
    <w:lvl w:ilvl="2" w:tplc="0F52373E">
      <w:start w:val="3"/>
      <w:numFmt w:val="lowerRoman"/>
      <w:lvlText w:val="%3."/>
      <w:lvlJc w:val="right"/>
      <w:pPr>
        <w:ind w:left="2160" w:hanging="180"/>
      </w:pPr>
    </w:lvl>
    <w:lvl w:ilvl="3" w:tplc="9ACADB16">
      <w:start w:val="1"/>
      <w:numFmt w:val="decimal"/>
      <w:lvlText w:val="%4."/>
      <w:lvlJc w:val="left"/>
      <w:pPr>
        <w:ind w:left="2880" w:hanging="360"/>
      </w:pPr>
    </w:lvl>
    <w:lvl w:ilvl="4" w:tplc="5FE08BDC">
      <w:start w:val="1"/>
      <w:numFmt w:val="lowerLetter"/>
      <w:lvlText w:val="%5."/>
      <w:lvlJc w:val="left"/>
      <w:pPr>
        <w:ind w:left="3600" w:hanging="360"/>
      </w:pPr>
    </w:lvl>
    <w:lvl w:ilvl="5" w:tplc="ECC043D0">
      <w:start w:val="1"/>
      <w:numFmt w:val="lowerRoman"/>
      <w:lvlText w:val="%6."/>
      <w:lvlJc w:val="right"/>
      <w:pPr>
        <w:ind w:left="4320" w:hanging="180"/>
      </w:pPr>
    </w:lvl>
    <w:lvl w:ilvl="6" w:tplc="EA2E9330">
      <w:start w:val="1"/>
      <w:numFmt w:val="decimal"/>
      <w:lvlText w:val="%7."/>
      <w:lvlJc w:val="left"/>
      <w:pPr>
        <w:ind w:left="5040" w:hanging="360"/>
      </w:pPr>
    </w:lvl>
    <w:lvl w:ilvl="7" w:tplc="35764400">
      <w:start w:val="1"/>
      <w:numFmt w:val="lowerLetter"/>
      <w:lvlText w:val="%8."/>
      <w:lvlJc w:val="left"/>
      <w:pPr>
        <w:ind w:left="5760" w:hanging="360"/>
      </w:pPr>
    </w:lvl>
    <w:lvl w:ilvl="8" w:tplc="443C3368">
      <w:start w:val="1"/>
      <w:numFmt w:val="lowerRoman"/>
      <w:lvlText w:val="%9."/>
      <w:lvlJc w:val="right"/>
      <w:pPr>
        <w:ind w:left="6480" w:hanging="180"/>
      </w:pPr>
    </w:lvl>
  </w:abstractNum>
  <w:abstractNum w:abstractNumId="61" w15:restartNumberingAfterBreak="0">
    <w:nsid w:val="094ABC12"/>
    <w:multiLevelType w:val="hybridMultilevel"/>
    <w:tmpl w:val="1A4E8F56"/>
    <w:lvl w:ilvl="0" w:tplc="7B18CE8C">
      <w:start w:val="1"/>
      <w:numFmt w:val="decimal"/>
      <w:lvlText w:val="%1."/>
      <w:lvlJc w:val="left"/>
      <w:pPr>
        <w:ind w:left="720" w:hanging="360"/>
      </w:pPr>
    </w:lvl>
    <w:lvl w:ilvl="1" w:tplc="63F40F2A">
      <w:start w:val="1"/>
      <w:numFmt w:val="lowerLetter"/>
      <w:lvlText w:val="%2."/>
      <w:lvlJc w:val="left"/>
      <w:pPr>
        <w:ind w:left="1440" w:hanging="360"/>
      </w:pPr>
    </w:lvl>
    <w:lvl w:ilvl="2" w:tplc="FEA21428">
      <w:start w:val="1"/>
      <w:numFmt w:val="lowerRoman"/>
      <w:lvlText w:val="%3."/>
      <w:lvlJc w:val="right"/>
      <w:pPr>
        <w:ind w:left="2160" w:hanging="180"/>
      </w:pPr>
    </w:lvl>
    <w:lvl w:ilvl="3" w:tplc="B06CAAB2">
      <w:start w:val="3"/>
      <w:numFmt w:val="decimal"/>
      <w:lvlText w:val="%4."/>
      <w:lvlJc w:val="left"/>
      <w:pPr>
        <w:ind w:left="2880" w:hanging="360"/>
      </w:pPr>
    </w:lvl>
    <w:lvl w:ilvl="4" w:tplc="2048C56C">
      <w:start w:val="1"/>
      <w:numFmt w:val="lowerLetter"/>
      <w:lvlText w:val="%5."/>
      <w:lvlJc w:val="left"/>
      <w:pPr>
        <w:ind w:left="3600" w:hanging="360"/>
      </w:pPr>
    </w:lvl>
    <w:lvl w:ilvl="5" w:tplc="330221DC">
      <w:start w:val="1"/>
      <w:numFmt w:val="lowerRoman"/>
      <w:lvlText w:val="%6."/>
      <w:lvlJc w:val="right"/>
      <w:pPr>
        <w:ind w:left="4320" w:hanging="180"/>
      </w:pPr>
    </w:lvl>
    <w:lvl w:ilvl="6" w:tplc="63FE6728">
      <w:start w:val="1"/>
      <w:numFmt w:val="decimal"/>
      <w:lvlText w:val="%7."/>
      <w:lvlJc w:val="left"/>
      <w:pPr>
        <w:ind w:left="5040" w:hanging="360"/>
      </w:pPr>
    </w:lvl>
    <w:lvl w:ilvl="7" w:tplc="FCD86EAA">
      <w:start w:val="1"/>
      <w:numFmt w:val="lowerLetter"/>
      <w:lvlText w:val="%8."/>
      <w:lvlJc w:val="left"/>
      <w:pPr>
        <w:ind w:left="5760" w:hanging="360"/>
      </w:pPr>
    </w:lvl>
    <w:lvl w:ilvl="8" w:tplc="06369084">
      <w:start w:val="1"/>
      <w:numFmt w:val="lowerRoman"/>
      <w:lvlText w:val="%9."/>
      <w:lvlJc w:val="right"/>
      <w:pPr>
        <w:ind w:left="6480" w:hanging="180"/>
      </w:pPr>
    </w:lvl>
  </w:abstractNum>
  <w:abstractNum w:abstractNumId="62" w15:restartNumberingAfterBreak="0">
    <w:nsid w:val="094F9190"/>
    <w:multiLevelType w:val="hybridMultilevel"/>
    <w:tmpl w:val="A238B6F6"/>
    <w:lvl w:ilvl="0" w:tplc="69684F44">
      <w:start w:val="1"/>
      <w:numFmt w:val="bullet"/>
      <w:lvlText w:val=""/>
      <w:lvlJc w:val="left"/>
      <w:pPr>
        <w:ind w:left="720" w:hanging="360"/>
      </w:pPr>
      <w:rPr>
        <w:rFonts w:ascii="Symbol" w:hAnsi="Symbol" w:hint="default"/>
      </w:rPr>
    </w:lvl>
    <w:lvl w:ilvl="1" w:tplc="659C8D70">
      <w:start w:val="1"/>
      <w:numFmt w:val="bullet"/>
      <w:lvlText w:val="o"/>
      <w:lvlJc w:val="left"/>
      <w:pPr>
        <w:ind w:left="1440" w:hanging="360"/>
      </w:pPr>
      <w:rPr>
        <w:rFonts w:ascii="Courier New" w:hAnsi="Courier New" w:hint="default"/>
      </w:rPr>
    </w:lvl>
    <w:lvl w:ilvl="2" w:tplc="8B420ED4">
      <w:start w:val="1"/>
      <w:numFmt w:val="bullet"/>
      <w:lvlText w:val="o"/>
      <w:lvlJc w:val="left"/>
      <w:pPr>
        <w:ind w:left="2160" w:hanging="360"/>
      </w:pPr>
      <w:rPr>
        <w:rFonts w:ascii="&quot;Courier New&quot;" w:hAnsi="&quot;Courier New&quot;" w:hint="default"/>
      </w:rPr>
    </w:lvl>
    <w:lvl w:ilvl="3" w:tplc="3BB287BE">
      <w:start w:val="1"/>
      <w:numFmt w:val="bullet"/>
      <w:lvlText w:val=""/>
      <w:lvlJc w:val="left"/>
      <w:pPr>
        <w:ind w:left="2880" w:hanging="360"/>
      </w:pPr>
      <w:rPr>
        <w:rFonts w:ascii="Symbol" w:hAnsi="Symbol" w:hint="default"/>
      </w:rPr>
    </w:lvl>
    <w:lvl w:ilvl="4" w:tplc="E814FE0C">
      <w:start w:val="1"/>
      <w:numFmt w:val="bullet"/>
      <w:lvlText w:val="o"/>
      <w:lvlJc w:val="left"/>
      <w:pPr>
        <w:ind w:left="3600" w:hanging="360"/>
      </w:pPr>
      <w:rPr>
        <w:rFonts w:ascii="Courier New" w:hAnsi="Courier New" w:hint="default"/>
      </w:rPr>
    </w:lvl>
    <w:lvl w:ilvl="5" w:tplc="98240906">
      <w:start w:val="1"/>
      <w:numFmt w:val="bullet"/>
      <w:lvlText w:val=""/>
      <w:lvlJc w:val="left"/>
      <w:pPr>
        <w:ind w:left="4320" w:hanging="360"/>
      </w:pPr>
      <w:rPr>
        <w:rFonts w:ascii="Wingdings" w:hAnsi="Wingdings" w:hint="default"/>
      </w:rPr>
    </w:lvl>
    <w:lvl w:ilvl="6" w:tplc="7296870C">
      <w:start w:val="1"/>
      <w:numFmt w:val="bullet"/>
      <w:lvlText w:val=""/>
      <w:lvlJc w:val="left"/>
      <w:pPr>
        <w:ind w:left="5040" w:hanging="360"/>
      </w:pPr>
      <w:rPr>
        <w:rFonts w:ascii="Symbol" w:hAnsi="Symbol" w:hint="default"/>
      </w:rPr>
    </w:lvl>
    <w:lvl w:ilvl="7" w:tplc="7E1C92E6">
      <w:start w:val="1"/>
      <w:numFmt w:val="bullet"/>
      <w:lvlText w:val="o"/>
      <w:lvlJc w:val="left"/>
      <w:pPr>
        <w:ind w:left="5760" w:hanging="360"/>
      </w:pPr>
      <w:rPr>
        <w:rFonts w:ascii="Courier New" w:hAnsi="Courier New" w:hint="default"/>
      </w:rPr>
    </w:lvl>
    <w:lvl w:ilvl="8" w:tplc="1F0C7C7C">
      <w:start w:val="1"/>
      <w:numFmt w:val="bullet"/>
      <w:lvlText w:val=""/>
      <w:lvlJc w:val="left"/>
      <w:pPr>
        <w:ind w:left="6480" w:hanging="360"/>
      </w:pPr>
      <w:rPr>
        <w:rFonts w:ascii="Wingdings" w:hAnsi="Wingdings" w:hint="default"/>
      </w:rPr>
    </w:lvl>
  </w:abstractNum>
  <w:abstractNum w:abstractNumId="63" w15:restartNumberingAfterBreak="0">
    <w:nsid w:val="0999AC55"/>
    <w:multiLevelType w:val="hybridMultilevel"/>
    <w:tmpl w:val="8370FABC"/>
    <w:lvl w:ilvl="0" w:tplc="B7D28522">
      <w:start w:val="1"/>
      <w:numFmt w:val="bullet"/>
      <w:lvlText w:val=""/>
      <w:lvlJc w:val="left"/>
      <w:pPr>
        <w:ind w:left="720" w:hanging="360"/>
      </w:pPr>
      <w:rPr>
        <w:rFonts w:ascii="Symbol" w:hAnsi="Symbol" w:hint="default"/>
      </w:rPr>
    </w:lvl>
    <w:lvl w:ilvl="1" w:tplc="F44EDE22">
      <w:start w:val="1"/>
      <w:numFmt w:val="bullet"/>
      <w:lvlText w:val="·"/>
      <w:lvlJc w:val="left"/>
      <w:pPr>
        <w:ind w:left="1440" w:hanging="360"/>
      </w:pPr>
      <w:rPr>
        <w:rFonts w:ascii="Symbol" w:hAnsi="Symbol" w:hint="default"/>
      </w:rPr>
    </w:lvl>
    <w:lvl w:ilvl="2" w:tplc="46883996">
      <w:start w:val="1"/>
      <w:numFmt w:val="bullet"/>
      <w:lvlText w:val=""/>
      <w:lvlJc w:val="left"/>
      <w:pPr>
        <w:ind w:left="2160" w:hanging="360"/>
      </w:pPr>
      <w:rPr>
        <w:rFonts w:ascii="Wingdings" w:hAnsi="Wingdings" w:hint="default"/>
      </w:rPr>
    </w:lvl>
    <w:lvl w:ilvl="3" w:tplc="BCA495C8">
      <w:start w:val="1"/>
      <w:numFmt w:val="bullet"/>
      <w:lvlText w:val=""/>
      <w:lvlJc w:val="left"/>
      <w:pPr>
        <w:ind w:left="2880" w:hanging="360"/>
      </w:pPr>
      <w:rPr>
        <w:rFonts w:ascii="Symbol" w:hAnsi="Symbol" w:hint="default"/>
      </w:rPr>
    </w:lvl>
    <w:lvl w:ilvl="4" w:tplc="8E609364">
      <w:start w:val="1"/>
      <w:numFmt w:val="bullet"/>
      <w:lvlText w:val="o"/>
      <w:lvlJc w:val="left"/>
      <w:pPr>
        <w:ind w:left="3600" w:hanging="360"/>
      </w:pPr>
      <w:rPr>
        <w:rFonts w:ascii="Courier New" w:hAnsi="Courier New" w:hint="default"/>
      </w:rPr>
    </w:lvl>
    <w:lvl w:ilvl="5" w:tplc="03088180">
      <w:start w:val="1"/>
      <w:numFmt w:val="bullet"/>
      <w:lvlText w:val=""/>
      <w:lvlJc w:val="left"/>
      <w:pPr>
        <w:ind w:left="4320" w:hanging="360"/>
      </w:pPr>
      <w:rPr>
        <w:rFonts w:ascii="Wingdings" w:hAnsi="Wingdings" w:hint="default"/>
      </w:rPr>
    </w:lvl>
    <w:lvl w:ilvl="6" w:tplc="889A067A">
      <w:start w:val="1"/>
      <w:numFmt w:val="bullet"/>
      <w:lvlText w:val=""/>
      <w:lvlJc w:val="left"/>
      <w:pPr>
        <w:ind w:left="5040" w:hanging="360"/>
      </w:pPr>
      <w:rPr>
        <w:rFonts w:ascii="Symbol" w:hAnsi="Symbol" w:hint="default"/>
      </w:rPr>
    </w:lvl>
    <w:lvl w:ilvl="7" w:tplc="C2805DEE">
      <w:start w:val="1"/>
      <w:numFmt w:val="bullet"/>
      <w:lvlText w:val="o"/>
      <w:lvlJc w:val="left"/>
      <w:pPr>
        <w:ind w:left="5760" w:hanging="360"/>
      </w:pPr>
      <w:rPr>
        <w:rFonts w:ascii="Courier New" w:hAnsi="Courier New" w:hint="default"/>
      </w:rPr>
    </w:lvl>
    <w:lvl w:ilvl="8" w:tplc="D67E4C6C">
      <w:start w:val="1"/>
      <w:numFmt w:val="bullet"/>
      <w:lvlText w:val=""/>
      <w:lvlJc w:val="left"/>
      <w:pPr>
        <w:ind w:left="6480" w:hanging="360"/>
      </w:pPr>
      <w:rPr>
        <w:rFonts w:ascii="Wingdings" w:hAnsi="Wingdings" w:hint="default"/>
      </w:rPr>
    </w:lvl>
  </w:abstractNum>
  <w:abstractNum w:abstractNumId="64" w15:restartNumberingAfterBreak="0">
    <w:nsid w:val="09A2C4F0"/>
    <w:multiLevelType w:val="hybridMultilevel"/>
    <w:tmpl w:val="E89E9928"/>
    <w:lvl w:ilvl="0" w:tplc="03202BDE">
      <w:start w:val="1"/>
      <w:numFmt w:val="bullet"/>
      <w:lvlText w:val=""/>
      <w:lvlJc w:val="left"/>
      <w:pPr>
        <w:ind w:left="720" w:hanging="360"/>
      </w:pPr>
      <w:rPr>
        <w:rFonts w:ascii="Symbol" w:hAnsi="Symbol" w:hint="default"/>
      </w:rPr>
    </w:lvl>
    <w:lvl w:ilvl="1" w:tplc="6CCEAB88">
      <w:start w:val="1"/>
      <w:numFmt w:val="bullet"/>
      <w:lvlText w:val="·"/>
      <w:lvlJc w:val="left"/>
      <w:pPr>
        <w:ind w:left="1440" w:hanging="360"/>
      </w:pPr>
      <w:rPr>
        <w:rFonts w:ascii="Symbol" w:hAnsi="Symbol" w:hint="default"/>
      </w:rPr>
    </w:lvl>
    <w:lvl w:ilvl="2" w:tplc="F4EA71B6">
      <w:start w:val="1"/>
      <w:numFmt w:val="bullet"/>
      <w:lvlText w:val=""/>
      <w:lvlJc w:val="left"/>
      <w:pPr>
        <w:ind w:left="2160" w:hanging="360"/>
      </w:pPr>
      <w:rPr>
        <w:rFonts w:ascii="Wingdings" w:hAnsi="Wingdings" w:hint="default"/>
      </w:rPr>
    </w:lvl>
    <w:lvl w:ilvl="3" w:tplc="D2CED4A6">
      <w:start w:val="1"/>
      <w:numFmt w:val="bullet"/>
      <w:lvlText w:val=""/>
      <w:lvlJc w:val="left"/>
      <w:pPr>
        <w:ind w:left="2880" w:hanging="360"/>
      </w:pPr>
      <w:rPr>
        <w:rFonts w:ascii="Symbol" w:hAnsi="Symbol" w:hint="default"/>
      </w:rPr>
    </w:lvl>
    <w:lvl w:ilvl="4" w:tplc="6C1AAA4A">
      <w:start w:val="1"/>
      <w:numFmt w:val="bullet"/>
      <w:lvlText w:val="o"/>
      <w:lvlJc w:val="left"/>
      <w:pPr>
        <w:ind w:left="3600" w:hanging="360"/>
      </w:pPr>
      <w:rPr>
        <w:rFonts w:ascii="Courier New" w:hAnsi="Courier New" w:hint="default"/>
      </w:rPr>
    </w:lvl>
    <w:lvl w:ilvl="5" w:tplc="5D1EA194">
      <w:start w:val="1"/>
      <w:numFmt w:val="bullet"/>
      <w:lvlText w:val=""/>
      <w:lvlJc w:val="left"/>
      <w:pPr>
        <w:ind w:left="4320" w:hanging="360"/>
      </w:pPr>
      <w:rPr>
        <w:rFonts w:ascii="Wingdings" w:hAnsi="Wingdings" w:hint="default"/>
      </w:rPr>
    </w:lvl>
    <w:lvl w:ilvl="6" w:tplc="24A2A67C">
      <w:start w:val="1"/>
      <w:numFmt w:val="bullet"/>
      <w:lvlText w:val=""/>
      <w:lvlJc w:val="left"/>
      <w:pPr>
        <w:ind w:left="5040" w:hanging="360"/>
      </w:pPr>
      <w:rPr>
        <w:rFonts w:ascii="Symbol" w:hAnsi="Symbol" w:hint="default"/>
      </w:rPr>
    </w:lvl>
    <w:lvl w:ilvl="7" w:tplc="8056C556">
      <w:start w:val="1"/>
      <w:numFmt w:val="bullet"/>
      <w:lvlText w:val="o"/>
      <w:lvlJc w:val="left"/>
      <w:pPr>
        <w:ind w:left="5760" w:hanging="360"/>
      </w:pPr>
      <w:rPr>
        <w:rFonts w:ascii="Courier New" w:hAnsi="Courier New" w:hint="default"/>
      </w:rPr>
    </w:lvl>
    <w:lvl w:ilvl="8" w:tplc="F174AFFA">
      <w:start w:val="1"/>
      <w:numFmt w:val="bullet"/>
      <w:lvlText w:val=""/>
      <w:lvlJc w:val="left"/>
      <w:pPr>
        <w:ind w:left="6480" w:hanging="360"/>
      </w:pPr>
      <w:rPr>
        <w:rFonts w:ascii="Wingdings" w:hAnsi="Wingdings" w:hint="default"/>
      </w:rPr>
    </w:lvl>
  </w:abstractNum>
  <w:abstractNum w:abstractNumId="65" w15:restartNumberingAfterBreak="0">
    <w:nsid w:val="09BD9E2C"/>
    <w:multiLevelType w:val="hybridMultilevel"/>
    <w:tmpl w:val="13D4231E"/>
    <w:lvl w:ilvl="0" w:tplc="BFFA583E">
      <w:start w:val="1"/>
      <w:numFmt w:val="decimal"/>
      <w:lvlText w:val="%1."/>
      <w:lvlJc w:val="left"/>
      <w:pPr>
        <w:ind w:left="720" w:hanging="360"/>
      </w:pPr>
    </w:lvl>
    <w:lvl w:ilvl="1" w:tplc="9656C9A6">
      <w:start w:val="1"/>
      <w:numFmt w:val="lowerLetter"/>
      <w:lvlText w:val="%2."/>
      <w:lvlJc w:val="left"/>
      <w:pPr>
        <w:ind w:left="1440" w:hanging="360"/>
      </w:pPr>
    </w:lvl>
    <w:lvl w:ilvl="2" w:tplc="867E3A7C">
      <w:start w:val="1"/>
      <w:numFmt w:val="lowerRoman"/>
      <w:lvlText w:val="%3."/>
      <w:lvlJc w:val="right"/>
      <w:pPr>
        <w:ind w:left="2160" w:hanging="180"/>
      </w:pPr>
    </w:lvl>
    <w:lvl w:ilvl="3" w:tplc="FB965084">
      <w:start w:val="1"/>
      <w:numFmt w:val="decimal"/>
      <w:lvlText w:val="%4."/>
      <w:lvlJc w:val="left"/>
      <w:pPr>
        <w:ind w:left="2880" w:hanging="360"/>
      </w:pPr>
    </w:lvl>
    <w:lvl w:ilvl="4" w:tplc="5874D586">
      <w:start w:val="1"/>
      <w:numFmt w:val="lowerLetter"/>
      <w:lvlText w:val="%5."/>
      <w:lvlJc w:val="left"/>
      <w:pPr>
        <w:ind w:left="3600" w:hanging="360"/>
      </w:pPr>
    </w:lvl>
    <w:lvl w:ilvl="5" w:tplc="17405D94">
      <w:start w:val="1"/>
      <w:numFmt w:val="lowerRoman"/>
      <w:lvlText w:val="%6."/>
      <w:lvlJc w:val="right"/>
      <w:pPr>
        <w:ind w:left="4320" w:hanging="180"/>
      </w:pPr>
    </w:lvl>
    <w:lvl w:ilvl="6" w:tplc="4992E9B2">
      <w:start w:val="1"/>
      <w:numFmt w:val="decimal"/>
      <w:lvlText w:val="%7."/>
      <w:lvlJc w:val="left"/>
      <w:pPr>
        <w:ind w:left="5040" w:hanging="360"/>
      </w:pPr>
    </w:lvl>
    <w:lvl w:ilvl="7" w:tplc="F5F42228">
      <w:start w:val="1"/>
      <w:numFmt w:val="lowerLetter"/>
      <w:lvlText w:val="%8."/>
      <w:lvlJc w:val="left"/>
      <w:pPr>
        <w:ind w:left="5760" w:hanging="360"/>
      </w:pPr>
    </w:lvl>
    <w:lvl w:ilvl="8" w:tplc="C97044BA">
      <w:start w:val="1"/>
      <w:numFmt w:val="lowerRoman"/>
      <w:lvlText w:val="%9."/>
      <w:lvlJc w:val="right"/>
      <w:pPr>
        <w:ind w:left="6480" w:hanging="180"/>
      </w:pPr>
    </w:lvl>
  </w:abstractNum>
  <w:abstractNum w:abstractNumId="66" w15:restartNumberingAfterBreak="0">
    <w:nsid w:val="0A09C41F"/>
    <w:multiLevelType w:val="hybridMultilevel"/>
    <w:tmpl w:val="475C26A4"/>
    <w:lvl w:ilvl="0" w:tplc="B4824F22">
      <w:start w:val="1"/>
      <w:numFmt w:val="decimal"/>
      <w:lvlText w:val="%1."/>
      <w:lvlJc w:val="left"/>
      <w:pPr>
        <w:ind w:left="720" w:hanging="360"/>
      </w:pPr>
    </w:lvl>
    <w:lvl w:ilvl="1" w:tplc="4F4C974C">
      <w:start w:val="1"/>
      <w:numFmt w:val="lowerLetter"/>
      <w:lvlText w:val="%2."/>
      <w:lvlJc w:val="left"/>
      <w:pPr>
        <w:ind w:left="1440" w:hanging="360"/>
      </w:pPr>
    </w:lvl>
    <w:lvl w:ilvl="2" w:tplc="E736A8B4">
      <w:start w:val="2"/>
      <w:numFmt w:val="lowerRoman"/>
      <w:lvlText w:val="%3."/>
      <w:lvlJc w:val="right"/>
      <w:pPr>
        <w:ind w:left="2160" w:hanging="180"/>
      </w:pPr>
    </w:lvl>
    <w:lvl w:ilvl="3" w:tplc="869C77E6">
      <w:start w:val="1"/>
      <w:numFmt w:val="decimal"/>
      <w:lvlText w:val="%4."/>
      <w:lvlJc w:val="left"/>
      <w:pPr>
        <w:ind w:left="2880" w:hanging="360"/>
      </w:pPr>
    </w:lvl>
    <w:lvl w:ilvl="4" w:tplc="39D60FE4">
      <w:start w:val="1"/>
      <w:numFmt w:val="lowerLetter"/>
      <w:lvlText w:val="%5."/>
      <w:lvlJc w:val="left"/>
      <w:pPr>
        <w:ind w:left="3600" w:hanging="360"/>
      </w:pPr>
    </w:lvl>
    <w:lvl w:ilvl="5" w:tplc="16725DD6">
      <w:start w:val="1"/>
      <w:numFmt w:val="lowerRoman"/>
      <w:lvlText w:val="%6."/>
      <w:lvlJc w:val="right"/>
      <w:pPr>
        <w:ind w:left="4320" w:hanging="180"/>
      </w:pPr>
    </w:lvl>
    <w:lvl w:ilvl="6" w:tplc="73284576">
      <w:start w:val="1"/>
      <w:numFmt w:val="decimal"/>
      <w:lvlText w:val="%7."/>
      <w:lvlJc w:val="left"/>
      <w:pPr>
        <w:ind w:left="5040" w:hanging="360"/>
      </w:pPr>
    </w:lvl>
    <w:lvl w:ilvl="7" w:tplc="44C0EDFA">
      <w:start w:val="1"/>
      <w:numFmt w:val="lowerLetter"/>
      <w:lvlText w:val="%8."/>
      <w:lvlJc w:val="left"/>
      <w:pPr>
        <w:ind w:left="5760" w:hanging="360"/>
      </w:pPr>
    </w:lvl>
    <w:lvl w:ilvl="8" w:tplc="14D446A4">
      <w:start w:val="1"/>
      <w:numFmt w:val="lowerRoman"/>
      <w:lvlText w:val="%9."/>
      <w:lvlJc w:val="right"/>
      <w:pPr>
        <w:ind w:left="6480" w:hanging="180"/>
      </w:pPr>
    </w:lvl>
  </w:abstractNum>
  <w:abstractNum w:abstractNumId="67" w15:restartNumberingAfterBreak="0">
    <w:nsid w:val="0A169828"/>
    <w:multiLevelType w:val="hybridMultilevel"/>
    <w:tmpl w:val="DF1481B6"/>
    <w:lvl w:ilvl="0" w:tplc="9FE0CDF4">
      <w:start w:val="1"/>
      <w:numFmt w:val="decimal"/>
      <w:lvlText w:val="%1."/>
      <w:lvlJc w:val="left"/>
      <w:pPr>
        <w:ind w:left="720" w:hanging="360"/>
      </w:pPr>
    </w:lvl>
    <w:lvl w:ilvl="1" w:tplc="9B488956">
      <w:start w:val="1"/>
      <w:numFmt w:val="lowerLetter"/>
      <w:lvlText w:val="%2."/>
      <w:lvlJc w:val="left"/>
      <w:pPr>
        <w:ind w:left="1440" w:hanging="360"/>
      </w:pPr>
    </w:lvl>
    <w:lvl w:ilvl="2" w:tplc="0A026E32">
      <w:start w:val="1"/>
      <w:numFmt w:val="lowerRoman"/>
      <w:lvlText w:val="%3."/>
      <w:lvlJc w:val="right"/>
      <w:pPr>
        <w:ind w:left="2160" w:hanging="180"/>
      </w:pPr>
    </w:lvl>
    <w:lvl w:ilvl="3" w:tplc="ED5A37B6">
      <w:start w:val="1"/>
      <w:numFmt w:val="decimal"/>
      <w:lvlText w:val="%4."/>
      <w:lvlJc w:val="left"/>
      <w:pPr>
        <w:ind w:left="2880" w:hanging="360"/>
      </w:pPr>
    </w:lvl>
    <w:lvl w:ilvl="4" w:tplc="8F449526">
      <w:start w:val="1"/>
      <w:numFmt w:val="lowerLetter"/>
      <w:lvlText w:val="%5."/>
      <w:lvlJc w:val="left"/>
      <w:pPr>
        <w:ind w:left="3600" w:hanging="360"/>
      </w:pPr>
    </w:lvl>
    <w:lvl w:ilvl="5" w:tplc="3BDE0AD0">
      <w:start w:val="1"/>
      <w:numFmt w:val="lowerRoman"/>
      <w:lvlText w:val="%6."/>
      <w:lvlJc w:val="right"/>
      <w:pPr>
        <w:ind w:left="4320" w:hanging="180"/>
      </w:pPr>
    </w:lvl>
    <w:lvl w:ilvl="6" w:tplc="4CAA9378">
      <w:start w:val="1"/>
      <w:numFmt w:val="decimal"/>
      <w:lvlText w:val="%7."/>
      <w:lvlJc w:val="left"/>
      <w:pPr>
        <w:ind w:left="5040" w:hanging="360"/>
      </w:pPr>
    </w:lvl>
    <w:lvl w:ilvl="7" w:tplc="D632B5DE">
      <w:start w:val="1"/>
      <w:numFmt w:val="lowerLetter"/>
      <w:lvlText w:val="%8."/>
      <w:lvlJc w:val="left"/>
      <w:pPr>
        <w:ind w:left="5760" w:hanging="360"/>
      </w:pPr>
    </w:lvl>
    <w:lvl w:ilvl="8" w:tplc="A002FE7E">
      <w:start w:val="1"/>
      <w:numFmt w:val="lowerRoman"/>
      <w:lvlText w:val="%9."/>
      <w:lvlJc w:val="right"/>
      <w:pPr>
        <w:ind w:left="6480" w:hanging="180"/>
      </w:pPr>
    </w:lvl>
  </w:abstractNum>
  <w:abstractNum w:abstractNumId="68" w15:restartNumberingAfterBreak="0">
    <w:nsid w:val="0A1D8C8B"/>
    <w:multiLevelType w:val="hybridMultilevel"/>
    <w:tmpl w:val="1EDE7454"/>
    <w:lvl w:ilvl="0" w:tplc="5F141826">
      <w:start w:val="1"/>
      <w:numFmt w:val="decimal"/>
      <w:lvlText w:val="%1."/>
      <w:lvlJc w:val="left"/>
      <w:pPr>
        <w:ind w:left="720" w:hanging="360"/>
      </w:pPr>
    </w:lvl>
    <w:lvl w:ilvl="1" w:tplc="D8523C42">
      <w:start w:val="1"/>
      <w:numFmt w:val="lowerLetter"/>
      <w:lvlText w:val="%2."/>
      <w:lvlJc w:val="left"/>
      <w:pPr>
        <w:ind w:left="1440" w:hanging="360"/>
      </w:pPr>
    </w:lvl>
    <w:lvl w:ilvl="2" w:tplc="0F5465FC">
      <w:start w:val="1"/>
      <w:numFmt w:val="lowerRoman"/>
      <w:lvlText w:val="%3."/>
      <w:lvlJc w:val="right"/>
      <w:pPr>
        <w:ind w:left="2160" w:hanging="180"/>
      </w:pPr>
    </w:lvl>
    <w:lvl w:ilvl="3" w:tplc="F6EEBDD0">
      <w:start w:val="2"/>
      <w:numFmt w:val="decimal"/>
      <w:lvlText w:val="%4."/>
      <w:lvlJc w:val="left"/>
      <w:pPr>
        <w:ind w:left="2880" w:hanging="360"/>
      </w:pPr>
    </w:lvl>
    <w:lvl w:ilvl="4" w:tplc="74AEC106">
      <w:start w:val="1"/>
      <w:numFmt w:val="lowerLetter"/>
      <w:lvlText w:val="%5."/>
      <w:lvlJc w:val="left"/>
      <w:pPr>
        <w:ind w:left="3600" w:hanging="360"/>
      </w:pPr>
    </w:lvl>
    <w:lvl w:ilvl="5" w:tplc="83F238C8">
      <w:start w:val="1"/>
      <w:numFmt w:val="lowerRoman"/>
      <w:lvlText w:val="%6."/>
      <w:lvlJc w:val="right"/>
      <w:pPr>
        <w:ind w:left="4320" w:hanging="180"/>
      </w:pPr>
    </w:lvl>
    <w:lvl w:ilvl="6" w:tplc="DD84CB00">
      <w:start w:val="1"/>
      <w:numFmt w:val="decimal"/>
      <w:lvlText w:val="%7."/>
      <w:lvlJc w:val="left"/>
      <w:pPr>
        <w:ind w:left="5040" w:hanging="360"/>
      </w:pPr>
    </w:lvl>
    <w:lvl w:ilvl="7" w:tplc="3F42357C">
      <w:start w:val="1"/>
      <w:numFmt w:val="lowerLetter"/>
      <w:lvlText w:val="%8."/>
      <w:lvlJc w:val="left"/>
      <w:pPr>
        <w:ind w:left="5760" w:hanging="360"/>
      </w:pPr>
    </w:lvl>
    <w:lvl w:ilvl="8" w:tplc="67EE70EC">
      <w:start w:val="1"/>
      <w:numFmt w:val="lowerRoman"/>
      <w:lvlText w:val="%9."/>
      <w:lvlJc w:val="right"/>
      <w:pPr>
        <w:ind w:left="6480" w:hanging="180"/>
      </w:pPr>
    </w:lvl>
  </w:abstractNum>
  <w:abstractNum w:abstractNumId="69" w15:restartNumberingAfterBreak="0">
    <w:nsid w:val="0A3E252E"/>
    <w:multiLevelType w:val="hybridMultilevel"/>
    <w:tmpl w:val="74BCC7EA"/>
    <w:lvl w:ilvl="0" w:tplc="04090003">
      <w:start w:val="1"/>
      <w:numFmt w:val="bullet"/>
      <w:lvlText w:val="o"/>
      <w:lvlJc w:val="left"/>
      <w:pPr>
        <w:ind w:left="1170" w:hanging="360"/>
      </w:pPr>
      <w:rPr>
        <w:rFonts w:ascii="Courier New" w:hAnsi="Courier New" w:cs="Courier New"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A842E02"/>
    <w:multiLevelType w:val="hybridMultilevel"/>
    <w:tmpl w:val="CA9EC440"/>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0AFF168A"/>
    <w:multiLevelType w:val="hybridMultilevel"/>
    <w:tmpl w:val="97DA1B8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0B612DBC"/>
    <w:multiLevelType w:val="hybridMultilevel"/>
    <w:tmpl w:val="A5CAA9A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3" w15:restartNumberingAfterBreak="0">
    <w:nsid w:val="0B7D50DA"/>
    <w:multiLevelType w:val="hybridMultilevel"/>
    <w:tmpl w:val="A9A498EA"/>
    <w:lvl w:ilvl="0" w:tplc="E19A4EFE">
      <w:start w:val="1"/>
      <w:numFmt w:val="bullet"/>
      <w:lvlText w:val="o"/>
      <w:lvlJc w:val="left"/>
      <w:pPr>
        <w:ind w:left="720" w:hanging="360"/>
      </w:pPr>
      <w:rPr>
        <w:rFonts w:ascii="&quot;Courier New&quot;" w:hAnsi="&quot;Courier New&quot;" w:hint="default"/>
      </w:rPr>
    </w:lvl>
    <w:lvl w:ilvl="1" w:tplc="F266D1A0">
      <w:start w:val="1"/>
      <w:numFmt w:val="bullet"/>
      <w:lvlText w:val="o"/>
      <w:lvlJc w:val="left"/>
      <w:pPr>
        <w:ind w:left="1440" w:hanging="360"/>
      </w:pPr>
      <w:rPr>
        <w:rFonts w:ascii="Courier New" w:hAnsi="Courier New" w:hint="default"/>
      </w:rPr>
    </w:lvl>
    <w:lvl w:ilvl="2" w:tplc="5CC46502">
      <w:start w:val="1"/>
      <w:numFmt w:val="bullet"/>
      <w:lvlText w:val=""/>
      <w:lvlJc w:val="left"/>
      <w:pPr>
        <w:ind w:left="2160" w:hanging="360"/>
      </w:pPr>
      <w:rPr>
        <w:rFonts w:ascii="Wingdings" w:hAnsi="Wingdings" w:hint="default"/>
      </w:rPr>
    </w:lvl>
    <w:lvl w:ilvl="3" w:tplc="750A6632">
      <w:start w:val="1"/>
      <w:numFmt w:val="bullet"/>
      <w:lvlText w:val=""/>
      <w:lvlJc w:val="left"/>
      <w:pPr>
        <w:ind w:left="2880" w:hanging="360"/>
      </w:pPr>
      <w:rPr>
        <w:rFonts w:ascii="Symbol" w:hAnsi="Symbol" w:hint="default"/>
      </w:rPr>
    </w:lvl>
    <w:lvl w:ilvl="4" w:tplc="E1E25F82">
      <w:start w:val="1"/>
      <w:numFmt w:val="bullet"/>
      <w:lvlText w:val="o"/>
      <w:lvlJc w:val="left"/>
      <w:pPr>
        <w:ind w:left="3600" w:hanging="360"/>
      </w:pPr>
      <w:rPr>
        <w:rFonts w:ascii="Courier New" w:hAnsi="Courier New" w:hint="default"/>
      </w:rPr>
    </w:lvl>
    <w:lvl w:ilvl="5" w:tplc="725A837A">
      <w:start w:val="1"/>
      <w:numFmt w:val="bullet"/>
      <w:lvlText w:val=""/>
      <w:lvlJc w:val="left"/>
      <w:pPr>
        <w:ind w:left="4320" w:hanging="360"/>
      </w:pPr>
      <w:rPr>
        <w:rFonts w:ascii="Wingdings" w:hAnsi="Wingdings" w:hint="default"/>
      </w:rPr>
    </w:lvl>
    <w:lvl w:ilvl="6" w:tplc="457614B6">
      <w:start w:val="1"/>
      <w:numFmt w:val="bullet"/>
      <w:lvlText w:val=""/>
      <w:lvlJc w:val="left"/>
      <w:pPr>
        <w:ind w:left="5040" w:hanging="360"/>
      </w:pPr>
      <w:rPr>
        <w:rFonts w:ascii="Symbol" w:hAnsi="Symbol" w:hint="default"/>
      </w:rPr>
    </w:lvl>
    <w:lvl w:ilvl="7" w:tplc="E892C1FC">
      <w:start w:val="1"/>
      <w:numFmt w:val="bullet"/>
      <w:lvlText w:val="o"/>
      <w:lvlJc w:val="left"/>
      <w:pPr>
        <w:ind w:left="5760" w:hanging="360"/>
      </w:pPr>
      <w:rPr>
        <w:rFonts w:ascii="Courier New" w:hAnsi="Courier New" w:hint="default"/>
      </w:rPr>
    </w:lvl>
    <w:lvl w:ilvl="8" w:tplc="6CD6AAB8">
      <w:start w:val="1"/>
      <w:numFmt w:val="bullet"/>
      <w:lvlText w:val=""/>
      <w:lvlJc w:val="left"/>
      <w:pPr>
        <w:ind w:left="6480" w:hanging="360"/>
      </w:pPr>
      <w:rPr>
        <w:rFonts w:ascii="Wingdings" w:hAnsi="Wingdings" w:hint="default"/>
      </w:rPr>
    </w:lvl>
  </w:abstractNum>
  <w:abstractNum w:abstractNumId="74" w15:restartNumberingAfterBreak="0">
    <w:nsid w:val="0B96251A"/>
    <w:multiLevelType w:val="hybridMultilevel"/>
    <w:tmpl w:val="6AF24438"/>
    <w:lvl w:ilvl="0" w:tplc="71461184">
      <w:start w:val="1"/>
      <w:numFmt w:val="bullet"/>
      <w:lvlText w:val=""/>
      <w:lvlJc w:val="left"/>
      <w:pPr>
        <w:ind w:left="720" w:hanging="360"/>
      </w:pPr>
      <w:rPr>
        <w:rFonts w:ascii="Symbol" w:hAnsi="Symbol" w:hint="default"/>
      </w:rPr>
    </w:lvl>
    <w:lvl w:ilvl="1" w:tplc="425E967C">
      <w:start w:val="1"/>
      <w:numFmt w:val="bullet"/>
      <w:lvlText w:val="o"/>
      <w:lvlJc w:val="left"/>
      <w:pPr>
        <w:ind w:left="1440" w:hanging="360"/>
      </w:pPr>
      <w:rPr>
        <w:rFonts w:ascii="&quot;Courier New&quot;" w:hAnsi="&quot;Courier New&quot;" w:hint="default"/>
      </w:rPr>
    </w:lvl>
    <w:lvl w:ilvl="2" w:tplc="A44691A2">
      <w:start w:val="1"/>
      <w:numFmt w:val="bullet"/>
      <w:lvlText w:val=""/>
      <w:lvlJc w:val="left"/>
      <w:pPr>
        <w:ind w:left="2160" w:hanging="360"/>
      </w:pPr>
      <w:rPr>
        <w:rFonts w:ascii="Wingdings" w:hAnsi="Wingdings" w:hint="default"/>
      </w:rPr>
    </w:lvl>
    <w:lvl w:ilvl="3" w:tplc="98267B74">
      <w:start w:val="1"/>
      <w:numFmt w:val="bullet"/>
      <w:lvlText w:val=""/>
      <w:lvlJc w:val="left"/>
      <w:pPr>
        <w:ind w:left="2880" w:hanging="360"/>
      </w:pPr>
      <w:rPr>
        <w:rFonts w:ascii="Symbol" w:hAnsi="Symbol" w:hint="default"/>
      </w:rPr>
    </w:lvl>
    <w:lvl w:ilvl="4" w:tplc="784C8B8E">
      <w:start w:val="1"/>
      <w:numFmt w:val="bullet"/>
      <w:lvlText w:val="o"/>
      <w:lvlJc w:val="left"/>
      <w:pPr>
        <w:ind w:left="3600" w:hanging="360"/>
      </w:pPr>
      <w:rPr>
        <w:rFonts w:ascii="Courier New" w:hAnsi="Courier New" w:hint="default"/>
      </w:rPr>
    </w:lvl>
    <w:lvl w:ilvl="5" w:tplc="4E8EF634">
      <w:start w:val="1"/>
      <w:numFmt w:val="bullet"/>
      <w:lvlText w:val=""/>
      <w:lvlJc w:val="left"/>
      <w:pPr>
        <w:ind w:left="4320" w:hanging="360"/>
      </w:pPr>
      <w:rPr>
        <w:rFonts w:ascii="Wingdings" w:hAnsi="Wingdings" w:hint="default"/>
      </w:rPr>
    </w:lvl>
    <w:lvl w:ilvl="6" w:tplc="EF52B624">
      <w:start w:val="1"/>
      <w:numFmt w:val="bullet"/>
      <w:lvlText w:val=""/>
      <w:lvlJc w:val="left"/>
      <w:pPr>
        <w:ind w:left="5040" w:hanging="360"/>
      </w:pPr>
      <w:rPr>
        <w:rFonts w:ascii="Symbol" w:hAnsi="Symbol" w:hint="default"/>
      </w:rPr>
    </w:lvl>
    <w:lvl w:ilvl="7" w:tplc="F9D85F06">
      <w:start w:val="1"/>
      <w:numFmt w:val="bullet"/>
      <w:lvlText w:val="o"/>
      <w:lvlJc w:val="left"/>
      <w:pPr>
        <w:ind w:left="5760" w:hanging="360"/>
      </w:pPr>
      <w:rPr>
        <w:rFonts w:ascii="Courier New" w:hAnsi="Courier New" w:hint="default"/>
      </w:rPr>
    </w:lvl>
    <w:lvl w:ilvl="8" w:tplc="F5C08B44">
      <w:start w:val="1"/>
      <w:numFmt w:val="bullet"/>
      <w:lvlText w:val=""/>
      <w:lvlJc w:val="left"/>
      <w:pPr>
        <w:ind w:left="6480" w:hanging="360"/>
      </w:pPr>
      <w:rPr>
        <w:rFonts w:ascii="Wingdings" w:hAnsi="Wingdings" w:hint="default"/>
      </w:rPr>
    </w:lvl>
  </w:abstractNum>
  <w:abstractNum w:abstractNumId="75" w15:restartNumberingAfterBreak="0">
    <w:nsid w:val="0BC3615B"/>
    <w:multiLevelType w:val="hybridMultilevel"/>
    <w:tmpl w:val="DB84F656"/>
    <w:lvl w:ilvl="0" w:tplc="D9982036">
      <w:start w:val="1"/>
      <w:numFmt w:val="decimal"/>
      <w:lvlText w:val="%1."/>
      <w:lvlJc w:val="left"/>
      <w:pPr>
        <w:ind w:left="720" w:hanging="360"/>
      </w:pPr>
    </w:lvl>
    <w:lvl w:ilvl="1" w:tplc="26C82F18">
      <w:start w:val="1"/>
      <w:numFmt w:val="lowerLetter"/>
      <w:lvlText w:val="%2."/>
      <w:lvlJc w:val="left"/>
      <w:pPr>
        <w:ind w:left="1440" w:hanging="360"/>
      </w:pPr>
    </w:lvl>
    <w:lvl w:ilvl="2" w:tplc="200482CC">
      <w:start w:val="4"/>
      <w:numFmt w:val="lowerRoman"/>
      <w:lvlText w:val="%3."/>
      <w:lvlJc w:val="right"/>
      <w:pPr>
        <w:ind w:left="2160" w:hanging="180"/>
      </w:pPr>
    </w:lvl>
    <w:lvl w:ilvl="3" w:tplc="6480EA7C">
      <w:start w:val="1"/>
      <w:numFmt w:val="decimal"/>
      <w:lvlText w:val="%4."/>
      <w:lvlJc w:val="left"/>
      <w:pPr>
        <w:ind w:left="2880" w:hanging="360"/>
      </w:pPr>
    </w:lvl>
    <w:lvl w:ilvl="4" w:tplc="2C8C823E">
      <w:start w:val="1"/>
      <w:numFmt w:val="lowerLetter"/>
      <w:lvlText w:val="%5."/>
      <w:lvlJc w:val="left"/>
      <w:pPr>
        <w:ind w:left="3600" w:hanging="360"/>
      </w:pPr>
    </w:lvl>
    <w:lvl w:ilvl="5" w:tplc="F9360EAC">
      <w:start w:val="1"/>
      <w:numFmt w:val="lowerRoman"/>
      <w:lvlText w:val="%6."/>
      <w:lvlJc w:val="right"/>
      <w:pPr>
        <w:ind w:left="4320" w:hanging="180"/>
      </w:pPr>
    </w:lvl>
    <w:lvl w:ilvl="6" w:tplc="2BF6D25E">
      <w:start w:val="1"/>
      <w:numFmt w:val="decimal"/>
      <w:lvlText w:val="%7."/>
      <w:lvlJc w:val="left"/>
      <w:pPr>
        <w:ind w:left="5040" w:hanging="360"/>
      </w:pPr>
    </w:lvl>
    <w:lvl w:ilvl="7" w:tplc="D868B7C6">
      <w:start w:val="1"/>
      <w:numFmt w:val="lowerLetter"/>
      <w:lvlText w:val="%8."/>
      <w:lvlJc w:val="left"/>
      <w:pPr>
        <w:ind w:left="5760" w:hanging="360"/>
      </w:pPr>
    </w:lvl>
    <w:lvl w:ilvl="8" w:tplc="ABDA3DAE">
      <w:start w:val="1"/>
      <w:numFmt w:val="lowerRoman"/>
      <w:lvlText w:val="%9."/>
      <w:lvlJc w:val="right"/>
      <w:pPr>
        <w:ind w:left="6480" w:hanging="180"/>
      </w:pPr>
    </w:lvl>
  </w:abstractNum>
  <w:abstractNum w:abstractNumId="76" w15:restartNumberingAfterBreak="0">
    <w:nsid w:val="0C037F8E"/>
    <w:multiLevelType w:val="hybridMultilevel"/>
    <w:tmpl w:val="8782297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C66387E"/>
    <w:multiLevelType w:val="hybridMultilevel"/>
    <w:tmpl w:val="02583A5A"/>
    <w:lvl w:ilvl="0" w:tplc="07720F4E">
      <w:start w:val="1"/>
      <w:numFmt w:val="decimal"/>
      <w:lvlText w:val="%1."/>
      <w:lvlJc w:val="left"/>
      <w:pPr>
        <w:ind w:left="720" w:hanging="360"/>
      </w:pPr>
    </w:lvl>
    <w:lvl w:ilvl="1" w:tplc="9F9210D0">
      <w:start w:val="1"/>
      <w:numFmt w:val="lowerLetter"/>
      <w:lvlText w:val="%2."/>
      <w:lvlJc w:val="left"/>
      <w:pPr>
        <w:ind w:left="1440" w:hanging="360"/>
      </w:pPr>
    </w:lvl>
    <w:lvl w:ilvl="2" w:tplc="796EDA80">
      <w:start w:val="2"/>
      <w:numFmt w:val="lowerRoman"/>
      <w:lvlText w:val="%3."/>
      <w:lvlJc w:val="right"/>
      <w:pPr>
        <w:ind w:left="2160" w:hanging="180"/>
      </w:pPr>
    </w:lvl>
    <w:lvl w:ilvl="3" w:tplc="EA0A2D50">
      <w:start w:val="1"/>
      <w:numFmt w:val="decimal"/>
      <w:lvlText w:val="%4."/>
      <w:lvlJc w:val="left"/>
      <w:pPr>
        <w:ind w:left="2880" w:hanging="360"/>
      </w:pPr>
    </w:lvl>
    <w:lvl w:ilvl="4" w:tplc="C2D88D6A">
      <w:start w:val="1"/>
      <w:numFmt w:val="lowerLetter"/>
      <w:lvlText w:val="%5."/>
      <w:lvlJc w:val="left"/>
      <w:pPr>
        <w:ind w:left="3600" w:hanging="360"/>
      </w:pPr>
    </w:lvl>
    <w:lvl w:ilvl="5" w:tplc="C6123ED2">
      <w:start w:val="1"/>
      <w:numFmt w:val="lowerRoman"/>
      <w:lvlText w:val="%6."/>
      <w:lvlJc w:val="right"/>
      <w:pPr>
        <w:ind w:left="4320" w:hanging="180"/>
      </w:pPr>
    </w:lvl>
    <w:lvl w:ilvl="6" w:tplc="62F6EA46">
      <w:start w:val="1"/>
      <w:numFmt w:val="decimal"/>
      <w:lvlText w:val="%7."/>
      <w:lvlJc w:val="left"/>
      <w:pPr>
        <w:ind w:left="5040" w:hanging="360"/>
      </w:pPr>
    </w:lvl>
    <w:lvl w:ilvl="7" w:tplc="08EA50E8">
      <w:start w:val="1"/>
      <w:numFmt w:val="lowerLetter"/>
      <w:lvlText w:val="%8."/>
      <w:lvlJc w:val="left"/>
      <w:pPr>
        <w:ind w:left="5760" w:hanging="360"/>
      </w:pPr>
    </w:lvl>
    <w:lvl w:ilvl="8" w:tplc="34F29784">
      <w:start w:val="1"/>
      <w:numFmt w:val="lowerRoman"/>
      <w:lvlText w:val="%9."/>
      <w:lvlJc w:val="right"/>
      <w:pPr>
        <w:ind w:left="6480" w:hanging="180"/>
      </w:pPr>
    </w:lvl>
  </w:abstractNum>
  <w:abstractNum w:abstractNumId="78" w15:restartNumberingAfterBreak="0">
    <w:nsid w:val="0C7C778B"/>
    <w:multiLevelType w:val="hybridMultilevel"/>
    <w:tmpl w:val="167C024C"/>
    <w:lvl w:ilvl="0" w:tplc="5622C81A">
      <w:start w:val="1"/>
      <w:numFmt w:val="bullet"/>
      <w:lvlText w:val="·"/>
      <w:lvlJc w:val="left"/>
      <w:pPr>
        <w:ind w:left="720" w:hanging="360"/>
      </w:pPr>
      <w:rPr>
        <w:rFonts w:ascii="Symbol" w:hAnsi="Symbol" w:hint="default"/>
      </w:rPr>
    </w:lvl>
    <w:lvl w:ilvl="1" w:tplc="20907AFE">
      <w:start w:val="1"/>
      <w:numFmt w:val="bullet"/>
      <w:lvlText w:val="o"/>
      <w:lvlJc w:val="left"/>
      <w:pPr>
        <w:ind w:left="1440" w:hanging="360"/>
      </w:pPr>
      <w:rPr>
        <w:rFonts w:ascii="Courier New" w:hAnsi="Courier New" w:hint="default"/>
      </w:rPr>
    </w:lvl>
    <w:lvl w:ilvl="2" w:tplc="C69495DC">
      <w:start w:val="1"/>
      <w:numFmt w:val="bullet"/>
      <w:lvlText w:val=""/>
      <w:lvlJc w:val="left"/>
      <w:pPr>
        <w:ind w:left="2160" w:hanging="360"/>
      </w:pPr>
      <w:rPr>
        <w:rFonts w:ascii="Wingdings" w:hAnsi="Wingdings" w:hint="default"/>
      </w:rPr>
    </w:lvl>
    <w:lvl w:ilvl="3" w:tplc="C5B2D232">
      <w:start w:val="1"/>
      <w:numFmt w:val="bullet"/>
      <w:lvlText w:val=""/>
      <w:lvlJc w:val="left"/>
      <w:pPr>
        <w:ind w:left="2880" w:hanging="360"/>
      </w:pPr>
      <w:rPr>
        <w:rFonts w:ascii="Symbol" w:hAnsi="Symbol" w:hint="default"/>
      </w:rPr>
    </w:lvl>
    <w:lvl w:ilvl="4" w:tplc="6758F8DA">
      <w:start w:val="1"/>
      <w:numFmt w:val="bullet"/>
      <w:lvlText w:val="o"/>
      <w:lvlJc w:val="left"/>
      <w:pPr>
        <w:ind w:left="3600" w:hanging="360"/>
      </w:pPr>
      <w:rPr>
        <w:rFonts w:ascii="Courier New" w:hAnsi="Courier New" w:hint="default"/>
      </w:rPr>
    </w:lvl>
    <w:lvl w:ilvl="5" w:tplc="7292E062">
      <w:start w:val="1"/>
      <w:numFmt w:val="bullet"/>
      <w:lvlText w:val=""/>
      <w:lvlJc w:val="left"/>
      <w:pPr>
        <w:ind w:left="4320" w:hanging="360"/>
      </w:pPr>
      <w:rPr>
        <w:rFonts w:ascii="Wingdings" w:hAnsi="Wingdings" w:hint="default"/>
      </w:rPr>
    </w:lvl>
    <w:lvl w:ilvl="6" w:tplc="99BAECEE">
      <w:start w:val="1"/>
      <w:numFmt w:val="bullet"/>
      <w:lvlText w:val=""/>
      <w:lvlJc w:val="left"/>
      <w:pPr>
        <w:ind w:left="5040" w:hanging="360"/>
      </w:pPr>
      <w:rPr>
        <w:rFonts w:ascii="Symbol" w:hAnsi="Symbol" w:hint="default"/>
      </w:rPr>
    </w:lvl>
    <w:lvl w:ilvl="7" w:tplc="0952EB3E">
      <w:start w:val="1"/>
      <w:numFmt w:val="bullet"/>
      <w:lvlText w:val="o"/>
      <w:lvlJc w:val="left"/>
      <w:pPr>
        <w:ind w:left="5760" w:hanging="360"/>
      </w:pPr>
      <w:rPr>
        <w:rFonts w:ascii="Courier New" w:hAnsi="Courier New" w:hint="default"/>
      </w:rPr>
    </w:lvl>
    <w:lvl w:ilvl="8" w:tplc="42F63150">
      <w:start w:val="1"/>
      <w:numFmt w:val="bullet"/>
      <w:lvlText w:val=""/>
      <w:lvlJc w:val="left"/>
      <w:pPr>
        <w:ind w:left="6480" w:hanging="360"/>
      </w:pPr>
      <w:rPr>
        <w:rFonts w:ascii="Wingdings" w:hAnsi="Wingdings" w:hint="default"/>
      </w:rPr>
    </w:lvl>
  </w:abstractNum>
  <w:abstractNum w:abstractNumId="79" w15:restartNumberingAfterBreak="0">
    <w:nsid w:val="0CA7680C"/>
    <w:multiLevelType w:val="hybridMultilevel"/>
    <w:tmpl w:val="95D452AE"/>
    <w:lvl w:ilvl="0" w:tplc="5C2C99C8">
      <w:start w:val="3"/>
      <w:numFmt w:val="decimal"/>
      <w:lvlText w:val="%1."/>
      <w:lvlJc w:val="left"/>
      <w:pPr>
        <w:ind w:left="720" w:hanging="360"/>
      </w:pPr>
    </w:lvl>
    <w:lvl w:ilvl="1" w:tplc="3CCCBE46">
      <w:start w:val="1"/>
      <w:numFmt w:val="lowerLetter"/>
      <w:lvlText w:val="%2."/>
      <w:lvlJc w:val="left"/>
      <w:pPr>
        <w:ind w:left="1440" w:hanging="360"/>
      </w:pPr>
    </w:lvl>
    <w:lvl w:ilvl="2" w:tplc="1EE22FD6">
      <w:start w:val="1"/>
      <w:numFmt w:val="lowerRoman"/>
      <w:lvlText w:val="%3."/>
      <w:lvlJc w:val="right"/>
      <w:pPr>
        <w:ind w:left="2160" w:hanging="180"/>
      </w:pPr>
    </w:lvl>
    <w:lvl w:ilvl="3" w:tplc="73529204">
      <w:start w:val="1"/>
      <w:numFmt w:val="decimal"/>
      <w:lvlText w:val="%4."/>
      <w:lvlJc w:val="left"/>
      <w:pPr>
        <w:ind w:left="2880" w:hanging="360"/>
      </w:pPr>
    </w:lvl>
    <w:lvl w:ilvl="4" w:tplc="43627158">
      <w:start w:val="1"/>
      <w:numFmt w:val="lowerLetter"/>
      <w:lvlText w:val="%5."/>
      <w:lvlJc w:val="left"/>
      <w:pPr>
        <w:ind w:left="3600" w:hanging="360"/>
      </w:pPr>
    </w:lvl>
    <w:lvl w:ilvl="5" w:tplc="B3FAEF16">
      <w:start w:val="1"/>
      <w:numFmt w:val="lowerRoman"/>
      <w:lvlText w:val="%6."/>
      <w:lvlJc w:val="right"/>
      <w:pPr>
        <w:ind w:left="4320" w:hanging="180"/>
      </w:pPr>
    </w:lvl>
    <w:lvl w:ilvl="6" w:tplc="B2202CCC">
      <w:start w:val="1"/>
      <w:numFmt w:val="decimal"/>
      <w:lvlText w:val="%7."/>
      <w:lvlJc w:val="left"/>
      <w:pPr>
        <w:ind w:left="5040" w:hanging="360"/>
      </w:pPr>
    </w:lvl>
    <w:lvl w:ilvl="7" w:tplc="0226DF58">
      <w:start w:val="1"/>
      <w:numFmt w:val="lowerLetter"/>
      <w:lvlText w:val="%8."/>
      <w:lvlJc w:val="left"/>
      <w:pPr>
        <w:ind w:left="5760" w:hanging="360"/>
      </w:pPr>
    </w:lvl>
    <w:lvl w:ilvl="8" w:tplc="AF40C49C">
      <w:start w:val="1"/>
      <w:numFmt w:val="lowerRoman"/>
      <w:lvlText w:val="%9."/>
      <w:lvlJc w:val="right"/>
      <w:pPr>
        <w:ind w:left="6480" w:hanging="180"/>
      </w:pPr>
    </w:lvl>
  </w:abstractNum>
  <w:abstractNum w:abstractNumId="80" w15:restartNumberingAfterBreak="0">
    <w:nsid w:val="0D6E8BA4"/>
    <w:multiLevelType w:val="hybridMultilevel"/>
    <w:tmpl w:val="74149D7A"/>
    <w:lvl w:ilvl="0" w:tplc="EA544E04">
      <w:start w:val="1"/>
      <w:numFmt w:val="decimal"/>
      <w:lvlText w:val="%1."/>
      <w:lvlJc w:val="left"/>
      <w:pPr>
        <w:ind w:left="720" w:hanging="360"/>
      </w:pPr>
    </w:lvl>
    <w:lvl w:ilvl="1" w:tplc="60B8E0AE">
      <w:start w:val="1"/>
      <w:numFmt w:val="bullet"/>
      <w:lvlText w:val="·"/>
      <w:lvlJc w:val="left"/>
      <w:pPr>
        <w:ind w:left="1440" w:hanging="360"/>
      </w:pPr>
      <w:rPr>
        <w:rFonts w:ascii="Symbol" w:hAnsi="Symbol" w:hint="default"/>
      </w:rPr>
    </w:lvl>
    <w:lvl w:ilvl="2" w:tplc="0144FE00">
      <w:start w:val="1"/>
      <w:numFmt w:val="lowerRoman"/>
      <w:lvlText w:val="%3."/>
      <w:lvlJc w:val="right"/>
      <w:pPr>
        <w:ind w:left="2160" w:hanging="180"/>
      </w:pPr>
    </w:lvl>
    <w:lvl w:ilvl="3" w:tplc="F2E83130">
      <w:start w:val="1"/>
      <w:numFmt w:val="decimal"/>
      <w:lvlText w:val="%4."/>
      <w:lvlJc w:val="left"/>
      <w:pPr>
        <w:ind w:left="2880" w:hanging="360"/>
      </w:pPr>
    </w:lvl>
    <w:lvl w:ilvl="4" w:tplc="4EF47D52">
      <w:start w:val="1"/>
      <w:numFmt w:val="lowerLetter"/>
      <w:lvlText w:val="%5."/>
      <w:lvlJc w:val="left"/>
      <w:pPr>
        <w:ind w:left="3600" w:hanging="360"/>
      </w:pPr>
    </w:lvl>
    <w:lvl w:ilvl="5" w:tplc="2A1AAB8C">
      <w:start w:val="1"/>
      <w:numFmt w:val="lowerRoman"/>
      <w:lvlText w:val="%6."/>
      <w:lvlJc w:val="right"/>
      <w:pPr>
        <w:ind w:left="4320" w:hanging="180"/>
      </w:pPr>
    </w:lvl>
    <w:lvl w:ilvl="6" w:tplc="879873A6">
      <w:start w:val="1"/>
      <w:numFmt w:val="decimal"/>
      <w:lvlText w:val="%7."/>
      <w:lvlJc w:val="left"/>
      <w:pPr>
        <w:ind w:left="5040" w:hanging="360"/>
      </w:pPr>
    </w:lvl>
    <w:lvl w:ilvl="7" w:tplc="215C21C6">
      <w:start w:val="1"/>
      <w:numFmt w:val="lowerLetter"/>
      <w:lvlText w:val="%8."/>
      <w:lvlJc w:val="left"/>
      <w:pPr>
        <w:ind w:left="5760" w:hanging="360"/>
      </w:pPr>
    </w:lvl>
    <w:lvl w:ilvl="8" w:tplc="F7645862">
      <w:start w:val="1"/>
      <w:numFmt w:val="lowerRoman"/>
      <w:lvlText w:val="%9."/>
      <w:lvlJc w:val="right"/>
      <w:pPr>
        <w:ind w:left="6480" w:hanging="180"/>
      </w:pPr>
    </w:lvl>
  </w:abstractNum>
  <w:abstractNum w:abstractNumId="81" w15:restartNumberingAfterBreak="0">
    <w:nsid w:val="0D6F9AC3"/>
    <w:multiLevelType w:val="hybridMultilevel"/>
    <w:tmpl w:val="C90EB2A4"/>
    <w:lvl w:ilvl="0" w:tplc="EC0081C4">
      <w:start w:val="1"/>
      <w:numFmt w:val="bullet"/>
      <w:lvlText w:val="o"/>
      <w:lvlJc w:val="left"/>
      <w:pPr>
        <w:ind w:left="720" w:hanging="360"/>
      </w:pPr>
      <w:rPr>
        <w:rFonts w:ascii="&quot;Courier New&quot;" w:hAnsi="&quot;Courier New&quot;" w:hint="default"/>
      </w:rPr>
    </w:lvl>
    <w:lvl w:ilvl="1" w:tplc="CE867DA8">
      <w:start w:val="1"/>
      <w:numFmt w:val="bullet"/>
      <w:lvlText w:val="o"/>
      <w:lvlJc w:val="left"/>
      <w:pPr>
        <w:ind w:left="1440" w:hanging="360"/>
      </w:pPr>
      <w:rPr>
        <w:rFonts w:ascii="Courier New" w:hAnsi="Courier New" w:hint="default"/>
      </w:rPr>
    </w:lvl>
    <w:lvl w:ilvl="2" w:tplc="359AC344">
      <w:start w:val="1"/>
      <w:numFmt w:val="bullet"/>
      <w:lvlText w:val=""/>
      <w:lvlJc w:val="left"/>
      <w:pPr>
        <w:ind w:left="2160" w:hanging="360"/>
      </w:pPr>
      <w:rPr>
        <w:rFonts w:ascii="Wingdings" w:hAnsi="Wingdings" w:hint="default"/>
      </w:rPr>
    </w:lvl>
    <w:lvl w:ilvl="3" w:tplc="BD40DE92">
      <w:start w:val="1"/>
      <w:numFmt w:val="bullet"/>
      <w:lvlText w:val=""/>
      <w:lvlJc w:val="left"/>
      <w:pPr>
        <w:ind w:left="2880" w:hanging="360"/>
      </w:pPr>
      <w:rPr>
        <w:rFonts w:ascii="Symbol" w:hAnsi="Symbol" w:hint="default"/>
      </w:rPr>
    </w:lvl>
    <w:lvl w:ilvl="4" w:tplc="120CB6AC">
      <w:start w:val="1"/>
      <w:numFmt w:val="bullet"/>
      <w:lvlText w:val="o"/>
      <w:lvlJc w:val="left"/>
      <w:pPr>
        <w:ind w:left="3600" w:hanging="360"/>
      </w:pPr>
      <w:rPr>
        <w:rFonts w:ascii="Courier New" w:hAnsi="Courier New" w:hint="default"/>
      </w:rPr>
    </w:lvl>
    <w:lvl w:ilvl="5" w:tplc="7E0ACE08">
      <w:start w:val="1"/>
      <w:numFmt w:val="bullet"/>
      <w:lvlText w:val=""/>
      <w:lvlJc w:val="left"/>
      <w:pPr>
        <w:ind w:left="4320" w:hanging="360"/>
      </w:pPr>
      <w:rPr>
        <w:rFonts w:ascii="Wingdings" w:hAnsi="Wingdings" w:hint="default"/>
      </w:rPr>
    </w:lvl>
    <w:lvl w:ilvl="6" w:tplc="C2A82B20">
      <w:start w:val="1"/>
      <w:numFmt w:val="bullet"/>
      <w:lvlText w:val=""/>
      <w:lvlJc w:val="left"/>
      <w:pPr>
        <w:ind w:left="5040" w:hanging="360"/>
      </w:pPr>
      <w:rPr>
        <w:rFonts w:ascii="Symbol" w:hAnsi="Symbol" w:hint="default"/>
      </w:rPr>
    </w:lvl>
    <w:lvl w:ilvl="7" w:tplc="D934479C">
      <w:start w:val="1"/>
      <w:numFmt w:val="bullet"/>
      <w:lvlText w:val="o"/>
      <w:lvlJc w:val="left"/>
      <w:pPr>
        <w:ind w:left="5760" w:hanging="360"/>
      </w:pPr>
      <w:rPr>
        <w:rFonts w:ascii="Courier New" w:hAnsi="Courier New" w:hint="default"/>
      </w:rPr>
    </w:lvl>
    <w:lvl w:ilvl="8" w:tplc="BEBCAB4A">
      <w:start w:val="1"/>
      <w:numFmt w:val="bullet"/>
      <w:lvlText w:val=""/>
      <w:lvlJc w:val="left"/>
      <w:pPr>
        <w:ind w:left="6480" w:hanging="360"/>
      </w:pPr>
      <w:rPr>
        <w:rFonts w:ascii="Wingdings" w:hAnsi="Wingdings" w:hint="default"/>
      </w:rPr>
    </w:lvl>
  </w:abstractNum>
  <w:abstractNum w:abstractNumId="82" w15:restartNumberingAfterBreak="0">
    <w:nsid w:val="0D86A2D2"/>
    <w:multiLevelType w:val="hybridMultilevel"/>
    <w:tmpl w:val="C8609496"/>
    <w:lvl w:ilvl="0" w:tplc="C8A87438">
      <w:start w:val="2"/>
      <w:numFmt w:val="decimal"/>
      <w:lvlText w:val="%1."/>
      <w:lvlJc w:val="left"/>
      <w:pPr>
        <w:ind w:left="720" w:hanging="360"/>
      </w:pPr>
    </w:lvl>
    <w:lvl w:ilvl="1" w:tplc="2AF0AD5E">
      <w:start w:val="1"/>
      <w:numFmt w:val="lowerLetter"/>
      <w:lvlText w:val="%2."/>
      <w:lvlJc w:val="left"/>
      <w:pPr>
        <w:ind w:left="1440" w:hanging="360"/>
      </w:pPr>
    </w:lvl>
    <w:lvl w:ilvl="2" w:tplc="6DB2C682">
      <w:start w:val="1"/>
      <w:numFmt w:val="lowerRoman"/>
      <w:lvlText w:val="%3."/>
      <w:lvlJc w:val="right"/>
      <w:pPr>
        <w:ind w:left="2160" w:hanging="180"/>
      </w:pPr>
    </w:lvl>
    <w:lvl w:ilvl="3" w:tplc="F7B0C640">
      <w:start w:val="1"/>
      <w:numFmt w:val="decimal"/>
      <w:lvlText w:val="%4."/>
      <w:lvlJc w:val="left"/>
      <w:pPr>
        <w:ind w:left="2880" w:hanging="360"/>
      </w:pPr>
    </w:lvl>
    <w:lvl w:ilvl="4" w:tplc="0F48B5CA">
      <w:start w:val="1"/>
      <w:numFmt w:val="lowerLetter"/>
      <w:lvlText w:val="%5."/>
      <w:lvlJc w:val="left"/>
      <w:pPr>
        <w:ind w:left="3600" w:hanging="360"/>
      </w:pPr>
    </w:lvl>
    <w:lvl w:ilvl="5" w:tplc="AF70D122">
      <w:start w:val="1"/>
      <w:numFmt w:val="lowerRoman"/>
      <w:lvlText w:val="%6."/>
      <w:lvlJc w:val="right"/>
      <w:pPr>
        <w:ind w:left="4320" w:hanging="180"/>
      </w:pPr>
    </w:lvl>
    <w:lvl w:ilvl="6" w:tplc="A64C31B0">
      <w:start w:val="1"/>
      <w:numFmt w:val="decimal"/>
      <w:lvlText w:val="%7."/>
      <w:lvlJc w:val="left"/>
      <w:pPr>
        <w:ind w:left="5040" w:hanging="360"/>
      </w:pPr>
    </w:lvl>
    <w:lvl w:ilvl="7" w:tplc="88605CE6">
      <w:start w:val="1"/>
      <w:numFmt w:val="lowerLetter"/>
      <w:lvlText w:val="%8."/>
      <w:lvlJc w:val="left"/>
      <w:pPr>
        <w:ind w:left="5760" w:hanging="360"/>
      </w:pPr>
    </w:lvl>
    <w:lvl w:ilvl="8" w:tplc="67660B00">
      <w:start w:val="1"/>
      <w:numFmt w:val="lowerRoman"/>
      <w:lvlText w:val="%9."/>
      <w:lvlJc w:val="right"/>
      <w:pPr>
        <w:ind w:left="6480" w:hanging="180"/>
      </w:pPr>
    </w:lvl>
  </w:abstractNum>
  <w:abstractNum w:abstractNumId="83" w15:restartNumberingAfterBreak="0">
    <w:nsid w:val="0DAF9066"/>
    <w:multiLevelType w:val="hybridMultilevel"/>
    <w:tmpl w:val="6654162A"/>
    <w:lvl w:ilvl="0" w:tplc="CF1C1A6E">
      <w:start w:val="1"/>
      <w:numFmt w:val="bullet"/>
      <w:lvlText w:val=""/>
      <w:lvlJc w:val="left"/>
      <w:pPr>
        <w:ind w:left="720" w:hanging="360"/>
      </w:pPr>
      <w:rPr>
        <w:rFonts w:ascii="Symbol" w:hAnsi="Symbol" w:hint="default"/>
      </w:rPr>
    </w:lvl>
    <w:lvl w:ilvl="1" w:tplc="3A7AD80E">
      <w:start w:val="1"/>
      <w:numFmt w:val="bullet"/>
      <w:lvlText w:val="·"/>
      <w:lvlJc w:val="left"/>
      <w:pPr>
        <w:ind w:left="1440" w:hanging="360"/>
      </w:pPr>
      <w:rPr>
        <w:rFonts w:ascii="Symbol" w:hAnsi="Symbol" w:hint="default"/>
      </w:rPr>
    </w:lvl>
    <w:lvl w:ilvl="2" w:tplc="305A46EE">
      <w:start w:val="1"/>
      <w:numFmt w:val="bullet"/>
      <w:lvlText w:val=""/>
      <w:lvlJc w:val="left"/>
      <w:pPr>
        <w:ind w:left="2160" w:hanging="360"/>
      </w:pPr>
      <w:rPr>
        <w:rFonts w:ascii="Wingdings" w:hAnsi="Wingdings" w:hint="default"/>
      </w:rPr>
    </w:lvl>
    <w:lvl w:ilvl="3" w:tplc="A8E03742">
      <w:start w:val="1"/>
      <w:numFmt w:val="bullet"/>
      <w:lvlText w:val=""/>
      <w:lvlJc w:val="left"/>
      <w:pPr>
        <w:ind w:left="2880" w:hanging="360"/>
      </w:pPr>
      <w:rPr>
        <w:rFonts w:ascii="Symbol" w:hAnsi="Symbol" w:hint="default"/>
      </w:rPr>
    </w:lvl>
    <w:lvl w:ilvl="4" w:tplc="59EAF796">
      <w:start w:val="1"/>
      <w:numFmt w:val="bullet"/>
      <w:lvlText w:val="o"/>
      <w:lvlJc w:val="left"/>
      <w:pPr>
        <w:ind w:left="3600" w:hanging="360"/>
      </w:pPr>
      <w:rPr>
        <w:rFonts w:ascii="Courier New" w:hAnsi="Courier New" w:hint="default"/>
      </w:rPr>
    </w:lvl>
    <w:lvl w:ilvl="5" w:tplc="ECE0D222">
      <w:start w:val="1"/>
      <w:numFmt w:val="bullet"/>
      <w:lvlText w:val=""/>
      <w:lvlJc w:val="left"/>
      <w:pPr>
        <w:ind w:left="4320" w:hanging="360"/>
      </w:pPr>
      <w:rPr>
        <w:rFonts w:ascii="Wingdings" w:hAnsi="Wingdings" w:hint="default"/>
      </w:rPr>
    </w:lvl>
    <w:lvl w:ilvl="6" w:tplc="1AC0AFEA">
      <w:start w:val="1"/>
      <w:numFmt w:val="bullet"/>
      <w:lvlText w:val=""/>
      <w:lvlJc w:val="left"/>
      <w:pPr>
        <w:ind w:left="5040" w:hanging="360"/>
      </w:pPr>
      <w:rPr>
        <w:rFonts w:ascii="Symbol" w:hAnsi="Symbol" w:hint="default"/>
      </w:rPr>
    </w:lvl>
    <w:lvl w:ilvl="7" w:tplc="250C9C8E">
      <w:start w:val="1"/>
      <w:numFmt w:val="bullet"/>
      <w:lvlText w:val="o"/>
      <w:lvlJc w:val="left"/>
      <w:pPr>
        <w:ind w:left="5760" w:hanging="360"/>
      </w:pPr>
      <w:rPr>
        <w:rFonts w:ascii="Courier New" w:hAnsi="Courier New" w:hint="default"/>
      </w:rPr>
    </w:lvl>
    <w:lvl w:ilvl="8" w:tplc="5EB84038">
      <w:start w:val="1"/>
      <w:numFmt w:val="bullet"/>
      <w:lvlText w:val=""/>
      <w:lvlJc w:val="left"/>
      <w:pPr>
        <w:ind w:left="6480" w:hanging="360"/>
      </w:pPr>
      <w:rPr>
        <w:rFonts w:ascii="Wingdings" w:hAnsi="Wingdings" w:hint="default"/>
      </w:rPr>
    </w:lvl>
  </w:abstractNum>
  <w:abstractNum w:abstractNumId="84" w15:restartNumberingAfterBreak="0">
    <w:nsid w:val="0DC90A8D"/>
    <w:multiLevelType w:val="hybridMultilevel"/>
    <w:tmpl w:val="15F6DFF6"/>
    <w:lvl w:ilvl="0" w:tplc="73E492F8">
      <w:start w:val="1"/>
      <w:numFmt w:val="bullet"/>
      <w:lvlText w:val="o"/>
      <w:lvlJc w:val="left"/>
      <w:pPr>
        <w:ind w:left="720" w:hanging="360"/>
      </w:pPr>
      <w:rPr>
        <w:rFonts w:ascii="&quot;Courier New&quot;" w:hAnsi="&quot;Courier New&quot;" w:hint="default"/>
      </w:rPr>
    </w:lvl>
    <w:lvl w:ilvl="1" w:tplc="AD96E854">
      <w:start w:val="1"/>
      <w:numFmt w:val="bullet"/>
      <w:lvlText w:val="o"/>
      <w:lvlJc w:val="left"/>
      <w:pPr>
        <w:ind w:left="1440" w:hanging="360"/>
      </w:pPr>
      <w:rPr>
        <w:rFonts w:ascii="Courier New" w:hAnsi="Courier New" w:hint="default"/>
      </w:rPr>
    </w:lvl>
    <w:lvl w:ilvl="2" w:tplc="94D076F6">
      <w:start w:val="1"/>
      <w:numFmt w:val="bullet"/>
      <w:lvlText w:val=""/>
      <w:lvlJc w:val="left"/>
      <w:pPr>
        <w:ind w:left="2160" w:hanging="360"/>
      </w:pPr>
      <w:rPr>
        <w:rFonts w:ascii="Wingdings" w:hAnsi="Wingdings" w:hint="default"/>
      </w:rPr>
    </w:lvl>
    <w:lvl w:ilvl="3" w:tplc="55565342">
      <w:start w:val="1"/>
      <w:numFmt w:val="bullet"/>
      <w:lvlText w:val=""/>
      <w:lvlJc w:val="left"/>
      <w:pPr>
        <w:ind w:left="2880" w:hanging="360"/>
      </w:pPr>
      <w:rPr>
        <w:rFonts w:ascii="Symbol" w:hAnsi="Symbol" w:hint="default"/>
      </w:rPr>
    </w:lvl>
    <w:lvl w:ilvl="4" w:tplc="5B204848">
      <w:start w:val="1"/>
      <w:numFmt w:val="bullet"/>
      <w:lvlText w:val="o"/>
      <w:lvlJc w:val="left"/>
      <w:pPr>
        <w:ind w:left="3600" w:hanging="360"/>
      </w:pPr>
      <w:rPr>
        <w:rFonts w:ascii="Courier New" w:hAnsi="Courier New" w:hint="default"/>
      </w:rPr>
    </w:lvl>
    <w:lvl w:ilvl="5" w:tplc="634E1594">
      <w:start w:val="1"/>
      <w:numFmt w:val="bullet"/>
      <w:lvlText w:val=""/>
      <w:lvlJc w:val="left"/>
      <w:pPr>
        <w:ind w:left="4320" w:hanging="360"/>
      </w:pPr>
      <w:rPr>
        <w:rFonts w:ascii="Wingdings" w:hAnsi="Wingdings" w:hint="default"/>
      </w:rPr>
    </w:lvl>
    <w:lvl w:ilvl="6" w:tplc="4A16A1B8">
      <w:start w:val="1"/>
      <w:numFmt w:val="bullet"/>
      <w:lvlText w:val=""/>
      <w:lvlJc w:val="left"/>
      <w:pPr>
        <w:ind w:left="5040" w:hanging="360"/>
      </w:pPr>
      <w:rPr>
        <w:rFonts w:ascii="Symbol" w:hAnsi="Symbol" w:hint="default"/>
      </w:rPr>
    </w:lvl>
    <w:lvl w:ilvl="7" w:tplc="A85EB3F6">
      <w:start w:val="1"/>
      <w:numFmt w:val="bullet"/>
      <w:lvlText w:val="o"/>
      <w:lvlJc w:val="left"/>
      <w:pPr>
        <w:ind w:left="5760" w:hanging="360"/>
      </w:pPr>
      <w:rPr>
        <w:rFonts w:ascii="Courier New" w:hAnsi="Courier New" w:hint="default"/>
      </w:rPr>
    </w:lvl>
    <w:lvl w:ilvl="8" w:tplc="8D36DC1A">
      <w:start w:val="1"/>
      <w:numFmt w:val="bullet"/>
      <w:lvlText w:val=""/>
      <w:lvlJc w:val="left"/>
      <w:pPr>
        <w:ind w:left="6480" w:hanging="360"/>
      </w:pPr>
      <w:rPr>
        <w:rFonts w:ascii="Wingdings" w:hAnsi="Wingdings" w:hint="default"/>
      </w:rPr>
    </w:lvl>
  </w:abstractNum>
  <w:abstractNum w:abstractNumId="85" w15:restartNumberingAfterBreak="0">
    <w:nsid w:val="0DD67E29"/>
    <w:multiLevelType w:val="hybridMultilevel"/>
    <w:tmpl w:val="C17A20EA"/>
    <w:lvl w:ilvl="0" w:tplc="1C38D712">
      <w:start w:val="1"/>
      <w:numFmt w:val="bullet"/>
      <w:lvlText w:val=""/>
      <w:lvlJc w:val="left"/>
      <w:pPr>
        <w:ind w:left="720" w:hanging="360"/>
      </w:pPr>
      <w:rPr>
        <w:rFonts w:ascii="Wingdings" w:hAnsi="Wingdings" w:hint="default"/>
      </w:r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86" w15:restartNumberingAfterBreak="0">
    <w:nsid w:val="0E0892DF"/>
    <w:multiLevelType w:val="hybridMultilevel"/>
    <w:tmpl w:val="931652BE"/>
    <w:lvl w:ilvl="0" w:tplc="C796457A">
      <w:start w:val="1"/>
      <w:numFmt w:val="decimal"/>
      <w:lvlText w:val="%1."/>
      <w:lvlJc w:val="left"/>
      <w:pPr>
        <w:ind w:left="720" w:hanging="360"/>
      </w:pPr>
    </w:lvl>
    <w:lvl w:ilvl="1" w:tplc="E80234E0">
      <w:start w:val="1"/>
      <w:numFmt w:val="lowerLetter"/>
      <w:lvlText w:val="%2."/>
      <w:lvlJc w:val="left"/>
      <w:pPr>
        <w:ind w:left="1440" w:hanging="360"/>
      </w:pPr>
    </w:lvl>
    <w:lvl w:ilvl="2" w:tplc="C1D24DCE">
      <w:start w:val="1"/>
      <w:numFmt w:val="lowerRoman"/>
      <w:lvlText w:val="%3."/>
      <w:lvlJc w:val="right"/>
      <w:pPr>
        <w:ind w:left="2160" w:hanging="180"/>
      </w:pPr>
    </w:lvl>
    <w:lvl w:ilvl="3" w:tplc="60FADFC4">
      <w:start w:val="1"/>
      <w:numFmt w:val="decimal"/>
      <w:lvlText w:val="%4."/>
      <w:lvlJc w:val="left"/>
      <w:pPr>
        <w:ind w:left="2880" w:hanging="360"/>
      </w:pPr>
    </w:lvl>
    <w:lvl w:ilvl="4" w:tplc="168084B6">
      <w:start w:val="1"/>
      <w:numFmt w:val="lowerLetter"/>
      <w:lvlText w:val="%5."/>
      <w:lvlJc w:val="left"/>
      <w:pPr>
        <w:ind w:left="3600" w:hanging="360"/>
      </w:pPr>
    </w:lvl>
    <w:lvl w:ilvl="5" w:tplc="C41A8B68">
      <w:start w:val="1"/>
      <w:numFmt w:val="lowerRoman"/>
      <w:lvlText w:val="%6."/>
      <w:lvlJc w:val="right"/>
      <w:pPr>
        <w:ind w:left="4320" w:hanging="180"/>
      </w:pPr>
    </w:lvl>
    <w:lvl w:ilvl="6" w:tplc="7B2CEC58">
      <w:start w:val="1"/>
      <w:numFmt w:val="decimal"/>
      <w:lvlText w:val="%7."/>
      <w:lvlJc w:val="left"/>
      <w:pPr>
        <w:ind w:left="5040" w:hanging="360"/>
      </w:pPr>
    </w:lvl>
    <w:lvl w:ilvl="7" w:tplc="B09A7422">
      <w:start w:val="1"/>
      <w:numFmt w:val="lowerLetter"/>
      <w:lvlText w:val="%8."/>
      <w:lvlJc w:val="left"/>
      <w:pPr>
        <w:ind w:left="5760" w:hanging="360"/>
      </w:pPr>
    </w:lvl>
    <w:lvl w:ilvl="8" w:tplc="C8920438">
      <w:start w:val="1"/>
      <w:numFmt w:val="lowerRoman"/>
      <w:lvlText w:val="%9."/>
      <w:lvlJc w:val="right"/>
      <w:pPr>
        <w:ind w:left="6480" w:hanging="180"/>
      </w:pPr>
    </w:lvl>
  </w:abstractNum>
  <w:abstractNum w:abstractNumId="87" w15:restartNumberingAfterBreak="0">
    <w:nsid w:val="0E23398E"/>
    <w:multiLevelType w:val="hybridMultilevel"/>
    <w:tmpl w:val="819489DE"/>
    <w:lvl w:ilvl="0" w:tplc="76842372">
      <w:start w:val="1"/>
      <w:numFmt w:val="decimal"/>
      <w:lvlText w:val="%1."/>
      <w:lvlJc w:val="left"/>
      <w:pPr>
        <w:ind w:left="720" w:hanging="360"/>
      </w:pPr>
    </w:lvl>
    <w:lvl w:ilvl="1" w:tplc="34BEAD08">
      <w:start w:val="1"/>
      <w:numFmt w:val="lowerLetter"/>
      <w:lvlText w:val="%2."/>
      <w:lvlJc w:val="left"/>
      <w:pPr>
        <w:ind w:left="1440" w:hanging="360"/>
      </w:pPr>
    </w:lvl>
    <w:lvl w:ilvl="2" w:tplc="A074F882">
      <w:start w:val="1"/>
      <w:numFmt w:val="lowerRoman"/>
      <w:lvlText w:val="%3."/>
      <w:lvlJc w:val="right"/>
      <w:pPr>
        <w:ind w:left="2160" w:hanging="180"/>
      </w:pPr>
    </w:lvl>
    <w:lvl w:ilvl="3" w:tplc="14E02850">
      <w:start w:val="3"/>
      <w:numFmt w:val="decimal"/>
      <w:lvlText w:val="%4."/>
      <w:lvlJc w:val="left"/>
      <w:pPr>
        <w:ind w:left="2880" w:hanging="360"/>
      </w:pPr>
    </w:lvl>
    <w:lvl w:ilvl="4" w:tplc="F202F190">
      <w:start w:val="1"/>
      <w:numFmt w:val="lowerLetter"/>
      <w:lvlText w:val="%5."/>
      <w:lvlJc w:val="left"/>
      <w:pPr>
        <w:ind w:left="3600" w:hanging="360"/>
      </w:pPr>
    </w:lvl>
    <w:lvl w:ilvl="5" w:tplc="DECAA0A0">
      <w:start w:val="1"/>
      <w:numFmt w:val="lowerRoman"/>
      <w:lvlText w:val="%6."/>
      <w:lvlJc w:val="right"/>
      <w:pPr>
        <w:ind w:left="4320" w:hanging="180"/>
      </w:pPr>
    </w:lvl>
    <w:lvl w:ilvl="6" w:tplc="99943B3E">
      <w:start w:val="1"/>
      <w:numFmt w:val="decimal"/>
      <w:lvlText w:val="%7."/>
      <w:lvlJc w:val="left"/>
      <w:pPr>
        <w:ind w:left="5040" w:hanging="360"/>
      </w:pPr>
    </w:lvl>
    <w:lvl w:ilvl="7" w:tplc="3C50355C">
      <w:start w:val="1"/>
      <w:numFmt w:val="lowerLetter"/>
      <w:lvlText w:val="%8."/>
      <w:lvlJc w:val="left"/>
      <w:pPr>
        <w:ind w:left="5760" w:hanging="360"/>
      </w:pPr>
    </w:lvl>
    <w:lvl w:ilvl="8" w:tplc="8F0C54BA">
      <w:start w:val="1"/>
      <w:numFmt w:val="lowerRoman"/>
      <w:lvlText w:val="%9."/>
      <w:lvlJc w:val="right"/>
      <w:pPr>
        <w:ind w:left="6480" w:hanging="180"/>
      </w:pPr>
    </w:lvl>
  </w:abstractNum>
  <w:abstractNum w:abstractNumId="88" w15:restartNumberingAfterBreak="0">
    <w:nsid w:val="0E2C6A0E"/>
    <w:multiLevelType w:val="hybridMultilevel"/>
    <w:tmpl w:val="1C96F72E"/>
    <w:lvl w:ilvl="0" w:tplc="34E22B00">
      <w:start w:val="1"/>
      <w:numFmt w:val="decimal"/>
      <w:lvlText w:val="%1."/>
      <w:lvlJc w:val="left"/>
      <w:pPr>
        <w:ind w:left="720" w:hanging="360"/>
      </w:pPr>
    </w:lvl>
    <w:lvl w:ilvl="1" w:tplc="E510331E">
      <w:start w:val="1"/>
      <w:numFmt w:val="lowerLetter"/>
      <w:lvlText w:val="%2."/>
      <w:lvlJc w:val="left"/>
      <w:pPr>
        <w:ind w:left="1440" w:hanging="360"/>
      </w:pPr>
    </w:lvl>
    <w:lvl w:ilvl="2" w:tplc="4DAAF530">
      <w:start w:val="9"/>
      <w:numFmt w:val="lowerRoman"/>
      <w:lvlText w:val="%3."/>
      <w:lvlJc w:val="right"/>
      <w:pPr>
        <w:ind w:left="2160" w:hanging="180"/>
      </w:pPr>
    </w:lvl>
    <w:lvl w:ilvl="3" w:tplc="C2524622">
      <w:start w:val="1"/>
      <w:numFmt w:val="decimal"/>
      <w:lvlText w:val="%4."/>
      <w:lvlJc w:val="left"/>
      <w:pPr>
        <w:ind w:left="2880" w:hanging="360"/>
      </w:pPr>
    </w:lvl>
    <w:lvl w:ilvl="4" w:tplc="1D1AC718">
      <w:start w:val="1"/>
      <w:numFmt w:val="lowerLetter"/>
      <w:lvlText w:val="%5."/>
      <w:lvlJc w:val="left"/>
      <w:pPr>
        <w:ind w:left="3600" w:hanging="360"/>
      </w:pPr>
    </w:lvl>
    <w:lvl w:ilvl="5" w:tplc="73C6F4D2">
      <w:start w:val="1"/>
      <w:numFmt w:val="lowerRoman"/>
      <w:lvlText w:val="%6."/>
      <w:lvlJc w:val="right"/>
      <w:pPr>
        <w:ind w:left="4320" w:hanging="180"/>
      </w:pPr>
    </w:lvl>
    <w:lvl w:ilvl="6" w:tplc="AC5CD838">
      <w:start w:val="1"/>
      <w:numFmt w:val="decimal"/>
      <w:lvlText w:val="%7."/>
      <w:lvlJc w:val="left"/>
      <w:pPr>
        <w:ind w:left="5040" w:hanging="360"/>
      </w:pPr>
    </w:lvl>
    <w:lvl w:ilvl="7" w:tplc="662632EE">
      <w:start w:val="1"/>
      <w:numFmt w:val="lowerLetter"/>
      <w:lvlText w:val="%8."/>
      <w:lvlJc w:val="left"/>
      <w:pPr>
        <w:ind w:left="5760" w:hanging="360"/>
      </w:pPr>
    </w:lvl>
    <w:lvl w:ilvl="8" w:tplc="34E6B130">
      <w:start w:val="1"/>
      <w:numFmt w:val="lowerRoman"/>
      <w:lvlText w:val="%9."/>
      <w:lvlJc w:val="right"/>
      <w:pPr>
        <w:ind w:left="6480" w:hanging="180"/>
      </w:pPr>
    </w:lvl>
  </w:abstractNum>
  <w:abstractNum w:abstractNumId="89" w15:restartNumberingAfterBreak="0">
    <w:nsid w:val="0E8622A3"/>
    <w:multiLevelType w:val="hybridMultilevel"/>
    <w:tmpl w:val="EF567CBE"/>
    <w:lvl w:ilvl="0" w:tplc="1DDA9614">
      <w:start w:val="1"/>
      <w:numFmt w:val="bullet"/>
      <w:lvlText w:val="o"/>
      <w:lvlJc w:val="left"/>
      <w:pPr>
        <w:ind w:left="720" w:hanging="360"/>
      </w:pPr>
      <w:rPr>
        <w:rFonts w:ascii="&quot;Courier New&quot;" w:hAnsi="&quot;Courier New&quot;" w:hint="default"/>
      </w:rPr>
    </w:lvl>
    <w:lvl w:ilvl="1" w:tplc="2488CF20">
      <w:start w:val="1"/>
      <w:numFmt w:val="bullet"/>
      <w:lvlText w:val="o"/>
      <w:lvlJc w:val="left"/>
      <w:pPr>
        <w:ind w:left="1440" w:hanging="360"/>
      </w:pPr>
      <w:rPr>
        <w:rFonts w:ascii="Courier New" w:hAnsi="Courier New" w:hint="default"/>
      </w:rPr>
    </w:lvl>
    <w:lvl w:ilvl="2" w:tplc="BC769A32">
      <w:start w:val="1"/>
      <w:numFmt w:val="bullet"/>
      <w:lvlText w:val=""/>
      <w:lvlJc w:val="left"/>
      <w:pPr>
        <w:ind w:left="2160" w:hanging="360"/>
      </w:pPr>
      <w:rPr>
        <w:rFonts w:ascii="Wingdings" w:hAnsi="Wingdings" w:hint="default"/>
      </w:rPr>
    </w:lvl>
    <w:lvl w:ilvl="3" w:tplc="1D689824">
      <w:start w:val="1"/>
      <w:numFmt w:val="bullet"/>
      <w:lvlText w:val=""/>
      <w:lvlJc w:val="left"/>
      <w:pPr>
        <w:ind w:left="2880" w:hanging="360"/>
      </w:pPr>
      <w:rPr>
        <w:rFonts w:ascii="Symbol" w:hAnsi="Symbol" w:hint="default"/>
      </w:rPr>
    </w:lvl>
    <w:lvl w:ilvl="4" w:tplc="2D08F1CA">
      <w:start w:val="1"/>
      <w:numFmt w:val="bullet"/>
      <w:lvlText w:val="o"/>
      <w:lvlJc w:val="left"/>
      <w:pPr>
        <w:ind w:left="3600" w:hanging="360"/>
      </w:pPr>
      <w:rPr>
        <w:rFonts w:ascii="Courier New" w:hAnsi="Courier New" w:hint="default"/>
      </w:rPr>
    </w:lvl>
    <w:lvl w:ilvl="5" w:tplc="5E16C4D8">
      <w:start w:val="1"/>
      <w:numFmt w:val="bullet"/>
      <w:lvlText w:val=""/>
      <w:lvlJc w:val="left"/>
      <w:pPr>
        <w:ind w:left="4320" w:hanging="360"/>
      </w:pPr>
      <w:rPr>
        <w:rFonts w:ascii="Wingdings" w:hAnsi="Wingdings" w:hint="default"/>
      </w:rPr>
    </w:lvl>
    <w:lvl w:ilvl="6" w:tplc="275E8F9C">
      <w:start w:val="1"/>
      <w:numFmt w:val="bullet"/>
      <w:lvlText w:val=""/>
      <w:lvlJc w:val="left"/>
      <w:pPr>
        <w:ind w:left="5040" w:hanging="360"/>
      </w:pPr>
      <w:rPr>
        <w:rFonts w:ascii="Symbol" w:hAnsi="Symbol" w:hint="default"/>
      </w:rPr>
    </w:lvl>
    <w:lvl w:ilvl="7" w:tplc="D39E0146">
      <w:start w:val="1"/>
      <w:numFmt w:val="bullet"/>
      <w:lvlText w:val="o"/>
      <w:lvlJc w:val="left"/>
      <w:pPr>
        <w:ind w:left="5760" w:hanging="360"/>
      </w:pPr>
      <w:rPr>
        <w:rFonts w:ascii="Courier New" w:hAnsi="Courier New" w:hint="default"/>
      </w:rPr>
    </w:lvl>
    <w:lvl w:ilvl="8" w:tplc="46DCEF2A">
      <w:start w:val="1"/>
      <w:numFmt w:val="bullet"/>
      <w:lvlText w:val=""/>
      <w:lvlJc w:val="left"/>
      <w:pPr>
        <w:ind w:left="6480" w:hanging="360"/>
      </w:pPr>
      <w:rPr>
        <w:rFonts w:ascii="Wingdings" w:hAnsi="Wingdings" w:hint="default"/>
      </w:rPr>
    </w:lvl>
  </w:abstractNum>
  <w:abstractNum w:abstractNumId="90" w15:restartNumberingAfterBreak="0">
    <w:nsid w:val="0EBB18D6"/>
    <w:multiLevelType w:val="hybridMultilevel"/>
    <w:tmpl w:val="23106620"/>
    <w:lvl w:ilvl="0" w:tplc="5C6041AA">
      <w:start w:val="1"/>
      <w:numFmt w:val="bullet"/>
      <w:lvlText w:val="o"/>
      <w:lvlJc w:val="left"/>
      <w:pPr>
        <w:ind w:left="720" w:hanging="360"/>
      </w:pPr>
      <w:rPr>
        <w:rFonts w:ascii="&quot;Courier New&quot;" w:hAnsi="&quot;Courier New&quot;" w:hint="default"/>
      </w:rPr>
    </w:lvl>
    <w:lvl w:ilvl="1" w:tplc="86FA8CB2">
      <w:start w:val="1"/>
      <w:numFmt w:val="bullet"/>
      <w:lvlText w:val="o"/>
      <w:lvlJc w:val="left"/>
      <w:pPr>
        <w:ind w:left="1440" w:hanging="360"/>
      </w:pPr>
      <w:rPr>
        <w:rFonts w:ascii="Courier New" w:hAnsi="Courier New" w:hint="default"/>
      </w:rPr>
    </w:lvl>
    <w:lvl w:ilvl="2" w:tplc="FD345E60">
      <w:start w:val="1"/>
      <w:numFmt w:val="bullet"/>
      <w:lvlText w:val=""/>
      <w:lvlJc w:val="left"/>
      <w:pPr>
        <w:ind w:left="2160" w:hanging="360"/>
      </w:pPr>
      <w:rPr>
        <w:rFonts w:ascii="Wingdings" w:hAnsi="Wingdings" w:hint="default"/>
      </w:rPr>
    </w:lvl>
    <w:lvl w:ilvl="3" w:tplc="EC3EC808">
      <w:start w:val="1"/>
      <w:numFmt w:val="bullet"/>
      <w:lvlText w:val=""/>
      <w:lvlJc w:val="left"/>
      <w:pPr>
        <w:ind w:left="2880" w:hanging="360"/>
      </w:pPr>
      <w:rPr>
        <w:rFonts w:ascii="Symbol" w:hAnsi="Symbol" w:hint="default"/>
      </w:rPr>
    </w:lvl>
    <w:lvl w:ilvl="4" w:tplc="88ACCEEA">
      <w:start w:val="1"/>
      <w:numFmt w:val="bullet"/>
      <w:lvlText w:val="o"/>
      <w:lvlJc w:val="left"/>
      <w:pPr>
        <w:ind w:left="3600" w:hanging="360"/>
      </w:pPr>
      <w:rPr>
        <w:rFonts w:ascii="Courier New" w:hAnsi="Courier New" w:hint="default"/>
      </w:rPr>
    </w:lvl>
    <w:lvl w:ilvl="5" w:tplc="756089AC">
      <w:start w:val="1"/>
      <w:numFmt w:val="bullet"/>
      <w:lvlText w:val=""/>
      <w:lvlJc w:val="left"/>
      <w:pPr>
        <w:ind w:left="4320" w:hanging="360"/>
      </w:pPr>
      <w:rPr>
        <w:rFonts w:ascii="Wingdings" w:hAnsi="Wingdings" w:hint="default"/>
      </w:rPr>
    </w:lvl>
    <w:lvl w:ilvl="6" w:tplc="EC2AAE82">
      <w:start w:val="1"/>
      <w:numFmt w:val="bullet"/>
      <w:lvlText w:val=""/>
      <w:lvlJc w:val="left"/>
      <w:pPr>
        <w:ind w:left="5040" w:hanging="360"/>
      </w:pPr>
      <w:rPr>
        <w:rFonts w:ascii="Symbol" w:hAnsi="Symbol" w:hint="default"/>
      </w:rPr>
    </w:lvl>
    <w:lvl w:ilvl="7" w:tplc="2BD6156C">
      <w:start w:val="1"/>
      <w:numFmt w:val="bullet"/>
      <w:lvlText w:val="o"/>
      <w:lvlJc w:val="left"/>
      <w:pPr>
        <w:ind w:left="5760" w:hanging="360"/>
      </w:pPr>
      <w:rPr>
        <w:rFonts w:ascii="Courier New" w:hAnsi="Courier New" w:hint="default"/>
      </w:rPr>
    </w:lvl>
    <w:lvl w:ilvl="8" w:tplc="1E48FE6C">
      <w:start w:val="1"/>
      <w:numFmt w:val="bullet"/>
      <w:lvlText w:val=""/>
      <w:lvlJc w:val="left"/>
      <w:pPr>
        <w:ind w:left="6480" w:hanging="360"/>
      </w:pPr>
      <w:rPr>
        <w:rFonts w:ascii="Wingdings" w:hAnsi="Wingdings" w:hint="default"/>
      </w:rPr>
    </w:lvl>
  </w:abstractNum>
  <w:abstractNum w:abstractNumId="91" w15:restartNumberingAfterBreak="0">
    <w:nsid w:val="0ECB603E"/>
    <w:multiLevelType w:val="hybridMultilevel"/>
    <w:tmpl w:val="93140DFC"/>
    <w:lvl w:ilvl="0" w:tplc="D7881308">
      <w:start w:val="1"/>
      <w:numFmt w:val="decimal"/>
      <w:lvlText w:val="%1."/>
      <w:lvlJc w:val="left"/>
      <w:pPr>
        <w:ind w:left="720" w:hanging="360"/>
      </w:pPr>
    </w:lvl>
    <w:lvl w:ilvl="1" w:tplc="8AE4CEF4">
      <w:start w:val="1"/>
      <w:numFmt w:val="lowerLetter"/>
      <w:lvlText w:val="%2."/>
      <w:lvlJc w:val="left"/>
      <w:pPr>
        <w:ind w:left="1440" w:hanging="360"/>
      </w:pPr>
    </w:lvl>
    <w:lvl w:ilvl="2" w:tplc="15A4861E">
      <w:start w:val="1"/>
      <w:numFmt w:val="lowerRoman"/>
      <w:lvlText w:val="%3."/>
      <w:lvlJc w:val="right"/>
      <w:pPr>
        <w:ind w:left="2160" w:hanging="180"/>
      </w:pPr>
    </w:lvl>
    <w:lvl w:ilvl="3" w:tplc="D39EEB12">
      <w:start w:val="1"/>
      <w:numFmt w:val="decimal"/>
      <w:lvlText w:val="%4."/>
      <w:lvlJc w:val="left"/>
      <w:pPr>
        <w:ind w:left="2880" w:hanging="360"/>
      </w:pPr>
    </w:lvl>
    <w:lvl w:ilvl="4" w:tplc="A5122EA4">
      <w:start w:val="1"/>
      <w:numFmt w:val="lowerLetter"/>
      <w:lvlText w:val="%5."/>
      <w:lvlJc w:val="left"/>
      <w:pPr>
        <w:ind w:left="3600" w:hanging="360"/>
      </w:pPr>
    </w:lvl>
    <w:lvl w:ilvl="5" w:tplc="949E1F64">
      <w:start w:val="1"/>
      <w:numFmt w:val="lowerRoman"/>
      <w:lvlText w:val="%6."/>
      <w:lvlJc w:val="right"/>
      <w:pPr>
        <w:ind w:left="4320" w:hanging="180"/>
      </w:pPr>
    </w:lvl>
    <w:lvl w:ilvl="6" w:tplc="7EE488CE">
      <w:start w:val="1"/>
      <w:numFmt w:val="decimal"/>
      <w:lvlText w:val="%7."/>
      <w:lvlJc w:val="left"/>
      <w:pPr>
        <w:ind w:left="5040" w:hanging="360"/>
      </w:pPr>
    </w:lvl>
    <w:lvl w:ilvl="7" w:tplc="BE94E5E6">
      <w:start w:val="1"/>
      <w:numFmt w:val="lowerLetter"/>
      <w:lvlText w:val="%8."/>
      <w:lvlJc w:val="left"/>
      <w:pPr>
        <w:ind w:left="5760" w:hanging="360"/>
      </w:pPr>
    </w:lvl>
    <w:lvl w:ilvl="8" w:tplc="48E8615E">
      <w:start w:val="1"/>
      <w:numFmt w:val="lowerRoman"/>
      <w:lvlText w:val="%9."/>
      <w:lvlJc w:val="right"/>
      <w:pPr>
        <w:ind w:left="6480" w:hanging="180"/>
      </w:pPr>
    </w:lvl>
  </w:abstractNum>
  <w:abstractNum w:abstractNumId="92" w15:restartNumberingAfterBreak="0">
    <w:nsid w:val="0EEC3C05"/>
    <w:multiLevelType w:val="hybridMultilevel"/>
    <w:tmpl w:val="6CC428F8"/>
    <w:lvl w:ilvl="0" w:tplc="03F4F832">
      <w:start w:val="1"/>
      <w:numFmt w:val="decimal"/>
      <w:lvlText w:val="%1."/>
      <w:lvlJc w:val="left"/>
      <w:pPr>
        <w:ind w:left="720" w:hanging="360"/>
      </w:pPr>
    </w:lvl>
    <w:lvl w:ilvl="1" w:tplc="606EBCFE">
      <w:start w:val="1"/>
      <w:numFmt w:val="lowerLetter"/>
      <w:lvlText w:val="%2."/>
      <w:lvlJc w:val="left"/>
      <w:pPr>
        <w:ind w:left="1440" w:hanging="360"/>
      </w:pPr>
    </w:lvl>
    <w:lvl w:ilvl="2" w:tplc="FAC880DC">
      <w:start w:val="3"/>
      <w:numFmt w:val="lowerRoman"/>
      <w:lvlText w:val="%3."/>
      <w:lvlJc w:val="right"/>
      <w:pPr>
        <w:ind w:left="2160" w:hanging="180"/>
      </w:pPr>
    </w:lvl>
    <w:lvl w:ilvl="3" w:tplc="F36C1842">
      <w:start w:val="1"/>
      <w:numFmt w:val="decimal"/>
      <w:lvlText w:val="%4."/>
      <w:lvlJc w:val="left"/>
      <w:pPr>
        <w:ind w:left="2880" w:hanging="360"/>
      </w:pPr>
    </w:lvl>
    <w:lvl w:ilvl="4" w:tplc="DF0422F4">
      <w:start w:val="1"/>
      <w:numFmt w:val="lowerLetter"/>
      <w:lvlText w:val="%5."/>
      <w:lvlJc w:val="left"/>
      <w:pPr>
        <w:ind w:left="3600" w:hanging="360"/>
      </w:pPr>
    </w:lvl>
    <w:lvl w:ilvl="5" w:tplc="71C03E6C">
      <w:start w:val="1"/>
      <w:numFmt w:val="lowerRoman"/>
      <w:lvlText w:val="%6."/>
      <w:lvlJc w:val="right"/>
      <w:pPr>
        <w:ind w:left="4320" w:hanging="180"/>
      </w:pPr>
    </w:lvl>
    <w:lvl w:ilvl="6" w:tplc="167A856E">
      <w:start w:val="1"/>
      <w:numFmt w:val="decimal"/>
      <w:lvlText w:val="%7."/>
      <w:lvlJc w:val="left"/>
      <w:pPr>
        <w:ind w:left="5040" w:hanging="360"/>
      </w:pPr>
    </w:lvl>
    <w:lvl w:ilvl="7" w:tplc="6032D32E">
      <w:start w:val="1"/>
      <w:numFmt w:val="lowerLetter"/>
      <w:lvlText w:val="%8."/>
      <w:lvlJc w:val="left"/>
      <w:pPr>
        <w:ind w:left="5760" w:hanging="360"/>
      </w:pPr>
    </w:lvl>
    <w:lvl w:ilvl="8" w:tplc="16C4B0F4">
      <w:start w:val="1"/>
      <w:numFmt w:val="lowerRoman"/>
      <w:lvlText w:val="%9."/>
      <w:lvlJc w:val="right"/>
      <w:pPr>
        <w:ind w:left="6480" w:hanging="180"/>
      </w:pPr>
    </w:lvl>
  </w:abstractNum>
  <w:abstractNum w:abstractNumId="93" w15:restartNumberingAfterBreak="0">
    <w:nsid w:val="0F1F4A0D"/>
    <w:multiLevelType w:val="hybridMultilevel"/>
    <w:tmpl w:val="8AF446D6"/>
    <w:lvl w:ilvl="0" w:tplc="126E76F0">
      <w:start w:val="1"/>
      <w:numFmt w:val="bullet"/>
      <w:lvlText w:val="o"/>
      <w:lvlJc w:val="left"/>
      <w:pPr>
        <w:ind w:left="720" w:hanging="360"/>
      </w:pPr>
      <w:rPr>
        <w:rFonts w:ascii="&quot;Courier New&quot;" w:hAnsi="&quot;Courier New&quot;" w:hint="default"/>
      </w:rPr>
    </w:lvl>
    <w:lvl w:ilvl="1" w:tplc="463273BC">
      <w:start w:val="1"/>
      <w:numFmt w:val="bullet"/>
      <w:lvlText w:val="o"/>
      <w:lvlJc w:val="left"/>
      <w:pPr>
        <w:ind w:left="1440" w:hanging="360"/>
      </w:pPr>
      <w:rPr>
        <w:rFonts w:ascii="Courier New" w:hAnsi="Courier New" w:hint="default"/>
      </w:rPr>
    </w:lvl>
    <w:lvl w:ilvl="2" w:tplc="64E2C5D4">
      <w:start w:val="1"/>
      <w:numFmt w:val="bullet"/>
      <w:lvlText w:val=""/>
      <w:lvlJc w:val="left"/>
      <w:pPr>
        <w:ind w:left="2160" w:hanging="360"/>
      </w:pPr>
      <w:rPr>
        <w:rFonts w:ascii="Wingdings" w:hAnsi="Wingdings" w:hint="default"/>
      </w:rPr>
    </w:lvl>
    <w:lvl w:ilvl="3" w:tplc="015EAAF6">
      <w:start w:val="1"/>
      <w:numFmt w:val="bullet"/>
      <w:lvlText w:val=""/>
      <w:lvlJc w:val="left"/>
      <w:pPr>
        <w:ind w:left="2880" w:hanging="360"/>
      </w:pPr>
      <w:rPr>
        <w:rFonts w:ascii="Symbol" w:hAnsi="Symbol" w:hint="default"/>
      </w:rPr>
    </w:lvl>
    <w:lvl w:ilvl="4" w:tplc="3C027072">
      <w:start w:val="1"/>
      <w:numFmt w:val="bullet"/>
      <w:lvlText w:val="o"/>
      <w:lvlJc w:val="left"/>
      <w:pPr>
        <w:ind w:left="3600" w:hanging="360"/>
      </w:pPr>
      <w:rPr>
        <w:rFonts w:ascii="Courier New" w:hAnsi="Courier New" w:hint="default"/>
      </w:rPr>
    </w:lvl>
    <w:lvl w:ilvl="5" w:tplc="1F068DC8">
      <w:start w:val="1"/>
      <w:numFmt w:val="bullet"/>
      <w:lvlText w:val=""/>
      <w:lvlJc w:val="left"/>
      <w:pPr>
        <w:ind w:left="4320" w:hanging="360"/>
      </w:pPr>
      <w:rPr>
        <w:rFonts w:ascii="Wingdings" w:hAnsi="Wingdings" w:hint="default"/>
      </w:rPr>
    </w:lvl>
    <w:lvl w:ilvl="6" w:tplc="CAF262D6">
      <w:start w:val="1"/>
      <w:numFmt w:val="bullet"/>
      <w:lvlText w:val=""/>
      <w:lvlJc w:val="left"/>
      <w:pPr>
        <w:ind w:left="5040" w:hanging="360"/>
      </w:pPr>
      <w:rPr>
        <w:rFonts w:ascii="Symbol" w:hAnsi="Symbol" w:hint="default"/>
      </w:rPr>
    </w:lvl>
    <w:lvl w:ilvl="7" w:tplc="05C82A32">
      <w:start w:val="1"/>
      <w:numFmt w:val="bullet"/>
      <w:lvlText w:val="o"/>
      <w:lvlJc w:val="left"/>
      <w:pPr>
        <w:ind w:left="5760" w:hanging="360"/>
      </w:pPr>
      <w:rPr>
        <w:rFonts w:ascii="Courier New" w:hAnsi="Courier New" w:hint="default"/>
      </w:rPr>
    </w:lvl>
    <w:lvl w:ilvl="8" w:tplc="3F82AFD6">
      <w:start w:val="1"/>
      <w:numFmt w:val="bullet"/>
      <w:lvlText w:val=""/>
      <w:lvlJc w:val="left"/>
      <w:pPr>
        <w:ind w:left="6480" w:hanging="360"/>
      </w:pPr>
      <w:rPr>
        <w:rFonts w:ascii="Wingdings" w:hAnsi="Wingdings" w:hint="default"/>
      </w:rPr>
    </w:lvl>
  </w:abstractNum>
  <w:abstractNum w:abstractNumId="94" w15:restartNumberingAfterBreak="0">
    <w:nsid w:val="0F221F83"/>
    <w:multiLevelType w:val="hybridMultilevel"/>
    <w:tmpl w:val="F2041346"/>
    <w:lvl w:ilvl="0" w:tplc="E0AE2C1A">
      <w:start w:val="4"/>
      <w:numFmt w:val="decimal"/>
      <w:lvlText w:val="%1."/>
      <w:lvlJc w:val="left"/>
      <w:pPr>
        <w:ind w:left="720" w:hanging="360"/>
      </w:pPr>
    </w:lvl>
    <w:lvl w:ilvl="1" w:tplc="3ABCC5A8">
      <w:start w:val="1"/>
      <w:numFmt w:val="lowerLetter"/>
      <w:lvlText w:val="%2."/>
      <w:lvlJc w:val="left"/>
      <w:pPr>
        <w:ind w:left="1440" w:hanging="360"/>
      </w:pPr>
    </w:lvl>
    <w:lvl w:ilvl="2" w:tplc="3954AFF2">
      <w:start w:val="1"/>
      <w:numFmt w:val="lowerRoman"/>
      <w:lvlText w:val="%3."/>
      <w:lvlJc w:val="right"/>
      <w:pPr>
        <w:ind w:left="2160" w:hanging="180"/>
      </w:pPr>
    </w:lvl>
    <w:lvl w:ilvl="3" w:tplc="678CD942">
      <w:start w:val="1"/>
      <w:numFmt w:val="decimal"/>
      <w:lvlText w:val="%4."/>
      <w:lvlJc w:val="left"/>
      <w:pPr>
        <w:ind w:left="2880" w:hanging="360"/>
      </w:pPr>
    </w:lvl>
    <w:lvl w:ilvl="4" w:tplc="34228118">
      <w:start w:val="1"/>
      <w:numFmt w:val="lowerLetter"/>
      <w:lvlText w:val="%5."/>
      <w:lvlJc w:val="left"/>
      <w:pPr>
        <w:ind w:left="3600" w:hanging="360"/>
      </w:pPr>
    </w:lvl>
    <w:lvl w:ilvl="5" w:tplc="FA2C24E8">
      <w:start w:val="1"/>
      <w:numFmt w:val="lowerRoman"/>
      <w:lvlText w:val="%6."/>
      <w:lvlJc w:val="right"/>
      <w:pPr>
        <w:ind w:left="4320" w:hanging="180"/>
      </w:pPr>
    </w:lvl>
    <w:lvl w:ilvl="6" w:tplc="5A8E6978">
      <w:start w:val="1"/>
      <w:numFmt w:val="decimal"/>
      <w:lvlText w:val="%7."/>
      <w:lvlJc w:val="left"/>
      <w:pPr>
        <w:ind w:left="5040" w:hanging="360"/>
      </w:pPr>
    </w:lvl>
    <w:lvl w:ilvl="7" w:tplc="989065BC">
      <w:start w:val="1"/>
      <w:numFmt w:val="lowerLetter"/>
      <w:lvlText w:val="%8."/>
      <w:lvlJc w:val="left"/>
      <w:pPr>
        <w:ind w:left="5760" w:hanging="360"/>
      </w:pPr>
    </w:lvl>
    <w:lvl w:ilvl="8" w:tplc="7436D030">
      <w:start w:val="1"/>
      <w:numFmt w:val="lowerRoman"/>
      <w:lvlText w:val="%9."/>
      <w:lvlJc w:val="right"/>
      <w:pPr>
        <w:ind w:left="6480" w:hanging="180"/>
      </w:pPr>
    </w:lvl>
  </w:abstractNum>
  <w:abstractNum w:abstractNumId="95" w15:restartNumberingAfterBreak="0">
    <w:nsid w:val="0F304D6F"/>
    <w:multiLevelType w:val="hybridMultilevel"/>
    <w:tmpl w:val="B536691C"/>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0F5B5E2F"/>
    <w:multiLevelType w:val="hybridMultilevel"/>
    <w:tmpl w:val="64E4FEE0"/>
    <w:lvl w:ilvl="0" w:tplc="615A53EE">
      <w:start w:val="1"/>
      <w:numFmt w:val="decimal"/>
      <w:lvlText w:val="%1."/>
      <w:lvlJc w:val="left"/>
      <w:pPr>
        <w:ind w:left="720" w:hanging="360"/>
      </w:pPr>
    </w:lvl>
    <w:lvl w:ilvl="1" w:tplc="6D329990">
      <w:start w:val="1"/>
      <w:numFmt w:val="lowerLetter"/>
      <w:lvlText w:val="%2."/>
      <w:lvlJc w:val="left"/>
      <w:pPr>
        <w:ind w:left="1440" w:hanging="360"/>
      </w:pPr>
    </w:lvl>
    <w:lvl w:ilvl="2" w:tplc="9CAA8EDA">
      <w:start w:val="1"/>
      <w:numFmt w:val="lowerRoman"/>
      <w:lvlText w:val="%3."/>
      <w:lvlJc w:val="right"/>
      <w:pPr>
        <w:ind w:left="2160" w:hanging="180"/>
      </w:pPr>
    </w:lvl>
    <w:lvl w:ilvl="3" w:tplc="B3B47E06">
      <w:start w:val="2"/>
      <w:numFmt w:val="decimal"/>
      <w:lvlText w:val="%4."/>
      <w:lvlJc w:val="left"/>
      <w:pPr>
        <w:ind w:left="2880" w:hanging="360"/>
      </w:pPr>
    </w:lvl>
    <w:lvl w:ilvl="4" w:tplc="540A7A3A">
      <w:start w:val="1"/>
      <w:numFmt w:val="lowerLetter"/>
      <w:lvlText w:val="%5."/>
      <w:lvlJc w:val="left"/>
      <w:pPr>
        <w:ind w:left="3600" w:hanging="360"/>
      </w:pPr>
    </w:lvl>
    <w:lvl w:ilvl="5" w:tplc="64D6FEBE">
      <w:start w:val="1"/>
      <w:numFmt w:val="lowerRoman"/>
      <w:lvlText w:val="%6."/>
      <w:lvlJc w:val="right"/>
      <w:pPr>
        <w:ind w:left="4320" w:hanging="180"/>
      </w:pPr>
    </w:lvl>
    <w:lvl w:ilvl="6" w:tplc="4F48E9B8">
      <w:start w:val="1"/>
      <w:numFmt w:val="decimal"/>
      <w:lvlText w:val="%7."/>
      <w:lvlJc w:val="left"/>
      <w:pPr>
        <w:ind w:left="5040" w:hanging="360"/>
      </w:pPr>
    </w:lvl>
    <w:lvl w:ilvl="7" w:tplc="E31C30E2">
      <w:start w:val="1"/>
      <w:numFmt w:val="lowerLetter"/>
      <w:lvlText w:val="%8."/>
      <w:lvlJc w:val="left"/>
      <w:pPr>
        <w:ind w:left="5760" w:hanging="360"/>
      </w:pPr>
    </w:lvl>
    <w:lvl w:ilvl="8" w:tplc="B6207F14">
      <w:start w:val="1"/>
      <w:numFmt w:val="lowerRoman"/>
      <w:lvlText w:val="%9."/>
      <w:lvlJc w:val="right"/>
      <w:pPr>
        <w:ind w:left="6480" w:hanging="180"/>
      </w:pPr>
    </w:lvl>
  </w:abstractNum>
  <w:abstractNum w:abstractNumId="97" w15:restartNumberingAfterBreak="0">
    <w:nsid w:val="0F847415"/>
    <w:multiLevelType w:val="hybridMultilevel"/>
    <w:tmpl w:val="A288CE80"/>
    <w:lvl w:ilvl="0" w:tplc="B7C2422A">
      <w:start w:val="1"/>
      <w:numFmt w:val="decimal"/>
      <w:lvlText w:val="%1."/>
      <w:lvlJc w:val="left"/>
      <w:pPr>
        <w:ind w:left="720" w:hanging="360"/>
      </w:pPr>
    </w:lvl>
    <w:lvl w:ilvl="1" w:tplc="BA48E086">
      <w:start w:val="1"/>
      <w:numFmt w:val="lowerLetter"/>
      <w:lvlText w:val="%2."/>
      <w:lvlJc w:val="left"/>
      <w:pPr>
        <w:ind w:left="1440" w:hanging="360"/>
      </w:pPr>
    </w:lvl>
    <w:lvl w:ilvl="2" w:tplc="F2928F32">
      <w:start w:val="4"/>
      <w:numFmt w:val="lowerRoman"/>
      <w:lvlText w:val="%3."/>
      <w:lvlJc w:val="right"/>
      <w:pPr>
        <w:ind w:left="2160" w:hanging="180"/>
      </w:pPr>
    </w:lvl>
    <w:lvl w:ilvl="3" w:tplc="06E6EA26">
      <w:start w:val="1"/>
      <w:numFmt w:val="decimal"/>
      <w:lvlText w:val="%4."/>
      <w:lvlJc w:val="left"/>
      <w:pPr>
        <w:ind w:left="2880" w:hanging="360"/>
      </w:pPr>
    </w:lvl>
    <w:lvl w:ilvl="4" w:tplc="53A0AE8C">
      <w:start w:val="1"/>
      <w:numFmt w:val="lowerLetter"/>
      <w:lvlText w:val="%5."/>
      <w:lvlJc w:val="left"/>
      <w:pPr>
        <w:ind w:left="3600" w:hanging="360"/>
      </w:pPr>
    </w:lvl>
    <w:lvl w:ilvl="5" w:tplc="C554C09A">
      <w:start w:val="1"/>
      <w:numFmt w:val="lowerRoman"/>
      <w:lvlText w:val="%6."/>
      <w:lvlJc w:val="right"/>
      <w:pPr>
        <w:ind w:left="4320" w:hanging="180"/>
      </w:pPr>
    </w:lvl>
    <w:lvl w:ilvl="6" w:tplc="53FA011E">
      <w:start w:val="1"/>
      <w:numFmt w:val="decimal"/>
      <w:lvlText w:val="%7."/>
      <w:lvlJc w:val="left"/>
      <w:pPr>
        <w:ind w:left="5040" w:hanging="360"/>
      </w:pPr>
    </w:lvl>
    <w:lvl w:ilvl="7" w:tplc="1BC811B2">
      <w:start w:val="1"/>
      <w:numFmt w:val="lowerLetter"/>
      <w:lvlText w:val="%8."/>
      <w:lvlJc w:val="left"/>
      <w:pPr>
        <w:ind w:left="5760" w:hanging="360"/>
      </w:pPr>
    </w:lvl>
    <w:lvl w:ilvl="8" w:tplc="3D46FAC0">
      <w:start w:val="1"/>
      <w:numFmt w:val="lowerRoman"/>
      <w:lvlText w:val="%9."/>
      <w:lvlJc w:val="right"/>
      <w:pPr>
        <w:ind w:left="6480" w:hanging="180"/>
      </w:pPr>
    </w:lvl>
  </w:abstractNum>
  <w:abstractNum w:abstractNumId="98" w15:restartNumberingAfterBreak="0">
    <w:nsid w:val="0FB98DB4"/>
    <w:multiLevelType w:val="hybridMultilevel"/>
    <w:tmpl w:val="FBAA74C8"/>
    <w:lvl w:ilvl="0" w:tplc="78F863DA">
      <w:start w:val="1"/>
      <w:numFmt w:val="bullet"/>
      <w:lvlText w:val=""/>
      <w:lvlJc w:val="left"/>
      <w:pPr>
        <w:ind w:left="720" w:hanging="360"/>
      </w:pPr>
      <w:rPr>
        <w:rFonts w:ascii="Symbol" w:hAnsi="Symbol" w:hint="default"/>
      </w:rPr>
    </w:lvl>
    <w:lvl w:ilvl="1" w:tplc="3FB447E6">
      <w:start w:val="1"/>
      <w:numFmt w:val="bullet"/>
      <w:lvlText w:val="·"/>
      <w:lvlJc w:val="left"/>
      <w:pPr>
        <w:ind w:left="1440" w:hanging="360"/>
      </w:pPr>
      <w:rPr>
        <w:rFonts w:ascii="Symbol" w:hAnsi="Symbol" w:hint="default"/>
      </w:rPr>
    </w:lvl>
    <w:lvl w:ilvl="2" w:tplc="BCBAD8C4">
      <w:start w:val="1"/>
      <w:numFmt w:val="bullet"/>
      <w:lvlText w:val=""/>
      <w:lvlJc w:val="left"/>
      <w:pPr>
        <w:ind w:left="2160" w:hanging="360"/>
      </w:pPr>
      <w:rPr>
        <w:rFonts w:ascii="Wingdings" w:hAnsi="Wingdings" w:hint="default"/>
      </w:rPr>
    </w:lvl>
    <w:lvl w:ilvl="3" w:tplc="9A30CC4C">
      <w:start w:val="1"/>
      <w:numFmt w:val="bullet"/>
      <w:lvlText w:val=""/>
      <w:lvlJc w:val="left"/>
      <w:pPr>
        <w:ind w:left="2880" w:hanging="360"/>
      </w:pPr>
      <w:rPr>
        <w:rFonts w:ascii="Symbol" w:hAnsi="Symbol" w:hint="default"/>
      </w:rPr>
    </w:lvl>
    <w:lvl w:ilvl="4" w:tplc="21BA4F1A">
      <w:start w:val="1"/>
      <w:numFmt w:val="bullet"/>
      <w:lvlText w:val="o"/>
      <w:lvlJc w:val="left"/>
      <w:pPr>
        <w:ind w:left="3600" w:hanging="360"/>
      </w:pPr>
      <w:rPr>
        <w:rFonts w:ascii="Courier New" w:hAnsi="Courier New" w:hint="default"/>
      </w:rPr>
    </w:lvl>
    <w:lvl w:ilvl="5" w:tplc="1C94CBFC">
      <w:start w:val="1"/>
      <w:numFmt w:val="bullet"/>
      <w:lvlText w:val=""/>
      <w:lvlJc w:val="left"/>
      <w:pPr>
        <w:ind w:left="4320" w:hanging="360"/>
      </w:pPr>
      <w:rPr>
        <w:rFonts w:ascii="Wingdings" w:hAnsi="Wingdings" w:hint="default"/>
      </w:rPr>
    </w:lvl>
    <w:lvl w:ilvl="6" w:tplc="106E9D3A">
      <w:start w:val="1"/>
      <w:numFmt w:val="bullet"/>
      <w:lvlText w:val=""/>
      <w:lvlJc w:val="left"/>
      <w:pPr>
        <w:ind w:left="5040" w:hanging="360"/>
      </w:pPr>
      <w:rPr>
        <w:rFonts w:ascii="Symbol" w:hAnsi="Symbol" w:hint="default"/>
      </w:rPr>
    </w:lvl>
    <w:lvl w:ilvl="7" w:tplc="6A687A2C">
      <w:start w:val="1"/>
      <w:numFmt w:val="bullet"/>
      <w:lvlText w:val="o"/>
      <w:lvlJc w:val="left"/>
      <w:pPr>
        <w:ind w:left="5760" w:hanging="360"/>
      </w:pPr>
      <w:rPr>
        <w:rFonts w:ascii="Courier New" w:hAnsi="Courier New" w:hint="default"/>
      </w:rPr>
    </w:lvl>
    <w:lvl w:ilvl="8" w:tplc="85408B42">
      <w:start w:val="1"/>
      <w:numFmt w:val="bullet"/>
      <w:lvlText w:val=""/>
      <w:lvlJc w:val="left"/>
      <w:pPr>
        <w:ind w:left="6480" w:hanging="360"/>
      </w:pPr>
      <w:rPr>
        <w:rFonts w:ascii="Wingdings" w:hAnsi="Wingdings" w:hint="default"/>
      </w:rPr>
    </w:lvl>
  </w:abstractNum>
  <w:abstractNum w:abstractNumId="99" w15:restartNumberingAfterBreak="0">
    <w:nsid w:val="0FCC2B89"/>
    <w:multiLevelType w:val="hybridMultilevel"/>
    <w:tmpl w:val="BE0C570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160" w:hanging="180"/>
      </w:pPr>
      <w:rPr>
        <w:rFonts w:ascii="Courier New" w:hAnsi="Courier New" w:hint="default"/>
      </w:rPr>
    </w:lvl>
    <w:lvl w:ilvl="3" w:tplc="FFFFFFFF">
      <w:start w:val="1"/>
      <w:numFmt w:val="bullet"/>
      <w:lvlText w:val=""/>
      <w:lvlJc w:val="left"/>
      <w:pPr>
        <w:ind w:left="2880" w:hanging="360"/>
      </w:pPr>
      <w:rPr>
        <w:rFonts w:ascii="Symbol" w:hAnsi="Symbol"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0" w15:restartNumberingAfterBreak="0">
    <w:nsid w:val="100FCFCB"/>
    <w:multiLevelType w:val="hybridMultilevel"/>
    <w:tmpl w:val="1CA8BA12"/>
    <w:lvl w:ilvl="0" w:tplc="B6EE6CC0">
      <w:start w:val="1"/>
      <w:numFmt w:val="bullet"/>
      <w:lvlText w:val="o"/>
      <w:lvlJc w:val="left"/>
      <w:pPr>
        <w:ind w:left="720" w:hanging="360"/>
      </w:pPr>
      <w:rPr>
        <w:rFonts w:ascii="&quot;Courier New&quot;" w:hAnsi="&quot;Courier New&quot;" w:hint="default"/>
      </w:rPr>
    </w:lvl>
    <w:lvl w:ilvl="1" w:tplc="5E742278">
      <w:start w:val="1"/>
      <w:numFmt w:val="bullet"/>
      <w:lvlText w:val="o"/>
      <w:lvlJc w:val="left"/>
      <w:pPr>
        <w:ind w:left="1440" w:hanging="360"/>
      </w:pPr>
      <w:rPr>
        <w:rFonts w:ascii="Courier New" w:hAnsi="Courier New" w:hint="default"/>
      </w:rPr>
    </w:lvl>
    <w:lvl w:ilvl="2" w:tplc="CC28A676">
      <w:start w:val="1"/>
      <w:numFmt w:val="bullet"/>
      <w:lvlText w:val=""/>
      <w:lvlJc w:val="left"/>
      <w:pPr>
        <w:ind w:left="2160" w:hanging="360"/>
      </w:pPr>
      <w:rPr>
        <w:rFonts w:ascii="Wingdings" w:hAnsi="Wingdings" w:hint="default"/>
      </w:rPr>
    </w:lvl>
    <w:lvl w:ilvl="3" w:tplc="75B05682">
      <w:start w:val="1"/>
      <w:numFmt w:val="bullet"/>
      <w:lvlText w:val=""/>
      <w:lvlJc w:val="left"/>
      <w:pPr>
        <w:ind w:left="2880" w:hanging="360"/>
      </w:pPr>
      <w:rPr>
        <w:rFonts w:ascii="Symbol" w:hAnsi="Symbol" w:hint="default"/>
      </w:rPr>
    </w:lvl>
    <w:lvl w:ilvl="4" w:tplc="53D45160">
      <w:start w:val="1"/>
      <w:numFmt w:val="bullet"/>
      <w:lvlText w:val="o"/>
      <w:lvlJc w:val="left"/>
      <w:pPr>
        <w:ind w:left="3600" w:hanging="360"/>
      </w:pPr>
      <w:rPr>
        <w:rFonts w:ascii="Courier New" w:hAnsi="Courier New" w:hint="default"/>
      </w:rPr>
    </w:lvl>
    <w:lvl w:ilvl="5" w:tplc="63A40A56">
      <w:start w:val="1"/>
      <w:numFmt w:val="bullet"/>
      <w:lvlText w:val=""/>
      <w:lvlJc w:val="left"/>
      <w:pPr>
        <w:ind w:left="4320" w:hanging="360"/>
      </w:pPr>
      <w:rPr>
        <w:rFonts w:ascii="Wingdings" w:hAnsi="Wingdings" w:hint="default"/>
      </w:rPr>
    </w:lvl>
    <w:lvl w:ilvl="6" w:tplc="EB222880">
      <w:start w:val="1"/>
      <w:numFmt w:val="bullet"/>
      <w:lvlText w:val=""/>
      <w:lvlJc w:val="left"/>
      <w:pPr>
        <w:ind w:left="5040" w:hanging="360"/>
      </w:pPr>
      <w:rPr>
        <w:rFonts w:ascii="Symbol" w:hAnsi="Symbol" w:hint="default"/>
      </w:rPr>
    </w:lvl>
    <w:lvl w:ilvl="7" w:tplc="041E351C">
      <w:start w:val="1"/>
      <w:numFmt w:val="bullet"/>
      <w:lvlText w:val="o"/>
      <w:lvlJc w:val="left"/>
      <w:pPr>
        <w:ind w:left="5760" w:hanging="360"/>
      </w:pPr>
      <w:rPr>
        <w:rFonts w:ascii="Courier New" w:hAnsi="Courier New" w:hint="default"/>
      </w:rPr>
    </w:lvl>
    <w:lvl w:ilvl="8" w:tplc="FD3C6DEE">
      <w:start w:val="1"/>
      <w:numFmt w:val="bullet"/>
      <w:lvlText w:val=""/>
      <w:lvlJc w:val="left"/>
      <w:pPr>
        <w:ind w:left="6480" w:hanging="360"/>
      </w:pPr>
      <w:rPr>
        <w:rFonts w:ascii="Wingdings" w:hAnsi="Wingdings" w:hint="default"/>
      </w:rPr>
    </w:lvl>
  </w:abstractNum>
  <w:abstractNum w:abstractNumId="101" w15:restartNumberingAfterBreak="0">
    <w:nsid w:val="10BF9B5C"/>
    <w:multiLevelType w:val="hybridMultilevel"/>
    <w:tmpl w:val="285E0ADE"/>
    <w:lvl w:ilvl="0" w:tplc="4F2CD146">
      <w:start w:val="1"/>
      <w:numFmt w:val="decimal"/>
      <w:lvlText w:val="%1."/>
      <w:lvlJc w:val="left"/>
      <w:pPr>
        <w:ind w:left="720" w:hanging="360"/>
      </w:pPr>
    </w:lvl>
    <w:lvl w:ilvl="1" w:tplc="E28478E8">
      <w:start w:val="1"/>
      <w:numFmt w:val="lowerLetter"/>
      <w:lvlText w:val="%2."/>
      <w:lvlJc w:val="left"/>
      <w:pPr>
        <w:ind w:left="1440" w:hanging="360"/>
      </w:pPr>
    </w:lvl>
    <w:lvl w:ilvl="2" w:tplc="E3221C58">
      <w:start w:val="1"/>
      <w:numFmt w:val="lowerRoman"/>
      <w:lvlText w:val="%3."/>
      <w:lvlJc w:val="right"/>
      <w:pPr>
        <w:ind w:left="2160" w:hanging="180"/>
      </w:pPr>
    </w:lvl>
    <w:lvl w:ilvl="3" w:tplc="CD2EFE58">
      <w:start w:val="1"/>
      <w:numFmt w:val="decimal"/>
      <w:lvlText w:val="%4."/>
      <w:lvlJc w:val="left"/>
      <w:pPr>
        <w:ind w:left="2880" w:hanging="360"/>
      </w:pPr>
    </w:lvl>
    <w:lvl w:ilvl="4" w:tplc="38E64A86">
      <w:start w:val="2"/>
      <w:numFmt w:val="lowerLetter"/>
      <w:lvlText w:val="%5."/>
      <w:lvlJc w:val="left"/>
      <w:pPr>
        <w:ind w:left="3600" w:hanging="360"/>
      </w:pPr>
    </w:lvl>
    <w:lvl w:ilvl="5" w:tplc="54DAA3A4">
      <w:start w:val="1"/>
      <w:numFmt w:val="lowerRoman"/>
      <w:lvlText w:val="%6."/>
      <w:lvlJc w:val="right"/>
      <w:pPr>
        <w:ind w:left="4320" w:hanging="180"/>
      </w:pPr>
    </w:lvl>
    <w:lvl w:ilvl="6" w:tplc="49F83390">
      <w:start w:val="1"/>
      <w:numFmt w:val="decimal"/>
      <w:lvlText w:val="%7."/>
      <w:lvlJc w:val="left"/>
      <w:pPr>
        <w:ind w:left="5040" w:hanging="360"/>
      </w:pPr>
    </w:lvl>
    <w:lvl w:ilvl="7" w:tplc="7116C420">
      <w:start w:val="1"/>
      <w:numFmt w:val="lowerLetter"/>
      <w:lvlText w:val="%8."/>
      <w:lvlJc w:val="left"/>
      <w:pPr>
        <w:ind w:left="5760" w:hanging="360"/>
      </w:pPr>
    </w:lvl>
    <w:lvl w:ilvl="8" w:tplc="8ADECDF2">
      <w:start w:val="1"/>
      <w:numFmt w:val="lowerRoman"/>
      <w:lvlText w:val="%9."/>
      <w:lvlJc w:val="right"/>
      <w:pPr>
        <w:ind w:left="6480" w:hanging="180"/>
      </w:pPr>
    </w:lvl>
  </w:abstractNum>
  <w:abstractNum w:abstractNumId="102" w15:restartNumberingAfterBreak="0">
    <w:nsid w:val="10D1D566"/>
    <w:multiLevelType w:val="hybridMultilevel"/>
    <w:tmpl w:val="26A884E2"/>
    <w:lvl w:ilvl="0" w:tplc="3F424FE4">
      <w:start w:val="1"/>
      <w:numFmt w:val="decimal"/>
      <w:lvlText w:val="%1."/>
      <w:lvlJc w:val="left"/>
      <w:pPr>
        <w:ind w:left="720" w:hanging="360"/>
      </w:pPr>
    </w:lvl>
    <w:lvl w:ilvl="1" w:tplc="6CFC907C">
      <w:start w:val="1"/>
      <w:numFmt w:val="lowerLetter"/>
      <w:lvlText w:val="%2."/>
      <w:lvlJc w:val="left"/>
      <w:pPr>
        <w:ind w:left="1440" w:hanging="360"/>
      </w:pPr>
    </w:lvl>
    <w:lvl w:ilvl="2" w:tplc="771C04D2">
      <w:start w:val="1"/>
      <w:numFmt w:val="lowerRoman"/>
      <w:lvlText w:val="%3."/>
      <w:lvlJc w:val="right"/>
      <w:pPr>
        <w:ind w:left="2160" w:hanging="180"/>
      </w:pPr>
    </w:lvl>
    <w:lvl w:ilvl="3" w:tplc="5A340F6A">
      <w:start w:val="1"/>
      <w:numFmt w:val="decimal"/>
      <w:lvlText w:val="%4."/>
      <w:lvlJc w:val="left"/>
      <w:pPr>
        <w:ind w:left="2880" w:hanging="360"/>
      </w:pPr>
    </w:lvl>
    <w:lvl w:ilvl="4" w:tplc="C6ECDF56">
      <w:start w:val="1"/>
      <w:numFmt w:val="lowerLetter"/>
      <w:lvlText w:val="%5."/>
      <w:lvlJc w:val="left"/>
      <w:pPr>
        <w:ind w:left="3600" w:hanging="360"/>
      </w:pPr>
    </w:lvl>
    <w:lvl w:ilvl="5" w:tplc="5FB4E33E">
      <w:start w:val="1"/>
      <w:numFmt w:val="lowerRoman"/>
      <w:lvlText w:val="%6."/>
      <w:lvlJc w:val="right"/>
      <w:pPr>
        <w:ind w:left="4320" w:hanging="180"/>
      </w:pPr>
    </w:lvl>
    <w:lvl w:ilvl="6" w:tplc="8646BD0E">
      <w:start w:val="1"/>
      <w:numFmt w:val="decimal"/>
      <w:lvlText w:val="%7."/>
      <w:lvlJc w:val="left"/>
      <w:pPr>
        <w:ind w:left="5040" w:hanging="360"/>
      </w:pPr>
    </w:lvl>
    <w:lvl w:ilvl="7" w:tplc="56A0B75A">
      <w:start w:val="1"/>
      <w:numFmt w:val="lowerLetter"/>
      <w:lvlText w:val="%8."/>
      <w:lvlJc w:val="left"/>
      <w:pPr>
        <w:ind w:left="5760" w:hanging="360"/>
      </w:pPr>
    </w:lvl>
    <w:lvl w:ilvl="8" w:tplc="8E90C980">
      <w:start w:val="1"/>
      <w:numFmt w:val="lowerRoman"/>
      <w:lvlText w:val="%9."/>
      <w:lvlJc w:val="right"/>
      <w:pPr>
        <w:ind w:left="6480" w:hanging="180"/>
      </w:pPr>
    </w:lvl>
  </w:abstractNum>
  <w:abstractNum w:abstractNumId="103" w15:restartNumberingAfterBreak="0">
    <w:nsid w:val="10E2E0ED"/>
    <w:multiLevelType w:val="hybridMultilevel"/>
    <w:tmpl w:val="959E6A4A"/>
    <w:lvl w:ilvl="0" w:tplc="FAC272D8">
      <w:start w:val="1"/>
      <w:numFmt w:val="bullet"/>
      <w:lvlText w:val=""/>
      <w:lvlJc w:val="left"/>
      <w:pPr>
        <w:ind w:left="720" w:hanging="360"/>
      </w:pPr>
      <w:rPr>
        <w:rFonts w:ascii="Symbol" w:hAnsi="Symbol" w:hint="default"/>
      </w:rPr>
    </w:lvl>
    <w:lvl w:ilvl="1" w:tplc="68169C26">
      <w:start w:val="1"/>
      <w:numFmt w:val="bullet"/>
      <w:lvlText w:val="·"/>
      <w:lvlJc w:val="left"/>
      <w:pPr>
        <w:ind w:left="1440" w:hanging="360"/>
      </w:pPr>
      <w:rPr>
        <w:rFonts w:ascii="Symbol" w:hAnsi="Symbol" w:hint="default"/>
      </w:rPr>
    </w:lvl>
    <w:lvl w:ilvl="2" w:tplc="05003270">
      <w:start w:val="1"/>
      <w:numFmt w:val="bullet"/>
      <w:lvlText w:val=""/>
      <w:lvlJc w:val="left"/>
      <w:pPr>
        <w:ind w:left="2160" w:hanging="360"/>
      </w:pPr>
      <w:rPr>
        <w:rFonts w:ascii="Wingdings" w:hAnsi="Wingdings" w:hint="default"/>
      </w:rPr>
    </w:lvl>
    <w:lvl w:ilvl="3" w:tplc="6C4658EA">
      <w:start w:val="1"/>
      <w:numFmt w:val="bullet"/>
      <w:lvlText w:val=""/>
      <w:lvlJc w:val="left"/>
      <w:pPr>
        <w:ind w:left="2880" w:hanging="360"/>
      </w:pPr>
      <w:rPr>
        <w:rFonts w:ascii="Symbol" w:hAnsi="Symbol" w:hint="default"/>
      </w:rPr>
    </w:lvl>
    <w:lvl w:ilvl="4" w:tplc="739E08EC">
      <w:start w:val="1"/>
      <w:numFmt w:val="bullet"/>
      <w:lvlText w:val="o"/>
      <w:lvlJc w:val="left"/>
      <w:pPr>
        <w:ind w:left="3600" w:hanging="360"/>
      </w:pPr>
      <w:rPr>
        <w:rFonts w:ascii="Courier New" w:hAnsi="Courier New" w:hint="default"/>
      </w:rPr>
    </w:lvl>
    <w:lvl w:ilvl="5" w:tplc="9E4C4938">
      <w:start w:val="1"/>
      <w:numFmt w:val="bullet"/>
      <w:lvlText w:val=""/>
      <w:lvlJc w:val="left"/>
      <w:pPr>
        <w:ind w:left="4320" w:hanging="360"/>
      </w:pPr>
      <w:rPr>
        <w:rFonts w:ascii="Wingdings" w:hAnsi="Wingdings" w:hint="default"/>
      </w:rPr>
    </w:lvl>
    <w:lvl w:ilvl="6" w:tplc="5698737E">
      <w:start w:val="1"/>
      <w:numFmt w:val="bullet"/>
      <w:lvlText w:val=""/>
      <w:lvlJc w:val="left"/>
      <w:pPr>
        <w:ind w:left="5040" w:hanging="360"/>
      </w:pPr>
      <w:rPr>
        <w:rFonts w:ascii="Symbol" w:hAnsi="Symbol" w:hint="default"/>
      </w:rPr>
    </w:lvl>
    <w:lvl w:ilvl="7" w:tplc="4C0E4B1E">
      <w:start w:val="1"/>
      <w:numFmt w:val="bullet"/>
      <w:lvlText w:val="o"/>
      <w:lvlJc w:val="left"/>
      <w:pPr>
        <w:ind w:left="5760" w:hanging="360"/>
      </w:pPr>
      <w:rPr>
        <w:rFonts w:ascii="Courier New" w:hAnsi="Courier New" w:hint="default"/>
      </w:rPr>
    </w:lvl>
    <w:lvl w:ilvl="8" w:tplc="0AA8207E">
      <w:start w:val="1"/>
      <w:numFmt w:val="bullet"/>
      <w:lvlText w:val=""/>
      <w:lvlJc w:val="left"/>
      <w:pPr>
        <w:ind w:left="6480" w:hanging="360"/>
      </w:pPr>
      <w:rPr>
        <w:rFonts w:ascii="Wingdings" w:hAnsi="Wingdings" w:hint="default"/>
      </w:rPr>
    </w:lvl>
  </w:abstractNum>
  <w:abstractNum w:abstractNumId="104" w15:restartNumberingAfterBreak="0">
    <w:nsid w:val="113831E2"/>
    <w:multiLevelType w:val="hybridMultilevel"/>
    <w:tmpl w:val="01F46F5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114EAB5B"/>
    <w:multiLevelType w:val="hybridMultilevel"/>
    <w:tmpl w:val="454013F8"/>
    <w:lvl w:ilvl="0" w:tplc="5BD0C85C">
      <w:start w:val="1"/>
      <w:numFmt w:val="bullet"/>
      <w:lvlText w:val="o"/>
      <w:lvlJc w:val="left"/>
      <w:pPr>
        <w:ind w:left="720" w:hanging="360"/>
      </w:pPr>
      <w:rPr>
        <w:rFonts w:ascii="&quot;Courier New&quot;" w:hAnsi="&quot;Courier New&quot;" w:hint="default"/>
      </w:rPr>
    </w:lvl>
    <w:lvl w:ilvl="1" w:tplc="E9C24014">
      <w:start w:val="1"/>
      <w:numFmt w:val="bullet"/>
      <w:lvlText w:val="o"/>
      <w:lvlJc w:val="left"/>
      <w:pPr>
        <w:ind w:left="1440" w:hanging="360"/>
      </w:pPr>
      <w:rPr>
        <w:rFonts w:ascii="Courier New" w:hAnsi="Courier New" w:hint="default"/>
      </w:rPr>
    </w:lvl>
    <w:lvl w:ilvl="2" w:tplc="A6BE4936">
      <w:start w:val="1"/>
      <w:numFmt w:val="bullet"/>
      <w:lvlText w:val=""/>
      <w:lvlJc w:val="left"/>
      <w:pPr>
        <w:ind w:left="2160" w:hanging="360"/>
      </w:pPr>
      <w:rPr>
        <w:rFonts w:ascii="Wingdings" w:hAnsi="Wingdings" w:hint="default"/>
      </w:rPr>
    </w:lvl>
    <w:lvl w:ilvl="3" w:tplc="27F07352">
      <w:start w:val="1"/>
      <w:numFmt w:val="bullet"/>
      <w:lvlText w:val=""/>
      <w:lvlJc w:val="left"/>
      <w:pPr>
        <w:ind w:left="2880" w:hanging="360"/>
      </w:pPr>
      <w:rPr>
        <w:rFonts w:ascii="Symbol" w:hAnsi="Symbol" w:hint="default"/>
      </w:rPr>
    </w:lvl>
    <w:lvl w:ilvl="4" w:tplc="9B1CE918">
      <w:start w:val="1"/>
      <w:numFmt w:val="bullet"/>
      <w:lvlText w:val="o"/>
      <w:lvlJc w:val="left"/>
      <w:pPr>
        <w:ind w:left="3600" w:hanging="360"/>
      </w:pPr>
      <w:rPr>
        <w:rFonts w:ascii="Courier New" w:hAnsi="Courier New" w:hint="default"/>
      </w:rPr>
    </w:lvl>
    <w:lvl w:ilvl="5" w:tplc="D4AC6AFC">
      <w:start w:val="1"/>
      <w:numFmt w:val="bullet"/>
      <w:lvlText w:val=""/>
      <w:lvlJc w:val="left"/>
      <w:pPr>
        <w:ind w:left="4320" w:hanging="360"/>
      </w:pPr>
      <w:rPr>
        <w:rFonts w:ascii="Wingdings" w:hAnsi="Wingdings" w:hint="default"/>
      </w:rPr>
    </w:lvl>
    <w:lvl w:ilvl="6" w:tplc="B97424E0">
      <w:start w:val="1"/>
      <w:numFmt w:val="bullet"/>
      <w:lvlText w:val=""/>
      <w:lvlJc w:val="left"/>
      <w:pPr>
        <w:ind w:left="5040" w:hanging="360"/>
      </w:pPr>
      <w:rPr>
        <w:rFonts w:ascii="Symbol" w:hAnsi="Symbol" w:hint="default"/>
      </w:rPr>
    </w:lvl>
    <w:lvl w:ilvl="7" w:tplc="E852549E">
      <w:start w:val="1"/>
      <w:numFmt w:val="bullet"/>
      <w:lvlText w:val="o"/>
      <w:lvlJc w:val="left"/>
      <w:pPr>
        <w:ind w:left="5760" w:hanging="360"/>
      </w:pPr>
      <w:rPr>
        <w:rFonts w:ascii="Courier New" w:hAnsi="Courier New" w:hint="default"/>
      </w:rPr>
    </w:lvl>
    <w:lvl w:ilvl="8" w:tplc="909AED44">
      <w:start w:val="1"/>
      <w:numFmt w:val="bullet"/>
      <w:lvlText w:val=""/>
      <w:lvlJc w:val="left"/>
      <w:pPr>
        <w:ind w:left="6480" w:hanging="360"/>
      </w:pPr>
      <w:rPr>
        <w:rFonts w:ascii="Wingdings" w:hAnsi="Wingdings" w:hint="default"/>
      </w:rPr>
    </w:lvl>
  </w:abstractNum>
  <w:abstractNum w:abstractNumId="106" w15:restartNumberingAfterBreak="0">
    <w:nsid w:val="11B05C4D"/>
    <w:multiLevelType w:val="hybridMultilevel"/>
    <w:tmpl w:val="13A29470"/>
    <w:lvl w:ilvl="0" w:tplc="F8EC019E">
      <w:start w:val="1"/>
      <w:numFmt w:val="decimal"/>
      <w:lvlText w:val="%1."/>
      <w:lvlJc w:val="left"/>
      <w:pPr>
        <w:ind w:left="720" w:hanging="360"/>
      </w:pPr>
    </w:lvl>
    <w:lvl w:ilvl="1" w:tplc="4AFAD7B6">
      <w:start w:val="1"/>
      <w:numFmt w:val="lowerLetter"/>
      <w:lvlText w:val="%2."/>
      <w:lvlJc w:val="left"/>
      <w:pPr>
        <w:ind w:left="1440" w:hanging="360"/>
      </w:pPr>
    </w:lvl>
    <w:lvl w:ilvl="2" w:tplc="DD7682AE">
      <w:start w:val="1"/>
      <w:numFmt w:val="lowerRoman"/>
      <w:lvlText w:val="%3."/>
      <w:lvlJc w:val="right"/>
      <w:pPr>
        <w:ind w:left="2160" w:hanging="180"/>
      </w:pPr>
    </w:lvl>
    <w:lvl w:ilvl="3" w:tplc="C43A894E">
      <w:start w:val="1"/>
      <w:numFmt w:val="decimal"/>
      <w:lvlText w:val="%4."/>
      <w:lvlJc w:val="left"/>
      <w:pPr>
        <w:ind w:left="2880" w:hanging="360"/>
      </w:pPr>
    </w:lvl>
    <w:lvl w:ilvl="4" w:tplc="D8B66FFC">
      <w:start w:val="1"/>
      <w:numFmt w:val="lowerLetter"/>
      <w:lvlText w:val="%5."/>
      <w:lvlJc w:val="left"/>
      <w:pPr>
        <w:ind w:left="3600" w:hanging="360"/>
      </w:pPr>
    </w:lvl>
    <w:lvl w:ilvl="5" w:tplc="A79CB2E0">
      <w:start w:val="1"/>
      <w:numFmt w:val="lowerRoman"/>
      <w:lvlText w:val="%6."/>
      <w:lvlJc w:val="right"/>
      <w:pPr>
        <w:ind w:left="4320" w:hanging="180"/>
      </w:pPr>
    </w:lvl>
    <w:lvl w:ilvl="6" w:tplc="D59697F6">
      <w:start w:val="1"/>
      <w:numFmt w:val="decimal"/>
      <w:lvlText w:val="%7."/>
      <w:lvlJc w:val="left"/>
      <w:pPr>
        <w:ind w:left="5040" w:hanging="360"/>
      </w:pPr>
    </w:lvl>
    <w:lvl w:ilvl="7" w:tplc="5CA48B4A">
      <w:start w:val="1"/>
      <w:numFmt w:val="lowerLetter"/>
      <w:lvlText w:val="%8."/>
      <w:lvlJc w:val="left"/>
      <w:pPr>
        <w:ind w:left="5760" w:hanging="360"/>
      </w:pPr>
    </w:lvl>
    <w:lvl w:ilvl="8" w:tplc="282099B6">
      <w:start w:val="1"/>
      <w:numFmt w:val="lowerRoman"/>
      <w:lvlText w:val="%9."/>
      <w:lvlJc w:val="right"/>
      <w:pPr>
        <w:ind w:left="6480" w:hanging="180"/>
      </w:pPr>
    </w:lvl>
  </w:abstractNum>
  <w:abstractNum w:abstractNumId="107" w15:restartNumberingAfterBreak="0">
    <w:nsid w:val="11D5035A"/>
    <w:multiLevelType w:val="hybridMultilevel"/>
    <w:tmpl w:val="BC7433D4"/>
    <w:lvl w:ilvl="0" w:tplc="C0226506">
      <w:start w:val="1"/>
      <w:numFmt w:val="bullet"/>
      <w:lvlText w:val=""/>
      <w:lvlJc w:val="left"/>
      <w:pPr>
        <w:ind w:left="720" w:hanging="360"/>
      </w:pPr>
      <w:rPr>
        <w:rFonts w:ascii="Symbol" w:hAnsi="Symbol" w:hint="default"/>
      </w:rPr>
    </w:lvl>
    <w:lvl w:ilvl="1" w:tplc="F0EAE4F8">
      <w:start w:val="1"/>
      <w:numFmt w:val="bullet"/>
      <w:lvlText w:val="·"/>
      <w:lvlJc w:val="left"/>
      <w:pPr>
        <w:ind w:left="1440" w:hanging="360"/>
      </w:pPr>
      <w:rPr>
        <w:rFonts w:ascii="Symbol" w:hAnsi="Symbol" w:hint="default"/>
      </w:rPr>
    </w:lvl>
    <w:lvl w:ilvl="2" w:tplc="9DD0D750">
      <w:start w:val="1"/>
      <w:numFmt w:val="bullet"/>
      <w:lvlText w:val=""/>
      <w:lvlJc w:val="left"/>
      <w:pPr>
        <w:ind w:left="2160" w:hanging="360"/>
      </w:pPr>
      <w:rPr>
        <w:rFonts w:ascii="Wingdings" w:hAnsi="Wingdings" w:hint="default"/>
      </w:rPr>
    </w:lvl>
    <w:lvl w:ilvl="3" w:tplc="BC800DBA">
      <w:start w:val="1"/>
      <w:numFmt w:val="bullet"/>
      <w:lvlText w:val=""/>
      <w:lvlJc w:val="left"/>
      <w:pPr>
        <w:ind w:left="2880" w:hanging="360"/>
      </w:pPr>
      <w:rPr>
        <w:rFonts w:ascii="Symbol" w:hAnsi="Symbol" w:hint="default"/>
      </w:rPr>
    </w:lvl>
    <w:lvl w:ilvl="4" w:tplc="EE409300">
      <w:start w:val="1"/>
      <w:numFmt w:val="bullet"/>
      <w:lvlText w:val="o"/>
      <w:lvlJc w:val="left"/>
      <w:pPr>
        <w:ind w:left="3600" w:hanging="360"/>
      </w:pPr>
      <w:rPr>
        <w:rFonts w:ascii="Courier New" w:hAnsi="Courier New" w:hint="default"/>
      </w:rPr>
    </w:lvl>
    <w:lvl w:ilvl="5" w:tplc="E7BEF33E">
      <w:start w:val="1"/>
      <w:numFmt w:val="bullet"/>
      <w:lvlText w:val=""/>
      <w:lvlJc w:val="left"/>
      <w:pPr>
        <w:ind w:left="4320" w:hanging="360"/>
      </w:pPr>
      <w:rPr>
        <w:rFonts w:ascii="Wingdings" w:hAnsi="Wingdings" w:hint="default"/>
      </w:rPr>
    </w:lvl>
    <w:lvl w:ilvl="6" w:tplc="49F25586">
      <w:start w:val="1"/>
      <w:numFmt w:val="bullet"/>
      <w:lvlText w:val=""/>
      <w:lvlJc w:val="left"/>
      <w:pPr>
        <w:ind w:left="5040" w:hanging="360"/>
      </w:pPr>
      <w:rPr>
        <w:rFonts w:ascii="Symbol" w:hAnsi="Symbol" w:hint="default"/>
      </w:rPr>
    </w:lvl>
    <w:lvl w:ilvl="7" w:tplc="45CE5288">
      <w:start w:val="1"/>
      <w:numFmt w:val="bullet"/>
      <w:lvlText w:val="o"/>
      <w:lvlJc w:val="left"/>
      <w:pPr>
        <w:ind w:left="5760" w:hanging="360"/>
      </w:pPr>
      <w:rPr>
        <w:rFonts w:ascii="Courier New" w:hAnsi="Courier New" w:hint="default"/>
      </w:rPr>
    </w:lvl>
    <w:lvl w:ilvl="8" w:tplc="83969D20">
      <w:start w:val="1"/>
      <w:numFmt w:val="bullet"/>
      <w:lvlText w:val=""/>
      <w:lvlJc w:val="left"/>
      <w:pPr>
        <w:ind w:left="6480" w:hanging="360"/>
      </w:pPr>
      <w:rPr>
        <w:rFonts w:ascii="Wingdings" w:hAnsi="Wingdings" w:hint="default"/>
      </w:rPr>
    </w:lvl>
  </w:abstractNum>
  <w:abstractNum w:abstractNumId="108" w15:restartNumberingAfterBreak="0">
    <w:nsid w:val="11F0812C"/>
    <w:multiLevelType w:val="hybridMultilevel"/>
    <w:tmpl w:val="6C4E78FA"/>
    <w:lvl w:ilvl="0" w:tplc="9844EC80">
      <w:start w:val="1"/>
      <w:numFmt w:val="bullet"/>
      <w:lvlText w:val=""/>
      <w:lvlJc w:val="left"/>
      <w:pPr>
        <w:ind w:left="720" w:hanging="360"/>
      </w:pPr>
      <w:rPr>
        <w:rFonts w:ascii="Symbol" w:hAnsi="Symbol" w:hint="default"/>
      </w:rPr>
    </w:lvl>
    <w:lvl w:ilvl="1" w:tplc="7C6CDCA4">
      <w:start w:val="1"/>
      <w:numFmt w:val="bullet"/>
      <w:lvlText w:val="o"/>
      <w:lvlJc w:val="left"/>
      <w:pPr>
        <w:ind w:left="1440" w:hanging="360"/>
      </w:pPr>
      <w:rPr>
        <w:rFonts w:ascii="Courier New" w:hAnsi="Courier New" w:hint="default"/>
      </w:rPr>
    </w:lvl>
    <w:lvl w:ilvl="2" w:tplc="2E9A4106">
      <w:start w:val="1"/>
      <w:numFmt w:val="bullet"/>
      <w:lvlText w:val=""/>
      <w:lvlJc w:val="left"/>
      <w:pPr>
        <w:ind w:left="2160" w:hanging="360"/>
      </w:pPr>
      <w:rPr>
        <w:rFonts w:ascii="Wingdings" w:hAnsi="Wingdings" w:hint="default"/>
      </w:rPr>
    </w:lvl>
    <w:lvl w:ilvl="3" w:tplc="D1ECCA22">
      <w:start w:val="1"/>
      <w:numFmt w:val="bullet"/>
      <w:lvlText w:val=""/>
      <w:lvlJc w:val="left"/>
      <w:pPr>
        <w:ind w:left="2880" w:hanging="360"/>
      </w:pPr>
      <w:rPr>
        <w:rFonts w:ascii="Symbol" w:hAnsi="Symbol" w:hint="default"/>
      </w:rPr>
    </w:lvl>
    <w:lvl w:ilvl="4" w:tplc="EDCC633A">
      <w:start w:val="1"/>
      <w:numFmt w:val="bullet"/>
      <w:lvlText w:val="·"/>
      <w:lvlJc w:val="left"/>
      <w:pPr>
        <w:ind w:left="3600" w:hanging="360"/>
      </w:pPr>
      <w:rPr>
        <w:rFonts w:ascii="Symbol" w:hAnsi="Symbol" w:hint="default"/>
      </w:rPr>
    </w:lvl>
    <w:lvl w:ilvl="5" w:tplc="0834F4C4">
      <w:start w:val="1"/>
      <w:numFmt w:val="bullet"/>
      <w:lvlText w:val=""/>
      <w:lvlJc w:val="left"/>
      <w:pPr>
        <w:ind w:left="4320" w:hanging="360"/>
      </w:pPr>
      <w:rPr>
        <w:rFonts w:ascii="Wingdings" w:hAnsi="Wingdings" w:hint="default"/>
      </w:rPr>
    </w:lvl>
    <w:lvl w:ilvl="6" w:tplc="ABD82D42">
      <w:start w:val="1"/>
      <w:numFmt w:val="bullet"/>
      <w:lvlText w:val=""/>
      <w:lvlJc w:val="left"/>
      <w:pPr>
        <w:ind w:left="5040" w:hanging="360"/>
      </w:pPr>
      <w:rPr>
        <w:rFonts w:ascii="Symbol" w:hAnsi="Symbol" w:hint="default"/>
      </w:rPr>
    </w:lvl>
    <w:lvl w:ilvl="7" w:tplc="B11637CC">
      <w:start w:val="1"/>
      <w:numFmt w:val="bullet"/>
      <w:lvlText w:val="o"/>
      <w:lvlJc w:val="left"/>
      <w:pPr>
        <w:ind w:left="5760" w:hanging="360"/>
      </w:pPr>
      <w:rPr>
        <w:rFonts w:ascii="Courier New" w:hAnsi="Courier New" w:hint="default"/>
      </w:rPr>
    </w:lvl>
    <w:lvl w:ilvl="8" w:tplc="08D8904C">
      <w:start w:val="1"/>
      <w:numFmt w:val="bullet"/>
      <w:lvlText w:val=""/>
      <w:lvlJc w:val="left"/>
      <w:pPr>
        <w:ind w:left="6480" w:hanging="360"/>
      </w:pPr>
      <w:rPr>
        <w:rFonts w:ascii="Wingdings" w:hAnsi="Wingdings" w:hint="default"/>
      </w:rPr>
    </w:lvl>
  </w:abstractNum>
  <w:abstractNum w:abstractNumId="109" w15:restartNumberingAfterBreak="0">
    <w:nsid w:val="12080BA0"/>
    <w:multiLevelType w:val="hybridMultilevel"/>
    <w:tmpl w:val="675456A4"/>
    <w:lvl w:ilvl="0" w:tplc="68A87824">
      <w:start w:val="1"/>
      <w:numFmt w:val="bullet"/>
      <w:lvlText w:val="o"/>
      <w:lvlJc w:val="left"/>
      <w:pPr>
        <w:ind w:left="720" w:hanging="360"/>
      </w:pPr>
      <w:rPr>
        <w:rFonts w:ascii="&quot;Courier New&quot;" w:hAnsi="&quot;Courier New&quot;" w:hint="default"/>
      </w:rPr>
    </w:lvl>
    <w:lvl w:ilvl="1" w:tplc="9134DCEE">
      <w:start w:val="1"/>
      <w:numFmt w:val="bullet"/>
      <w:lvlText w:val="o"/>
      <w:lvlJc w:val="left"/>
      <w:pPr>
        <w:ind w:left="1440" w:hanging="360"/>
      </w:pPr>
      <w:rPr>
        <w:rFonts w:ascii="Courier New" w:hAnsi="Courier New" w:hint="default"/>
      </w:rPr>
    </w:lvl>
    <w:lvl w:ilvl="2" w:tplc="1F488DD6">
      <w:start w:val="1"/>
      <w:numFmt w:val="bullet"/>
      <w:lvlText w:val=""/>
      <w:lvlJc w:val="left"/>
      <w:pPr>
        <w:ind w:left="2160" w:hanging="360"/>
      </w:pPr>
      <w:rPr>
        <w:rFonts w:ascii="Wingdings" w:hAnsi="Wingdings" w:hint="default"/>
      </w:rPr>
    </w:lvl>
    <w:lvl w:ilvl="3" w:tplc="B8401996">
      <w:start w:val="1"/>
      <w:numFmt w:val="bullet"/>
      <w:lvlText w:val=""/>
      <w:lvlJc w:val="left"/>
      <w:pPr>
        <w:ind w:left="2880" w:hanging="360"/>
      </w:pPr>
      <w:rPr>
        <w:rFonts w:ascii="Symbol" w:hAnsi="Symbol" w:hint="default"/>
      </w:rPr>
    </w:lvl>
    <w:lvl w:ilvl="4" w:tplc="E188E46C">
      <w:start w:val="1"/>
      <w:numFmt w:val="bullet"/>
      <w:lvlText w:val="o"/>
      <w:lvlJc w:val="left"/>
      <w:pPr>
        <w:ind w:left="3600" w:hanging="360"/>
      </w:pPr>
      <w:rPr>
        <w:rFonts w:ascii="Courier New" w:hAnsi="Courier New" w:hint="default"/>
      </w:rPr>
    </w:lvl>
    <w:lvl w:ilvl="5" w:tplc="8D0A4886">
      <w:start w:val="1"/>
      <w:numFmt w:val="bullet"/>
      <w:lvlText w:val=""/>
      <w:lvlJc w:val="left"/>
      <w:pPr>
        <w:ind w:left="4320" w:hanging="360"/>
      </w:pPr>
      <w:rPr>
        <w:rFonts w:ascii="Wingdings" w:hAnsi="Wingdings" w:hint="default"/>
      </w:rPr>
    </w:lvl>
    <w:lvl w:ilvl="6" w:tplc="AE92B8D2">
      <w:start w:val="1"/>
      <w:numFmt w:val="bullet"/>
      <w:lvlText w:val=""/>
      <w:lvlJc w:val="left"/>
      <w:pPr>
        <w:ind w:left="5040" w:hanging="360"/>
      </w:pPr>
      <w:rPr>
        <w:rFonts w:ascii="Symbol" w:hAnsi="Symbol" w:hint="default"/>
      </w:rPr>
    </w:lvl>
    <w:lvl w:ilvl="7" w:tplc="C1B616A4">
      <w:start w:val="1"/>
      <w:numFmt w:val="bullet"/>
      <w:lvlText w:val="o"/>
      <w:lvlJc w:val="left"/>
      <w:pPr>
        <w:ind w:left="5760" w:hanging="360"/>
      </w:pPr>
      <w:rPr>
        <w:rFonts w:ascii="Courier New" w:hAnsi="Courier New" w:hint="default"/>
      </w:rPr>
    </w:lvl>
    <w:lvl w:ilvl="8" w:tplc="FC24B18E">
      <w:start w:val="1"/>
      <w:numFmt w:val="bullet"/>
      <w:lvlText w:val=""/>
      <w:lvlJc w:val="left"/>
      <w:pPr>
        <w:ind w:left="6480" w:hanging="360"/>
      </w:pPr>
      <w:rPr>
        <w:rFonts w:ascii="Wingdings" w:hAnsi="Wingdings" w:hint="default"/>
      </w:rPr>
    </w:lvl>
  </w:abstractNum>
  <w:abstractNum w:abstractNumId="110" w15:restartNumberingAfterBreak="0">
    <w:nsid w:val="12760CCA"/>
    <w:multiLevelType w:val="hybridMultilevel"/>
    <w:tmpl w:val="201C4DFA"/>
    <w:lvl w:ilvl="0" w:tplc="FA3ED9B2">
      <w:start w:val="2"/>
      <w:numFmt w:val="upperRoman"/>
      <w:lvlText w:val="%1."/>
      <w:lvlJc w:val="right"/>
      <w:pPr>
        <w:ind w:left="720" w:hanging="360"/>
      </w:pPr>
    </w:lvl>
    <w:lvl w:ilvl="1" w:tplc="23B2C610">
      <w:start w:val="1"/>
      <w:numFmt w:val="lowerLetter"/>
      <w:lvlText w:val="%2."/>
      <w:lvlJc w:val="left"/>
      <w:pPr>
        <w:ind w:left="1440" w:hanging="360"/>
      </w:pPr>
    </w:lvl>
    <w:lvl w:ilvl="2" w:tplc="D5F6C1D8">
      <w:start w:val="1"/>
      <w:numFmt w:val="lowerRoman"/>
      <w:lvlText w:val="%3."/>
      <w:lvlJc w:val="right"/>
      <w:pPr>
        <w:ind w:left="2160" w:hanging="180"/>
      </w:pPr>
    </w:lvl>
    <w:lvl w:ilvl="3" w:tplc="0A78022A">
      <w:start w:val="1"/>
      <w:numFmt w:val="decimal"/>
      <w:lvlText w:val="%4."/>
      <w:lvlJc w:val="left"/>
      <w:pPr>
        <w:ind w:left="2880" w:hanging="360"/>
      </w:pPr>
    </w:lvl>
    <w:lvl w:ilvl="4" w:tplc="4BFEA390">
      <w:start w:val="1"/>
      <w:numFmt w:val="lowerLetter"/>
      <w:lvlText w:val="%5."/>
      <w:lvlJc w:val="left"/>
      <w:pPr>
        <w:ind w:left="3600" w:hanging="360"/>
      </w:pPr>
    </w:lvl>
    <w:lvl w:ilvl="5" w:tplc="3DFEC970">
      <w:start w:val="1"/>
      <w:numFmt w:val="lowerRoman"/>
      <w:lvlText w:val="%6."/>
      <w:lvlJc w:val="right"/>
      <w:pPr>
        <w:ind w:left="4320" w:hanging="180"/>
      </w:pPr>
    </w:lvl>
    <w:lvl w:ilvl="6" w:tplc="8C7A8B70">
      <w:start w:val="1"/>
      <w:numFmt w:val="decimal"/>
      <w:lvlText w:val="%7."/>
      <w:lvlJc w:val="left"/>
      <w:pPr>
        <w:ind w:left="5040" w:hanging="360"/>
      </w:pPr>
    </w:lvl>
    <w:lvl w:ilvl="7" w:tplc="CA34B93C">
      <w:start w:val="1"/>
      <w:numFmt w:val="lowerLetter"/>
      <w:lvlText w:val="%8."/>
      <w:lvlJc w:val="left"/>
      <w:pPr>
        <w:ind w:left="5760" w:hanging="360"/>
      </w:pPr>
    </w:lvl>
    <w:lvl w:ilvl="8" w:tplc="B2BC846C">
      <w:start w:val="1"/>
      <w:numFmt w:val="lowerRoman"/>
      <w:lvlText w:val="%9."/>
      <w:lvlJc w:val="right"/>
      <w:pPr>
        <w:ind w:left="6480" w:hanging="180"/>
      </w:pPr>
    </w:lvl>
  </w:abstractNum>
  <w:abstractNum w:abstractNumId="111" w15:restartNumberingAfterBreak="0">
    <w:nsid w:val="12F16813"/>
    <w:multiLevelType w:val="hybridMultilevel"/>
    <w:tmpl w:val="A35CA062"/>
    <w:lvl w:ilvl="0" w:tplc="3A72AF32">
      <w:start w:val="1"/>
      <w:numFmt w:val="decimal"/>
      <w:lvlText w:val="%1."/>
      <w:lvlJc w:val="left"/>
      <w:pPr>
        <w:ind w:left="720" w:hanging="360"/>
      </w:pPr>
    </w:lvl>
    <w:lvl w:ilvl="1" w:tplc="C08C4F34">
      <w:start w:val="1"/>
      <w:numFmt w:val="lowerLetter"/>
      <w:lvlText w:val="%2."/>
      <w:lvlJc w:val="left"/>
      <w:pPr>
        <w:ind w:left="1440" w:hanging="360"/>
      </w:pPr>
    </w:lvl>
    <w:lvl w:ilvl="2" w:tplc="F860389C">
      <w:start w:val="1"/>
      <w:numFmt w:val="lowerRoman"/>
      <w:lvlText w:val="%3."/>
      <w:lvlJc w:val="right"/>
      <w:pPr>
        <w:ind w:left="2160" w:hanging="180"/>
      </w:pPr>
    </w:lvl>
    <w:lvl w:ilvl="3" w:tplc="0F5A7294">
      <w:start w:val="1"/>
      <w:numFmt w:val="decimal"/>
      <w:lvlText w:val="%4."/>
      <w:lvlJc w:val="left"/>
      <w:pPr>
        <w:ind w:left="2880" w:hanging="360"/>
      </w:pPr>
    </w:lvl>
    <w:lvl w:ilvl="4" w:tplc="F314E188">
      <w:start w:val="1"/>
      <w:numFmt w:val="lowerLetter"/>
      <w:lvlText w:val="%5."/>
      <w:lvlJc w:val="left"/>
      <w:pPr>
        <w:ind w:left="3600" w:hanging="360"/>
      </w:pPr>
    </w:lvl>
    <w:lvl w:ilvl="5" w:tplc="AE5ED308">
      <w:start w:val="1"/>
      <w:numFmt w:val="lowerRoman"/>
      <w:lvlText w:val="%6."/>
      <w:lvlJc w:val="right"/>
      <w:pPr>
        <w:ind w:left="4320" w:hanging="180"/>
      </w:pPr>
    </w:lvl>
    <w:lvl w:ilvl="6" w:tplc="54E0AD0E">
      <w:start w:val="1"/>
      <w:numFmt w:val="decimal"/>
      <w:lvlText w:val="%7."/>
      <w:lvlJc w:val="left"/>
      <w:pPr>
        <w:ind w:left="5040" w:hanging="360"/>
      </w:pPr>
    </w:lvl>
    <w:lvl w:ilvl="7" w:tplc="9320CA96">
      <w:start w:val="1"/>
      <w:numFmt w:val="lowerLetter"/>
      <w:lvlText w:val="%8."/>
      <w:lvlJc w:val="left"/>
      <w:pPr>
        <w:ind w:left="5760" w:hanging="360"/>
      </w:pPr>
    </w:lvl>
    <w:lvl w:ilvl="8" w:tplc="7B1EAC6E">
      <w:start w:val="1"/>
      <w:numFmt w:val="lowerRoman"/>
      <w:lvlText w:val="%9."/>
      <w:lvlJc w:val="right"/>
      <w:pPr>
        <w:ind w:left="6480" w:hanging="180"/>
      </w:pPr>
    </w:lvl>
  </w:abstractNum>
  <w:abstractNum w:abstractNumId="112" w15:restartNumberingAfterBreak="0">
    <w:nsid w:val="13017100"/>
    <w:multiLevelType w:val="hybridMultilevel"/>
    <w:tmpl w:val="958C9E9A"/>
    <w:lvl w:ilvl="0" w:tplc="1624A6C4">
      <w:start w:val="1"/>
      <w:numFmt w:val="decimal"/>
      <w:lvlText w:val="%1."/>
      <w:lvlJc w:val="left"/>
      <w:pPr>
        <w:ind w:left="720" w:hanging="360"/>
      </w:pPr>
    </w:lvl>
    <w:lvl w:ilvl="1" w:tplc="300CBF9A">
      <w:start w:val="1"/>
      <w:numFmt w:val="lowerLetter"/>
      <w:lvlText w:val="%2."/>
      <w:lvlJc w:val="left"/>
      <w:pPr>
        <w:ind w:left="1440" w:hanging="360"/>
      </w:pPr>
    </w:lvl>
    <w:lvl w:ilvl="2" w:tplc="073A971A">
      <w:start w:val="2"/>
      <w:numFmt w:val="lowerRoman"/>
      <w:lvlText w:val="%3."/>
      <w:lvlJc w:val="right"/>
      <w:pPr>
        <w:ind w:left="2160" w:hanging="180"/>
      </w:pPr>
    </w:lvl>
    <w:lvl w:ilvl="3" w:tplc="4C526AC8">
      <w:start w:val="1"/>
      <w:numFmt w:val="decimal"/>
      <w:lvlText w:val="%4."/>
      <w:lvlJc w:val="left"/>
      <w:pPr>
        <w:ind w:left="2880" w:hanging="360"/>
      </w:pPr>
    </w:lvl>
    <w:lvl w:ilvl="4" w:tplc="1B0C1DE0">
      <w:start w:val="1"/>
      <w:numFmt w:val="lowerLetter"/>
      <w:lvlText w:val="%5."/>
      <w:lvlJc w:val="left"/>
      <w:pPr>
        <w:ind w:left="3600" w:hanging="360"/>
      </w:pPr>
    </w:lvl>
    <w:lvl w:ilvl="5" w:tplc="884A0366">
      <w:start w:val="1"/>
      <w:numFmt w:val="lowerRoman"/>
      <w:lvlText w:val="%6."/>
      <w:lvlJc w:val="right"/>
      <w:pPr>
        <w:ind w:left="4320" w:hanging="180"/>
      </w:pPr>
    </w:lvl>
    <w:lvl w:ilvl="6" w:tplc="9CEEDAD8">
      <w:start w:val="1"/>
      <w:numFmt w:val="decimal"/>
      <w:lvlText w:val="%7."/>
      <w:lvlJc w:val="left"/>
      <w:pPr>
        <w:ind w:left="5040" w:hanging="360"/>
      </w:pPr>
    </w:lvl>
    <w:lvl w:ilvl="7" w:tplc="0CAEE0F4">
      <w:start w:val="1"/>
      <w:numFmt w:val="lowerLetter"/>
      <w:lvlText w:val="%8."/>
      <w:lvlJc w:val="left"/>
      <w:pPr>
        <w:ind w:left="5760" w:hanging="360"/>
      </w:pPr>
    </w:lvl>
    <w:lvl w:ilvl="8" w:tplc="7862A636">
      <w:start w:val="1"/>
      <w:numFmt w:val="lowerRoman"/>
      <w:lvlText w:val="%9."/>
      <w:lvlJc w:val="right"/>
      <w:pPr>
        <w:ind w:left="6480" w:hanging="180"/>
      </w:pPr>
    </w:lvl>
  </w:abstractNum>
  <w:abstractNum w:abstractNumId="113" w15:restartNumberingAfterBreak="0">
    <w:nsid w:val="131BD209"/>
    <w:multiLevelType w:val="hybridMultilevel"/>
    <w:tmpl w:val="217C0A48"/>
    <w:lvl w:ilvl="0" w:tplc="EC3C6E58">
      <w:start w:val="1"/>
      <w:numFmt w:val="decimal"/>
      <w:lvlText w:val="%1."/>
      <w:lvlJc w:val="left"/>
      <w:pPr>
        <w:ind w:left="720" w:hanging="360"/>
      </w:pPr>
    </w:lvl>
    <w:lvl w:ilvl="1" w:tplc="B7A4A9DC">
      <w:start w:val="1"/>
      <w:numFmt w:val="lowerLetter"/>
      <w:lvlText w:val="%2."/>
      <w:lvlJc w:val="left"/>
      <w:pPr>
        <w:ind w:left="1440" w:hanging="360"/>
      </w:pPr>
    </w:lvl>
    <w:lvl w:ilvl="2" w:tplc="01EC342C">
      <w:start w:val="1"/>
      <w:numFmt w:val="lowerRoman"/>
      <w:lvlText w:val="%3."/>
      <w:lvlJc w:val="right"/>
      <w:pPr>
        <w:ind w:left="2160" w:hanging="180"/>
      </w:pPr>
    </w:lvl>
    <w:lvl w:ilvl="3" w:tplc="F2DEE562">
      <w:start w:val="3"/>
      <w:numFmt w:val="decimal"/>
      <w:lvlText w:val="%4."/>
      <w:lvlJc w:val="left"/>
      <w:pPr>
        <w:ind w:left="2880" w:hanging="360"/>
      </w:pPr>
    </w:lvl>
    <w:lvl w:ilvl="4" w:tplc="A1A0F338">
      <w:start w:val="1"/>
      <w:numFmt w:val="lowerLetter"/>
      <w:lvlText w:val="%5."/>
      <w:lvlJc w:val="left"/>
      <w:pPr>
        <w:ind w:left="3600" w:hanging="360"/>
      </w:pPr>
    </w:lvl>
    <w:lvl w:ilvl="5" w:tplc="5F3E6A7E">
      <w:start w:val="1"/>
      <w:numFmt w:val="lowerRoman"/>
      <w:lvlText w:val="%6."/>
      <w:lvlJc w:val="right"/>
      <w:pPr>
        <w:ind w:left="4320" w:hanging="180"/>
      </w:pPr>
    </w:lvl>
    <w:lvl w:ilvl="6" w:tplc="CF5A6A78">
      <w:start w:val="1"/>
      <w:numFmt w:val="decimal"/>
      <w:lvlText w:val="%7."/>
      <w:lvlJc w:val="left"/>
      <w:pPr>
        <w:ind w:left="5040" w:hanging="360"/>
      </w:pPr>
    </w:lvl>
    <w:lvl w:ilvl="7" w:tplc="189A3ADA">
      <w:start w:val="1"/>
      <w:numFmt w:val="lowerLetter"/>
      <w:lvlText w:val="%8."/>
      <w:lvlJc w:val="left"/>
      <w:pPr>
        <w:ind w:left="5760" w:hanging="360"/>
      </w:pPr>
    </w:lvl>
    <w:lvl w:ilvl="8" w:tplc="06D2FFCE">
      <w:start w:val="1"/>
      <w:numFmt w:val="lowerRoman"/>
      <w:lvlText w:val="%9."/>
      <w:lvlJc w:val="right"/>
      <w:pPr>
        <w:ind w:left="6480" w:hanging="180"/>
      </w:pPr>
    </w:lvl>
  </w:abstractNum>
  <w:abstractNum w:abstractNumId="114" w15:restartNumberingAfterBreak="0">
    <w:nsid w:val="133F5375"/>
    <w:multiLevelType w:val="hybridMultilevel"/>
    <w:tmpl w:val="C22A3F5A"/>
    <w:lvl w:ilvl="0" w:tplc="AEAA5656">
      <w:start w:val="1"/>
      <w:numFmt w:val="decimal"/>
      <w:lvlText w:val="%1."/>
      <w:lvlJc w:val="left"/>
      <w:pPr>
        <w:ind w:left="720" w:hanging="360"/>
      </w:pPr>
    </w:lvl>
    <w:lvl w:ilvl="1" w:tplc="867CBE04">
      <w:start w:val="1"/>
      <w:numFmt w:val="lowerLetter"/>
      <w:lvlText w:val="%2."/>
      <w:lvlJc w:val="left"/>
      <w:pPr>
        <w:ind w:left="1440" w:hanging="360"/>
      </w:pPr>
    </w:lvl>
    <w:lvl w:ilvl="2" w:tplc="4B26528A">
      <w:start w:val="1"/>
      <w:numFmt w:val="lowerRoman"/>
      <w:lvlText w:val="%3."/>
      <w:lvlJc w:val="right"/>
      <w:pPr>
        <w:ind w:left="2160" w:hanging="180"/>
      </w:pPr>
    </w:lvl>
    <w:lvl w:ilvl="3" w:tplc="ED80F11C">
      <w:start w:val="1"/>
      <w:numFmt w:val="decimal"/>
      <w:lvlText w:val="%4."/>
      <w:lvlJc w:val="left"/>
      <w:pPr>
        <w:ind w:left="2880" w:hanging="360"/>
      </w:pPr>
    </w:lvl>
    <w:lvl w:ilvl="4" w:tplc="6A98C312">
      <w:start w:val="1"/>
      <w:numFmt w:val="lowerLetter"/>
      <w:lvlText w:val="%5."/>
      <w:lvlJc w:val="left"/>
      <w:pPr>
        <w:ind w:left="3600" w:hanging="360"/>
      </w:pPr>
    </w:lvl>
    <w:lvl w:ilvl="5" w:tplc="1186ACAA">
      <w:start w:val="1"/>
      <w:numFmt w:val="lowerRoman"/>
      <w:lvlText w:val="%6."/>
      <w:lvlJc w:val="right"/>
      <w:pPr>
        <w:ind w:left="4320" w:hanging="180"/>
      </w:pPr>
    </w:lvl>
    <w:lvl w:ilvl="6" w:tplc="A9C4486A">
      <w:start w:val="1"/>
      <w:numFmt w:val="decimal"/>
      <w:lvlText w:val="%7."/>
      <w:lvlJc w:val="left"/>
      <w:pPr>
        <w:ind w:left="5040" w:hanging="360"/>
      </w:pPr>
    </w:lvl>
    <w:lvl w:ilvl="7" w:tplc="8110BEDA">
      <w:start w:val="1"/>
      <w:numFmt w:val="lowerLetter"/>
      <w:lvlText w:val="%8."/>
      <w:lvlJc w:val="left"/>
      <w:pPr>
        <w:ind w:left="5760" w:hanging="360"/>
      </w:pPr>
    </w:lvl>
    <w:lvl w:ilvl="8" w:tplc="56C66C5C">
      <w:start w:val="1"/>
      <w:numFmt w:val="lowerRoman"/>
      <w:lvlText w:val="%9."/>
      <w:lvlJc w:val="right"/>
      <w:pPr>
        <w:ind w:left="6480" w:hanging="180"/>
      </w:pPr>
    </w:lvl>
  </w:abstractNum>
  <w:abstractNum w:abstractNumId="115" w15:restartNumberingAfterBreak="0">
    <w:nsid w:val="135315D4"/>
    <w:multiLevelType w:val="hybridMultilevel"/>
    <w:tmpl w:val="5942A2F2"/>
    <w:lvl w:ilvl="0" w:tplc="91AC0704">
      <w:start w:val="1"/>
      <w:numFmt w:val="decimal"/>
      <w:lvlText w:val="%1."/>
      <w:lvlJc w:val="left"/>
      <w:pPr>
        <w:ind w:left="720" w:hanging="360"/>
      </w:pPr>
    </w:lvl>
    <w:lvl w:ilvl="1" w:tplc="A3E4041A">
      <w:start w:val="1"/>
      <w:numFmt w:val="lowerLetter"/>
      <w:lvlText w:val="%2."/>
      <w:lvlJc w:val="left"/>
      <w:pPr>
        <w:ind w:left="1440" w:hanging="360"/>
      </w:pPr>
    </w:lvl>
    <w:lvl w:ilvl="2" w:tplc="DD22ECB4">
      <w:start w:val="1"/>
      <w:numFmt w:val="lowerRoman"/>
      <w:lvlText w:val="%3."/>
      <w:lvlJc w:val="right"/>
      <w:pPr>
        <w:ind w:left="2160" w:hanging="180"/>
      </w:pPr>
    </w:lvl>
    <w:lvl w:ilvl="3" w:tplc="51F45732">
      <w:start w:val="1"/>
      <w:numFmt w:val="decimal"/>
      <w:lvlText w:val="%4."/>
      <w:lvlJc w:val="left"/>
      <w:pPr>
        <w:ind w:left="2880" w:hanging="360"/>
      </w:pPr>
    </w:lvl>
    <w:lvl w:ilvl="4" w:tplc="A67C7F7C">
      <w:start w:val="1"/>
      <w:numFmt w:val="lowerLetter"/>
      <w:lvlText w:val="%5."/>
      <w:lvlJc w:val="left"/>
      <w:pPr>
        <w:ind w:left="3600" w:hanging="360"/>
      </w:pPr>
    </w:lvl>
    <w:lvl w:ilvl="5" w:tplc="4836B11A">
      <w:start w:val="1"/>
      <w:numFmt w:val="lowerRoman"/>
      <w:lvlText w:val="%6."/>
      <w:lvlJc w:val="right"/>
      <w:pPr>
        <w:ind w:left="4320" w:hanging="180"/>
      </w:pPr>
    </w:lvl>
    <w:lvl w:ilvl="6" w:tplc="E56E43F6">
      <w:start w:val="1"/>
      <w:numFmt w:val="decimal"/>
      <w:lvlText w:val="%7."/>
      <w:lvlJc w:val="left"/>
      <w:pPr>
        <w:ind w:left="5040" w:hanging="360"/>
      </w:pPr>
    </w:lvl>
    <w:lvl w:ilvl="7" w:tplc="A5C29A32">
      <w:start w:val="1"/>
      <w:numFmt w:val="lowerLetter"/>
      <w:lvlText w:val="%8."/>
      <w:lvlJc w:val="left"/>
      <w:pPr>
        <w:ind w:left="5760" w:hanging="360"/>
      </w:pPr>
    </w:lvl>
    <w:lvl w:ilvl="8" w:tplc="E84E9764">
      <w:start w:val="1"/>
      <w:numFmt w:val="lowerRoman"/>
      <w:lvlText w:val="%9."/>
      <w:lvlJc w:val="right"/>
      <w:pPr>
        <w:ind w:left="6480" w:hanging="180"/>
      </w:pPr>
    </w:lvl>
  </w:abstractNum>
  <w:abstractNum w:abstractNumId="116" w15:restartNumberingAfterBreak="0">
    <w:nsid w:val="13942A1E"/>
    <w:multiLevelType w:val="hybridMultilevel"/>
    <w:tmpl w:val="85F225EA"/>
    <w:lvl w:ilvl="0" w:tplc="E07ECE16">
      <w:start w:val="1"/>
      <w:numFmt w:val="bullet"/>
      <w:lvlText w:val="·"/>
      <w:lvlJc w:val="left"/>
      <w:pPr>
        <w:ind w:left="720" w:hanging="360"/>
      </w:pPr>
      <w:rPr>
        <w:rFonts w:ascii="Symbol" w:hAnsi="Symbol" w:hint="default"/>
      </w:rPr>
    </w:lvl>
    <w:lvl w:ilvl="1" w:tplc="CB7046C0">
      <w:start w:val="1"/>
      <w:numFmt w:val="bullet"/>
      <w:lvlText w:val="o"/>
      <w:lvlJc w:val="left"/>
      <w:pPr>
        <w:ind w:left="1440" w:hanging="360"/>
      </w:pPr>
      <w:rPr>
        <w:rFonts w:ascii="Courier New" w:hAnsi="Courier New" w:hint="default"/>
      </w:rPr>
    </w:lvl>
    <w:lvl w:ilvl="2" w:tplc="B1BABE80">
      <w:start w:val="1"/>
      <w:numFmt w:val="bullet"/>
      <w:lvlText w:val=""/>
      <w:lvlJc w:val="left"/>
      <w:pPr>
        <w:ind w:left="2160" w:hanging="360"/>
      </w:pPr>
      <w:rPr>
        <w:rFonts w:ascii="Wingdings" w:hAnsi="Wingdings" w:hint="default"/>
      </w:rPr>
    </w:lvl>
    <w:lvl w:ilvl="3" w:tplc="C2109622">
      <w:start w:val="1"/>
      <w:numFmt w:val="bullet"/>
      <w:lvlText w:val=""/>
      <w:lvlJc w:val="left"/>
      <w:pPr>
        <w:ind w:left="2880" w:hanging="360"/>
      </w:pPr>
      <w:rPr>
        <w:rFonts w:ascii="Symbol" w:hAnsi="Symbol" w:hint="default"/>
      </w:rPr>
    </w:lvl>
    <w:lvl w:ilvl="4" w:tplc="02FE24E0">
      <w:start w:val="1"/>
      <w:numFmt w:val="bullet"/>
      <w:lvlText w:val="o"/>
      <w:lvlJc w:val="left"/>
      <w:pPr>
        <w:ind w:left="3600" w:hanging="360"/>
      </w:pPr>
      <w:rPr>
        <w:rFonts w:ascii="Courier New" w:hAnsi="Courier New" w:hint="default"/>
      </w:rPr>
    </w:lvl>
    <w:lvl w:ilvl="5" w:tplc="1E1A0C36">
      <w:start w:val="1"/>
      <w:numFmt w:val="bullet"/>
      <w:lvlText w:val=""/>
      <w:lvlJc w:val="left"/>
      <w:pPr>
        <w:ind w:left="4320" w:hanging="360"/>
      </w:pPr>
      <w:rPr>
        <w:rFonts w:ascii="Wingdings" w:hAnsi="Wingdings" w:hint="default"/>
      </w:rPr>
    </w:lvl>
    <w:lvl w:ilvl="6" w:tplc="B3AC6A98">
      <w:start w:val="1"/>
      <w:numFmt w:val="bullet"/>
      <w:lvlText w:val=""/>
      <w:lvlJc w:val="left"/>
      <w:pPr>
        <w:ind w:left="5040" w:hanging="360"/>
      </w:pPr>
      <w:rPr>
        <w:rFonts w:ascii="Symbol" w:hAnsi="Symbol" w:hint="default"/>
      </w:rPr>
    </w:lvl>
    <w:lvl w:ilvl="7" w:tplc="DA9C3BB8">
      <w:start w:val="1"/>
      <w:numFmt w:val="bullet"/>
      <w:lvlText w:val="o"/>
      <w:lvlJc w:val="left"/>
      <w:pPr>
        <w:ind w:left="5760" w:hanging="360"/>
      </w:pPr>
      <w:rPr>
        <w:rFonts w:ascii="Courier New" w:hAnsi="Courier New" w:hint="default"/>
      </w:rPr>
    </w:lvl>
    <w:lvl w:ilvl="8" w:tplc="566278CC">
      <w:start w:val="1"/>
      <w:numFmt w:val="bullet"/>
      <w:lvlText w:val=""/>
      <w:lvlJc w:val="left"/>
      <w:pPr>
        <w:ind w:left="6480" w:hanging="360"/>
      </w:pPr>
      <w:rPr>
        <w:rFonts w:ascii="Wingdings" w:hAnsi="Wingdings" w:hint="default"/>
      </w:rPr>
    </w:lvl>
  </w:abstractNum>
  <w:abstractNum w:abstractNumId="117" w15:restartNumberingAfterBreak="0">
    <w:nsid w:val="13A8D593"/>
    <w:multiLevelType w:val="hybridMultilevel"/>
    <w:tmpl w:val="0BCCF976"/>
    <w:lvl w:ilvl="0" w:tplc="A732ADCC">
      <w:start w:val="1"/>
      <w:numFmt w:val="bullet"/>
      <w:lvlText w:val="o"/>
      <w:lvlJc w:val="left"/>
      <w:pPr>
        <w:ind w:left="720" w:hanging="360"/>
      </w:pPr>
      <w:rPr>
        <w:rFonts w:ascii="&quot;Courier New&quot;" w:hAnsi="&quot;Courier New&quot;" w:hint="default"/>
      </w:rPr>
    </w:lvl>
    <w:lvl w:ilvl="1" w:tplc="DB526354">
      <w:start w:val="1"/>
      <w:numFmt w:val="bullet"/>
      <w:lvlText w:val="·"/>
      <w:lvlJc w:val="left"/>
      <w:pPr>
        <w:ind w:left="1440" w:hanging="360"/>
      </w:pPr>
      <w:rPr>
        <w:rFonts w:ascii="Symbol" w:hAnsi="Symbol" w:hint="default"/>
      </w:rPr>
    </w:lvl>
    <w:lvl w:ilvl="2" w:tplc="0786117A">
      <w:start w:val="1"/>
      <w:numFmt w:val="bullet"/>
      <w:lvlText w:val="o"/>
      <w:lvlJc w:val="left"/>
      <w:pPr>
        <w:ind w:left="2160" w:hanging="360"/>
      </w:pPr>
      <w:rPr>
        <w:rFonts w:ascii="&quot;Courier New&quot;" w:hAnsi="&quot;Courier New&quot;" w:hint="default"/>
      </w:rPr>
    </w:lvl>
    <w:lvl w:ilvl="3" w:tplc="DEB69594">
      <w:start w:val="1"/>
      <w:numFmt w:val="bullet"/>
      <w:lvlText w:val=""/>
      <w:lvlJc w:val="left"/>
      <w:pPr>
        <w:ind w:left="2880" w:hanging="360"/>
      </w:pPr>
      <w:rPr>
        <w:rFonts w:ascii="Symbol" w:hAnsi="Symbol" w:hint="default"/>
      </w:rPr>
    </w:lvl>
    <w:lvl w:ilvl="4" w:tplc="ED14B5B8">
      <w:start w:val="1"/>
      <w:numFmt w:val="bullet"/>
      <w:lvlText w:val="o"/>
      <w:lvlJc w:val="left"/>
      <w:pPr>
        <w:ind w:left="3600" w:hanging="360"/>
      </w:pPr>
      <w:rPr>
        <w:rFonts w:ascii="Courier New" w:hAnsi="Courier New" w:hint="default"/>
      </w:rPr>
    </w:lvl>
    <w:lvl w:ilvl="5" w:tplc="E8CA0982">
      <w:start w:val="1"/>
      <w:numFmt w:val="bullet"/>
      <w:lvlText w:val=""/>
      <w:lvlJc w:val="left"/>
      <w:pPr>
        <w:ind w:left="4320" w:hanging="360"/>
      </w:pPr>
      <w:rPr>
        <w:rFonts w:ascii="Wingdings" w:hAnsi="Wingdings" w:hint="default"/>
      </w:rPr>
    </w:lvl>
    <w:lvl w:ilvl="6" w:tplc="3F8C6050">
      <w:start w:val="1"/>
      <w:numFmt w:val="bullet"/>
      <w:lvlText w:val=""/>
      <w:lvlJc w:val="left"/>
      <w:pPr>
        <w:ind w:left="5040" w:hanging="360"/>
      </w:pPr>
      <w:rPr>
        <w:rFonts w:ascii="Symbol" w:hAnsi="Symbol" w:hint="default"/>
      </w:rPr>
    </w:lvl>
    <w:lvl w:ilvl="7" w:tplc="55B0A43A">
      <w:start w:val="1"/>
      <w:numFmt w:val="bullet"/>
      <w:lvlText w:val="o"/>
      <w:lvlJc w:val="left"/>
      <w:pPr>
        <w:ind w:left="5760" w:hanging="360"/>
      </w:pPr>
      <w:rPr>
        <w:rFonts w:ascii="Courier New" w:hAnsi="Courier New" w:hint="default"/>
      </w:rPr>
    </w:lvl>
    <w:lvl w:ilvl="8" w:tplc="EDF2F2D4">
      <w:start w:val="1"/>
      <w:numFmt w:val="bullet"/>
      <w:lvlText w:val=""/>
      <w:lvlJc w:val="left"/>
      <w:pPr>
        <w:ind w:left="6480" w:hanging="360"/>
      </w:pPr>
      <w:rPr>
        <w:rFonts w:ascii="Wingdings" w:hAnsi="Wingdings" w:hint="default"/>
      </w:rPr>
    </w:lvl>
  </w:abstractNum>
  <w:abstractNum w:abstractNumId="118" w15:restartNumberingAfterBreak="0">
    <w:nsid w:val="13FF34C2"/>
    <w:multiLevelType w:val="hybridMultilevel"/>
    <w:tmpl w:val="20D63474"/>
    <w:lvl w:ilvl="0" w:tplc="C068D63E">
      <w:start w:val="1"/>
      <w:numFmt w:val="decimal"/>
      <w:lvlText w:val="%1."/>
      <w:lvlJc w:val="left"/>
      <w:pPr>
        <w:ind w:left="720" w:hanging="360"/>
      </w:pPr>
    </w:lvl>
    <w:lvl w:ilvl="1" w:tplc="9EF8201C">
      <w:start w:val="1"/>
      <w:numFmt w:val="lowerLetter"/>
      <w:lvlText w:val="%2."/>
      <w:lvlJc w:val="left"/>
      <w:pPr>
        <w:ind w:left="1440" w:hanging="360"/>
      </w:pPr>
    </w:lvl>
    <w:lvl w:ilvl="2" w:tplc="544A17C6">
      <w:start w:val="1"/>
      <w:numFmt w:val="lowerRoman"/>
      <w:lvlText w:val="%3."/>
      <w:lvlJc w:val="right"/>
      <w:pPr>
        <w:ind w:left="2160" w:hanging="180"/>
      </w:pPr>
    </w:lvl>
    <w:lvl w:ilvl="3" w:tplc="4D36A704">
      <w:start w:val="1"/>
      <w:numFmt w:val="decimal"/>
      <w:lvlText w:val="%4."/>
      <w:lvlJc w:val="left"/>
      <w:pPr>
        <w:ind w:left="2880" w:hanging="360"/>
      </w:pPr>
    </w:lvl>
    <w:lvl w:ilvl="4" w:tplc="B6CA1742">
      <w:start w:val="1"/>
      <w:numFmt w:val="lowerLetter"/>
      <w:lvlText w:val="%5."/>
      <w:lvlJc w:val="left"/>
      <w:pPr>
        <w:ind w:left="3600" w:hanging="360"/>
      </w:pPr>
    </w:lvl>
    <w:lvl w:ilvl="5" w:tplc="C09C9922">
      <w:start w:val="1"/>
      <w:numFmt w:val="lowerRoman"/>
      <w:lvlText w:val="%6."/>
      <w:lvlJc w:val="right"/>
      <w:pPr>
        <w:ind w:left="4320" w:hanging="180"/>
      </w:pPr>
    </w:lvl>
    <w:lvl w:ilvl="6" w:tplc="5C1291A6">
      <w:start w:val="1"/>
      <w:numFmt w:val="decimal"/>
      <w:lvlText w:val="%7."/>
      <w:lvlJc w:val="left"/>
      <w:pPr>
        <w:ind w:left="5040" w:hanging="360"/>
      </w:pPr>
    </w:lvl>
    <w:lvl w:ilvl="7" w:tplc="FAECCAD4">
      <w:start w:val="1"/>
      <w:numFmt w:val="lowerLetter"/>
      <w:lvlText w:val="%8."/>
      <w:lvlJc w:val="left"/>
      <w:pPr>
        <w:ind w:left="5760" w:hanging="360"/>
      </w:pPr>
    </w:lvl>
    <w:lvl w:ilvl="8" w:tplc="C052AE5C">
      <w:start w:val="1"/>
      <w:numFmt w:val="lowerRoman"/>
      <w:lvlText w:val="%9."/>
      <w:lvlJc w:val="right"/>
      <w:pPr>
        <w:ind w:left="6480" w:hanging="180"/>
      </w:pPr>
    </w:lvl>
  </w:abstractNum>
  <w:abstractNum w:abstractNumId="119" w15:restartNumberingAfterBreak="0">
    <w:nsid w:val="13FF7600"/>
    <w:multiLevelType w:val="hybridMultilevel"/>
    <w:tmpl w:val="FB3CB9F4"/>
    <w:lvl w:ilvl="0" w:tplc="66D09AEE">
      <w:start w:val="1"/>
      <w:numFmt w:val="bullet"/>
      <w:lvlText w:val=""/>
      <w:lvlJc w:val="left"/>
      <w:pPr>
        <w:ind w:left="720" w:hanging="360"/>
      </w:pPr>
      <w:rPr>
        <w:rFonts w:ascii="Symbol" w:hAnsi="Symbol" w:hint="default"/>
      </w:rPr>
    </w:lvl>
    <w:lvl w:ilvl="1" w:tplc="1598AB32">
      <w:start w:val="1"/>
      <w:numFmt w:val="bullet"/>
      <w:lvlText w:val="o"/>
      <w:lvlJc w:val="left"/>
      <w:pPr>
        <w:ind w:left="1440" w:hanging="360"/>
      </w:pPr>
      <w:rPr>
        <w:rFonts w:ascii="Courier New" w:hAnsi="Courier New" w:hint="default"/>
      </w:rPr>
    </w:lvl>
    <w:lvl w:ilvl="2" w:tplc="228A78DC">
      <w:start w:val="1"/>
      <w:numFmt w:val="bullet"/>
      <w:lvlText w:val=""/>
      <w:lvlJc w:val="left"/>
      <w:pPr>
        <w:ind w:left="2160" w:hanging="360"/>
      </w:pPr>
      <w:rPr>
        <w:rFonts w:ascii="Wingdings" w:hAnsi="Wingdings" w:hint="default"/>
      </w:rPr>
    </w:lvl>
    <w:lvl w:ilvl="3" w:tplc="1BE81144">
      <w:start w:val="1"/>
      <w:numFmt w:val="bullet"/>
      <w:lvlText w:val=""/>
      <w:lvlJc w:val="left"/>
      <w:pPr>
        <w:ind w:left="2880" w:hanging="360"/>
      </w:pPr>
      <w:rPr>
        <w:rFonts w:ascii="Symbol" w:hAnsi="Symbol" w:hint="default"/>
      </w:rPr>
    </w:lvl>
    <w:lvl w:ilvl="4" w:tplc="B0E6E690">
      <w:start w:val="1"/>
      <w:numFmt w:val="bullet"/>
      <w:lvlText w:val="o"/>
      <w:lvlJc w:val="left"/>
      <w:pPr>
        <w:ind w:left="3600" w:hanging="360"/>
      </w:pPr>
      <w:rPr>
        <w:rFonts w:ascii="Courier New" w:hAnsi="Courier New" w:hint="default"/>
      </w:rPr>
    </w:lvl>
    <w:lvl w:ilvl="5" w:tplc="C138FBDC">
      <w:start w:val="1"/>
      <w:numFmt w:val="bullet"/>
      <w:lvlText w:val=""/>
      <w:lvlJc w:val="left"/>
      <w:pPr>
        <w:ind w:left="4320" w:hanging="360"/>
      </w:pPr>
      <w:rPr>
        <w:rFonts w:ascii="Wingdings" w:hAnsi="Wingdings" w:hint="default"/>
      </w:rPr>
    </w:lvl>
    <w:lvl w:ilvl="6" w:tplc="D786DDEC">
      <w:start w:val="1"/>
      <w:numFmt w:val="bullet"/>
      <w:lvlText w:val=""/>
      <w:lvlJc w:val="left"/>
      <w:pPr>
        <w:ind w:left="5040" w:hanging="360"/>
      </w:pPr>
      <w:rPr>
        <w:rFonts w:ascii="Symbol" w:hAnsi="Symbol" w:hint="default"/>
      </w:rPr>
    </w:lvl>
    <w:lvl w:ilvl="7" w:tplc="37422630">
      <w:start w:val="1"/>
      <w:numFmt w:val="bullet"/>
      <w:lvlText w:val="o"/>
      <w:lvlJc w:val="left"/>
      <w:pPr>
        <w:ind w:left="5760" w:hanging="360"/>
      </w:pPr>
      <w:rPr>
        <w:rFonts w:ascii="Courier New" w:hAnsi="Courier New" w:hint="default"/>
      </w:rPr>
    </w:lvl>
    <w:lvl w:ilvl="8" w:tplc="86BC521C">
      <w:start w:val="1"/>
      <w:numFmt w:val="bullet"/>
      <w:lvlText w:val=""/>
      <w:lvlJc w:val="left"/>
      <w:pPr>
        <w:ind w:left="6480" w:hanging="360"/>
      </w:pPr>
      <w:rPr>
        <w:rFonts w:ascii="Wingdings" w:hAnsi="Wingdings" w:hint="default"/>
      </w:rPr>
    </w:lvl>
  </w:abstractNum>
  <w:abstractNum w:abstractNumId="120" w15:restartNumberingAfterBreak="0">
    <w:nsid w:val="140AD36B"/>
    <w:multiLevelType w:val="hybridMultilevel"/>
    <w:tmpl w:val="680C1A3E"/>
    <w:lvl w:ilvl="0" w:tplc="1CBA6264">
      <w:start w:val="1"/>
      <w:numFmt w:val="bullet"/>
      <w:lvlText w:val="o"/>
      <w:lvlJc w:val="left"/>
      <w:pPr>
        <w:ind w:left="720" w:hanging="360"/>
      </w:pPr>
      <w:rPr>
        <w:rFonts w:ascii="&quot;Courier New&quot;" w:hAnsi="&quot;Courier New&quot;" w:hint="default"/>
      </w:rPr>
    </w:lvl>
    <w:lvl w:ilvl="1" w:tplc="2B688840">
      <w:start w:val="1"/>
      <w:numFmt w:val="bullet"/>
      <w:lvlText w:val="o"/>
      <w:lvlJc w:val="left"/>
      <w:pPr>
        <w:ind w:left="1440" w:hanging="360"/>
      </w:pPr>
      <w:rPr>
        <w:rFonts w:ascii="Courier New" w:hAnsi="Courier New" w:hint="default"/>
      </w:rPr>
    </w:lvl>
    <w:lvl w:ilvl="2" w:tplc="AA8079EC">
      <w:start w:val="1"/>
      <w:numFmt w:val="bullet"/>
      <w:lvlText w:val=""/>
      <w:lvlJc w:val="left"/>
      <w:pPr>
        <w:ind w:left="2160" w:hanging="360"/>
      </w:pPr>
      <w:rPr>
        <w:rFonts w:ascii="Wingdings" w:hAnsi="Wingdings" w:hint="default"/>
      </w:rPr>
    </w:lvl>
    <w:lvl w:ilvl="3" w:tplc="BDAAD07A">
      <w:start w:val="1"/>
      <w:numFmt w:val="bullet"/>
      <w:lvlText w:val=""/>
      <w:lvlJc w:val="left"/>
      <w:pPr>
        <w:ind w:left="2880" w:hanging="360"/>
      </w:pPr>
      <w:rPr>
        <w:rFonts w:ascii="Symbol" w:hAnsi="Symbol" w:hint="default"/>
      </w:rPr>
    </w:lvl>
    <w:lvl w:ilvl="4" w:tplc="940654BE">
      <w:start w:val="1"/>
      <w:numFmt w:val="bullet"/>
      <w:lvlText w:val="o"/>
      <w:lvlJc w:val="left"/>
      <w:pPr>
        <w:ind w:left="3600" w:hanging="360"/>
      </w:pPr>
      <w:rPr>
        <w:rFonts w:ascii="Courier New" w:hAnsi="Courier New" w:hint="default"/>
      </w:rPr>
    </w:lvl>
    <w:lvl w:ilvl="5" w:tplc="5942A624">
      <w:start w:val="1"/>
      <w:numFmt w:val="bullet"/>
      <w:lvlText w:val=""/>
      <w:lvlJc w:val="left"/>
      <w:pPr>
        <w:ind w:left="4320" w:hanging="360"/>
      </w:pPr>
      <w:rPr>
        <w:rFonts w:ascii="Wingdings" w:hAnsi="Wingdings" w:hint="default"/>
      </w:rPr>
    </w:lvl>
    <w:lvl w:ilvl="6" w:tplc="4C386BC0">
      <w:start w:val="1"/>
      <w:numFmt w:val="bullet"/>
      <w:lvlText w:val=""/>
      <w:lvlJc w:val="left"/>
      <w:pPr>
        <w:ind w:left="5040" w:hanging="360"/>
      </w:pPr>
      <w:rPr>
        <w:rFonts w:ascii="Symbol" w:hAnsi="Symbol" w:hint="default"/>
      </w:rPr>
    </w:lvl>
    <w:lvl w:ilvl="7" w:tplc="3886E8F0">
      <w:start w:val="1"/>
      <w:numFmt w:val="bullet"/>
      <w:lvlText w:val="o"/>
      <w:lvlJc w:val="left"/>
      <w:pPr>
        <w:ind w:left="5760" w:hanging="360"/>
      </w:pPr>
      <w:rPr>
        <w:rFonts w:ascii="Courier New" w:hAnsi="Courier New" w:hint="default"/>
      </w:rPr>
    </w:lvl>
    <w:lvl w:ilvl="8" w:tplc="DCE85712">
      <w:start w:val="1"/>
      <w:numFmt w:val="bullet"/>
      <w:lvlText w:val=""/>
      <w:lvlJc w:val="left"/>
      <w:pPr>
        <w:ind w:left="6480" w:hanging="360"/>
      </w:pPr>
      <w:rPr>
        <w:rFonts w:ascii="Wingdings" w:hAnsi="Wingdings" w:hint="default"/>
      </w:rPr>
    </w:lvl>
  </w:abstractNum>
  <w:abstractNum w:abstractNumId="121" w15:restartNumberingAfterBreak="0">
    <w:nsid w:val="14105107"/>
    <w:multiLevelType w:val="hybridMultilevel"/>
    <w:tmpl w:val="D1AC6388"/>
    <w:lvl w:ilvl="0" w:tplc="B5A8A456">
      <w:start w:val="1"/>
      <w:numFmt w:val="decimal"/>
      <w:lvlText w:val="%1."/>
      <w:lvlJc w:val="left"/>
      <w:pPr>
        <w:ind w:left="720" w:hanging="360"/>
      </w:pPr>
    </w:lvl>
    <w:lvl w:ilvl="1" w:tplc="18140A6A">
      <w:start w:val="1"/>
      <w:numFmt w:val="lowerLetter"/>
      <w:lvlText w:val="%2."/>
      <w:lvlJc w:val="left"/>
      <w:pPr>
        <w:ind w:left="1440" w:hanging="360"/>
      </w:pPr>
    </w:lvl>
    <w:lvl w:ilvl="2" w:tplc="F6EEB20A">
      <w:start w:val="1"/>
      <w:numFmt w:val="lowerRoman"/>
      <w:lvlText w:val="%3."/>
      <w:lvlJc w:val="right"/>
      <w:pPr>
        <w:ind w:left="2160" w:hanging="180"/>
      </w:pPr>
    </w:lvl>
    <w:lvl w:ilvl="3" w:tplc="97C256AC">
      <w:start w:val="3"/>
      <w:numFmt w:val="decimal"/>
      <w:lvlText w:val="%4."/>
      <w:lvlJc w:val="left"/>
      <w:pPr>
        <w:ind w:left="2880" w:hanging="360"/>
      </w:pPr>
    </w:lvl>
    <w:lvl w:ilvl="4" w:tplc="8F0C4832">
      <w:start w:val="1"/>
      <w:numFmt w:val="lowerLetter"/>
      <w:lvlText w:val="%5."/>
      <w:lvlJc w:val="left"/>
      <w:pPr>
        <w:ind w:left="3600" w:hanging="360"/>
      </w:pPr>
    </w:lvl>
    <w:lvl w:ilvl="5" w:tplc="03E0092A">
      <w:start w:val="1"/>
      <w:numFmt w:val="lowerRoman"/>
      <w:lvlText w:val="%6."/>
      <w:lvlJc w:val="right"/>
      <w:pPr>
        <w:ind w:left="4320" w:hanging="180"/>
      </w:pPr>
    </w:lvl>
    <w:lvl w:ilvl="6" w:tplc="CE82F7CA">
      <w:start w:val="1"/>
      <w:numFmt w:val="decimal"/>
      <w:lvlText w:val="%7."/>
      <w:lvlJc w:val="left"/>
      <w:pPr>
        <w:ind w:left="5040" w:hanging="360"/>
      </w:pPr>
    </w:lvl>
    <w:lvl w:ilvl="7" w:tplc="CCD0EA86">
      <w:start w:val="1"/>
      <w:numFmt w:val="lowerLetter"/>
      <w:lvlText w:val="%8."/>
      <w:lvlJc w:val="left"/>
      <w:pPr>
        <w:ind w:left="5760" w:hanging="360"/>
      </w:pPr>
    </w:lvl>
    <w:lvl w:ilvl="8" w:tplc="94AAE52A">
      <w:start w:val="1"/>
      <w:numFmt w:val="lowerRoman"/>
      <w:lvlText w:val="%9."/>
      <w:lvlJc w:val="right"/>
      <w:pPr>
        <w:ind w:left="6480" w:hanging="180"/>
      </w:pPr>
    </w:lvl>
  </w:abstractNum>
  <w:abstractNum w:abstractNumId="122" w15:restartNumberingAfterBreak="0">
    <w:nsid w:val="1446FA0D"/>
    <w:multiLevelType w:val="hybridMultilevel"/>
    <w:tmpl w:val="2774F652"/>
    <w:lvl w:ilvl="0" w:tplc="6D4422B8">
      <w:start w:val="1"/>
      <w:numFmt w:val="decimal"/>
      <w:lvlText w:val="%1."/>
      <w:lvlJc w:val="left"/>
      <w:pPr>
        <w:ind w:left="720" w:hanging="360"/>
      </w:pPr>
    </w:lvl>
    <w:lvl w:ilvl="1" w:tplc="783AA354">
      <w:start w:val="1"/>
      <w:numFmt w:val="lowerLetter"/>
      <w:lvlText w:val="%2."/>
      <w:lvlJc w:val="left"/>
      <w:pPr>
        <w:ind w:left="1440" w:hanging="360"/>
      </w:pPr>
    </w:lvl>
    <w:lvl w:ilvl="2" w:tplc="3A0E8628">
      <w:start w:val="3"/>
      <w:numFmt w:val="lowerRoman"/>
      <w:lvlText w:val="%3."/>
      <w:lvlJc w:val="right"/>
      <w:pPr>
        <w:ind w:left="2160" w:hanging="180"/>
      </w:pPr>
    </w:lvl>
    <w:lvl w:ilvl="3" w:tplc="161809D6">
      <w:start w:val="1"/>
      <w:numFmt w:val="decimal"/>
      <w:lvlText w:val="%4."/>
      <w:lvlJc w:val="left"/>
      <w:pPr>
        <w:ind w:left="2880" w:hanging="360"/>
      </w:pPr>
    </w:lvl>
    <w:lvl w:ilvl="4" w:tplc="B1FA5A20">
      <w:start w:val="1"/>
      <w:numFmt w:val="lowerLetter"/>
      <w:lvlText w:val="%5."/>
      <w:lvlJc w:val="left"/>
      <w:pPr>
        <w:ind w:left="3600" w:hanging="360"/>
      </w:pPr>
    </w:lvl>
    <w:lvl w:ilvl="5" w:tplc="FA24D676">
      <w:start w:val="1"/>
      <w:numFmt w:val="lowerRoman"/>
      <w:lvlText w:val="%6."/>
      <w:lvlJc w:val="right"/>
      <w:pPr>
        <w:ind w:left="4320" w:hanging="180"/>
      </w:pPr>
    </w:lvl>
    <w:lvl w:ilvl="6" w:tplc="273235A0">
      <w:start w:val="1"/>
      <w:numFmt w:val="decimal"/>
      <w:lvlText w:val="%7."/>
      <w:lvlJc w:val="left"/>
      <w:pPr>
        <w:ind w:left="5040" w:hanging="360"/>
      </w:pPr>
    </w:lvl>
    <w:lvl w:ilvl="7" w:tplc="A6E65BCC">
      <w:start w:val="1"/>
      <w:numFmt w:val="lowerLetter"/>
      <w:lvlText w:val="%8."/>
      <w:lvlJc w:val="left"/>
      <w:pPr>
        <w:ind w:left="5760" w:hanging="360"/>
      </w:pPr>
    </w:lvl>
    <w:lvl w:ilvl="8" w:tplc="FC96A9CE">
      <w:start w:val="1"/>
      <w:numFmt w:val="lowerRoman"/>
      <w:lvlText w:val="%9."/>
      <w:lvlJc w:val="right"/>
      <w:pPr>
        <w:ind w:left="6480" w:hanging="180"/>
      </w:pPr>
    </w:lvl>
  </w:abstractNum>
  <w:abstractNum w:abstractNumId="123" w15:restartNumberingAfterBreak="0">
    <w:nsid w:val="146239EC"/>
    <w:multiLevelType w:val="hybridMultilevel"/>
    <w:tmpl w:val="4D7E5C38"/>
    <w:lvl w:ilvl="0" w:tplc="6CD8F1FA">
      <w:start w:val="1"/>
      <w:numFmt w:val="bullet"/>
      <w:lvlText w:val=""/>
      <w:lvlJc w:val="left"/>
      <w:pPr>
        <w:ind w:left="720" w:hanging="360"/>
      </w:pPr>
      <w:rPr>
        <w:rFonts w:ascii="Symbol" w:hAnsi="Symbol" w:hint="default"/>
      </w:rPr>
    </w:lvl>
    <w:lvl w:ilvl="1" w:tplc="85EC2B94">
      <w:start w:val="1"/>
      <w:numFmt w:val="bullet"/>
      <w:lvlText w:val="·"/>
      <w:lvlJc w:val="left"/>
      <w:pPr>
        <w:ind w:left="1440" w:hanging="360"/>
      </w:pPr>
      <w:rPr>
        <w:rFonts w:ascii="Symbol" w:hAnsi="Symbol" w:hint="default"/>
      </w:rPr>
    </w:lvl>
    <w:lvl w:ilvl="2" w:tplc="52980ECC">
      <w:start w:val="1"/>
      <w:numFmt w:val="bullet"/>
      <w:lvlText w:val=""/>
      <w:lvlJc w:val="left"/>
      <w:pPr>
        <w:ind w:left="2160" w:hanging="360"/>
      </w:pPr>
      <w:rPr>
        <w:rFonts w:ascii="Wingdings" w:hAnsi="Wingdings" w:hint="default"/>
      </w:rPr>
    </w:lvl>
    <w:lvl w:ilvl="3" w:tplc="1F3EFE98">
      <w:start w:val="1"/>
      <w:numFmt w:val="bullet"/>
      <w:lvlText w:val=""/>
      <w:lvlJc w:val="left"/>
      <w:pPr>
        <w:ind w:left="2880" w:hanging="360"/>
      </w:pPr>
      <w:rPr>
        <w:rFonts w:ascii="Symbol" w:hAnsi="Symbol" w:hint="default"/>
      </w:rPr>
    </w:lvl>
    <w:lvl w:ilvl="4" w:tplc="B492B4DE">
      <w:start w:val="1"/>
      <w:numFmt w:val="bullet"/>
      <w:lvlText w:val="o"/>
      <w:lvlJc w:val="left"/>
      <w:pPr>
        <w:ind w:left="3600" w:hanging="360"/>
      </w:pPr>
      <w:rPr>
        <w:rFonts w:ascii="Courier New" w:hAnsi="Courier New" w:hint="default"/>
      </w:rPr>
    </w:lvl>
    <w:lvl w:ilvl="5" w:tplc="4B0C7E9E">
      <w:start w:val="1"/>
      <w:numFmt w:val="bullet"/>
      <w:lvlText w:val=""/>
      <w:lvlJc w:val="left"/>
      <w:pPr>
        <w:ind w:left="4320" w:hanging="360"/>
      </w:pPr>
      <w:rPr>
        <w:rFonts w:ascii="Wingdings" w:hAnsi="Wingdings" w:hint="default"/>
      </w:rPr>
    </w:lvl>
    <w:lvl w:ilvl="6" w:tplc="FF087360">
      <w:start w:val="1"/>
      <w:numFmt w:val="bullet"/>
      <w:lvlText w:val=""/>
      <w:lvlJc w:val="left"/>
      <w:pPr>
        <w:ind w:left="5040" w:hanging="360"/>
      </w:pPr>
      <w:rPr>
        <w:rFonts w:ascii="Symbol" w:hAnsi="Symbol" w:hint="default"/>
      </w:rPr>
    </w:lvl>
    <w:lvl w:ilvl="7" w:tplc="83B64640">
      <w:start w:val="1"/>
      <w:numFmt w:val="bullet"/>
      <w:lvlText w:val="o"/>
      <w:lvlJc w:val="left"/>
      <w:pPr>
        <w:ind w:left="5760" w:hanging="360"/>
      </w:pPr>
      <w:rPr>
        <w:rFonts w:ascii="Courier New" w:hAnsi="Courier New" w:hint="default"/>
      </w:rPr>
    </w:lvl>
    <w:lvl w:ilvl="8" w:tplc="75D4B36C">
      <w:start w:val="1"/>
      <w:numFmt w:val="bullet"/>
      <w:lvlText w:val=""/>
      <w:lvlJc w:val="left"/>
      <w:pPr>
        <w:ind w:left="6480" w:hanging="360"/>
      </w:pPr>
      <w:rPr>
        <w:rFonts w:ascii="Wingdings" w:hAnsi="Wingdings" w:hint="default"/>
      </w:rPr>
    </w:lvl>
  </w:abstractNum>
  <w:abstractNum w:abstractNumId="124" w15:restartNumberingAfterBreak="0">
    <w:nsid w:val="14BC558D"/>
    <w:multiLevelType w:val="hybridMultilevel"/>
    <w:tmpl w:val="55E0E8B8"/>
    <w:lvl w:ilvl="0" w:tplc="7068A0C6">
      <w:start w:val="1"/>
      <w:numFmt w:val="bullet"/>
      <w:lvlText w:val="·"/>
      <w:lvlJc w:val="left"/>
      <w:pPr>
        <w:ind w:left="720" w:hanging="360"/>
      </w:pPr>
      <w:rPr>
        <w:rFonts w:ascii="Symbol" w:hAnsi="Symbol" w:hint="default"/>
      </w:rPr>
    </w:lvl>
    <w:lvl w:ilvl="1" w:tplc="42F880B6">
      <w:start w:val="1"/>
      <w:numFmt w:val="bullet"/>
      <w:lvlText w:val="o"/>
      <w:lvlJc w:val="left"/>
      <w:pPr>
        <w:ind w:left="1440" w:hanging="360"/>
      </w:pPr>
      <w:rPr>
        <w:rFonts w:ascii="Courier New" w:hAnsi="Courier New" w:hint="default"/>
      </w:rPr>
    </w:lvl>
    <w:lvl w:ilvl="2" w:tplc="677C9954">
      <w:start w:val="1"/>
      <w:numFmt w:val="bullet"/>
      <w:lvlText w:val=""/>
      <w:lvlJc w:val="left"/>
      <w:pPr>
        <w:ind w:left="2160" w:hanging="360"/>
      </w:pPr>
      <w:rPr>
        <w:rFonts w:ascii="Wingdings" w:hAnsi="Wingdings" w:hint="default"/>
      </w:rPr>
    </w:lvl>
    <w:lvl w:ilvl="3" w:tplc="C87EFC52">
      <w:start w:val="1"/>
      <w:numFmt w:val="bullet"/>
      <w:lvlText w:val=""/>
      <w:lvlJc w:val="left"/>
      <w:pPr>
        <w:ind w:left="2880" w:hanging="360"/>
      </w:pPr>
      <w:rPr>
        <w:rFonts w:ascii="Symbol" w:hAnsi="Symbol" w:hint="default"/>
      </w:rPr>
    </w:lvl>
    <w:lvl w:ilvl="4" w:tplc="A3266696">
      <w:start w:val="1"/>
      <w:numFmt w:val="bullet"/>
      <w:lvlText w:val="o"/>
      <w:lvlJc w:val="left"/>
      <w:pPr>
        <w:ind w:left="3600" w:hanging="360"/>
      </w:pPr>
      <w:rPr>
        <w:rFonts w:ascii="Courier New" w:hAnsi="Courier New" w:hint="default"/>
      </w:rPr>
    </w:lvl>
    <w:lvl w:ilvl="5" w:tplc="2876A486">
      <w:start w:val="1"/>
      <w:numFmt w:val="bullet"/>
      <w:lvlText w:val=""/>
      <w:lvlJc w:val="left"/>
      <w:pPr>
        <w:ind w:left="4320" w:hanging="360"/>
      </w:pPr>
      <w:rPr>
        <w:rFonts w:ascii="Wingdings" w:hAnsi="Wingdings" w:hint="default"/>
      </w:rPr>
    </w:lvl>
    <w:lvl w:ilvl="6" w:tplc="53D0BCA2">
      <w:start w:val="1"/>
      <w:numFmt w:val="bullet"/>
      <w:lvlText w:val=""/>
      <w:lvlJc w:val="left"/>
      <w:pPr>
        <w:ind w:left="5040" w:hanging="360"/>
      </w:pPr>
      <w:rPr>
        <w:rFonts w:ascii="Symbol" w:hAnsi="Symbol" w:hint="default"/>
      </w:rPr>
    </w:lvl>
    <w:lvl w:ilvl="7" w:tplc="0EAE96CE">
      <w:start w:val="1"/>
      <w:numFmt w:val="bullet"/>
      <w:lvlText w:val="o"/>
      <w:lvlJc w:val="left"/>
      <w:pPr>
        <w:ind w:left="5760" w:hanging="360"/>
      </w:pPr>
      <w:rPr>
        <w:rFonts w:ascii="Courier New" w:hAnsi="Courier New" w:hint="default"/>
      </w:rPr>
    </w:lvl>
    <w:lvl w:ilvl="8" w:tplc="0494DC98">
      <w:start w:val="1"/>
      <w:numFmt w:val="bullet"/>
      <w:lvlText w:val=""/>
      <w:lvlJc w:val="left"/>
      <w:pPr>
        <w:ind w:left="6480" w:hanging="360"/>
      </w:pPr>
      <w:rPr>
        <w:rFonts w:ascii="Wingdings" w:hAnsi="Wingdings" w:hint="default"/>
      </w:rPr>
    </w:lvl>
  </w:abstractNum>
  <w:abstractNum w:abstractNumId="125" w15:restartNumberingAfterBreak="0">
    <w:nsid w:val="14F12403"/>
    <w:multiLevelType w:val="hybridMultilevel"/>
    <w:tmpl w:val="660C7A3A"/>
    <w:lvl w:ilvl="0" w:tplc="6BE6D54E">
      <w:start w:val="1"/>
      <w:numFmt w:val="bullet"/>
      <w:lvlText w:val="·"/>
      <w:lvlJc w:val="left"/>
      <w:pPr>
        <w:ind w:left="720" w:hanging="360"/>
      </w:pPr>
      <w:rPr>
        <w:rFonts w:ascii="Symbol" w:hAnsi="Symbol" w:hint="default"/>
      </w:rPr>
    </w:lvl>
    <w:lvl w:ilvl="1" w:tplc="CB1210D6">
      <w:start w:val="1"/>
      <w:numFmt w:val="bullet"/>
      <w:lvlText w:val="o"/>
      <w:lvlJc w:val="left"/>
      <w:pPr>
        <w:ind w:left="1440" w:hanging="360"/>
      </w:pPr>
      <w:rPr>
        <w:rFonts w:ascii="Courier New" w:hAnsi="Courier New" w:hint="default"/>
      </w:rPr>
    </w:lvl>
    <w:lvl w:ilvl="2" w:tplc="30E085F0">
      <w:start w:val="1"/>
      <w:numFmt w:val="bullet"/>
      <w:lvlText w:val=""/>
      <w:lvlJc w:val="left"/>
      <w:pPr>
        <w:ind w:left="2160" w:hanging="360"/>
      </w:pPr>
      <w:rPr>
        <w:rFonts w:ascii="Wingdings" w:hAnsi="Wingdings" w:hint="default"/>
      </w:rPr>
    </w:lvl>
    <w:lvl w:ilvl="3" w:tplc="C2165598">
      <w:start w:val="1"/>
      <w:numFmt w:val="bullet"/>
      <w:lvlText w:val=""/>
      <w:lvlJc w:val="left"/>
      <w:pPr>
        <w:ind w:left="2880" w:hanging="360"/>
      </w:pPr>
      <w:rPr>
        <w:rFonts w:ascii="Symbol" w:hAnsi="Symbol" w:hint="default"/>
      </w:rPr>
    </w:lvl>
    <w:lvl w:ilvl="4" w:tplc="411056C6">
      <w:start w:val="1"/>
      <w:numFmt w:val="bullet"/>
      <w:lvlText w:val="o"/>
      <w:lvlJc w:val="left"/>
      <w:pPr>
        <w:ind w:left="3600" w:hanging="360"/>
      </w:pPr>
      <w:rPr>
        <w:rFonts w:ascii="Courier New" w:hAnsi="Courier New" w:hint="default"/>
      </w:rPr>
    </w:lvl>
    <w:lvl w:ilvl="5" w:tplc="569AA548">
      <w:start w:val="1"/>
      <w:numFmt w:val="bullet"/>
      <w:lvlText w:val=""/>
      <w:lvlJc w:val="left"/>
      <w:pPr>
        <w:ind w:left="4320" w:hanging="360"/>
      </w:pPr>
      <w:rPr>
        <w:rFonts w:ascii="Wingdings" w:hAnsi="Wingdings" w:hint="default"/>
      </w:rPr>
    </w:lvl>
    <w:lvl w:ilvl="6" w:tplc="515E1B2A">
      <w:start w:val="1"/>
      <w:numFmt w:val="bullet"/>
      <w:lvlText w:val=""/>
      <w:lvlJc w:val="left"/>
      <w:pPr>
        <w:ind w:left="5040" w:hanging="360"/>
      </w:pPr>
      <w:rPr>
        <w:rFonts w:ascii="Symbol" w:hAnsi="Symbol" w:hint="default"/>
      </w:rPr>
    </w:lvl>
    <w:lvl w:ilvl="7" w:tplc="6A80501E">
      <w:start w:val="1"/>
      <w:numFmt w:val="bullet"/>
      <w:lvlText w:val="o"/>
      <w:lvlJc w:val="left"/>
      <w:pPr>
        <w:ind w:left="5760" w:hanging="360"/>
      </w:pPr>
      <w:rPr>
        <w:rFonts w:ascii="Courier New" w:hAnsi="Courier New" w:hint="default"/>
      </w:rPr>
    </w:lvl>
    <w:lvl w:ilvl="8" w:tplc="0CA45C08">
      <w:start w:val="1"/>
      <w:numFmt w:val="bullet"/>
      <w:lvlText w:val=""/>
      <w:lvlJc w:val="left"/>
      <w:pPr>
        <w:ind w:left="6480" w:hanging="360"/>
      </w:pPr>
      <w:rPr>
        <w:rFonts w:ascii="Wingdings" w:hAnsi="Wingdings" w:hint="default"/>
      </w:rPr>
    </w:lvl>
  </w:abstractNum>
  <w:abstractNum w:abstractNumId="126" w15:restartNumberingAfterBreak="0">
    <w:nsid w:val="14F57849"/>
    <w:multiLevelType w:val="hybridMultilevel"/>
    <w:tmpl w:val="41C45C7E"/>
    <w:lvl w:ilvl="0" w:tplc="E5B4DD52">
      <w:start w:val="1"/>
      <w:numFmt w:val="decimal"/>
      <w:lvlText w:val="%1."/>
      <w:lvlJc w:val="left"/>
      <w:pPr>
        <w:ind w:left="720" w:hanging="360"/>
      </w:pPr>
    </w:lvl>
    <w:lvl w:ilvl="1" w:tplc="46CEDF28">
      <w:start w:val="1"/>
      <w:numFmt w:val="lowerLetter"/>
      <w:lvlText w:val="%2."/>
      <w:lvlJc w:val="left"/>
      <w:pPr>
        <w:ind w:left="1440" w:hanging="360"/>
      </w:pPr>
    </w:lvl>
    <w:lvl w:ilvl="2" w:tplc="918C262E">
      <w:start w:val="1"/>
      <w:numFmt w:val="lowerRoman"/>
      <w:lvlText w:val="%3."/>
      <w:lvlJc w:val="right"/>
      <w:pPr>
        <w:ind w:left="2160" w:hanging="180"/>
      </w:pPr>
    </w:lvl>
    <w:lvl w:ilvl="3" w:tplc="3FC862BE">
      <w:start w:val="1"/>
      <w:numFmt w:val="decimal"/>
      <w:lvlText w:val="%4."/>
      <w:lvlJc w:val="left"/>
      <w:pPr>
        <w:ind w:left="2880" w:hanging="360"/>
      </w:pPr>
    </w:lvl>
    <w:lvl w:ilvl="4" w:tplc="A0487EFA">
      <w:start w:val="2"/>
      <w:numFmt w:val="lowerLetter"/>
      <w:lvlText w:val="%5."/>
      <w:lvlJc w:val="left"/>
      <w:pPr>
        <w:ind w:left="3600" w:hanging="360"/>
      </w:pPr>
    </w:lvl>
    <w:lvl w:ilvl="5" w:tplc="CB64706C">
      <w:start w:val="1"/>
      <w:numFmt w:val="lowerRoman"/>
      <w:lvlText w:val="%6."/>
      <w:lvlJc w:val="right"/>
      <w:pPr>
        <w:ind w:left="4320" w:hanging="180"/>
      </w:pPr>
    </w:lvl>
    <w:lvl w:ilvl="6" w:tplc="722A4902">
      <w:start w:val="1"/>
      <w:numFmt w:val="decimal"/>
      <w:lvlText w:val="%7."/>
      <w:lvlJc w:val="left"/>
      <w:pPr>
        <w:ind w:left="5040" w:hanging="360"/>
      </w:pPr>
    </w:lvl>
    <w:lvl w:ilvl="7" w:tplc="363AB060">
      <w:start w:val="1"/>
      <w:numFmt w:val="lowerLetter"/>
      <w:lvlText w:val="%8."/>
      <w:lvlJc w:val="left"/>
      <w:pPr>
        <w:ind w:left="5760" w:hanging="360"/>
      </w:pPr>
    </w:lvl>
    <w:lvl w:ilvl="8" w:tplc="DBCE037C">
      <w:start w:val="1"/>
      <w:numFmt w:val="lowerRoman"/>
      <w:lvlText w:val="%9."/>
      <w:lvlJc w:val="right"/>
      <w:pPr>
        <w:ind w:left="6480" w:hanging="180"/>
      </w:pPr>
    </w:lvl>
  </w:abstractNum>
  <w:abstractNum w:abstractNumId="127" w15:restartNumberingAfterBreak="0">
    <w:nsid w:val="1562BC7B"/>
    <w:multiLevelType w:val="hybridMultilevel"/>
    <w:tmpl w:val="4D9CA860"/>
    <w:lvl w:ilvl="0" w:tplc="FA82D4FC">
      <w:start w:val="1"/>
      <w:numFmt w:val="bullet"/>
      <w:lvlText w:val=""/>
      <w:lvlJc w:val="left"/>
      <w:pPr>
        <w:ind w:left="720" w:hanging="360"/>
      </w:pPr>
      <w:rPr>
        <w:rFonts w:ascii="Symbol" w:hAnsi="Symbol" w:hint="default"/>
      </w:rPr>
    </w:lvl>
    <w:lvl w:ilvl="1" w:tplc="79E4A98A">
      <w:start w:val="1"/>
      <w:numFmt w:val="bullet"/>
      <w:lvlText w:val="·"/>
      <w:lvlJc w:val="left"/>
      <w:pPr>
        <w:ind w:left="1440" w:hanging="360"/>
      </w:pPr>
      <w:rPr>
        <w:rFonts w:ascii="Symbol" w:hAnsi="Symbol" w:hint="default"/>
      </w:rPr>
    </w:lvl>
    <w:lvl w:ilvl="2" w:tplc="811ED56A">
      <w:start w:val="1"/>
      <w:numFmt w:val="bullet"/>
      <w:lvlText w:val=""/>
      <w:lvlJc w:val="left"/>
      <w:pPr>
        <w:ind w:left="2160" w:hanging="360"/>
      </w:pPr>
      <w:rPr>
        <w:rFonts w:ascii="Wingdings" w:hAnsi="Wingdings" w:hint="default"/>
      </w:rPr>
    </w:lvl>
    <w:lvl w:ilvl="3" w:tplc="DD78F792">
      <w:start w:val="1"/>
      <w:numFmt w:val="bullet"/>
      <w:lvlText w:val=""/>
      <w:lvlJc w:val="left"/>
      <w:pPr>
        <w:ind w:left="2880" w:hanging="360"/>
      </w:pPr>
      <w:rPr>
        <w:rFonts w:ascii="Symbol" w:hAnsi="Symbol" w:hint="default"/>
      </w:rPr>
    </w:lvl>
    <w:lvl w:ilvl="4" w:tplc="28F24CEE">
      <w:start w:val="1"/>
      <w:numFmt w:val="bullet"/>
      <w:lvlText w:val="o"/>
      <w:lvlJc w:val="left"/>
      <w:pPr>
        <w:ind w:left="3600" w:hanging="360"/>
      </w:pPr>
      <w:rPr>
        <w:rFonts w:ascii="Courier New" w:hAnsi="Courier New" w:hint="default"/>
      </w:rPr>
    </w:lvl>
    <w:lvl w:ilvl="5" w:tplc="C122DE9C">
      <w:start w:val="1"/>
      <w:numFmt w:val="bullet"/>
      <w:lvlText w:val=""/>
      <w:lvlJc w:val="left"/>
      <w:pPr>
        <w:ind w:left="4320" w:hanging="360"/>
      </w:pPr>
      <w:rPr>
        <w:rFonts w:ascii="Wingdings" w:hAnsi="Wingdings" w:hint="default"/>
      </w:rPr>
    </w:lvl>
    <w:lvl w:ilvl="6" w:tplc="B678BF40">
      <w:start w:val="1"/>
      <w:numFmt w:val="bullet"/>
      <w:lvlText w:val=""/>
      <w:lvlJc w:val="left"/>
      <w:pPr>
        <w:ind w:left="5040" w:hanging="360"/>
      </w:pPr>
      <w:rPr>
        <w:rFonts w:ascii="Symbol" w:hAnsi="Symbol" w:hint="default"/>
      </w:rPr>
    </w:lvl>
    <w:lvl w:ilvl="7" w:tplc="AEE03946">
      <w:start w:val="1"/>
      <w:numFmt w:val="bullet"/>
      <w:lvlText w:val="o"/>
      <w:lvlJc w:val="left"/>
      <w:pPr>
        <w:ind w:left="5760" w:hanging="360"/>
      </w:pPr>
      <w:rPr>
        <w:rFonts w:ascii="Courier New" w:hAnsi="Courier New" w:hint="default"/>
      </w:rPr>
    </w:lvl>
    <w:lvl w:ilvl="8" w:tplc="AD74E7B4">
      <w:start w:val="1"/>
      <w:numFmt w:val="bullet"/>
      <w:lvlText w:val=""/>
      <w:lvlJc w:val="left"/>
      <w:pPr>
        <w:ind w:left="6480" w:hanging="360"/>
      </w:pPr>
      <w:rPr>
        <w:rFonts w:ascii="Wingdings" w:hAnsi="Wingdings" w:hint="default"/>
      </w:rPr>
    </w:lvl>
  </w:abstractNum>
  <w:abstractNum w:abstractNumId="128" w15:restartNumberingAfterBreak="0">
    <w:nsid w:val="158A10EB"/>
    <w:multiLevelType w:val="hybridMultilevel"/>
    <w:tmpl w:val="7686810E"/>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15ACE9F6"/>
    <w:multiLevelType w:val="hybridMultilevel"/>
    <w:tmpl w:val="244A8056"/>
    <w:lvl w:ilvl="0" w:tplc="CD50F12A">
      <w:start w:val="1"/>
      <w:numFmt w:val="bullet"/>
      <w:lvlText w:val=""/>
      <w:lvlJc w:val="left"/>
      <w:pPr>
        <w:ind w:left="720" w:hanging="360"/>
      </w:pPr>
      <w:rPr>
        <w:rFonts w:ascii="Symbol" w:hAnsi="Symbol" w:hint="default"/>
      </w:rPr>
    </w:lvl>
    <w:lvl w:ilvl="1" w:tplc="93D274E4">
      <w:start w:val="1"/>
      <w:numFmt w:val="bullet"/>
      <w:lvlText w:val="·"/>
      <w:lvlJc w:val="left"/>
      <w:pPr>
        <w:ind w:left="1440" w:hanging="360"/>
      </w:pPr>
      <w:rPr>
        <w:rFonts w:ascii="Symbol" w:hAnsi="Symbol" w:hint="default"/>
      </w:rPr>
    </w:lvl>
    <w:lvl w:ilvl="2" w:tplc="D4765C92">
      <w:start w:val="1"/>
      <w:numFmt w:val="bullet"/>
      <w:lvlText w:val=""/>
      <w:lvlJc w:val="left"/>
      <w:pPr>
        <w:ind w:left="2160" w:hanging="360"/>
      </w:pPr>
      <w:rPr>
        <w:rFonts w:ascii="Wingdings" w:hAnsi="Wingdings" w:hint="default"/>
      </w:rPr>
    </w:lvl>
    <w:lvl w:ilvl="3" w:tplc="E36AD438">
      <w:start w:val="1"/>
      <w:numFmt w:val="bullet"/>
      <w:lvlText w:val=""/>
      <w:lvlJc w:val="left"/>
      <w:pPr>
        <w:ind w:left="2880" w:hanging="360"/>
      </w:pPr>
      <w:rPr>
        <w:rFonts w:ascii="Symbol" w:hAnsi="Symbol" w:hint="default"/>
      </w:rPr>
    </w:lvl>
    <w:lvl w:ilvl="4" w:tplc="FEA6D018">
      <w:start w:val="1"/>
      <w:numFmt w:val="bullet"/>
      <w:lvlText w:val="o"/>
      <w:lvlJc w:val="left"/>
      <w:pPr>
        <w:ind w:left="3600" w:hanging="360"/>
      </w:pPr>
      <w:rPr>
        <w:rFonts w:ascii="Courier New" w:hAnsi="Courier New" w:hint="default"/>
      </w:rPr>
    </w:lvl>
    <w:lvl w:ilvl="5" w:tplc="C6B0FFBE">
      <w:start w:val="1"/>
      <w:numFmt w:val="bullet"/>
      <w:lvlText w:val=""/>
      <w:lvlJc w:val="left"/>
      <w:pPr>
        <w:ind w:left="4320" w:hanging="360"/>
      </w:pPr>
      <w:rPr>
        <w:rFonts w:ascii="Wingdings" w:hAnsi="Wingdings" w:hint="default"/>
      </w:rPr>
    </w:lvl>
    <w:lvl w:ilvl="6" w:tplc="D640CD00">
      <w:start w:val="1"/>
      <w:numFmt w:val="bullet"/>
      <w:lvlText w:val=""/>
      <w:lvlJc w:val="left"/>
      <w:pPr>
        <w:ind w:left="5040" w:hanging="360"/>
      </w:pPr>
      <w:rPr>
        <w:rFonts w:ascii="Symbol" w:hAnsi="Symbol" w:hint="default"/>
      </w:rPr>
    </w:lvl>
    <w:lvl w:ilvl="7" w:tplc="F092D530">
      <w:start w:val="1"/>
      <w:numFmt w:val="bullet"/>
      <w:lvlText w:val="o"/>
      <w:lvlJc w:val="left"/>
      <w:pPr>
        <w:ind w:left="5760" w:hanging="360"/>
      </w:pPr>
      <w:rPr>
        <w:rFonts w:ascii="Courier New" w:hAnsi="Courier New" w:hint="default"/>
      </w:rPr>
    </w:lvl>
    <w:lvl w:ilvl="8" w:tplc="2E501B26">
      <w:start w:val="1"/>
      <w:numFmt w:val="bullet"/>
      <w:lvlText w:val=""/>
      <w:lvlJc w:val="left"/>
      <w:pPr>
        <w:ind w:left="6480" w:hanging="360"/>
      </w:pPr>
      <w:rPr>
        <w:rFonts w:ascii="Wingdings" w:hAnsi="Wingdings" w:hint="default"/>
      </w:rPr>
    </w:lvl>
  </w:abstractNum>
  <w:abstractNum w:abstractNumId="130" w15:restartNumberingAfterBreak="0">
    <w:nsid w:val="15CB4233"/>
    <w:multiLevelType w:val="hybridMultilevel"/>
    <w:tmpl w:val="43BE594E"/>
    <w:lvl w:ilvl="0" w:tplc="9ACC1D98">
      <w:start w:val="1"/>
      <w:numFmt w:val="bullet"/>
      <w:lvlText w:val="·"/>
      <w:lvlJc w:val="left"/>
      <w:pPr>
        <w:ind w:left="720" w:hanging="360"/>
      </w:pPr>
      <w:rPr>
        <w:rFonts w:ascii="Symbol" w:hAnsi="Symbol" w:hint="default"/>
      </w:rPr>
    </w:lvl>
    <w:lvl w:ilvl="1" w:tplc="D3482D22">
      <w:start w:val="1"/>
      <w:numFmt w:val="bullet"/>
      <w:lvlText w:val="o"/>
      <w:lvlJc w:val="left"/>
      <w:pPr>
        <w:ind w:left="1440" w:hanging="360"/>
      </w:pPr>
      <w:rPr>
        <w:rFonts w:ascii="Courier New" w:hAnsi="Courier New" w:hint="default"/>
      </w:rPr>
    </w:lvl>
    <w:lvl w:ilvl="2" w:tplc="DCDEED6A">
      <w:start w:val="1"/>
      <w:numFmt w:val="bullet"/>
      <w:lvlText w:val=""/>
      <w:lvlJc w:val="left"/>
      <w:pPr>
        <w:ind w:left="2160" w:hanging="360"/>
      </w:pPr>
      <w:rPr>
        <w:rFonts w:ascii="Wingdings" w:hAnsi="Wingdings" w:hint="default"/>
      </w:rPr>
    </w:lvl>
    <w:lvl w:ilvl="3" w:tplc="AAB223F4">
      <w:start w:val="1"/>
      <w:numFmt w:val="bullet"/>
      <w:lvlText w:val=""/>
      <w:lvlJc w:val="left"/>
      <w:pPr>
        <w:ind w:left="2880" w:hanging="360"/>
      </w:pPr>
      <w:rPr>
        <w:rFonts w:ascii="Symbol" w:hAnsi="Symbol" w:hint="default"/>
      </w:rPr>
    </w:lvl>
    <w:lvl w:ilvl="4" w:tplc="BB285F48">
      <w:start w:val="1"/>
      <w:numFmt w:val="bullet"/>
      <w:lvlText w:val="o"/>
      <w:lvlJc w:val="left"/>
      <w:pPr>
        <w:ind w:left="3600" w:hanging="360"/>
      </w:pPr>
      <w:rPr>
        <w:rFonts w:ascii="Courier New" w:hAnsi="Courier New" w:hint="default"/>
      </w:rPr>
    </w:lvl>
    <w:lvl w:ilvl="5" w:tplc="B10A57CA">
      <w:start w:val="1"/>
      <w:numFmt w:val="bullet"/>
      <w:lvlText w:val=""/>
      <w:lvlJc w:val="left"/>
      <w:pPr>
        <w:ind w:left="4320" w:hanging="360"/>
      </w:pPr>
      <w:rPr>
        <w:rFonts w:ascii="Wingdings" w:hAnsi="Wingdings" w:hint="default"/>
      </w:rPr>
    </w:lvl>
    <w:lvl w:ilvl="6" w:tplc="3C38BB0E">
      <w:start w:val="1"/>
      <w:numFmt w:val="bullet"/>
      <w:lvlText w:val=""/>
      <w:lvlJc w:val="left"/>
      <w:pPr>
        <w:ind w:left="5040" w:hanging="360"/>
      </w:pPr>
      <w:rPr>
        <w:rFonts w:ascii="Symbol" w:hAnsi="Symbol" w:hint="default"/>
      </w:rPr>
    </w:lvl>
    <w:lvl w:ilvl="7" w:tplc="8CFAED80">
      <w:start w:val="1"/>
      <w:numFmt w:val="bullet"/>
      <w:lvlText w:val="o"/>
      <w:lvlJc w:val="left"/>
      <w:pPr>
        <w:ind w:left="5760" w:hanging="360"/>
      </w:pPr>
      <w:rPr>
        <w:rFonts w:ascii="Courier New" w:hAnsi="Courier New" w:hint="default"/>
      </w:rPr>
    </w:lvl>
    <w:lvl w:ilvl="8" w:tplc="E24897A0">
      <w:start w:val="1"/>
      <w:numFmt w:val="bullet"/>
      <w:lvlText w:val=""/>
      <w:lvlJc w:val="left"/>
      <w:pPr>
        <w:ind w:left="6480" w:hanging="360"/>
      </w:pPr>
      <w:rPr>
        <w:rFonts w:ascii="Wingdings" w:hAnsi="Wingdings" w:hint="default"/>
      </w:rPr>
    </w:lvl>
  </w:abstractNum>
  <w:abstractNum w:abstractNumId="131" w15:restartNumberingAfterBreak="0">
    <w:nsid w:val="15E33B20"/>
    <w:multiLevelType w:val="hybridMultilevel"/>
    <w:tmpl w:val="817E568E"/>
    <w:lvl w:ilvl="0" w:tplc="21C87462">
      <w:start w:val="1"/>
      <w:numFmt w:val="bullet"/>
      <w:lvlText w:val=""/>
      <w:lvlJc w:val="left"/>
      <w:pPr>
        <w:ind w:left="720" w:hanging="360"/>
      </w:pPr>
      <w:rPr>
        <w:rFonts w:ascii="Symbol" w:hAnsi="Symbol" w:hint="default"/>
      </w:rPr>
    </w:lvl>
    <w:lvl w:ilvl="1" w:tplc="5A0CD734">
      <w:start w:val="1"/>
      <w:numFmt w:val="bullet"/>
      <w:lvlText w:val="o"/>
      <w:lvlJc w:val="left"/>
      <w:pPr>
        <w:ind w:left="1440" w:hanging="360"/>
      </w:pPr>
      <w:rPr>
        <w:rFonts w:ascii="Courier New" w:hAnsi="Courier New" w:hint="default"/>
      </w:rPr>
    </w:lvl>
    <w:lvl w:ilvl="2" w:tplc="A7A4D248">
      <w:start w:val="1"/>
      <w:numFmt w:val="bullet"/>
      <w:lvlText w:val=""/>
      <w:lvlJc w:val="left"/>
      <w:pPr>
        <w:ind w:left="2160" w:hanging="360"/>
      </w:pPr>
      <w:rPr>
        <w:rFonts w:ascii="Wingdings" w:hAnsi="Wingdings" w:hint="default"/>
      </w:rPr>
    </w:lvl>
    <w:lvl w:ilvl="3" w:tplc="A788AB32">
      <w:start w:val="1"/>
      <w:numFmt w:val="bullet"/>
      <w:lvlText w:val=""/>
      <w:lvlJc w:val="left"/>
      <w:pPr>
        <w:ind w:left="2880" w:hanging="360"/>
      </w:pPr>
      <w:rPr>
        <w:rFonts w:ascii="Symbol" w:hAnsi="Symbol" w:hint="default"/>
      </w:rPr>
    </w:lvl>
    <w:lvl w:ilvl="4" w:tplc="3138AD68">
      <w:start w:val="1"/>
      <w:numFmt w:val="bullet"/>
      <w:lvlText w:val="o"/>
      <w:lvlJc w:val="left"/>
      <w:pPr>
        <w:ind w:left="3600" w:hanging="360"/>
      </w:pPr>
      <w:rPr>
        <w:rFonts w:ascii="Courier New" w:hAnsi="Courier New" w:hint="default"/>
      </w:rPr>
    </w:lvl>
    <w:lvl w:ilvl="5" w:tplc="1F30FCE2">
      <w:start w:val="1"/>
      <w:numFmt w:val="bullet"/>
      <w:lvlText w:val=""/>
      <w:lvlJc w:val="left"/>
      <w:pPr>
        <w:ind w:left="4320" w:hanging="360"/>
      </w:pPr>
      <w:rPr>
        <w:rFonts w:ascii="Wingdings" w:hAnsi="Wingdings" w:hint="default"/>
      </w:rPr>
    </w:lvl>
    <w:lvl w:ilvl="6" w:tplc="0DD039D8">
      <w:start w:val="1"/>
      <w:numFmt w:val="bullet"/>
      <w:lvlText w:val=""/>
      <w:lvlJc w:val="left"/>
      <w:pPr>
        <w:ind w:left="5040" w:hanging="360"/>
      </w:pPr>
      <w:rPr>
        <w:rFonts w:ascii="Symbol" w:hAnsi="Symbol" w:hint="default"/>
      </w:rPr>
    </w:lvl>
    <w:lvl w:ilvl="7" w:tplc="9BD01594">
      <w:start w:val="1"/>
      <w:numFmt w:val="bullet"/>
      <w:lvlText w:val="o"/>
      <w:lvlJc w:val="left"/>
      <w:pPr>
        <w:ind w:left="5760" w:hanging="360"/>
      </w:pPr>
      <w:rPr>
        <w:rFonts w:ascii="Courier New" w:hAnsi="Courier New" w:hint="default"/>
      </w:rPr>
    </w:lvl>
    <w:lvl w:ilvl="8" w:tplc="24B48D88">
      <w:start w:val="1"/>
      <w:numFmt w:val="bullet"/>
      <w:lvlText w:val=""/>
      <w:lvlJc w:val="left"/>
      <w:pPr>
        <w:ind w:left="6480" w:hanging="360"/>
      </w:pPr>
      <w:rPr>
        <w:rFonts w:ascii="Wingdings" w:hAnsi="Wingdings" w:hint="default"/>
      </w:rPr>
    </w:lvl>
  </w:abstractNum>
  <w:abstractNum w:abstractNumId="132" w15:restartNumberingAfterBreak="0">
    <w:nsid w:val="15E6A576"/>
    <w:multiLevelType w:val="hybridMultilevel"/>
    <w:tmpl w:val="1D26A4EA"/>
    <w:lvl w:ilvl="0" w:tplc="31B42018">
      <w:start w:val="1"/>
      <w:numFmt w:val="bullet"/>
      <w:lvlText w:val=""/>
      <w:lvlJc w:val="left"/>
      <w:pPr>
        <w:ind w:left="2880" w:hanging="360"/>
      </w:pPr>
      <w:rPr>
        <w:rFonts w:ascii="Wingdings" w:hAnsi="Wingdings" w:hint="default"/>
      </w:rPr>
    </w:lvl>
    <w:lvl w:ilvl="1" w:tplc="825EEAEE">
      <w:start w:val="1"/>
      <w:numFmt w:val="bullet"/>
      <w:lvlText w:val="o"/>
      <w:lvlJc w:val="left"/>
      <w:pPr>
        <w:ind w:left="3600" w:hanging="360"/>
      </w:pPr>
      <w:rPr>
        <w:rFonts w:ascii="Courier New" w:hAnsi="Courier New" w:hint="default"/>
      </w:rPr>
    </w:lvl>
    <w:lvl w:ilvl="2" w:tplc="31C85636">
      <w:start w:val="1"/>
      <w:numFmt w:val="bullet"/>
      <w:lvlText w:val=""/>
      <w:lvlJc w:val="left"/>
      <w:pPr>
        <w:ind w:left="4320" w:hanging="360"/>
      </w:pPr>
      <w:rPr>
        <w:rFonts w:ascii="Wingdings" w:hAnsi="Wingdings" w:hint="default"/>
      </w:rPr>
    </w:lvl>
    <w:lvl w:ilvl="3" w:tplc="CDBA05E6">
      <w:start w:val="1"/>
      <w:numFmt w:val="bullet"/>
      <w:lvlText w:val=""/>
      <w:lvlJc w:val="left"/>
      <w:pPr>
        <w:ind w:left="5040" w:hanging="360"/>
      </w:pPr>
      <w:rPr>
        <w:rFonts w:ascii="Symbol" w:hAnsi="Symbol" w:hint="default"/>
      </w:rPr>
    </w:lvl>
    <w:lvl w:ilvl="4" w:tplc="AE52F918">
      <w:start w:val="1"/>
      <w:numFmt w:val="bullet"/>
      <w:lvlText w:val="o"/>
      <w:lvlJc w:val="left"/>
      <w:pPr>
        <w:ind w:left="5760" w:hanging="360"/>
      </w:pPr>
      <w:rPr>
        <w:rFonts w:ascii="Courier New" w:hAnsi="Courier New" w:hint="default"/>
      </w:rPr>
    </w:lvl>
    <w:lvl w:ilvl="5" w:tplc="9E3CF2A8">
      <w:start w:val="1"/>
      <w:numFmt w:val="bullet"/>
      <w:lvlText w:val=""/>
      <w:lvlJc w:val="left"/>
      <w:pPr>
        <w:ind w:left="6480" w:hanging="360"/>
      </w:pPr>
      <w:rPr>
        <w:rFonts w:ascii="Wingdings" w:hAnsi="Wingdings" w:hint="default"/>
      </w:rPr>
    </w:lvl>
    <w:lvl w:ilvl="6" w:tplc="BA44624A">
      <w:start w:val="1"/>
      <w:numFmt w:val="bullet"/>
      <w:lvlText w:val=""/>
      <w:lvlJc w:val="left"/>
      <w:pPr>
        <w:ind w:left="7200" w:hanging="360"/>
      </w:pPr>
      <w:rPr>
        <w:rFonts w:ascii="Symbol" w:hAnsi="Symbol" w:hint="default"/>
      </w:rPr>
    </w:lvl>
    <w:lvl w:ilvl="7" w:tplc="1BA29BB6">
      <w:start w:val="1"/>
      <w:numFmt w:val="bullet"/>
      <w:lvlText w:val="o"/>
      <w:lvlJc w:val="left"/>
      <w:pPr>
        <w:ind w:left="7920" w:hanging="360"/>
      </w:pPr>
      <w:rPr>
        <w:rFonts w:ascii="Courier New" w:hAnsi="Courier New" w:hint="default"/>
      </w:rPr>
    </w:lvl>
    <w:lvl w:ilvl="8" w:tplc="14F458D4">
      <w:start w:val="1"/>
      <w:numFmt w:val="bullet"/>
      <w:lvlText w:val=""/>
      <w:lvlJc w:val="left"/>
      <w:pPr>
        <w:ind w:left="8640" w:hanging="360"/>
      </w:pPr>
      <w:rPr>
        <w:rFonts w:ascii="Wingdings" w:hAnsi="Wingdings" w:hint="default"/>
      </w:rPr>
    </w:lvl>
  </w:abstractNum>
  <w:abstractNum w:abstractNumId="133" w15:restartNumberingAfterBreak="0">
    <w:nsid w:val="162CC3F2"/>
    <w:multiLevelType w:val="hybridMultilevel"/>
    <w:tmpl w:val="F320A8B6"/>
    <w:lvl w:ilvl="0" w:tplc="CC847C7A">
      <w:start w:val="1"/>
      <w:numFmt w:val="bullet"/>
      <w:lvlText w:val="·"/>
      <w:lvlJc w:val="left"/>
      <w:pPr>
        <w:ind w:left="720" w:hanging="360"/>
      </w:pPr>
      <w:rPr>
        <w:rFonts w:ascii="Symbol" w:hAnsi="Symbol" w:hint="default"/>
      </w:rPr>
    </w:lvl>
    <w:lvl w:ilvl="1" w:tplc="DA0EE952">
      <w:start w:val="1"/>
      <w:numFmt w:val="bullet"/>
      <w:lvlText w:val="o"/>
      <w:lvlJc w:val="left"/>
      <w:pPr>
        <w:ind w:left="1440" w:hanging="360"/>
      </w:pPr>
      <w:rPr>
        <w:rFonts w:ascii="Courier New" w:hAnsi="Courier New" w:hint="default"/>
      </w:rPr>
    </w:lvl>
    <w:lvl w:ilvl="2" w:tplc="6DC6A5BC">
      <w:start w:val="1"/>
      <w:numFmt w:val="bullet"/>
      <w:lvlText w:val=""/>
      <w:lvlJc w:val="left"/>
      <w:pPr>
        <w:ind w:left="2160" w:hanging="360"/>
      </w:pPr>
      <w:rPr>
        <w:rFonts w:ascii="Wingdings" w:hAnsi="Wingdings" w:hint="default"/>
      </w:rPr>
    </w:lvl>
    <w:lvl w:ilvl="3" w:tplc="BA5CDEB6">
      <w:start w:val="1"/>
      <w:numFmt w:val="bullet"/>
      <w:lvlText w:val=""/>
      <w:lvlJc w:val="left"/>
      <w:pPr>
        <w:ind w:left="2880" w:hanging="360"/>
      </w:pPr>
      <w:rPr>
        <w:rFonts w:ascii="Symbol" w:hAnsi="Symbol" w:hint="default"/>
      </w:rPr>
    </w:lvl>
    <w:lvl w:ilvl="4" w:tplc="9DAAF28E">
      <w:start w:val="1"/>
      <w:numFmt w:val="bullet"/>
      <w:lvlText w:val="o"/>
      <w:lvlJc w:val="left"/>
      <w:pPr>
        <w:ind w:left="3600" w:hanging="360"/>
      </w:pPr>
      <w:rPr>
        <w:rFonts w:ascii="Courier New" w:hAnsi="Courier New" w:hint="default"/>
      </w:rPr>
    </w:lvl>
    <w:lvl w:ilvl="5" w:tplc="C6A67792">
      <w:start w:val="1"/>
      <w:numFmt w:val="bullet"/>
      <w:lvlText w:val=""/>
      <w:lvlJc w:val="left"/>
      <w:pPr>
        <w:ind w:left="4320" w:hanging="360"/>
      </w:pPr>
      <w:rPr>
        <w:rFonts w:ascii="Wingdings" w:hAnsi="Wingdings" w:hint="default"/>
      </w:rPr>
    </w:lvl>
    <w:lvl w:ilvl="6" w:tplc="85E628F8">
      <w:start w:val="1"/>
      <w:numFmt w:val="bullet"/>
      <w:lvlText w:val=""/>
      <w:lvlJc w:val="left"/>
      <w:pPr>
        <w:ind w:left="5040" w:hanging="360"/>
      </w:pPr>
      <w:rPr>
        <w:rFonts w:ascii="Symbol" w:hAnsi="Symbol" w:hint="default"/>
      </w:rPr>
    </w:lvl>
    <w:lvl w:ilvl="7" w:tplc="13B2E7F6">
      <w:start w:val="1"/>
      <w:numFmt w:val="bullet"/>
      <w:lvlText w:val="o"/>
      <w:lvlJc w:val="left"/>
      <w:pPr>
        <w:ind w:left="5760" w:hanging="360"/>
      </w:pPr>
      <w:rPr>
        <w:rFonts w:ascii="Courier New" w:hAnsi="Courier New" w:hint="default"/>
      </w:rPr>
    </w:lvl>
    <w:lvl w:ilvl="8" w:tplc="48A07C7E">
      <w:start w:val="1"/>
      <w:numFmt w:val="bullet"/>
      <w:lvlText w:val=""/>
      <w:lvlJc w:val="left"/>
      <w:pPr>
        <w:ind w:left="6480" w:hanging="360"/>
      </w:pPr>
      <w:rPr>
        <w:rFonts w:ascii="Wingdings" w:hAnsi="Wingdings" w:hint="default"/>
      </w:rPr>
    </w:lvl>
  </w:abstractNum>
  <w:abstractNum w:abstractNumId="134" w15:restartNumberingAfterBreak="0">
    <w:nsid w:val="1648D149"/>
    <w:multiLevelType w:val="hybridMultilevel"/>
    <w:tmpl w:val="06F0932E"/>
    <w:lvl w:ilvl="0" w:tplc="D362F6BE">
      <w:start w:val="1"/>
      <w:numFmt w:val="bullet"/>
      <w:lvlText w:val="·"/>
      <w:lvlJc w:val="left"/>
      <w:pPr>
        <w:ind w:left="720" w:hanging="360"/>
      </w:pPr>
      <w:rPr>
        <w:rFonts w:ascii="Symbol" w:hAnsi="Symbol" w:hint="default"/>
      </w:rPr>
    </w:lvl>
    <w:lvl w:ilvl="1" w:tplc="88A819BA">
      <w:start w:val="1"/>
      <w:numFmt w:val="bullet"/>
      <w:lvlText w:val="o"/>
      <w:lvlJc w:val="left"/>
      <w:pPr>
        <w:ind w:left="1440" w:hanging="360"/>
      </w:pPr>
      <w:rPr>
        <w:rFonts w:ascii="Courier New" w:hAnsi="Courier New" w:hint="default"/>
      </w:rPr>
    </w:lvl>
    <w:lvl w:ilvl="2" w:tplc="5D168202">
      <w:start w:val="1"/>
      <w:numFmt w:val="bullet"/>
      <w:lvlText w:val=""/>
      <w:lvlJc w:val="left"/>
      <w:pPr>
        <w:ind w:left="2160" w:hanging="360"/>
      </w:pPr>
      <w:rPr>
        <w:rFonts w:ascii="Wingdings" w:hAnsi="Wingdings" w:hint="default"/>
      </w:rPr>
    </w:lvl>
    <w:lvl w:ilvl="3" w:tplc="023C1696">
      <w:start w:val="1"/>
      <w:numFmt w:val="bullet"/>
      <w:lvlText w:val=""/>
      <w:lvlJc w:val="left"/>
      <w:pPr>
        <w:ind w:left="2880" w:hanging="360"/>
      </w:pPr>
      <w:rPr>
        <w:rFonts w:ascii="Symbol" w:hAnsi="Symbol" w:hint="default"/>
      </w:rPr>
    </w:lvl>
    <w:lvl w:ilvl="4" w:tplc="01764320">
      <w:start w:val="1"/>
      <w:numFmt w:val="bullet"/>
      <w:lvlText w:val="o"/>
      <w:lvlJc w:val="left"/>
      <w:pPr>
        <w:ind w:left="3600" w:hanging="360"/>
      </w:pPr>
      <w:rPr>
        <w:rFonts w:ascii="Courier New" w:hAnsi="Courier New" w:hint="default"/>
      </w:rPr>
    </w:lvl>
    <w:lvl w:ilvl="5" w:tplc="9BCEAE46">
      <w:start w:val="1"/>
      <w:numFmt w:val="bullet"/>
      <w:lvlText w:val=""/>
      <w:lvlJc w:val="left"/>
      <w:pPr>
        <w:ind w:left="4320" w:hanging="360"/>
      </w:pPr>
      <w:rPr>
        <w:rFonts w:ascii="Wingdings" w:hAnsi="Wingdings" w:hint="default"/>
      </w:rPr>
    </w:lvl>
    <w:lvl w:ilvl="6" w:tplc="4B845EAC">
      <w:start w:val="1"/>
      <w:numFmt w:val="bullet"/>
      <w:lvlText w:val=""/>
      <w:lvlJc w:val="left"/>
      <w:pPr>
        <w:ind w:left="5040" w:hanging="360"/>
      </w:pPr>
      <w:rPr>
        <w:rFonts w:ascii="Symbol" w:hAnsi="Symbol" w:hint="default"/>
      </w:rPr>
    </w:lvl>
    <w:lvl w:ilvl="7" w:tplc="43101D10">
      <w:start w:val="1"/>
      <w:numFmt w:val="bullet"/>
      <w:lvlText w:val="o"/>
      <w:lvlJc w:val="left"/>
      <w:pPr>
        <w:ind w:left="5760" w:hanging="360"/>
      </w:pPr>
      <w:rPr>
        <w:rFonts w:ascii="Courier New" w:hAnsi="Courier New" w:hint="default"/>
      </w:rPr>
    </w:lvl>
    <w:lvl w:ilvl="8" w:tplc="479A388C">
      <w:start w:val="1"/>
      <w:numFmt w:val="bullet"/>
      <w:lvlText w:val=""/>
      <w:lvlJc w:val="left"/>
      <w:pPr>
        <w:ind w:left="6480" w:hanging="360"/>
      </w:pPr>
      <w:rPr>
        <w:rFonts w:ascii="Wingdings" w:hAnsi="Wingdings" w:hint="default"/>
      </w:rPr>
    </w:lvl>
  </w:abstractNum>
  <w:abstractNum w:abstractNumId="135" w15:restartNumberingAfterBreak="0">
    <w:nsid w:val="16B9D28F"/>
    <w:multiLevelType w:val="hybridMultilevel"/>
    <w:tmpl w:val="BF9A0666"/>
    <w:lvl w:ilvl="0" w:tplc="EE364F06">
      <w:start w:val="1"/>
      <w:numFmt w:val="bullet"/>
      <w:lvlText w:val="·"/>
      <w:lvlJc w:val="left"/>
      <w:pPr>
        <w:ind w:left="720" w:hanging="360"/>
      </w:pPr>
      <w:rPr>
        <w:rFonts w:ascii="Symbol" w:hAnsi="Symbol" w:hint="default"/>
      </w:rPr>
    </w:lvl>
    <w:lvl w:ilvl="1" w:tplc="24E81C24">
      <w:start w:val="1"/>
      <w:numFmt w:val="bullet"/>
      <w:lvlText w:val="o"/>
      <w:lvlJc w:val="left"/>
      <w:pPr>
        <w:ind w:left="1440" w:hanging="360"/>
      </w:pPr>
      <w:rPr>
        <w:rFonts w:ascii="Courier New" w:hAnsi="Courier New" w:hint="default"/>
      </w:rPr>
    </w:lvl>
    <w:lvl w:ilvl="2" w:tplc="F8A0D9CE">
      <w:start w:val="1"/>
      <w:numFmt w:val="bullet"/>
      <w:lvlText w:val=""/>
      <w:lvlJc w:val="left"/>
      <w:pPr>
        <w:ind w:left="2160" w:hanging="360"/>
      </w:pPr>
      <w:rPr>
        <w:rFonts w:ascii="Wingdings" w:hAnsi="Wingdings" w:hint="default"/>
      </w:rPr>
    </w:lvl>
    <w:lvl w:ilvl="3" w:tplc="5E0E9624">
      <w:start w:val="1"/>
      <w:numFmt w:val="bullet"/>
      <w:lvlText w:val=""/>
      <w:lvlJc w:val="left"/>
      <w:pPr>
        <w:ind w:left="2880" w:hanging="360"/>
      </w:pPr>
      <w:rPr>
        <w:rFonts w:ascii="Symbol" w:hAnsi="Symbol" w:hint="default"/>
      </w:rPr>
    </w:lvl>
    <w:lvl w:ilvl="4" w:tplc="5E7C2EF2">
      <w:start w:val="1"/>
      <w:numFmt w:val="bullet"/>
      <w:lvlText w:val="o"/>
      <w:lvlJc w:val="left"/>
      <w:pPr>
        <w:ind w:left="3600" w:hanging="360"/>
      </w:pPr>
      <w:rPr>
        <w:rFonts w:ascii="Courier New" w:hAnsi="Courier New" w:hint="default"/>
      </w:rPr>
    </w:lvl>
    <w:lvl w:ilvl="5" w:tplc="59B02898">
      <w:start w:val="1"/>
      <w:numFmt w:val="bullet"/>
      <w:lvlText w:val=""/>
      <w:lvlJc w:val="left"/>
      <w:pPr>
        <w:ind w:left="4320" w:hanging="360"/>
      </w:pPr>
      <w:rPr>
        <w:rFonts w:ascii="Wingdings" w:hAnsi="Wingdings" w:hint="default"/>
      </w:rPr>
    </w:lvl>
    <w:lvl w:ilvl="6" w:tplc="DD161974">
      <w:start w:val="1"/>
      <w:numFmt w:val="bullet"/>
      <w:lvlText w:val=""/>
      <w:lvlJc w:val="left"/>
      <w:pPr>
        <w:ind w:left="5040" w:hanging="360"/>
      </w:pPr>
      <w:rPr>
        <w:rFonts w:ascii="Symbol" w:hAnsi="Symbol" w:hint="default"/>
      </w:rPr>
    </w:lvl>
    <w:lvl w:ilvl="7" w:tplc="B8448278">
      <w:start w:val="1"/>
      <w:numFmt w:val="bullet"/>
      <w:lvlText w:val="o"/>
      <w:lvlJc w:val="left"/>
      <w:pPr>
        <w:ind w:left="5760" w:hanging="360"/>
      </w:pPr>
      <w:rPr>
        <w:rFonts w:ascii="Courier New" w:hAnsi="Courier New" w:hint="default"/>
      </w:rPr>
    </w:lvl>
    <w:lvl w:ilvl="8" w:tplc="DBCA86D2">
      <w:start w:val="1"/>
      <w:numFmt w:val="bullet"/>
      <w:lvlText w:val=""/>
      <w:lvlJc w:val="left"/>
      <w:pPr>
        <w:ind w:left="6480" w:hanging="360"/>
      </w:pPr>
      <w:rPr>
        <w:rFonts w:ascii="Wingdings" w:hAnsi="Wingdings" w:hint="default"/>
      </w:rPr>
    </w:lvl>
  </w:abstractNum>
  <w:abstractNum w:abstractNumId="136" w15:restartNumberingAfterBreak="0">
    <w:nsid w:val="16D7AAC0"/>
    <w:multiLevelType w:val="hybridMultilevel"/>
    <w:tmpl w:val="8BEA113E"/>
    <w:lvl w:ilvl="0" w:tplc="E1505DB8">
      <w:start w:val="1"/>
      <w:numFmt w:val="bullet"/>
      <w:lvlText w:val="o"/>
      <w:lvlJc w:val="left"/>
      <w:pPr>
        <w:ind w:left="720" w:hanging="360"/>
      </w:pPr>
      <w:rPr>
        <w:rFonts w:ascii="&quot;Courier New&quot;" w:hAnsi="&quot;Courier New&quot;" w:hint="default"/>
      </w:rPr>
    </w:lvl>
    <w:lvl w:ilvl="1" w:tplc="DBD86BF6">
      <w:start w:val="1"/>
      <w:numFmt w:val="bullet"/>
      <w:lvlText w:val="o"/>
      <w:lvlJc w:val="left"/>
      <w:pPr>
        <w:ind w:left="1440" w:hanging="360"/>
      </w:pPr>
      <w:rPr>
        <w:rFonts w:ascii="Courier New" w:hAnsi="Courier New" w:hint="default"/>
      </w:rPr>
    </w:lvl>
    <w:lvl w:ilvl="2" w:tplc="55CA7D96">
      <w:start w:val="1"/>
      <w:numFmt w:val="bullet"/>
      <w:lvlText w:val=""/>
      <w:lvlJc w:val="left"/>
      <w:pPr>
        <w:ind w:left="2160" w:hanging="360"/>
      </w:pPr>
      <w:rPr>
        <w:rFonts w:ascii="Wingdings" w:hAnsi="Wingdings" w:hint="default"/>
      </w:rPr>
    </w:lvl>
    <w:lvl w:ilvl="3" w:tplc="7C88EDEA">
      <w:start w:val="1"/>
      <w:numFmt w:val="bullet"/>
      <w:lvlText w:val=""/>
      <w:lvlJc w:val="left"/>
      <w:pPr>
        <w:ind w:left="2880" w:hanging="360"/>
      </w:pPr>
      <w:rPr>
        <w:rFonts w:ascii="Symbol" w:hAnsi="Symbol" w:hint="default"/>
      </w:rPr>
    </w:lvl>
    <w:lvl w:ilvl="4" w:tplc="E15072BA">
      <w:start w:val="1"/>
      <w:numFmt w:val="bullet"/>
      <w:lvlText w:val="o"/>
      <w:lvlJc w:val="left"/>
      <w:pPr>
        <w:ind w:left="3600" w:hanging="360"/>
      </w:pPr>
      <w:rPr>
        <w:rFonts w:ascii="Courier New" w:hAnsi="Courier New" w:hint="default"/>
      </w:rPr>
    </w:lvl>
    <w:lvl w:ilvl="5" w:tplc="B2B8F010">
      <w:start w:val="1"/>
      <w:numFmt w:val="bullet"/>
      <w:lvlText w:val=""/>
      <w:lvlJc w:val="left"/>
      <w:pPr>
        <w:ind w:left="4320" w:hanging="360"/>
      </w:pPr>
      <w:rPr>
        <w:rFonts w:ascii="Wingdings" w:hAnsi="Wingdings" w:hint="default"/>
      </w:rPr>
    </w:lvl>
    <w:lvl w:ilvl="6" w:tplc="4A180402">
      <w:start w:val="1"/>
      <w:numFmt w:val="bullet"/>
      <w:lvlText w:val=""/>
      <w:lvlJc w:val="left"/>
      <w:pPr>
        <w:ind w:left="5040" w:hanging="360"/>
      </w:pPr>
      <w:rPr>
        <w:rFonts w:ascii="Symbol" w:hAnsi="Symbol" w:hint="default"/>
      </w:rPr>
    </w:lvl>
    <w:lvl w:ilvl="7" w:tplc="18B2AA52">
      <w:start w:val="1"/>
      <w:numFmt w:val="bullet"/>
      <w:lvlText w:val="o"/>
      <w:lvlJc w:val="left"/>
      <w:pPr>
        <w:ind w:left="5760" w:hanging="360"/>
      </w:pPr>
      <w:rPr>
        <w:rFonts w:ascii="Courier New" w:hAnsi="Courier New" w:hint="default"/>
      </w:rPr>
    </w:lvl>
    <w:lvl w:ilvl="8" w:tplc="B0FC494C">
      <w:start w:val="1"/>
      <w:numFmt w:val="bullet"/>
      <w:lvlText w:val=""/>
      <w:lvlJc w:val="left"/>
      <w:pPr>
        <w:ind w:left="6480" w:hanging="360"/>
      </w:pPr>
      <w:rPr>
        <w:rFonts w:ascii="Wingdings" w:hAnsi="Wingdings" w:hint="default"/>
      </w:rPr>
    </w:lvl>
  </w:abstractNum>
  <w:abstractNum w:abstractNumId="137" w15:restartNumberingAfterBreak="0">
    <w:nsid w:val="17647B21"/>
    <w:multiLevelType w:val="hybridMultilevel"/>
    <w:tmpl w:val="337ED226"/>
    <w:lvl w:ilvl="0" w:tplc="B68A6F50">
      <w:start w:val="1"/>
      <w:numFmt w:val="bullet"/>
      <w:lvlText w:val=""/>
      <w:lvlJc w:val="left"/>
      <w:pPr>
        <w:ind w:left="1080" w:hanging="360"/>
      </w:pPr>
      <w:rPr>
        <w:rFonts w:ascii="Symbol" w:hAnsi="Symbol" w:hint="default"/>
      </w:rPr>
    </w:lvl>
    <w:lvl w:ilvl="1" w:tplc="D7989988">
      <w:start w:val="1"/>
      <w:numFmt w:val="bullet"/>
      <w:lvlText w:val="o"/>
      <w:lvlJc w:val="left"/>
      <w:pPr>
        <w:ind w:left="1440" w:hanging="360"/>
      </w:pPr>
      <w:rPr>
        <w:rFonts w:ascii="Courier New" w:hAnsi="Courier New" w:hint="default"/>
      </w:rPr>
    </w:lvl>
    <w:lvl w:ilvl="2" w:tplc="A2087B3A">
      <w:start w:val="1"/>
      <w:numFmt w:val="bullet"/>
      <w:lvlText w:val=""/>
      <w:lvlJc w:val="left"/>
      <w:pPr>
        <w:ind w:left="2160" w:hanging="360"/>
      </w:pPr>
      <w:rPr>
        <w:rFonts w:ascii="Wingdings" w:hAnsi="Wingdings" w:hint="default"/>
      </w:rPr>
    </w:lvl>
    <w:lvl w:ilvl="3" w:tplc="CBEA6746">
      <w:start w:val="1"/>
      <w:numFmt w:val="bullet"/>
      <w:lvlText w:val=""/>
      <w:lvlJc w:val="left"/>
      <w:pPr>
        <w:ind w:left="2880" w:hanging="360"/>
      </w:pPr>
      <w:rPr>
        <w:rFonts w:ascii="Symbol" w:hAnsi="Symbol" w:hint="default"/>
      </w:rPr>
    </w:lvl>
    <w:lvl w:ilvl="4" w:tplc="4922EC70">
      <w:start w:val="1"/>
      <w:numFmt w:val="bullet"/>
      <w:lvlText w:val="o"/>
      <w:lvlJc w:val="left"/>
      <w:pPr>
        <w:ind w:left="3600" w:hanging="360"/>
      </w:pPr>
      <w:rPr>
        <w:rFonts w:ascii="Courier New" w:hAnsi="Courier New" w:hint="default"/>
      </w:rPr>
    </w:lvl>
    <w:lvl w:ilvl="5" w:tplc="16B8E872">
      <w:start w:val="1"/>
      <w:numFmt w:val="bullet"/>
      <w:lvlText w:val=""/>
      <w:lvlJc w:val="left"/>
      <w:pPr>
        <w:ind w:left="4320" w:hanging="360"/>
      </w:pPr>
      <w:rPr>
        <w:rFonts w:ascii="Wingdings" w:hAnsi="Wingdings" w:hint="default"/>
      </w:rPr>
    </w:lvl>
    <w:lvl w:ilvl="6" w:tplc="1F568E2C">
      <w:start w:val="1"/>
      <w:numFmt w:val="bullet"/>
      <w:lvlText w:val=""/>
      <w:lvlJc w:val="left"/>
      <w:pPr>
        <w:ind w:left="5040" w:hanging="360"/>
      </w:pPr>
      <w:rPr>
        <w:rFonts w:ascii="Symbol" w:hAnsi="Symbol" w:hint="default"/>
      </w:rPr>
    </w:lvl>
    <w:lvl w:ilvl="7" w:tplc="C2583406">
      <w:start w:val="1"/>
      <w:numFmt w:val="bullet"/>
      <w:lvlText w:val="o"/>
      <w:lvlJc w:val="left"/>
      <w:pPr>
        <w:ind w:left="5760" w:hanging="360"/>
      </w:pPr>
      <w:rPr>
        <w:rFonts w:ascii="Courier New" w:hAnsi="Courier New" w:hint="default"/>
      </w:rPr>
    </w:lvl>
    <w:lvl w:ilvl="8" w:tplc="10D639F6">
      <w:start w:val="1"/>
      <w:numFmt w:val="bullet"/>
      <w:lvlText w:val=""/>
      <w:lvlJc w:val="left"/>
      <w:pPr>
        <w:ind w:left="6480" w:hanging="360"/>
      </w:pPr>
      <w:rPr>
        <w:rFonts w:ascii="Wingdings" w:hAnsi="Wingdings" w:hint="default"/>
      </w:rPr>
    </w:lvl>
  </w:abstractNum>
  <w:abstractNum w:abstractNumId="138" w15:restartNumberingAfterBreak="0">
    <w:nsid w:val="179ECF4F"/>
    <w:multiLevelType w:val="hybridMultilevel"/>
    <w:tmpl w:val="26E80588"/>
    <w:lvl w:ilvl="0" w:tplc="AE3E243C">
      <w:start w:val="1"/>
      <w:numFmt w:val="decimal"/>
      <w:lvlText w:val="%1."/>
      <w:lvlJc w:val="left"/>
      <w:pPr>
        <w:ind w:left="720" w:hanging="360"/>
      </w:pPr>
    </w:lvl>
    <w:lvl w:ilvl="1" w:tplc="5DFC0EB8">
      <w:start w:val="1"/>
      <w:numFmt w:val="lowerLetter"/>
      <w:lvlText w:val="%2."/>
      <w:lvlJc w:val="left"/>
      <w:pPr>
        <w:ind w:left="1440" w:hanging="360"/>
      </w:pPr>
    </w:lvl>
    <w:lvl w:ilvl="2" w:tplc="F31AD6FE">
      <w:start w:val="2"/>
      <w:numFmt w:val="lowerRoman"/>
      <w:lvlText w:val="%3."/>
      <w:lvlJc w:val="right"/>
      <w:pPr>
        <w:ind w:left="2160" w:hanging="180"/>
      </w:pPr>
    </w:lvl>
    <w:lvl w:ilvl="3" w:tplc="71B83B18">
      <w:start w:val="1"/>
      <w:numFmt w:val="decimal"/>
      <w:lvlText w:val="%4."/>
      <w:lvlJc w:val="left"/>
      <w:pPr>
        <w:ind w:left="2880" w:hanging="360"/>
      </w:pPr>
    </w:lvl>
    <w:lvl w:ilvl="4" w:tplc="55646972">
      <w:start w:val="1"/>
      <w:numFmt w:val="lowerLetter"/>
      <w:lvlText w:val="%5."/>
      <w:lvlJc w:val="left"/>
      <w:pPr>
        <w:ind w:left="3600" w:hanging="360"/>
      </w:pPr>
    </w:lvl>
    <w:lvl w:ilvl="5" w:tplc="94F4CAC6">
      <w:start w:val="1"/>
      <w:numFmt w:val="lowerRoman"/>
      <w:lvlText w:val="%6."/>
      <w:lvlJc w:val="right"/>
      <w:pPr>
        <w:ind w:left="4320" w:hanging="180"/>
      </w:pPr>
    </w:lvl>
    <w:lvl w:ilvl="6" w:tplc="9126C480">
      <w:start w:val="1"/>
      <w:numFmt w:val="decimal"/>
      <w:lvlText w:val="%7."/>
      <w:lvlJc w:val="left"/>
      <w:pPr>
        <w:ind w:left="5040" w:hanging="360"/>
      </w:pPr>
    </w:lvl>
    <w:lvl w:ilvl="7" w:tplc="DB247EC2">
      <w:start w:val="1"/>
      <w:numFmt w:val="lowerLetter"/>
      <w:lvlText w:val="%8."/>
      <w:lvlJc w:val="left"/>
      <w:pPr>
        <w:ind w:left="5760" w:hanging="360"/>
      </w:pPr>
    </w:lvl>
    <w:lvl w:ilvl="8" w:tplc="4AA64F98">
      <w:start w:val="1"/>
      <w:numFmt w:val="lowerRoman"/>
      <w:lvlText w:val="%9."/>
      <w:lvlJc w:val="right"/>
      <w:pPr>
        <w:ind w:left="6480" w:hanging="180"/>
      </w:pPr>
    </w:lvl>
  </w:abstractNum>
  <w:abstractNum w:abstractNumId="139" w15:restartNumberingAfterBreak="0">
    <w:nsid w:val="17A10209"/>
    <w:multiLevelType w:val="hybridMultilevel"/>
    <w:tmpl w:val="C2720858"/>
    <w:lvl w:ilvl="0" w:tplc="7C38EC4E">
      <w:start w:val="1"/>
      <w:numFmt w:val="bullet"/>
      <w:lvlText w:val=""/>
      <w:lvlJc w:val="left"/>
      <w:pPr>
        <w:ind w:left="720" w:hanging="360"/>
      </w:pPr>
      <w:rPr>
        <w:rFonts w:ascii="Symbol" w:hAnsi="Symbol" w:hint="default"/>
      </w:rPr>
    </w:lvl>
    <w:lvl w:ilvl="1" w:tplc="25C45780">
      <w:start w:val="1"/>
      <w:numFmt w:val="bullet"/>
      <w:lvlText w:val="o"/>
      <w:lvlJc w:val="left"/>
      <w:pPr>
        <w:ind w:left="1440" w:hanging="360"/>
      </w:pPr>
      <w:rPr>
        <w:rFonts w:ascii="Courier New" w:hAnsi="Courier New" w:hint="default"/>
      </w:rPr>
    </w:lvl>
    <w:lvl w:ilvl="2" w:tplc="33C47610">
      <w:start w:val="1"/>
      <w:numFmt w:val="bullet"/>
      <w:lvlText w:val="o"/>
      <w:lvlJc w:val="left"/>
      <w:pPr>
        <w:ind w:left="2160" w:hanging="360"/>
      </w:pPr>
      <w:rPr>
        <w:rFonts w:ascii="Courier New" w:hAnsi="Courier New" w:hint="default"/>
      </w:rPr>
    </w:lvl>
    <w:lvl w:ilvl="3" w:tplc="B34AA948">
      <w:start w:val="1"/>
      <w:numFmt w:val="bullet"/>
      <w:lvlText w:val=""/>
      <w:lvlJc w:val="left"/>
      <w:pPr>
        <w:ind w:left="2880" w:hanging="360"/>
      </w:pPr>
      <w:rPr>
        <w:rFonts w:ascii="Symbol" w:hAnsi="Symbol" w:hint="default"/>
      </w:rPr>
    </w:lvl>
    <w:lvl w:ilvl="4" w:tplc="CD8AC4CE">
      <w:start w:val="1"/>
      <w:numFmt w:val="bullet"/>
      <w:lvlText w:val="o"/>
      <w:lvlJc w:val="left"/>
      <w:pPr>
        <w:ind w:left="3600" w:hanging="360"/>
      </w:pPr>
      <w:rPr>
        <w:rFonts w:ascii="Courier New" w:hAnsi="Courier New" w:hint="default"/>
      </w:rPr>
    </w:lvl>
    <w:lvl w:ilvl="5" w:tplc="880817DC">
      <w:start w:val="1"/>
      <w:numFmt w:val="bullet"/>
      <w:lvlText w:val=""/>
      <w:lvlJc w:val="left"/>
      <w:pPr>
        <w:ind w:left="4320" w:hanging="360"/>
      </w:pPr>
      <w:rPr>
        <w:rFonts w:ascii="Wingdings" w:hAnsi="Wingdings" w:hint="default"/>
      </w:rPr>
    </w:lvl>
    <w:lvl w:ilvl="6" w:tplc="C3006D8A">
      <w:start w:val="1"/>
      <w:numFmt w:val="bullet"/>
      <w:lvlText w:val=""/>
      <w:lvlJc w:val="left"/>
      <w:pPr>
        <w:ind w:left="5040" w:hanging="360"/>
      </w:pPr>
      <w:rPr>
        <w:rFonts w:ascii="Symbol" w:hAnsi="Symbol" w:hint="default"/>
      </w:rPr>
    </w:lvl>
    <w:lvl w:ilvl="7" w:tplc="A04E4A8A">
      <w:start w:val="1"/>
      <w:numFmt w:val="bullet"/>
      <w:lvlText w:val="o"/>
      <w:lvlJc w:val="left"/>
      <w:pPr>
        <w:ind w:left="5760" w:hanging="360"/>
      </w:pPr>
      <w:rPr>
        <w:rFonts w:ascii="Courier New" w:hAnsi="Courier New" w:hint="default"/>
      </w:rPr>
    </w:lvl>
    <w:lvl w:ilvl="8" w:tplc="E9BC927C">
      <w:start w:val="1"/>
      <w:numFmt w:val="bullet"/>
      <w:lvlText w:val=""/>
      <w:lvlJc w:val="left"/>
      <w:pPr>
        <w:ind w:left="6480" w:hanging="360"/>
      </w:pPr>
      <w:rPr>
        <w:rFonts w:ascii="Wingdings" w:hAnsi="Wingdings" w:hint="default"/>
      </w:rPr>
    </w:lvl>
  </w:abstractNum>
  <w:abstractNum w:abstractNumId="140" w15:restartNumberingAfterBreak="0">
    <w:nsid w:val="17BA5B84"/>
    <w:multiLevelType w:val="hybridMultilevel"/>
    <w:tmpl w:val="065EC894"/>
    <w:lvl w:ilvl="0" w:tplc="8E9EC3B8">
      <w:start w:val="1"/>
      <w:numFmt w:val="decimal"/>
      <w:lvlText w:val="%1."/>
      <w:lvlJc w:val="left"/>
      <w:pPr>
        <w:ind w:left="720" w:hanging="360"/>
      </w:pPr>
    </w:lvl>
    <w:lvl w:ilvl="1" w:tplc="EE9C773A">
      <w:start w:val="1"/>
      <w:numFmt w:val="lowerLetter"/>
      <w:lvlText w:val="%2."/>
      <w:lvlJc w:val="left"/>
      <w:pPr>
        <w:ind w:left="1440" w:hanging="360"/>
      </w:pPr>
    </w:lvl>
    <w:lvl w:ilvl="2" w:tplc="859C44E8">
      <w:start w:val="1"/>
      <w:numFmt w:val="lowerRoman"/>
      <w:lvlText w:val="%3."/>
      <w:lvlJc w:val="right"/>
      <w:pPr>
        <w:ind w:left="2160" w:hanging="180"/>
      </w:pPr>
    </w:lvl>
    <w:lvl w:ilvl="3" w:tplc="EBB4DC9A">
      <w:start w:val="1"/>
      <w:numFmt w:val="decimal"/>
      <w:lvlText w:val="%4."/>
      <w:lvlJc w:val="left"/>
      <w:pPr>
        <w:ind w:left="2880" w:hanging="360"/>
      </w:pPr>
    </w:lvl>
    <w:lvl w:ilvl="4" w:tplc="842C339A">
      <w:start w:val="1"/>
      <w:numFmt w:val="lowerLetter"/>
      <w:lvlText w:val="%5."/>
      <w:lvlJc w:val="left"/>
      <w:pPr>
        <w:ind w:left="3600" w:hanging="360"/>
      </w:pPr>
    </w:lvl>
    <w:lvl w:ilvl="5" w:tplc="25EC2A8C">
      <w:start w:val="1"/>
      <w:numFmt w:val="lowerRoman"/>
      <w:lvlText w:val="%6."/>
      <w:lvlJc w:val="right"/>
      <w:pPr>
        <w:ind w:left="4320" w:hanging="180"/>
      </w:pPr>
    </w:lvl>
    <w:lvl w:ilvl="6" w:tplc="A6D8478C">
      <w:start w:val="1"/>
      <w:numFmt w:val="decimal"/>
      <w:lvlText w:val="%7."/>
      <w:lvlJc w:val="left"/>
      <w:pPr>
        <w:ind w:left="5040" w:hanging="360"/>
      </w:pPr>
    </w:lvl>
    <w:lvl w:ilvl="7" w:tplc="3F947512">
      <w:start w:val="1"/>
      <w:numFmt w:val="lowerLetter"/>
      <w:lvlText w:val="%8."/>
      <w:lvlJc w:val="left"/>
      <w:pPr>
        <w:ind w:left="5760" w:hanging="360"/>
      </w:pPr>
    </w:lvl>
    <w:lvl w:ilvl="8" w:tplc="A006B742">
      <w:start w:val="1"/>
      <w:numFmt w:val="lowerRoman"/>
      <w:lvlText w:val="%9."/>
      <w:lvlJc w:val="right"/>
      <w:pPr>
        <w:ind w:left="6480" w:hanging="180"/>
      </w:pPr>
    </w:lvl>
  </w:abstractNum>
  <w:abstractNum w:abstractNumId="141" w15:restartNumberingAfterBreak="0">
    <w:nsid w:val="17C63E4E"/>
    <w:multiLevelType w:val="hybridMultilevel"/>
    <w:tmpl w:val="4B7A0BD6"/>
    <w:lvl w:ilvl="0" w:tplc="94C27984">
      <w:start w:val="1"/>
      <w:numFmt w:val="decimal"/>
      <w:lvlText w:val="%1."/>
      <w:lvlJc w:val="left"/>
      <w:pPr>
        <w:ind w:left="720" w:hanging="360"/>
      </w:pPr>
    </w:lvl>
    <w:lvl w:ilvl="1" w:tplc="579EDA50">
      <w:start w:val="1"/>
      <w:numFmt w:val="lowerLetter"/>
      <w:lvlText w:val="%2."/>
      <w:lvlJc w:val="left"/>
      <w:pPr>
        <w:ind w:left="1440" w:hanging="360"/>
      </w:pPr>
    </w:lvl>
    <w:lvl w:ilvl="2" w:tplc="EE26D1B0">
      <w:start w:val="1"/>
      <w:numFmt w:val="lowerRoman"/>
      <w:lvlText w:val="%3."/>
      <w:lvlJc w:val="right"/>
      <w:pPr>
        <w:ind w:left="2160" w:hanging="180"/>
      </w:pPr>
    </w:lvl>
    <w:lvl w:ilvl="3" w:tplc="EEF25E1C">
      <w:start w:val="1"/>
      <w:numFmt w:val="decimal"/>
      <w:lvlText w:val="%4."/>
      <w:lvlJc w:val="left"/>
      <w:pPr>
        <w:ind w:left="2880" w:hanging="360"/>
      </w:pPr>
    </w:lvl>
    <w:lvl w:ilvl="4" w:tplc="C31EF18A">
      <w:start w:val="1"/>
      <w:numFmt w:val="lowerLetter"/>
      <w:lvlText w:val="%5."/>
      <w:lvlJc w:val="left"/>
      <w:pPr>
        <w:ind w:left="3600" w:hanging="360"/>
      </w:pPr>
    </w:lvl>
    <w:lvl w:ilvl="5" w:tplc="CD0241CE">
      <w:start w:val="1"/>
      <w:numFmt w:val="lowerRoman"/>
      <w:lvlText w:val="%6."/>
      <w:lvlJc w:val="right"/>
      <w:pPr>
        <w:ind w:left="4320" w:hanging="180"/>
      </w:pPr>
    </w:lvl>
    <w:lvl w:ilvl="6" w:tplc="00565B40">
      <w:start w:val="1"/>
      <w:numFmt w:val="decimal"/>
      <w:lvlText w:val="%7."/>
      <w:lvlJc w:val="left"/>
      <w:pPr>
        <w:ind w:left="5040" w:hanging="360"/>
      </w:pPr>
    </w:lvl>
    <w:lvl w:ilvl="7" w:tplc="33FA656A">
      <w:start w:val="1"/>
      <w:numFmt w:val="lowerLetter"/>
      <w:lvlText w:val="%8."/>
      <w:lvlJc w:val="left"/>
      <w:pPr>
        <w:ind w:left="5760" w:hanging="360"/>
      </w:pPr>
    </w:lvl>
    <w:lvl w:ilvl="8" w:tplc="0FFA2790">
      <w:start w:val="1"/>
      <w:numFmt w:val="lowerRoman"/>
      <w:lvlText w:val="%9."/>
      <w:lvlJc w:val="right"/>
      <w:pPr>
        <w:ind w:left="6480" w:hanging="180"/>
      </w:pPr>
    </w:lvl>
  </w:abstractNum>
  <w:abstractNum w:abstractNumId="142" w15:restartNumberingAfterBreak="0">
    <w:nsid w:val="17E3D5B0"/>
    <w:multiLevelType w:val="hybridMultilevel"/>
    <w:tmpl w:val="3D74FA80"/>
    <w:lvl w:ilvl="0" w:tplc="BC4C2B92">
      <w:start w:val="2"/>
      <w:numFmt w:val="decimal"/>
      <w:lvlText w:val="%1."/>
      <w:lvlJc w:val="left"/>
      <w:pPr>
        <w:ind w:left="720" w:hanging="360"/>
      </w:pPr>
    </w:lvl>
    <w:lvl w:ilvl="1" w:tplc="CFBE29FE">
      <w:start w:val="1"/>
      <w:numFmt w:val="lowerLetter"/>
      <w:lvlText w:val="%2."/>
      <w:lvlJc w:val="left"/>
      <w:pPr>
        <w:ind w:left="1440" w:hanging="360"/>
      </w:pPr>
    </w:lvl>
    <w:lvl w:ilvl="2" w:tplc="4132ACA2">
      <w:start w:val="1"/>
      <w:numFmt w:val="lowerRoman"/>
      <w:lvlText w:val="%3."/>
      <w:lvlJc w:val="right"/>
      <w:pPr>
        <w:ind w:left="2160" w:hanging="180"/>
      </w:pPr>
    </w:lvl>
    <w:lvl w:ilvl="3" w:tplc="43F203B2">
      <w:start w:val="1"/>
      <w:numFmt w:val="decimal"/>
      <w:lvlText w:val="%4."/>
      <w:lvlJc w:val="left"/>
      <w:pPr>
        <w:ind w:left="2880" w:hanging="360"/>
      </w:pPr>
    </w:lvl>
    <w:lvl w:ilvl="4" w:tplc="2190D5AC">
      <w:start w:val="1"/>
      <w:numFmt w:val="lowerLetter"/>
      <w:lvlText w:val="%5."/>
      <w:lvlJc w:val="left"/>
      <w:pPr>
        <w:ind w:left="3600" w:hanging="360"/>
      </w:pPr>
    </w:lvl>
    <w:lvl w:ilvl="5" w:tplc="DFC2C502">
      <w:start w:val="1"/>
      <w:numFmt w:val="lowerRoman"/>
      <w:lvlText w:val="%6."/>
      <w:lvlJc w:val="right"/>
      <w:pPr>
        <w:ind w:left="4320" w:hanging="180"/>
      </w:pPr>
    </w:lvl>
    <w:lvl w:ilvl="6" w:tplc="7B34E146">
      <w:start w:val="1"/>
      <w:numFmt w:val="decimal"/>
      <w:lvlText w:val="%7."/>
      <w:lvlJc w:val="left"/>
      <w:pPr>
        <w:ind w:left="5040" w:hanging="360"/>
      </w:pPr>
    </w:lvl>
    <w:lvl w:ilvl="7" w:tplc="C7886518">
      <w:start w:val="1"/>
      <w:numFmt w:val="lowerLetter"/>
      <w:lvlText w:val="%8."/>
      <w:lvlJc w:val="left"/>
      <w:pPr>
        <w:ind w:left="5760" w:hanging="360"/>
      </w:pPr>
    </w:lvl>
    <w:lvl w:ilvl="8" w:tplc="B8B6CCC2">
      <w:start w:val="1"/>
      <w:numFmt w:val="lowerRoman"/>
      <w:lvlText w:val="%9."/>
      <w:lvlJc w:val="right"/>
      <w:pPr>
        <w:ind w:left="6480" w:hanging="180"/>
      </w:pPr>
    </w:lvl>
  </w:abstractNum>
  <w:abstractNum w:abstractNumId="143" w15:restartNumberingAfterBreak="0">
    <w:nsid w:val="1838E127"/>
    <w:multiLevelType w:val="hybridMultilevel"/>
    <w:tmpl w:val="5686C19E"/>
    <w:lvl w:ilvl="0" w:tplc="7C08BF44">
      <w:start w:val="1"/>
      <w:numFmt w:val="bullet"/>
      <w:lvlText w:val=""/>
      <w:lvlJc w:val="left"/>
      <w:pPr>
        <w:ind w:left="720" w:hanging="360"/>
      </w:pPr>
      <w:rPr>
        <w:rFonts w:ascii="Symbol" w:hAnsi="Symbol" w:hint="default"/>
      </w:rPr>
    </w:lvl>
    <w:lvl w:ilvl="1" w:tplc="0D446D44">
      <w:start w:val="1"/>
      <w:numFmt w:val="bullet"/>
      <w:lvlText w:val="o"/>
      <w:lvlJc w:val="left"/>
      <w:pPr>
        <w:ind w:left="1440" w:hanging="360"/>
      </w:pPr>
      <w:rPr>
        <w:rFonts w:ascii="Courier New" w:hAnsi="Courier New" w:hint="default"/>
      </w:rPr>
    </w:lvl>
    <w:lvl w:ilvl="2" w:tplc="4E7EAF04">
      <w:start w:val="1"/>
      <w:numFmt w:val="bullet"/>
      <w:lvlText w:val="§"/>
      <w:lvlJc w:val="left"/>
      <w:pPr>
        <w:ind w:left="2160" w:hanging="360"/>
      </w:pPr>
      <w:rPr>
        <w:rFonts w:ascii="Wingdings" w:hAnsi="Wingdings" w:hint="default"/>
      </w:rPr>
    </w:lvl>
    <w:lvl w:ilvl="3" w:tplc="9FBEB632">
      <w:start w:val="1"/>
      <w:numFmt w:val="bullet"/>
      <w:lvlText w:val=""/>
      <w:lvlJc w:val="left"/>
      <w:pPr>
        <w:ind w:left="2880" w:hanging="360"/>
      </w:pPr>
      <w:rPr>
        <w:rFonts w:ascii="Symbol" w:hAnsi="Symbol" w:hint="default"/>
      </w:rPr>
    </w:lvl>
    <w:lvl w:ilvl="4" w:tplc="558A0392">
      <w:start w:val="1"/>
      <w:numFmt w:val="bullet"/>
      <w:lvlText w:val="o"/>
      <w:lvlJc w:val="left"/>
      <w:pPr>
        <w:ind w:left="3600" w:hanging="360"/>
      </w:pPr>
      <w:rPr>
        <w:rFonts w:ascii="Courier New" w:hAnsi="Courier New" w:hint="default"/>
      </w:rPr>
    </w:lvl>
    <w:lvl w:ilvl="5" w:tplc="62C825BC">
      <w:start w:val="1"/>
      <w:numFmt w:val="bullet"/>
      <w:lvlText w:val=""/>
      <w:lvlJc w:val="left"/>
      <w:pPr>
        <w:ind w:left="4320" w:hanging="360"/>
      </w:pPr>
      <w:rPr>
        <w:rFonts w:ascii="Wingdings" w:hAnsi="Wingdings" w:hint="default"/>
      </w:rPr>
    </w:lvl>
    <w:lvl w:ilvl="6" w:tplc="17AA2576">
      <w:start w:val="1"/>
      <w:numFmt w:val="bullet"/>
      <w:lvlText w:val=""/>
      <w:lvlJc w:val="left"/>
      <w:pPr>
        <w:ind w:left="5040" w:hanging="360"/>
      </w:pPr>
      <w:rPr>
        <w:rFonts w:ascii="Symbol" w:hAnsi="Symbol" w:hint="default"/>
      </w:rPr>
    </w:lvl>
    <w:lvl w:ilvl="7" w:tplc="90D4B67E">
      <w:start w:val="1"/>
      <w:numFmt w:val="bullet"/>
      <w:lvlText w:val="o"/>
      <w:lvlJc w:val="left"/>
      <w:pPr>
        <w:ind w:left="5760" w:hanging="360"/>
      </w:pPr>
      <w:rPr>
        <w:rFonts w:ascii="Courier New" w:hAnsi="Courier New" w:hint="default"/>
      </w:rPr>
    </w:lvl>
    <w:lvl w:ilvl="8" w:tplc="7324B130">
      <w:start w:val="1"/>
      <w:numFmt w:val="bullet"/>
      <w:lvlText w:val=""/>
      <w:lvlJc w:val="left"/>
      <w:pPr>
        <w:ind w:left="6480" w:hanging="360"/>
      </w:pPr>
      <w:rPr>
        <w:rFonts w:ascii="Wingdings" w:hAnsi="Wingdings" w:hint="default"/>
      </w:rPr>
    </w:lvl>
  </w:abstractNum>
  <w:abstractNum w:abstractNumId="144" w15:restartNumberingAfterBreak="0">
    <w:nsid w:val="18695B72"/>
    <w:multiLevelType w:val="hybridMultilevel"/>
    <w:tmpl w:val="8500D3DA"/>
    <w:lvl w:ilvl="0" w:tplc="FA46F848">
      <w:start w:val="1"/>
      <w:numFmt w:val="bullet"/>
      <w:lvlText w:val=""/>
      <w:lvlJc w:val="left"/>
      <w:pPr>
        <w:ind w:left="720" w:hanging="360"/>
      </w:pPr>
      <w:rPr>
        <w:rFonts w:ascii="Symbol" w:hAnsi="Symbol" w:hint="default"/>
      </w:rPr>
    </w:lvl>
    <w:lvl w:ilvl="1" w:tplc="770EF85A">
      <w:start w:val="1"/>
      <w:numFmt w:val="bullet"/>
      <w:lvlText w:val="·"/>
      <w:lvlJc w:val="left"/>
      <w:pPr>
        <w:ind w:left="1440" w:hanging="360"/>
      </w:pPr>
      <w:rPr>
        <w:rFonts w:ascii="Symbol" w:hAnsi="Symbol" w:hint="default"/>
      </w:rPr>
    </w:lvl>
    <w:lvl w:ilvl="2" w:tplc="36CA6054">
      <w:start w:val="1"/>
      <w:numFmt w:val="bullet"/>
      <w:lvlText w:val=""/>
      <w:lvlJc w:val="left"/>
      <w:pPr>
        <w:ind w:left="2160" w:hanging="360"/>
      </w:pPr>
      <w:rPr>
        <w:rFonts w:ascii="Wingdings" w:hAnsi="Wingdings" w:hint="default"/>
      </w:rPr>
    </w:lvl>
    <w:lvl w:ilvl="3" w:tplc="098EF820">
      <w:start w:val="1"/>
      <w:numFmt w:val="bullet"/>
      <w:lvlText w:val=""/>
      <w:lvlJc w:val="left"/>
      <w:pPr>
        <w:ind w:left="2880" w:hanging="360"/>
      </w:pPr>
      <w:rPr>
        <w:rFonts w:ascii="Symbol" w:hAnsi="Symbol" w:hint="default"/>
      </w:rPr>
    </w:lvl>
    <w:lvl w:ilvl="4" w:tplc="6DC23AEA">
      <w:start w:val="1"/>
      <w:numFmt w:val="bullet"/>
      <w:lvlText w:val="o"/>
      <w:lvlJc w:val="left"/>
      <w:pPr>
        <w:ind w:left="3600" w:hanging="360"/>
      </w:pPr>
      <w:rPr>
        <w:rFonts w:ascii="Courier New" w:hAnsi="Courier New" w:hint="default"/>
      </w:rPr>
    </w:lvl>
    <w:lvl w:ilvl="5" w:tplc="8CB440DE">
      <w:start w:val="1"/>
      <w:numFmt w:val="bullet"/>
      <w:lvlText w:val=""/>
      <w:lvlJc w:val="left"/>
      <w:pPr>
        <w:ind w:left="4320" w:hanging="360"/>
      </w:pPr>
      <w:rPr>
        <w:rFonts w:ascii="Wingdings" w:hAnsi="Wingdings" w:hint="default"/>
      </w:rPr>
    </w:lvl>
    <w:lvl w:ilvl="6" w:tplc="E604C826">
      <w:start w:val="1"/>
      <w:numFmt w:val="bullet"/>
      <w:lvlText w:val=""/>
      <w:lvlJc w:val="left"/>
      <w:pPr>
        <w:ind w:left="5040" w:hanging="360"/>
      </w:pPr>
      <w:rPr>
        <w:rFonts w:ascii="Symbol" w:hAnsi="Symbol" w:hint="default"/>
      </w:rPr>
    </w:lvl>
    <w:lvl w:ilvl="7" w:tplc="DEC0307E">
      <w:start w:val="1"/>
      <w:numFmt w:val="bullet"/>
      <w:lvlText w:val="o"/>
      <w:lvlJc w:val="left"/>
      <w:pPr>
        <w:ind w:left="5760" w:hanging="360"/>
      </w:pPr>
      <w:rPr>
        <w:rFonts w:ascii="Courier New" w:hAnsi="Courier New" w:hint="default"/>
      </w:rPr>
    </w:lvl>
    <w:lvl w:ilvl="8" w:tplc="BA746D9C">
      <w:start w:val="1"/>
      <w:numFmt w:val="bullet"/>
      <w:lvlText w:val=""/>
      <w:lvlJc w:val="left"/>
      <w:pPr>
        <w:ind w:left="6480" w:hanging="360"/>
      </w:pPr>
      <w:rPr>
        <w:rFonts w:ascii="Wingdings" w:hAnsi="Wingdings" w:hint="default"/>
      </w:rPr>
    </w:lvl>
  </w:abstractNum>
  <w:abstractNum w:abstractNumId="145" w15:restartNumberingAfterBreak="0">
    <w:nsid w:val="187BEF5B"/>
    <w:multiLevelType w:val="hybridMultilevel"/>
    <w:tmpl w:val="DC9A9BCC"/>
    <w:lvl w:ilvl="0" w:tplc="7BB2C0F0">
      <w:start w:val="1"/>
      <w:numFmt w:val="decimal"/>
      <w:lvlText w:val="%1."/>
      <w:lvlJc w:val="left"/>
      <w:pPr>
        <w:ind w:left="720" w:hanging="360"/>
      </w:pPr>
    </w:lvl>
    <w:lvl w:ilvl="1" w:tplc="5102378C">
      <w:start w:val="1"/>
      <w:numFmt w:val="lowerLetter"/>
      <w:lvlText w:val="%2."/>
      <w:lvlJc w:val="left"/>
      <w:pPr>
        <w:ind w:left="1440" w:hanging="360"/>
      </w:pPr>
    </w:lvl>
    <w:lvl w:ilvl="2" w:tplc="5D76E686">
      <w:start w:val="1"/>
      <w:numFmt w:val="lowerRoman"/>
      <w:lvlText w:val="%3."/>
      <w:lvlJc w:val="right"/>
      <w:pPr>
        <w:ind w:left="2160" w:hanging="180"/>
      </w:pPr>
    </w:lvl>
    <w:lvl w:ilvl="3" w:tplc="46D0E556">
      <w:start w:val="1"/>
      <w:numFmt w:val="decimal"/>
      <w:lvlText w:val="%4."/>
      <w:lvlJc w:val="left"/>
      <w:pPr>
        <w:ind w:left="2880" w:hanging="360"/>
      </w:pPr>
    </w:lvl>
    <w:lvl w:ilvl="4" w:tplc="93CC92E4">
      <w:start w:val="1"/>
      <w:numFmt w:val="lowerLetter"/>
      <w:lvlText w:val="%5."/>
      <w:lvlJc w:val="left"/>
      <w:pPr>
        <w:ind w:left="3600" w:hanging="360"/>
      </w:pPr>
    </w:lvl>
    <w:lvl w:ilvl="5" w:tplc="D9342ED2">
      <w:start w:val="1"/>
      <w:numFmt w:val="lowerRoman"/>
      <w:lvlText w:val="%6."/>
      <w:lvlJc w:val="right"/>
      <w:pPr>
        <w:ind w:left="4320" w:hanging="180"/>
      </w:pPr>
    </w:lvl>
    <w:lvl w:ilvl="6" w:tplc="A2F65802">
      <w:start w:val="1"/>
      <w:numFmt w:val="decimal"/>
      <w:lvlText w:val="%7."/>
      <w:lvlJc w:val="left"/>
      <w:pPr>
        <w:ind w:left="5040" w:hanging="360"/>
      </w:pPr>
    </w:lvl>
    <w:lvl w:ilvl="7" w:tplc="C5364B60">
      <w:start w:val="1"/>
      <w:numFmt w:val="lowerLetter"/>
      <w:lvlText w:val="%8."/>
      <w:lvlJc w:val="left"/>
      <w:pPr>
        <w:ind w:left="5760" w:hanging="360"/>
      </w:pPr>
    </w:lvl>
    <w:lvl w:ilvl="8" w:tplc="222C48C2">
      <w:start w:val="1"/>
      <w:numFmt w:val="lowerRoman"/>
      <w:lvlText w:val="%9."/>
      <w:lvlJc w:val="right"/>
      <w:pPr>
        <w:ind w:left="6480" w:hanging="180"/>
      </w:pPr>
    </w:lvl>
  </w:abstractNum>
  <w:abstractNum w:abstractNumId="146" w15:restartNumberingAfterBreak="0">
    <w:nsid w:val="1893878C"/>
    <w:multiLevelType w:val="hybridMultilevel"/>
    <w:tmpl w:val="C9DA3B82"/>
    <w:lvl w:ilvl="0" w:tplc="3A961FE6">
      <w:start w:val="1"/>
      <w:numFmt w:val="decimal"/>
      <w:lvlText w:val="%1."/>
      <w:lvlJc w:val="left"/>
      <w:pPr>
        <w:ind w:left="720" w:hanging="360"/>
      </w:pPr>
    </w:lvl>
    <w:lvl w:ilvl="1" w:tplc="FF82A812">
      <w:start w:val="1"/>
      <w:numFmt w:val="lowerLetter"/>
      <w:lvlText w:val="%2."/>
      <w:lvlJc w:val="left"/>
      <w:pPr>
        <w:ind w:left="1440" w:hanging="360"/>
      </w:pPr>
    </w:lvl>
    <w:lvl w:ilvl="2" w:tplc="45F0817A">
      <w:start w:val="3"/>
      <w:numFmt w:val="lowerRoman"/>
      <w:lvlText w:val="%3."/>
      <w:lvlJc w:val="right"/>
      <w:pPr>
        <w:ind w:left="2160" w:hanging="180"/>
      </w:pPr>
    </w:lvl>
    <w:lvl w:ilvl="3" w:tplc="8FEE4666">
      <w:start w:val="1"/>
      <w:numFmt w:val="decimal"/>
      <w:lvlText w:val="%4."/>
      <w:lvlJc w:val="left"/>
      <w:pPr>
        <w:ind w:left="2880" w:hanging="360"/>
      </w:pPr>
    </w:lvl>
    <w:lvl w:ilvl="4" w:tplc="0928C2B8">
      <w:start w:val="1"/>
      <w:numFmt w:val="lowerLetter"/>
      <w:lvlText w:val="%5."/>
      <w:lvlJc w:val="left"/>
      <w:pPr>
        <w:ind w:left="3600" w:hanging="360"/>
      </w:pPr>
    </w:lvl>
    <w:lvl w:ilvl="5" w:tplc="B6208FC6">
      <w:start w:val="1"/>
      <w:numFmt w:val="lowerRoman"/>
      <w:lvlText w:val="%6."/>
      <w:lvlJc w:val="right"/>
      <w:pPr>
        <w:ind w:left="4320" w:hanging="180"/>
      </w:pPr>
    </w:lvl>
    <w:lvl w:ilvl="6" w:tplc="213C5AFE">
      <w:start w:val="1"/>
      <w:numFmt w:val="decimal"/>
      <w:lvlText w:val="%7."/>
      <w:lvlJc w:val="left"/>
      <w:pPr>
        <w:ind w:left="5040" w:hanging="360"/>
      </w:pPr>
    </w:lvl>
    <w:lvl w:ilvl="7" w:tplc="5CAE1A78">
      <w:start w:val="1"/>
      <w:numFmt w:val="lowerLetter"/>
      <w:lvlText w:val="%8."/>
      <w:lvlJc w:val="left"/>
      <w:pPr>
        <w:ind w:left="5760" w:hanging="360"/>
      </w:pPr>
    </w:lvl>
    <w:lvl w:ilvl="8" w:tplc="F2F8983A">
      <w:start w:val="1"/>
      <w:numFmt w:val="lowerRoman"/>
      <w:lvlText w:val="%9."/>
      <w:lvlJc w:val="right"/>
      <w:pPr>
        <w:ind w:left="6480" w:hanging="180"/>
      </w:pPr>
    </w:lvl>
  </w:abstractNum>
  <w:abstractNum w:abstractNumId="147" w15:restartNumberingAfterBreak="0">
    <w:nsid w:val="1894C221"/>
    <w:multiLevelType w:val="hybridMultilevel"/>
    <w:tmpl w:val="1A769700"/>
    <w:lvl w:ilvl="0" w:tplc="44642F6C">
      <w:start w:val="1"/>
      <w:numFmt w:val="bullet"/>
      <w:lvlText w:val="o"/>
      <w:lvlJc w:val="left"/>
      <w:pPr>
        <w:ind w:left="720" w:hanging="360"/>
      </w:pPr>
      <w:rPr>
        <w:rFonts w:ascii="&quot;Courier New&quot;" w:hAnsi="&quot;Courier New&quot;" w:hint="default"/>
      </w:rPr>
    </w:lvl>
    <w:lvl w:ilvl="1" w:tplc="86A6030E">
      <w:start w:val="1"/>
      <w:numFmt w:val="bullet"/>
      <w:lvlText w:val="o"/>
      <w:lvlJc w:val="left"/>
      <w:pPr>
        <w:ind w:left="1440" w:hanging="360"/>
      </w:pPr>
      <w:rPr>
        <w:rFonts w:ascii="Courier New" w:hAnsi="Courier New" w:hint="default"/>
      </w:rPr>
    </w:lvl>
    <w:lvl w:ilvl="2" w:tplc="7D9892CC">
      <w:start w:val="1"/>
      <w:numFmt w:val="bullet"/>
      <w:lvlText w:val=""/>
      <w:lvlJc w:val="left"/>
      <w:pPr>
        <w:ind w:left="2160" w:hanging="360"/>
      </w:pPr>
      <w:rPr>
        <w:rFonts w:ascii="Wingdings" w:hAnsi="Wingdings" w:hint="default"/>
      </w:rPr>
    </w:lvl>
    <w:lvl w:ilvl="3" w:tplc="3E04AD18">
      <w:start w:val="1"/>
      <w:numFmt w:val="bullet"/>
      <w:lvlText w:val=""/>
      <w:lvlJc w:val="left"/>
      <w:pPr>
        <w:ind w:left="2880" w:hanging="360"/>
      </w:pPr>
      <w:rPr>
        <w:rFonts w:ascii="Symbol" w:hAnsi="Symbol" w:hint="default"/>
      </w:rPr>
    </w:lvl>
    <w:lvl w:ilvl="4" w:tplc="FED48E10">
      <w:start w:val="1"/>
      <w:numFmt w:val="bullet"/>
      <w:lvlText w:val="o"/>
      <w:lvlJc w:val="left"/>
      <w:pPr>
        <w:ind w:left="3600" w:hanging="360"/>
      </w:pPr>
      <w:rPr>
        <w:rFonts w:ascii="Courier New" w:hAnsi="Courier New" w:hint="default"/>
      </w:rPr>
    </w:lvl>
    <w:lvl w:ilvl="5" w:tplc="694E518C">
      <w:start w:val="1"/>
      <w:numFmt w:val="bullet"/>
      <w:lvlText w:val=""/>
      <w:lvlJc w:val="left"/>
      <w:pPr>
        <w:ind w:left="4320" w:hanging="360"/>
      </w:pPr>
      <w:rPr>
        <w:rFonts w:ascii="Wingdings" w:hAnsi="Wingdings" w:hint="default"/>
      </w:rPr>
    </w:lvl>
    <w:lvl w:ilvl="6" w:tplc="D5E06D5E">
      <w:start w:val="1"/>
      <w:numFmt w:val="bullet"/>
      <w:lvlText w:val=""/>
      <w:lvlJc w:val="left"/>
      <w:pPr>
        <w:ind w:left="5040" w:hanging="360"/>
      </w:pPr>
      <w:rPr>
        <w:rFonts w:ascii="Symbol" w:hAnsi="Symbol" w:hint="default"/>
      </w:rPr>
    </w:lvl>
    <w:lvl w:ilvl="7" w:tplc="2794C230">
      <w:start w:val="1"/>
      <w:numFmt w:val="bullet"/>
      <w:lvlText w:val="o"/>
      <w:lvlJc w:val="left"/>
      <w:pPr>
        <w:ind w:left="5760" w:hanging="360"/>
      </w:pPr>
      <w:rPr>
        <w:rFonts w:ascii="Courier New" w:hAnsi="Courier New" w:hint="default"/>
      </w:rPr>
    </w:lvl>
    <w:lvl w:ilvl="8" w:tplc="420E6FCE">
      <w:start w:val="1"/>
      <w:numFmt w:val="bullet"/>
      <w:lvlText w:val=""/>
      <w:lvlJc w:val="left"/>
      <w:pPr>
        <w:ind w:left="6480" w:hanging="360"/>
      </w:pPr>
      <w:rPr>
        <w:rFonts w:ascii="Wingdings" w:hAnsi="Wingdings" w:hint="default"/>
      </w:rPr>
    </w:lvl>
  </w:abstractNum>
  <w:abstractNum w:abstractNumId="148" w15:restartNumberingAfterBreak="0">
    <w:nsid w:val="18F35C32"/>
    <w:multiLevelType w:val="hybridMultilevel"/>
    <w:tmpl w:val="5B26423E"/>
    <w:lvl w:ilvl="0" w:tplc="FFFFFFF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19871106"/>
    <w:multiLevelType w:val="hybridMultilevel"/>
    <w:tmpl w:val="833E6A28"/>
    <w:lvl w:ilvl="0" w:tplc="F90A7732">
      <w:start w:val="1"/>
      <w:numFmt w:val="bullet"/>
      <w:lvlText w:val=""/>
      <w:lvlJc w:val="left"/>
      <w:pPr>
        <w:ind w:left="1440" w:hanging="360"/>
      </w:pPr>
      <w:rPr>
        <w:rFonts w:ascii="Symbol" w:hAnsi="Symbol" w:hint="default"/>
      </w:rPr>
    </w:lvl>
    <w:lvl w:ilvl="1" w:tplc="54A80EBA" w:tentative="1">
      <w:start w:val="1"/>
      <w:numFmt w:val="bullet"/>
      <w:lvlText w:val="o"/>
      <w:lvlJc w:val="left"/>
      <w:pPr>
        <w:ind w:left="2160" w:hanging="360"/>
      </w:pPr>
      <w:rPr>
        <w:rFonts w:ascii="Courier New" w:hAnsi="Courier New" w:hint="default"/>
      </w:rPr>
    </w:lvl>
    <w:lvl w:ilvl="2" w:tplc="65968EE8" w:tentative="1">
      <w:start w:val="1"/>
      <w:numFmt w:val="bullet"/>
      <w:lvlText w:val=""/>
      <w:lvlJc w:val="left"/>
      <w:pPr>
        <w:ind w:left="2880" w:hanging="360"/>
      </w:pPr>
      <w:rPr>
        <w:rFonts w:ascii="Wingdings" w:hAnsi="Wingdings" w:hint="default"/>
      </w:rPr>
    </w:lvl>
    <w:lvl w:ilvl="3" w:tplc="068A3CF6" w:tentative="1">
      <w:start w:val="1"/>
      <w:numFmt w:val="bullet"/>
      <w:lvlText w:val=""/>
      <w:lvlJc w:val="left"/>
      <w:pPr>
        <w:ind w:left="3600" w:hanging="360"/>
      </w:pPr>
      <w:rPr>
        <w:rFonts w:ascii="Symbol" w:hAnsi="Symbol" w:hint="default"/>
      </w:rPr>
    </w:lvl>
    <w:lvl w:ilvl="4" w:tplc="3B689708" w:tentative="1">
      <w:start w:val="1"/>
      <w:numFmt w:val="bullet"/>
      <w:lvlText w:val="o"/>
      <w:lvlJc w:val="left"/>
      <w:pPr>
        <w:ind w:left="4320" w:hanging="360"/>
      </w:pPr>
      <w:rPr>
        <w:rFonts w:ascii="Courier New" w:hAnsi="Courier New" w:hint="default"/>
      </w:rPr>
    </w:lvl>
    <w:lvl w:ilvl="5" w:tplc="ACDC27CA" w:tentative="1">
      <w:start w:val="1"/>
      <w:numFmt w:val="bullet"/>
      <w:lvlText w:val=""/>
      <w:lvlJc w:val="left"/>
      <w:pPr>
        <w:ind w:left="5040" w:hanging="360"/>
      </w:pPr>
      <w:rPr>
        <w:rFonts w:ascii="Wingdings" w:hAnsi="Wingdings" w:hint="default"/>
      </w:rPr>
    </w:lvl>
    <w:lvl w:ilvl="6" w:tplc="BF74597C" w:tentative="1">
      <w:start w:val="1"/>
      <w:numFmt w:val="bullet"/>
      <w:lvlText w:val=""/>
      <w:lvlJc w:val="left"/>
      <w:pPr>
        <w:ind w:left="5760" w:hanging="360"/>
      </w:pPr>
      <w:rPr>
        <w:rFonts w:ascii="Symbol" w:hAnsi="Symbol" w:hint="default"/>
      </w:rPr>
    </w:lvl>
    <w:lvl w:ilvl="7" w:tplc="73841610" w:tentative="1">
      <w:start w:val="1"/>
      <w:numFmt w:val="bullet"/>
      <w:lvlText w:val="o"/>
      <w:lvlJc w:val="left"/>
      <w:pPr>
        <w:ind w:left="6480" w:hanging="360"/>
      </w:pPr>
      <w:rPr>
        <w:rFonts w:ascii="Courier New" w:hAnsi="Courier New" w:hint="default"/>
      </w:rPr>
    </w:lvl>
    <w:lvl w:ilvl="8" w:tplc="B26C5972" w:tentative="1">
      <w:start w:val="1"/>
      <w:numFmt w:val="bullet"/>
      <w:lvlText w:val=""/>
      <w:lvlJc w:val="left"/>
      <w:pPr>
        <w:ind w:left="7200" w:hanging="360"/>
      </w:pPr>
      <w:rPr>
        <w:rFonts w:ascii="Wingdings" w:hAnsi="Wingdings" w:hint="default"/>
      </w:rPr>
    </w:lvl>
  </w:abstractNum>
  <w:abstractNum w:abstractNumId="150" w15:restartNumberingAfterBreak="0">
    <w:nsid w:val="19B4CF2C"/>
    <w:multiLevelType w:val="hybridMultilevel"/>
    <w:tmpl w:val="561CCA9A"/>
    <w:lvl w:ilvl="0" w:tplc="0F4E7656">
      <w:start w:val="1"/>
      <w:numFmt w:val="bullet"/>
      <w:lvlText w:val=""/>
      <w:lvlJc w:val="left"/>
      <w:pPr>
        <w:ind w:left="1440" w:hanging="360"/>
      </w:pPr>
      <w:rPr>
        <w:rFonts w:ascii="Symbol" w:hAnsi="Symbol" w:hint="default"/>
      </w:rPr>
    </w:lvl>
    <w:lvl w:ilvl="1" w:tplc="52CE1674">
      <w:start w:val="1"/>
      <w:numFmt w:val="bullet"/>
      <w:lvlText w:val="o"/>
      <w:lvlJc w:val="left"/>
      <w:pPr>
        <w:ind w:left="2160" w:hanging="360"/>
      </w:pPr>
      <w:rPr>
        <w:rFonts w:ascii="Courier New" w:hAnsi="Courier New" w:hint="default"/>
      </w:rPr>
    </w:lvl>
    <w:lvl w:ilvl="2" w:tplc="DA440E8E">
      <w:start w:val="1"/>
      <w:numFmt w:val="bullet"/>
      <w:lvlText w:val=""/>
      <w:lvlJc w:val="left"/>
      <w:pPr>
        <w:ind w:left="2880" w:hanging="360"/>
      </w:pPr>
      <w:rPr>
        <w:rFonts w:ascii="Wingdings" w:hAnsi="Wingdings" w:hint="default"/>
      </w:rPr>
    </w:lvl>
    <w:lvl w:ilvl="3" w:tplc="A4C6CE74">
      <w:start w:val="1"/>
      <w:numFmt w:val="bullet"/>
      <w:lvlText w:val=""/>
      <w:lvlJc w:val="left"/>
      <w:pPr>
        <w:ind w:left="3600" w:hanging="360"/>
      </w:pPr>
      <w:rPr>
        <w:rFonts w:ascii="Symbol" w:hAnsi="Symbol" w:hint="default"/>
      </w:rPr>
    </w:lvl>
    <w:lvl w:ilvl="4" w:tplc="B122E1E0">
      <w:start w:val="1"/>
      <w:numFmt w:val="bullet"/>
      <w:lvlText w:val="o"/>
      <w:lvlJc w:val="left"/>
      <w:pPr>
        <w:ind w:left="4320" w:hanging="360"/>
      </w:pPr>
      <w:rPr>
        <w:rFonts w:ascii="Courier New" w:hAnsi="Courier New" w:hint="default"/>
      </w:rPr>
    </w:lvl>
    <w:lvl w:ilvl="5" w:tplc="0F14E1C2">
      <w:start w:val="1"/>
      <w:numFmt w:val="bullet"/>
      <w:lvlText w:val=""/>
      <w:lvlJc w:val="left"/>
      <w:pPr>
        <w:ind w:left="5040" w:hanging="360"/>
      </w:pPr>
      <w:rPr>
        <w:rFonts w:ascii="Wingdings" w:hAnsi="Wingdings" w:hint="default"/>
      </w:rPr>
    </w:lvl>
    <w:lvl w:ilvl="6" w:tplc="4DA068F0">
      <w:start w:val="1"/>
      <w:numFmt w:val="bullet"/>
      <w:lvlText w:val=""/>
      <w:lvlJc w:val="left"/>
      <w:pPr>
        <w:ind w:left="5760" w:hanging="360"/>
      </w:pPr>
      <w:rPr>
        <w:rFonts w:ascii="Symbol" w:hAnsi="Symbol" w:hint="default"/>
      </w:rPr>
    </w:lvl>
    <w:lvl w:ilvl="7" w:tplc="292E229E">
      <w:start w:val="1"/>
      <w:numFmt w:val="bullet"/>
      <w:lvlText w:val="o"/>
      <w:lvlJc w:val="left"/>
      <w:pPr>
        <w:ind w:left="6480" w:hanging="360"/>
      </w:pPr>
      <w:rPr>
        <w:rFonts w:ascii="Courier New" w:hAnsi="Courier New" w:hint="default"/>
      </w:rPr>
    </w:lvl>
    <w:lvl w:ilvl="8" w:tplc="8214BCEC">
      <w:start w:val="1"/>
      <w:numFmt w:val="bullet"/>
      <w:lvlText w:val=""/>
      <w:lvlJc w:val="left"/>
      <w:pPr>
        <w:ind w:left="7200" w:hanging="360"/>
      </w:pPr>
      <w:rPr>
        <w:rFonts w:ascii="Wingdings" w:hAnsi="Wingdings" w:hint="default"/>
      </w:rPr>
    </w:lvl>
  </w:abstractNum>
  <w:abstractNum w:abstractNumId="151" w15:restartNumberingAfterBreak="0">
    <w:nsid w:val="1A207D5C"/>
    <w:multiLevelType w:val="hybridMultilevel"/>
    <w:tmpl w:val="FDF6574A"/>
    <w:lvl w:ilvl="0" w:tplc="42229650">
      <w:start w:val="1"/>
      <w:numFmt w:val="bullet"/>
      <w:lvlText w:val=""/>
      <w:lvlJc w:val="left"/>
      <w:pPr>
        <w:ind w:left="720" w:hanging="360"/>
      </w:pPr>
      <w:rPr>
        <w:rFonts w:ascii="Symbol" w:hAnsi="Symbol" w:hint="default"/>
      </w:rPr>
    </w:lvl>
    <w:lvl w:ilvl="1" w:tplc="DF4CE41A">
      <w:start w:val="1"/>
      <w:numFmt w:val="bullet"/>
      <w:lvlText w:val="o"/>
      <w:lvlJc w:val="left"/>
      <w:pPr>
        <w:ind w:left="1440" w:hanging="360"/>
      </w:pPr>
      <w:rPr>
        <w:rFonts w:ascii="Courier New" w:hAnsi="Courier New" w:hint="default"/>
      </w:rPr>
    </w:lvl>
    <w:lvl w:ilvl="2" w:tplc="7624B7B0">
      <w:start w:val="1"/>
      <w:numFmt w:val="bullet"/>
      <w:lvlText w:val=""/>
      <w:lvlJc w:val="left"/>
      <w:pPr>
        <w:ind w:left="2160" w:hanging="360"/>
      </w:pPr>
      <w:rPr>
        <w:rFonts w:ascii="Wingdings" w:hAnsi="Wingdings" w:hint="default"/>
      </w:rPr>
    </w:lvl>
    <w:lvl w:ilvl="3" w:tplc="71AC4328">
      <w:start w:val="1"/>
      <w:numFmt w:val="bullet"/>
      <w:lvlText w:val=""/>
      <w:lvlJc w:val="left"/>
      <w:pPr>
        <w:ind w:left="2880" w:hanging="360"/>
      </w:pPr>
      <w:rPr>
        <w:rFonts w:ascii="Symbol" w:hAnsi="Symbol" w:hint="default"/>
      </w:rPr>
    </w:lvl>
    <w:lvl w:ilvl="4" w:tplc="E086250A">
      <w:start w:val="1"/>
      <w:numFmt w:val="bullet"/>
      <w:lvlText w:val="o"/>
      <w:lvlJc w:val="left"/>
      <w:pPr>
        <w:ind w:left="3600" w:hanging="360"/>
      </w:pPr>
      <w:rPr>
        <w:rFonts w:ascii="Courier New" w:hAnsi="Courier New" w:hint="default"/>
      </w:rPr>
    </w:lvl>
    <w:lvl w:ilvl="5" w:tplc="52A62F00">
      <w:start w:val="1"/>
      <w:numFmt w:val="bullet"/>
      <w:lvlText w:val=""/>
      <w:lvlJc w:val="left"/>
      <w:pPr>
        <w:ind w:left="4320" w:hanging="360"/>
      </w:pPr>
      <w:rPr>
        <w:rFonts w:ascii="Wingdings" w:hAnsi="Wingdings" w:hint="default"/>
      </w:rPr>
    </w:lvl>
    <w:lvl w:ilvl="6" w:tplc="97BED374">
      <w:start w:val="1"/>
      <w:numFmt w:val="bullet"/>
      <w:lvlText w:val=""/>
      <w:lvlJc w:val="left"/>
      <w:pPr>
        <w:ind w:left="5040" w:hanging="360"/>
      </w:pPr>
      <w:rPr>
        <w:rFonts w:ascii="Symbol" w:hAnsi="Symbol" w:hint="default"/>
      </w:rPr>
    </w:lvl>
    <w:lvl w:ilvl="7" w:tplc="8004B63E">
      <w:start w:val="1"/>
      <w:numFmt w:val="bullet"/>
      <w:lvlText w:val="o"/>
      <w:lvlJc w:val="left"/>
      <w:pPr>
        <w:ind w:left="5760" w:hanging="360"/>
      </w:pPr>
      <w:rPr>
        <w:rFonts w:ascii="Courier New" w:hAnsi="Courier New" w:hint="default"/>
      </w:rPr>
    </w:lvl>
    <w:lvl w:ilvl="8" w:tplc="1780E8BC">
      <w:start w:val="1"/>
      <w:numFmt w:val="bullet"/>
      <w:lvlText w:val=""/>
      <w:lvlJc w:val="left"/>
      <w:pPr>
        <w:ind w:left="6480" w:hanging="360"/>
      </w:pPr>
      <w:rPr>
        <w:rFonts w:ascii="Wingdings" w:hAnsi="Wingdings" w:hint="default"/>
      </w:rPr>
    </w:lvl>
  </w:abstractNum>
  <w:abstractNum w:abstractNumId="152" w15:restartNumberingAfterBreak="0">
    <w:nsid w:val="1A791C16"/>
    <w:multiLevelType w:val="hybridMultilevel"/>
    <w:tmpl w:val="C0866C78"/>
    <w:lvl w:ilvl="0" w:tplc="C916D0DA">
      <w:start w:val="1"/>
      <w:numFmt w:val="bullet"/>
      <w:lvlText w:val=""/>
      <w:lvlJc w:val="left"/>
      <w:pPr>
        <w:ind w:left="720" w:hanging="360"/>
      </w:pPr>
      <w:rPr>
        <w:rFonts w:ascii="Symbol" w:hAnsi="Symbol" w:hint="default"/>
      </w:rPr>
    </w:lvl>
    <w:lvl w:ilvl="1" w:tplc="C8644FF0">
      <w:start w:val="1"/>
      <w:numFmt w:val="bullet"/>
      <w:lvlText w:val="·"/>
      <w:lvlJc w:val="left"/>
      <w:pPr>
        <w:ind w:left="1440" w:hanging="360"/>
      </w:pPr>
      <w:rPr>
        <w:rFonts w:ascii="Symbol" w:hAnsi="Symbol" w:hint="default"/>
      </w:rPr>
    </w:lvl>
    <w:lvl w:ilvl="2" w:tplc="3C3E7A8E">
      <w:start w:val="1"/>
      <w:numFmt w:val="bullet"/>
      <w:lvlText w:val=""/>
      <w:lvlJc w:val="left"/>
      <w:pPr>
        <w:ind w:left="2160" w:hanging="360"/>
      </w:pPr>
      <w:rPr>
        <w:rFonts w:ascii="Wingdings" w:hAnsi="Wingdings" w:hint="default"/>
      </w:rPr>
    </w:lvl>
    <w:lvl w:ilvl="3" w:tplc="1B9EC7D8">
      <w:start w:val="1"/>
      <w:numFmt w:val="bullet"/>
      <w:lvlText w:val=""/>
      <w:lvlJc w:val="left"/>
      <w:pPr>
        <w:ind w:left="2880" w:hanging="360"/>
      </w:pPr>
      <w:rPr>
        <w:rFonts w:ascii="Symbol" w:hAnsi="Symbol" w:hint="default"/>
      </w:rPr>
    </w:lvl>
    <w:lvl w:ilvl="4" w:tplc="440044F6">
      <w:start w:val="1"/>
      <w:numFmt w:val="bullet"/>
      <w:lvlText w:val="o"/>
      <w:lvlJc w:val="left"/>
      <w:pPr>
        <w:ind w:left="3600" w:hanging="360"/>
      </w:pPr>
      <w:rPr>
        <w:rFonts w:ascii="Courier New" w:hAnsi="Courier New" w:hint="default"/>
      </w:rPr>
    </w:lvl>
    <w:lvl w:ilvl="5" w:tplc="02DAE448">
      <w:start w:val="1"/>
      <w:numFmt w:val="bullet"/>
      <w:lvlText w:val=""/>
      <w:lvlJc w:val="left"/>
      <w:pPr>
        <w:ind w:left="4320" w:hanging="360"/>
      </w:pPr>
      <w:rPr>
        <w:rFonts w:ascii="Wingdings" w:hAnsi="Wingdings" w:hint="default"/>
      </w:rPr>
    </w:lvl>
    <w:lvl w:ilvl="6" w:tplc="386AB2B2">
      <w:start w:val="1"/>
      <w:numFmt w:val="bullet"/>
      <w:lvlText w:val=""/>
      <w:lvlJc w:val="left"/>
      <w:pPr>
        <w:ind w:left="5040" w:hanging="360"/>
      </w:pPr>
      <w:rPr>
        <w:rFonts w:ascii="Symbol" w:hAnsi="Symbol" w:hint="default"/>
      </w:rPr>
    </w:lvl>
    <w:lvl w:ilvl="7" w:tplc="EF7040EE">
      <w:start w:val="1"/>
      <w:numFmt w:val="bullet"/>
      <w:lvlText w:val="o"/>
      <w:lvlJc w:val="left"/>
      <w:pPr>
        <w:ind w:left="5760" w:hanging="360"/>
      </w:pPr>
      <w:rPr>
        <w:rFonts w:ascii="Courier New" w:hAnsi="Courier New" w:hint="default"/>
      </w:rPr>
    </w:lvl>
    <w:lvl w:ilvl="8" w:tplc="53B812B2">
      <w:start w:val="1"/>
      <w:numFmt w:val="bullet"/>
      <w:lvlText w:val=""/>
      <w:lvlJc w:val="left"/>
      <w:pPr>
        <w:ind w:left="6480" w:hanging="360"/>
      </w:pPr>
      <w:rPr>
        <w:rFonts w:ascii="Wingdings" w:hAnsi="Wingdings" w:hint="default"/>
      </w:rPr>
    </w:lvl>
  </w:abstractNum>
  <w:abstractNum w:abstractNumId="153" w15:restartNumberingAfterBreak="0">
    <w:nsid w:val="1B14D713"/>
    <w:multiLevelType w:val="hybridMultilevel"/>
    <w:tmpl w:val="0986BC4A"/>
    <w:lvl w:ilvl="0" w:tplc="F2DC6C14">
      <w:start w:val="1"/>
      <w:numFmt w:val="bullet"/>
      <w:lvlText w:val=""/>
      <w:lvlJc w:val="left"/>
      <w:pPr>
        <w:ind w:left="720" w:hanging="360"/>
      </w:pPr>
      <w:rPr>
        <w:rFonts w:ascii="Symbol" w:hAnsi="Symbol" w:hint="default"/>
      </w:rPr>
    </w:lvl>
    <w:lvl w:ilvl="1" w:tplc="BDD649C8">
      <w:start w:val="1"/>
      <w:numFmt w:val="bullet"/>
      <w:lvlText w:val="o"/>
      <w:lvlJc w:val="left"/>
      <w:pPr>
        <w:ind w:left="1440" w:hanging="360"/>
      </w:pPr>
      <w:rPr>
        <w:rFonts w:ascii="&quot;Courier New&quot;" w:hAnsi="&quot;Courier New&quot;" w:hint="default"/>
      </w:rPr>
    </w:lvl>
    <w:lvl w:ilvl="2" w:tplc="CC4C3884">
      <w:start w:val="1"/>
      <w:numFmt w:val="bullet"/>
      <w:lvlText w:val=""/>
      <w:lvlJc w:val="left"/>
      <w:pPr>
        <w:ind w:left="2160" w:hanging="360"/>
      </w:pPr>
      <w:rPr>
        <w:rFonts w:ascii="Wingdings" w:hAnsi="Wingdings" w:hint="default"/>
      </w:rPr>
    </w:lvl>
    <w:lvl w:ilvl="3" w:tplc="94E223C2">
      <w:start w:val="1"/>
      <w:numFmt w:val="bullet"/>
      <w:lvlText w:val=""/>
      <w:lvlJc w:val="left"/>
      <w:pPr>
        <w:ind w:left="2880" w:hanging="360"/>
      </w:pPr>
      <w:rPr>
        <w:rFonts w:ascii="Symbol" w:hAnsi="Symbol" w:hint="default"/>
      </w:rPr>
    </w:lvl>
    <w:lvl w:ilvl="4" w:tplc="35F46108">
      <w:start w:val="1"/>
      <w:numFmt w:val="bullet"/>
      <w:lvlText w:val="o"/>
      <w:lvlJc w:val="left"/>
      <w:pPr>
        <w:ind w:left="3600" w:hanging="360"/>
      </w:pPr>
      <w:rPr>
        <w:rFonts w:ascii="Courier New" w:hAnsi="Courier New" w:hint="default"/>
      </w:rPr>
    </w:lvl>
    <w:lvl w:ilvl="5" w:tplc="D9ECE8E8">
      <w:start w:val="1"/>
      <w:numFmt w:val="bullet"/>
      <w:lvlText w:val=""/>
      <w:lvlJc w:val="left"/>
      <w:pPr>
        <w:ind w:left="4320" w:hanging="360"/>
      </w:pPr>
      <w:rPr>
        <w:rFonts w:ascii="Wingdings" w:hAnsi="Wingdings" w:hint="default"/>
      </w:rPr>
    </w:lvl>
    <w:lvl w:ilvl="6" w:tplc="A1BA0D8E">
      <w:start w:val="1"/>
      <w:numFmt w:val="bullet"/>
      <w:lvlText w:val=""/>
      <w:lvlJc w:val="left"/>
      <w:pPr>
        <w:ind w:left="5040" w:hanging="360"/>
      </w:pPr>
      <w:rPr>
        <w:rFonts w:ascii="Symbol" w:hAnsi="Symbol" w:hint="default"/>
      </w:rPr>
    </w:lvl>
    <w:lvl w:ilvl="7" w:tplc="4DDA2036">
      <w:start w:val="1"/>
      <w:numFmt w:val="bullet"/>
      <w:lvlText w:val="o"/>
      <w:lvlJc w:val="left"/>
      <w:pPr>
        <w:ind w:left="5760" w:hanging="360"/>
      </w:pPr>
      <w:rPr>
        <w:rFonts w:ascii="Courier New" w:hAnsi="Courier New" w:hint="default"/>
      </w:rPr>
    </w:lvl>
    <w:lvl w:ilvl="8" w:tplc="4142E162">
      <w:start w:val="1"/>
      <w:numFmt w:val="bullet"/>
      <w:lvlText w:val=""/>
      <w:lvlJc w:val="left"/>
      <w:pPr>
        <w:ind w:left="6480" w:hanging="360"/>
      </w:pPr>
      <w:rPr>
        <w:rFonts w:ascii="Wingdings" w:hAnsi="Wingdings" w:hint="default"/>
      </w:rPr>
    </w:lvl>
  </w:abstractNum>
  <w:abstractNum w:abstractNumId="154" w15:restartNumberingAfterBreak="0">
    <w:nsid w:val="1B5ACE35"/>
    <w:multiLevelType w:val="multilevel"/>
    <w:tmpl w:val="43E06BA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5" w15:restartNumberingAfterBreak="0">
    <w:nsid w:val="1B7B24D5"/>
    <w:multiLevelType w:val="hybridMultilevel"/>
    <w:tmpl w:val="9E3A8092"/>
    <w:lvl w:ilvl="0" w:tplc="C7488B0E">
      <w:start w:val="1"/>
      <w:numFmt w:val="bullet"/>
      <w:lvlText w:val=""/>
      <w:lvlJc w:val="left"/>
      <w:pPr>
        <w:ind w:left="720" w:hanging="360"/>
      </w:pPr>
      <w:rPr>
        <w:rFonts w:ascii="Symbol" w:hAnsi="Symbol" w:hint="default"/>
      </w:rPr>
    </w:lvl>
    <w:lvl w:ilvl="1" w:tplc="355468E6">
      <w:start w:val="1"/>
      <w:numFmt w:val="bullet"/>
      <w:lvlText w:val="o"/>
      <w:lvlJc w:val="left"/>
      <w:pPr>
        <w:ind w:left="1440" w:hanging="360"/>
      </w:pPr>
      <w:rPr>
        <w:rFonts w:ascii="&quot;Courier New&quot;" w:hAnsi="&quot;Courier New&quot;" w:hint="default"/>
      </w:rPr>
    </w:lvl>
    <w:lvl w:ilvl="2" w:tplc="99A616B8">
      <w:start w:val="1"/>
      <w:numFmt w:val="bullet"/>
      <w:lvlText w:val=""/>
      <w:lvlJc w:val="left"/>
      <w:pPr>
        <w:ind w:left="2160" w:hanging="360"/>
      </w:pPr>
      <w:rPr>
        <w:rFonts w:ascii="Wingdings" w:hAnsi="Wingdings" w:hint="default"/>
      </w:rPr>
    </w:lvl>
    <w:lvl w:ilvl="3" w:tplc="036CBDFA">
      <w:start w:val="1"/>
      <w:numFmt w:val="bullet"/>
      <w:lvlText w:val=""/>
      <w:lvlJc w:val="left"/>
      <w:pPr>
        <w:ind w:left="2880" w:hanging="360"/>
      </w:pPr>
      <w:rPr>
        <w:rFonts w:ascii="Symbol" w:hAnsi="Symbol" w:hint="default"/>
      </w:rPr>
    </w:lvl>
    <w:lvl w:ilvl="4" w:tplc="B27842BE">
      <w:start w:val="1"/>
      <w:numFmt w:val="bullet"/>
      <w:lvlText w:val="o"/>
      <w:lvlJc w:val="left"/>
      <w:pPr>
        <w:ind w:left="3600" w:hanging="360"/>
      </w:pPr>
      <w:rPr>
        <w:rFonts w:ascii="Courier New" w:hAnsi="Courier New" w:hint="default"/>
      </w:rPr>
    </w:lvl>
    <w:lvl w:ilvl="5" w:tplc="F56234E2">
      <w:start w:val="1"/>
      <w:numFmt w:val="bullet"/>
      <w:lvlText w:val=""/>
      <w:lvlJc w:val="left"/>
      <w:pPr>
        <w:ind w:left="4320" w:hanging="360"/>
      </w:pPr>
      <w:rPr>
        <w:rFonts w:ascii="Wingdings" w:hAnsi="Wingdings" w:hint="default"/>
      </w:rPr>
    </w:lvl>
    <w:lvl w:ilvl="6" w:tplc="47E6A1B6">
      <w:start w:val="1"/>
      <w:numFmt w:val="bullet"/>
      <w:lvlText w:val=""/>
      <w:lvlJc w:val="left"/>
      <w:pPr>
        <w:ind w:left="5040" w:hanging="360"/>
      </w:pPr>
      <w:rPr>
        <w:rFonts w:ascii="Symbol" w:hAnsi="Symbol" w:hint="default"/>
      </w:rPr>
    </w:lvl>
    <w:lvl w:ilvl="7" w:tplc="4A9EEFCA">
      <w:start w:val="1"/>
      <w:numFmt w:val="bullet"/>
      <w:lvlText w:val="o"/>
      <w:lvlJc w:val="left"/>
      <w:pPr>
        <w:ind w:left="5760" w:hanging="360"/>
      </w:pPr>
      <w:rPr>
        <w:rFonts w:ascii="Courier New" w:hAnsi="Courier New" w:hint="default"/>
      </w:rPr>
    </w:lvl>
    <w:lvl w:ilvl="8" w:tplc="C2CECCF4">
      <w:start w:val="1"/>
      <w:numFmt w:val="bullet"/>
      <w:lvlText w:val=""/>
      <w:lvlJc w:val="left"/>
      <w:pPr>
        <w:ind w:left="6480" w:hanging="360"/>
      </w:pPr>
      <w:rPr>
        <w:rFonts w:ascii="Wingdings" w:hAnsi="Wingdings" w:hint="default"/>
      </w:rPr>
    </w:lvl>
  </w:abstractNum>
  <w:abstractNum w:abstractNumId="156" w15:restartNumberingAfterBreak="0">
    <w:nsid w:val="1C0F7A36"/>
    <w:multiLevelType w:val="hybridMultilevel"/>
    <w:tmpl w:val="F208D664"/>
    <w:lvl w:ilvl="0" w:tplc="32542226">
      <w:start w:val="1"/>
      <w:numFmt w:val="decimal"/>
      <w:lvlText w:val="%1."/>
      <w:lvlJc w:val="left"/>
      <w:pPr>
        <w:ind w:left="720" w:hanging="360"/>
      </w:pPr>
    </w:lvl>
    <w:lvl w:ilvl="1" w:tplc="8422AC18">
      <w:start w:val="1"/>
      <w:numFmt w:val="lowerLetter"/>
      <w:lvlText w:val="%2."/>
      <w:lvlJc w:val="left"/>
      <w:pPr>
        <w:ind w:left="1440" w:hanging="360"/>
      </w:pPr>
    </w:lvl>
    <w:lvl w:ilvl="2" w:tplc="9F226294">
      <w:start w:val="2"/>
      <w:numFmt w:val="lowerRoman"/>
      <w:lvlText w:val="%3."/>
      <w:lvlJc w:val="right"/>
      <w:pPr>
        <w:ind w:left="2160" w:hanging="180"/>
      </w:pPr>
    </w:lvl>
    <w:lvl w:ilvl="3" w:tplc="3536BF3C">
      <w:start w:val="1"/>
      <w:numFmt w:val="decimal"/>
      <w:lvlText w:val="%4."/>
      <w:lvlJc w:val="left"/>
      <w:pPr>
        <w:ind w:left="2880" w:hanging="360"/>
      </w:pPr>
    </w:lvl>
    <w:lvl w:ilvl="4" w:tplc="F29C1024">
      <w:start w:val="1"/>
      <w:numFmt w:val="lowerLetter"/>
      <w:lvlText w:val="%5."/>
      <w:lvlJc w:val="left"/>
      <w:pPr>
        <w:ind w:left="3600" w:hanging="360"/>
      </w:pPr>
    </w:lvl>
    <w:lvl w:ilvl="5" w:tplc="827AF98C">
      <w:start w:val="1"/>
      <w:numFmt w:val="lowerRoman"/>
      <w:lvlText w:val="%6."/>
      <w:lvlJc w:val="right"/>
      <w:pPr>
        <w:ind w:left="4320" w:hanging="180"/>
      </w:pPr>
    </w:lvl>
    <w:lvl w:ilvl="6" w:tplc="044E6B34">
      <w:start w:val="1"/>
      <w:numFmt w:val="decimal"/>
      <w:lvlText w:val="%7."/>
      <w:lvlJc w:val="left"/>
      <w:pPr>
        <w:ind w:left="5040" w:hanging="360"/>
      </w:pPr>
    </w:lvl>
    <w:lvl w:ilvl="7" w:tplc="2278A8F4">
      <w:start w:val="1"/>
      <w:numFmt w:val="lowerLetter"/>
      <w:lvlText w:val="%8."/>
      <w:lvlJc w:val="left"/>
      <w:pPr>
        <w:ind w:left="5760" w:hanging="360"/>
      </w:pPr>
    </w:lvl>
    <w:lvl w:ilvl="8" w:tplc="3C16951A">
      <w:start w:val="1"/>
      <w:numFmt w:val="lowerRoman"/>
      <w:lvlText w:val="%9."/>
      <w:lvlJc w:val="right"/>
      <w:pPr>
        <w:ind w:left="6480" w:hanging="180"/>
      </w:pPr>
    </w:lvl>
  </w:abstractNum>
  <w:abstractNum w:abstractNumId="157" w15:restartNumberingAfterBreak="0">
    <w:nsid w:val="1C15EFC7"/>
    <w:multiLevelType w:val="hybridMultilevel"/>
    <w:tmpl w:val="0EA67060"/>
    <w:lvl w:ilvl="0" w:tplc="740EC84C">
      <w:start w:val="1"/>
      <w:numFmt w:val="bullet"/>
      <w:lvlText w:val=""/>
      <w:lvlJc w:val="left"/>
      <w:pPr>
        <w:ind w:left="720" w:hanging="360"/>
      </w:pPr>
      <w:rPr>
        <w:rFonts w:ascii="Symbol" w:hAnsi="Symbol" w:hint="default"/>
      </w:rPr>
    </w:lvl>
    <w:lvl w:ilvl="1" w:tplc="A636D406">
      <w:start w:val="1"/>
      <w:numFmt w:val="bullet"/>
      <w:lvlText w:val="o"/>
      <w:lvlJc w:val="left"/>
      <w:pPr>
        <w:ind w:left="1440" w:hanging="360"/>
      </w:pPr>
      <w:rPr>
        <w:rFonts w:ascii="&quot;Courier New&quot;" w:hAnsi="&quot;Courier New&quot;" w:hint="default"/>
      </w:rPr>
    </w:lvl>
    <w:lvl w:ilvl="2" w:tplc="9E489884">
      <w:start w:val="1"/>
      <w:numFmt w:val="bullet"/>
      <w:lvlText w:val=""/>
      <w:lvlJc w:val="left"/>
      <w:pPr>
        <w:ind w:left="2160" w:hanging="360"/>
      </w:pPr>
      <w:rPr>
        <w:rFonts w:ascii="Wingdings" w:hAnsi="Wingdings" w:hint="default"/>
      </w:rPr>
    </w:lvl>
    <w:lvl w:ilvl="3" w:tplc="798C5730">
      <w:start w:val="1"/>
      <w:numFmt w:val="bullet"/>
      <w:lvlText w:val=""/>
      <w:lvlJc w:val="left"/>
      <w:pPr>
        <w:ind w:left="2880" w:hanging="360"/>
      </w:pPr>
      <w:rPr>
        <w:rFonts w:ascii="Symbol" w:hAnsi="Symbol" w:hint="default"/>
      </w:rPr>
    </w:lvl>
    <w:lvl w:ilvl="4" w:tplc="3304887A">
      <w:start w:val="1"/>
      <w:numFmt w:val="bullet"/>
      <w:lvlText w:val="o"/>
      <w:lvlJc w:val="left"/>
      <w:pPr>
        <w:ind w:left="3600" w:hanging="360"/>
      </w:pPr>
      <w:rPr>
        <w:rFonts w:ascii="Courier New" w:hAnsi="Courier New" w:hint="default"/>
      </w:rPr>
    </w:lvl>
    <w:lvl w:ilvl="5" w:tplc="54CEB736">
      <w:start w:val="1"/>
      <w:numFmt w:val="bullet"/>
      <w:lvlText w:val=""/>
      <w:lvlJc w:val="left"/>
      <w:pPr>
        <w:ind w:left="4320" w:hanging="360"/>
      </w:pPr>
      <w:rPr>
        <w:rFonts w:ascii="Wingdings" w:hAnsi="Wingdings" w:hint="default"/>
      </w:rPr>
    </w:lvl>
    <w:lvl w:ilvl="6" w:tplc="09787A7C">
      <w:start w:val="1"/>
      <w:numFmt w:val="bullet"/>
      <w:lvlText w:val=""/>
      <w:lvlJc w:val="left"/>
      <w:pPr>
        <w:ind w:left="5040" w:hanging="360"/>
      </w:pPr>
      <w:rPr>
        <w:rFonts w:ascii="Symbol" w:hAnsi="Symbol" w:hint="default"/>
      </w:rPr>
    </w:lvl>
    <w:lvl w:ilvl="7" w:tplc="55065372">
      <w:start w:val="1"/>
      <w:numFmt w:val="bullet"/>
      <w:lvlText w:val="o"/>
      <w:lvlJc w:val="left"/>
      <w:pPr>
        <w:ind w:left="5760" w:hanging="360"/>
      </w:pPr>
      <w:rPr>
        <w:rFonts w:ascii="Courier New" w:hAnsi="Courier New" w:hint="default"/>
      </w:rPr>
    </w:lvl>
    <w:lvl w:ilvl="8" w:tplc="8DD463C2">
      <w:start w:val="1"/>
      <w:numFmt w:val="bullet"/>
      <w:lvlText w:val=""/>
      <w:lvlJc w:val="left"/>
      <w:pPr>
        <w:ind w:left="6480" w:hanging="360"/>
      </w:pPr>
      <w:rPr>
        <w:rFonts w:ascii="Wingdings" w:hAnsi="Wingdings" w:hint="default"/>
      </w:rPr>
    </w:lvl>
  </w:abstractNum>
  <w:abstractNum w:abstractNumId="158" w15:restartNumberingAfterBreak="0">
    <w:nsid w:val="1C1BF4F7"/>
    <w:multiLevelType w:val="hybridMultilevel"/>
    <w:tmpl w:val="4C0862C4"/>
    <w:lvl w:ilvl="0" w:tplc="57D4EED4">
      <w:start w:val="1"/>
      <w:numFmt w:val="bullet"/>
      <w:lvlText w:val="·"/>
      <w:lvlJc w:val="left"/>
      <w:pPr>
        <w:ind w:left="720" w:hanging="360"/>
      </w:pPr>
      <w:rPr>
        <w:rFonts w:ascii="Symbol" w:hAnsi="Symbol" w:hint="default"/>
      </w:rPr>
    </w:lvl>
    <w:lvl w:ilvl="1" w:tplc="C7C4226A">
      <w:start w:val="1"/>
      <w:numFmt w:val="bullet"/>
      <w:lvlText w:val="o"/>
      <w:lvlJc w:val="left"/>
      <w:pPr>
        <w:ind w:left="1440" w:hanging="360"/>
      </w:pPr>
      <w:rPr>
        <w:rFonts w:ascii="Courier New" w:hAnsi="Courier New" w:hint="default"/>
      </w:rPr>
    </w:lvl>
    <w:lvl w:ilvl="2" w:tplc="C7E8846A">
      <w:start w:val="1"/>
      <w:numFmt w:val="bullet"/>
      <w:lvlText w:val=""/>
      <w:lvlJc w:val="left"/>
      <w:pPr>
        <w:ind w:left="2160" w:hanging="360"/>
      </w:pPr>
      <w:rPr>
        <w:rFonts w:ascii="Wingdings" w:hAnsi="Wingdings" w:hint="default"/>
      </w:rPr>
    </w:lvl>
    <w:lvl w:ilvl="3" w:tplc="51E2CBF0">
      <w:start w:val="1"/>
      <w:numFmt w:val="bullet"/>
      <w:lvlText w:val=""/>
      <w:lvlJc w:val="left"/>
      <w:pPr>
        <w:ind w:left="2880" w:hanging="360"/>
      </w:pPr>
      <w:rPr>
        <w:rFonts w:ascii="Symbol" w:hAnsi="Symbol" w:hint="default"/>
      </w:rPr>
    </w:lvl>
    <w:lvl w:ilvl="4" w:tplc="58289184">
      <w:start w:val="1"/>
      <w:numFmt w:val="bullet"/>
      <w:lvlText w:val="o"/>
      <w:lvlJc w:val="left"/>
      <w:pPr>
        <w:ind w:left="3600" w:hanging="360"/>
      </w:pPr>
      <w:rPr>
        <w:rFonts w:ascii="Courier New" w:hAnsi="Courier New" w:hint="default"/>
      </w:rPr>
    </w:lvl>
    <w:lvl w:ilvl="5" w:tplc="035C4476">
      <w:start w:val="1"/>
      <w:numFmt w:val="bullet"/>
      <w:lvlText w:val=""/>
      <w:lvlJc w:val="left"/>
      <w:pPr>
        <w:ind w:left="4320" w:hanging="360"/>
      </w:pPr>
      <w:rPr>
        <w:rFonts w:ascii="Wingdings" w:hAnsi="Wingdings" w:hint="default"/>
      </w:rPr>
    </w:lvl>
    <w:lvl w:ilvl="6" w:tplc="E7EE3D6A">
      <w:start w:val="1"/>
      <w:numFmt w:val="bullet"/>
      <w:lvlText w:val=""/>
      <w:lvlJc w:val="left"/>
      <w:pPr>
        <w:ind w:left="5040" w:hanging="360"/>
      </w:pPr>
      <w:rPr>
        <w:rFonts w:ascii="Symbol" w:hAnsi="Symbol" w:hint="default"/>
      </w:rPr>
    </w:lvl>
    <w:lvl w:ilvl="7" w:tplc="72160FF6">
      <w:start w:val="1"/>
      <w:numFmt w:val="bullet"/>
      <w:lvlText w:val="o"/>
      <w:lvlJc w:val="left"/>
      <w:pPr>
        <w:ind w:left="5760" w:hanging="360"/>
      </w:pPr>
      <w:rPr>
        <w:rFonts w:ascii="Courier New" w:hAnsi="Courier New" w:hint="default"/>
      </w:rPr>
    </w:lvl>
    <w:lvl w:ilvl="8" w:tplc="D390E156">
      <w:start w:val="1"/>
      <w:numFmt w:val="bullet"/>
      <w:lvlText w:val=""/>
      <w:lvlJc w:val="left"/>
      <w:pPr>
        <w:ind w:left="6480" w:hanging="360"/>
      </w:pPr>
      <w:rPr>
        <w:rFonts w:ascii="Wingdings" w:hAnsi="Wingdings" w:hint="default"/>
      </w:rPr>
    </w:lvl>
  </w:abstractNum>
  <w:abstractNum w:abstractNumId="159" w15:restartNumberingAfterBreak="0">
    <w:nsid w:val="1C2D6A65"/>
    <w:multiLevelType w:val="hybridMultilevel"/>
    <w:tmpl w:val="C15A1370"/>
    <w:lvl w:ilvl="0" w:tplc="21228D74">
      <w:start w:val="1"/>
      <w:numFmt w:val="bullet"/>
      <w:lvlText w:val="o"/>
      <w:lvlJc w:val="left"/>
      <w:pPr>
        <w:ind w:left="720" w:hanging="360"/>
      </w:pPr>
      <w:rPr>
        <w:rFonts w:ascii="&quot;Courier New&quot;" w:hAnsi="&quot;Courier New&quot;" w:hint="default"/>
      </w:rPr>
    </w:lvl>
    <w:lvl w:ilvl="1" w:tplc="383E2C0A">
      <w:start w:val="1"/>
      <w:numFmt w:val="bullet"/>
      <w:lvlText w:val="o"/>
      <w:lvlJc w:val="left"/>
      <w:pPr>
        <w:ind w:left="1440" w:hanging="360"/>
      </w:pPr>
      <w:rPr>
        <w:rFonts w:ascii="Courier New" w:hAnsi="Courier New" w:hint="default"/>
      </w:rPr>
    </w:lvl>
    <w:lvl w:ilvl="2" w:tplc="F21A75C4">
      <w:start w:val="1"/>
      <w:numFmt w:val="bullet"/>
      <w:lvlText w:val=""/>
      <w:lvlJc w:val="left"/>
      <w:pPr>
        <w:ind w:left="2160" w:hanging="360"/>
      </w:pPr>
      <w:rPr>
        <w:rFonts w:ascii="Wingdings" w:hAnsi="Wingdings" w:hint="default"/>
      </w:rPr>
    </w:lvl>
    <w:lvl w:ilvl="3" w:tplc="6218C5C0">
      <w:start w:val="1"/>
      <w:numFmt w:val="bullet"/>
      <w:lvlText w:val=""/>
      <w:lvlJc w:val="left"/>
      <w:pPr>
        <w:ind w:left="2880" w:hanging="360"/>
      </w:pPr>
      <w:rPr>
        <w:rFonts w:ascii="Symbol" w:hAnsi="Symbol" w:hint="default"/>
      </w:rPr>
    </w:lvl>
    <w:lvl w:ilvl="4" w:tplc="0ACC9F2A">
      <w:start w:val="1"/>
      <w:numFmt w:val="bullet"/>
      <w:lvlText w:val="o"/>
      <w:lvlJc w:val="left"/>
      <w:pPr>
        <w:ind w:left="3600" w:hanging="360"/>
      </w:pPr>
      <w:rPr>
        <w:rFonts w:ascii="Courier New" w:hAnsi="Courier New" w:hint="default"/>
      </w:rPr>
    </w:lvl>
    <w:lvl w:ilvl="5" w:tplc="AFD862EC">
      <w:start w:val="1"/>
      <w:numFmt w:val="bullet"/>
      <w:lvlText w:val=""/>
      <w:lvlJc w:val="left"/>
      <w:pPr>
        <w:ind w:left="4320" w:hanging="360"/>
      </w:pPr>
      <w:rPr>
        <w:rFonts w:ascii="Wingdings" w:hAnsi="Wingdings" w:hint="default"/>
      </w:rPr>
    </w:lvl>
    <w:lvl w:ilvl="6" w:tplc="56D0C09E">
      <w:start w:val="1"/>
      <w:numFmt w:val="bullet"/>
      <w:lvlText w:val=""/>
      <w:lvlJc w:val="left"/>
      <w:pPr>
        <w:ind w:left="5040" w:hanging="360"/>
      </w:pPr>
      <w:rPr>
        <w:rFonts w:ascii="Symbol" w:hAnsi="Symbol" w:hint="default"/>
      </w:rPr>
    </w:lvl>
    <w:lvl w:ilvl="7" w:tplc="05665304">
      <w:start w:val="1"/>
      <w:numFmt w:val="bullet"/>
      <w:lvlText w:val="o"/>
      <w:lvlJc w:val="left"/>
      <w:pPr>
        <w:ind w:left="5760" w:hanging="360"/>
      </w:pPr>
      <w:rPr>
        <w:rFonts w:ascii="Courier New" w:hAnsi="Courier New" w:hint="default"/>
      </w:rPr>
    </w:lvl>
    <w:lvl w:ilvl="8" w:tplc="4B08D7D0">
      <w:start w:val="1"/>
      <w:numFmt w:val="bullet"/>
      <w:lvlText w:val=""/>
      <w:lvlJc w:val="left"/>
      <w:pPr>
        <w:ind w:left="6480" w:hanging="360"/>
      </w:pPr>
      <w:rPr>
        <w:rFonts w:ascii="Wingdings" w:hAnsi="Wingdings" w:hint="default"/>
      </w:rPr>
    </w:lvl>
  </w:abstractNum>
  <w:abstractNum w:abstractNumId="160" w15:restartNumberingAfterBreak="0">
    <w:nsid w:val="1C2E2907"/>
    <w:multiLevelType w:val="hybridMultilevel"/>
    <w:tmpl w:val="A2A2A55C"/>
    <w:lvl w:ilvl="0" w:tplc="4CA01542">
      <w:start w:val="1"/>
      <w:numFmt w:val="decimal"/>
      <w:lvlText w:val="%1."/>
      <w:lvlJc w:val="left"/>
      <w:pPr>
        <w:ind w:left="720" w:hanging="360"/>
      </w:pPr>
    </w:lvl>
    <w:lvl w:ilvl="1" w:tplc="D4DCB2CC">
      <w:start w:val="1"/>
      <w:numFmt w:val="lowerLetter"/>
      <w:lvlText w:val="%2."/>
      <w:lvlJc w:val="left"/>
      <w:pPr>
        <w:ind w:left="1440" w:hanging="360"/>
      </w:pPr>
    </w:lvl>
    <w:lvl w:ilvl="2" w:tplc="B012567C">
      <w:start w:val="1"/>
      <w:numFmt w:val="lowerRoman"/>
      <w:lvlText w:val="%3."/>
      <w:lvlJc w:val="right"/>
      <w:pPr>
        <w:ind w:left="2160" w:hanging="180"/>
      </w:pPr>
    </w:lvl>
    <w:lvl w:ilvl="3" w:tplc="5406BAD0">
      <w:start w:val="5"/>
      <w:numFmt w:val="decimal"/>
      <w:lvlText w:val="%4."/>
      <w:lvlJc w:val="left"/>
      <w:pPr>
        <w:ind w:left="2880" w:hanging="360"/>
      </w:pPr>
    </w:lvl>
    <w:lvl w:ilvl="4" w:tplc="630A0336">
      <w:start w:val="1"/>
      <w:numFmt w:val="lowerLetter"/>
      <w:lvlText w:val="%5."/>
      <w:lvlJc w:val="left"/>
      <w:pPr>
        <w:ind w:left="3600" w:hanging="360"/>
      </w:pPr>
    </w:lvl>
    <w:lvl w:ilvl="5" w:tplc="B1AEE9E0">
      <w:start w:val="1"/>
      <w:numFmt w:val="lowerRoman"/>
      <w:lvlText w:val="%6."/>
      <w:lvlJc w:val="right"/>
      <w:pPr>
        <w:ind w:left="4320" w:hanging="180"/>
      </w:pPr>
    </w:lvl>
    <w:lvl w:ilvl="6" w:tplc="F8B8415E">
      <w:start w:val="1"/>
      <w:numFmt w:val="decimal"/>
      <w:lvlText w:val="%7."/>
      <w:lvlJc w:val="left"/>
      <w:pPr>
        <w:ind w:left="5040" w:hanging="360"/>
      </w:pPr>
    </w:lvl>
    <w:lvl w:ilvl="7" w:tplc="1772C092">
      <w:start w:val="1"/>
      <w:numFmt w:val="lowerLetter"/>
      <w:lvlText w:val="%8."/>
      <w:lvlJc w:val="left"/>
      <w:pPr>
        <w:ind w:left="5760" w:hanging="360"/>
      </w:pPr>
    </w:lvl>
    <w:lvl w:ilvl="8" w:tplc="5AD04044">
      <w:start w:val="1"/>
      <w:numFmt w:val="lowerRoman"/>
      <w:lvlText w:val="%9."/>
      <w:lvlJc w:val="right"/>
      <w:pPr>
        <w:ind w:left="6480" w:hanging="180"/>
      </w:pPr>
    </w:lvl>
  </w:abstractNum>
  <w:abstractNum w:abstractNumId="161" w15:restartNumberingAfterBreak="0">
    <w:nsid w:val="1C32F8DF"/>
    <w:multiLevelType w:val="hybridMultilevel"/>
    <w:tmpl w:val="6E507FB6"/>
    <w:lvl w:ilvl="0" w:tplc="E870CE28">
      <w:start w:val="1"/>
      <w:numFmt w:val="bullet"/>
      <w:lvlText w:val=""/>
      <w:lvlJc w:val="left"/>
      <w:pPr>
        <w:ind w:left="720" w:hanging="360"/>
      </w:pPr>
      <w:rPr>
        <w:rFonts w:ascii="Symbol" w:hAnsi="Symbol" w:hint="default"/>
      </w:rPr>
    </w:lvl>
    <w:lvl w:ilvl="1" w:tplc="5A62C788">
      <w:start w:val="1"/>
      <w:numFmt w:val="bullet"/>
      <w:lvlText w:val="·"/>
      <w:lvlJc w:val="left"/>
      <w:pPr>
        <w:ind w:left="1440" w:hanging="360"/>
      </w:pPr>
      <w:rPr>
        <w:rFonts w:ascii="Symbol" w:hAnsi="Symbol" w:hint="default"/>
      </w:rPr>
    </w:lvl>
    <w:lvl w:ilvl="2" w:tplc="5B763EA8">
      <w:start w:val="1"/>
      <w:numFmt w:val="bullet"/>
      <w:lvlText w:val=""/>
      <w:lvlJc w:val="left"/>
      <w:pPr>
        <w:ind w:left="2160" w:hanging="360"/>
      </w:pPr>
      <w:rPr>
        <w:rFonts w:ascii="Wingdings" w:hAnsi="Wingdings" w:hint="default"/>
      </w:rPr>
    </w:lvl>
    <w:lvl w:ilvl="3" w:tplc="2848D8F6">
      <w:start w:val="1"/>
      <w:numFmt w:val="bullet"/>
      <w:lvlText w:val=""/>
      <w:lvlJc w:val="left"/>
      <w:pPr>
        <w:ind w:left="2880" w:hanging="360"/>
      </w:pPr>
      <w:rPr>
        <w:rFonts w:ascii="Symbol" w:hAnsi="Symbol" w:hint="default"/>
      </w:rPr>
    </w:lvl>
    <w:lvl w:ilvl="4" w:tplc="DE1A28E8">
      <w:start w:val="1"/>
      <w:numFmt w:val="bullet"/>
      <w:lvlText w:val="o"/>
      <w:lvlJc w:val="left"/>
      <w:pPr>
        <w:ind w:left="3600" w:hanging="360"/>
      </w:pPr>
      <w:rPr>
        <w:rFonts w:ascii="Courier New" w:hAnsi="Courier New" w:hint="default"/>
      </w:rPr>
    </w:lvl>
    <w:lvl w:ilvl="5" w:tplc="B6F8DF04">
      <w:start w:val="1"/>
      <w:numFmt w:val="bullet"/>
      <w:lvlText w:val=""/>
      <w:lvlJc w:val="left"/>
      <w:pPr>
        <w:ind w:left="4320" w:hanging="360"/>
      </w:pPr>
      <w:rPr>
        <w:rFonts w:ascii="Wingdings" w:hAnsi="Wingdings" w:hint="default"/>
      </w:rPr>
    </w:lvl>
    <w:lvl w:ilvl="6" w:tplc="20106110">
      <w:start w:val="1"/>
      <w:numFmt w:val="bullet"/>
      <w:lvlText w:val=""/>
      <w:lvlJc w:val="left"/>
      <w:pPr>
        <w:ind w:left="5040" w:hanging="360"/>
      </w:pPr>
      <w:rPr>
        <w:rFonts w:ascii="Symbol" w:hAnsi="Symbol" w:hint="default"/>
      </w:rPr>
    </w:lvl>
    <w:lvl w:ilvl="7" w:tplc="33468520">
      <w:start w:val="1"/>
      <w:numFmt w:val="bullet"/>
      <w:lvlText w:val="o"/>
      <w:lvlJc w:val="left"/>
      <w:pPr>
        <w:ind w:left="5760" w:hanging="360"/>
      </w:pPr>
      <w:rPr>
        <w:rFonts w:ascii="Courier New" w:hAnsi="Courier New" w:hint="default"/>
      </w:rPr>
    </w:lvl>
    <w:lvl w:ilvl="8" w:tplc="AEA0B258">
      <w:start w:val="1"/>
      <w:numFmt w:val="bullet"/>
      <w:lvlText w:val=""/>
      <w:lvlJc w:val="left"/>
      <w:pPr>
        <w:ind w:left="6480" w:hanging="360"/>
      </w:pPr>
      <w:rPr>
        <w:rFonts w:ascii="Wingdings" w:hAnsi="Wingdings" w:hint="default"/>
      </w:rPr>
    </w:lvl>
  </w:abstractNum>
  <w:abstractNum w:abstractNumId="162" w15:restartNumberingAfterBreak="0">
    <w:nsid w:val="1C913DE4"/>
    <w:multiLevelType w:val="hybridMultilevel"/>
    <w:tmpl w:val="2CBA4E8E"/>
    <w:lvl w:ilvl="0" w:tplc="30BAA938">
      <w:start w:val="1"/>
      <w:numFmt w:val="decimal"/>
      <w:lvlText w:val="%1."/>
      <w:lvlJc w:val="left"/>
      <w:pPr>
        <w:ind w:left="720" w:hanging="360"/>
      </w:pPr>
    </w:lvl>
    <w:lvl w:ilvl="1" w:tplc="33FEF5CE">
      <w:start w:val="1"/>
      <w:numFmt w:val="lowerLetter"/>
      <w:lvlText w:val="%2."/>
      <w:lvlJc w:val="left"/>
      <w:pPr>
        <w:ind w:left="1440" w:hanging="360"/>
      </w:pPr>
    </w:lvl>
    <w:lvl w:ilvl="2" w:tplc="6ED6747C">
      <w:start w:val="1"/>
      <w:numFmt w:val="lowerRoman"/>
      <w:lvlText w:val="%3."/>
      <w:lvlJc w:val="right"/>
      <w:pPr>
        <w:ind w:left="2160" w:hanging="180"/>
      </w:pPr>
    </w:lvl>
    <w:lvl w:ilvl="3" w:tplc="180E46F6">
      <w:start w:val="1"/>
      <w:numFmt w:val="decimal"/>
      <w:lvlText w:val="%4."/>
      <w:lvlJc w:val="left"/>
      <w:pPr>
        <w:ind w:left="2880" w:hanging="360"/>
      </w:pPr>
    </w:lvl>
    <w:lvl w:ilvl="4" w:tplc="E0B8A914">
      <w:start w:val="1"/>
      <w:numFmt w:val="lowerLetter"/>
      <w:lvlText w:val="%5."/>
      <w:lvlJc w:val="left"/>
      <w:pPr>
        <w:ind w:left="3600" w:hanging="360"/>
      </w:pPr>
    </w:lvl>
    <w:lvl w:ilvl="5" w:tplc="0F04511E">
      <w:start w:val="1"/>
      <w:numFmt w:val="lowerRoman"/>
      <w:lvlText w:val="%6."/>
      <w:lvlJc w:val="right"/>
      <w:pPr>
        <w:ind w:left="4320" w:hanging="180"/>
      </w:pPr>
    </w:lvl>
    <w:lvl w:ilvl="6" w:tplc="7DFEE23E">
      <w:start w:val="1"/>
      <w:numFmt w:val="decimal"/>
      <w:lvlText w:val="%7."/>
      <w:lvlJc w:val="left"/>
      <w:pPr>
        <w:ind w:left="5040" w:hanging="360"/>
      </w:pPr>
    </w:lvl>
    <w:lvl w:ilvl="7" w:tplc="0402166A">
      <w:start w:val="1"/>
      <w:numFmt w:val="lowerLetter"/>
      <w:lvlText w:val="%8."/>
      <w:lvlJc w:val="left"/>
      <w:pPr>
        <w:ind w:left="5760" w:hanging="360"/>
      </w:pPr>
    </w:lvl>
    <w:lvl w:ilvl="8" w:tplc="26168EA8">
      <w:start w:val="1"/>
      <w:numFmt w:val="lowerRoman"/>
      <w:lvlText w:val="%9."/>
      <w:lvlJc w:val="right"/>
      <w:pPr>
        <w:ind w:left="6480" w:hanging="180"/>
      </w:pPr>
    </w:lvl>
  </w:abstractNum>
  <w:abstractNum w:abstractNumId="163" w15:restartNumberingAfterBreak="0">
    <w:nsid w:val="1CC21A1F"/>
    <w:multiLevelType w:val="hybridMultilevel"/>
    <w:tmpl w:val="A782DA60"/>
    <w:lvl w:ilvl="0" w:tplc="24C023CA">
      <w:start w:val="1"/>
      <w:numFmt w:val="decimal"/>
      <w:lvlText w:val="%1."/>
      <w:lvlJc w:val="left"/>
      <w:pPr>
        <w:ind w:left="720" w:hanging="360"/>
      </w:pPr>
    </w:lvl>
    <w:lvl w:ilvl="1" w:tplc="6C348F68">
      <w:start w:val="1"/>
      <w:numFmt w:val="lowerLetter"/>
      <w:lvlText w:val="%2."/>
      <w:lvlJc w:val="left"/>
      <w:pPr>
        <w:ind w:left="1440" w:hanging="360"/>
      </w:pPr>
    </w:lvl>
    <w:lvl w:ilvl="2" w:tplc="1D4899BA">
      <w:start w:val="1"/>
      <w:numFmt w:val="lowerRoman"/>
      <w:lvlText w:val="%3."/>
      <w:lvlJc w:val="right"/>
      <w:pPr>
        <w:ind w:left="2160" w:hanging="180"/>
      </w:pPr>
    </w:lvl>
    <w:lvl w:ilvl="3" w:tplc="F0EE8DEC">
      <w:start w:val="4"/>
      <w:numFmt w:val="decimal"/>
      <w:lvlText w:val="%4."/>
      <w:lvlJc w:val="left"/>
      <w:pPr>
        <w:ind w:left="2880" w:hanging="360"/>
      </w:pPr>
    </w:lvl>
    <w:lvl w:ilvl="4" w:tplc="432075FA">
      <w:start w:val="1"/>
      <w:numFmt w:val="lowerLetter"/>
      <w:lvlText w:val="%5."/>
      <w:lvlJc w:val="left"/>
      <w:pPr>
        <w:ind w:left="3600" w:hanging="360"/>
      </w:pPr>
    </w:lvl>
    <w:lvl w:ilvl="5" w:tplc="73B67FEE">
      <w:start w:val="1"/>
      <w:numFmt w:val="lowerRoman"/>
      <w:lvlText w:val="%6."/>
      <w:lvlJc w:val="right"/>
      <w:pPr>
        <w:ind w:left="4320" w:hanging="180"/>
      </w:pPr>
    </w:lvl>
    <w:lvl w:ilvl="6" w:tplc="4AFAD5A0">
      <w:start w:val="1"/>
      <w:numFmt w:val="decimal"/>
      <w:lvlText w:val="%7."/>
      <w:lvlJc w:val="left"/>
      <w:pPr>
        <w:ind w:left="5040" w:hanging="360"/>
      </w:pPr>
    </w:lvl>
    <w:lvl w:ilvl="7" w:tplc="006690C0">
      <w:start w:val="1"/>
      <w:numFmt w:val="lowerLetter"/>
      <w:lvlText w:val="%8."/>
      <w:lvlJc w:val="left"/>
      <w:pPr>
        <w:ind w:left="5760" w:hanging="360"/>
      </w:pPr>
    </w:lvl>
    <w:lvl w:ilvl="8" w:tplc="89867248">
      <w:start w:val="1"/>
      <w:numFmt w:val="lowerRoman"/>
      <w:lvlText w:val="%9."/>
      <w:lvlJc w:val="right"/>
      <w:pPr>
        <w:ind w:left="6480" w:hanging="180"/>
      </w:pPr>
    </w:lvl>
  </w:abstractNum>
  <w:abstractNum w:abstractNumId="164" w15:restartNumberingAfterBreak="0">
    <w:nsid w:val="1CEF722D"/>
    <w:multiLevelType w:val="hybridMultilevel"/>
    <w:tmpl w:val="D6B224FC"/>
    <w:lvl w:ilvl="0" w:tplc="213C64E4">
      <w:start w:val="1"/>
      <w:numFmt w:val="decimal"/>
      <w:lvlText w:val="%1."/>
      <w:lvlJc w:val="left"/>
      <w:pPr>
        <w:ind w:left="720" w:hanging="360"/>
      </w:pPr>
    </w:lvl>
    <w:lvl w:ilvl="1" w:tplc="0B145EA4">
      <w:start w:val="1"/>
      <w:numFmt w:val="lowerLetter"/>
      <w:lvlText w:val="%2."/>
      <w:lvlJc w:val="left"/>
      <w:pPr>
        <w:ind w:left="1440" w:hanging="360"/>
      </w:pPr>
    </w:lvl>
    <w:lvl w:ilvl="2" w:tplc="1E98FC00">
      <w:start w:val="2"/>
      <w:numFmt w:val="lowerRoman"/>
      <w:lvlText w:val="%3."/>
      <w:lvlJc w:val="right"/>
      <w:pPr>
        <w:ind w:left="2160" w:hanging="180"/>
      </w:pPr>
    </w:lvl>
    <w:lvl w:ilvl="3" w:tplc="44F4D10C">
      <w:start w:val="1"/>
      <w:numFmt w:val="decimal"/>
      <w:lvlText w:val="%4."/>
      <w:lvlJc w:val="left"/>
      <w:pPr>
        <w:ind w:left="2880" w:hanging="360"/>
      </w:pPr>
    </w:lvl>
    <w:lvl w:ilvl="4" w:tplc="3A589388">
      <w:start w:val="1"/>
      <w:numFmt w:val="lowerLetter"/>
      <w:lvlText w:val="%5."/>
      <w:lvlJc w:val="left"/>
      <w:pPr>
        <w:ind w:left="3600" w:hanging="360"/>
      </w:pPr>
    </w:lvl>
    <w:lvl w:ilvl="5" w:tplc="6E201C6E">
      <w:start w:val="1"/>
      <w:numFmt w:val="lowerRoman"/>
      <w:lvlText w:val="%6."/>
      <w:lvlJc w:val="right"/>
      <w:pPr>
        <w:ind w:left="4320" w:hanging="180"/>
      </w:pPr>
    </w:lvl>
    <w:lvl w:ilvl="6" w:tplc="FA38CC98">
      <w:start w:val="1"/>
      <w:numFmt w:val="decimal"/>
      <w:lvlText w:val="%7."/>
      <w:lvlJc w:val="left"/>
      <w:pPr>
        <w:ind w:left="5040" w:hanging="360"/>
      </w:pPr>
    </w:lvl>
    <w:lvl w:ilvl="7" w:tplc="9320A5FE">
      <w:start w:val="1"/>
      <w:numFmt w:val="lowerLetter"/>
      <w:lvlText w:val="%8."/>
      <w:lvlJc w:val="left"/>
      <w:pPr>
        <w:ind w:left="5760" w:hanging="360"/>
      </w:pPr>
    </w:lvl>
    <w:lvl w:ilvl="8" w:tplc="A9CCAC72">
      <w:start w:val="1"/>
      <w:numFmt w:val="lowerRoman"/>
      <w:lvlText w:val="%9."/>
      <w:lvlJc w:val="right"/>
      <w:pPr>
        <w:ind w:left="6480" w:hanging="180"/>
      </w:pPr>
    </w:lvl>
  </w:abstractNum>
  <w:abstractNum w:abstractNumId="165" w15:restartNumberingAfterBreak="0">
    <w:nsid w:val="1CFAABED"/>
    <w:multiLevelType w:val="hybridMultilevel"/>
    <w:tmpl w:val="3D5686FE"/>
    <w:lvl w:ilvl="0" w:tplc="52284FBE">
      <w:start w:val="1"/>
      <w:numFmt w:val="bullet"/>
      <w:lvlText w:val=""/>
      <w:lvlJc w:val="left"/>
      <w:pPr>
        <w:ind w:left="720" w:hanging="360"/>
      </w:pPr>
      <w:rPr>
        <w:rFonts w:ascii="Symbol" w:hAnsi="Symbol" w:hint="default"/>
      </w:rPr>
    </w:lvl>
    <w:lvl w:ilvl="1" w:tplc="AA448EF4">
      <w:start w:val="1"/>
      <w:numFmt w:val="bullet"/>
      <w:lvlText w:val="o"/>
      <w:lvlJc w:val="left"/>
      <w:pPr>
        <w:ind w:left="1800" w:hanging="360"/>
      </w:pPr>
      <w:rPr>
        <w:rFonts w:ascii="Courier New" w:hAnsi="Courier New" w:hint="default"/>
      </w:rPr>
    </w:lvl>
    <w:lvl w:ilvl="2" w:tplc="BAA61A72">
      <w:start w:val="1"/>
      <w:numFmt w:val="bullet"/>
      <w:lvlText w:val=""/>
      <w:lvlJc w:val="left"/>
      <w:pPr>
        <w:ind w:left="2160" w:hanging="360"/>
      </w:pPr>
      <w:rPr>
        <w:rFonts w:ascii="Wingdings" w:hAnsi="Wingdings" w:hint="default"/>
      </w:rPr>
    </w:lvl>
    <w:lvl w:ilvl="3" w:tplc="10A85A8E">
      <w:start w:val="1"/>
      <w:numFmt w:val="bullet"/>
      <w:lvlText w:val=""/>
      <w:lvlJc w:val="left"/>
      <w:pPr>
        <w:ind w:left="2880" w:hanging="360"/>
      </w:pPr>
      <w:rPr>
        <w:rFonts w:ascii="Symbol" w:hAnsi="Symbol" w:hint="default"/>
      </w:rPr>
    </w:lvl>
    <w:lvl w:ilvl="4" w:tplc="77542E46">
      <w:start w:val="1"/>
      <w:numFmt w:val="bullet"/>
      <w:lvlText w:val="o"/>
      <w:lvlJc w:val="left"/>
      <w:pPr>
        <w:ind w:left="3600" w:hanging="360"/>
      </w:pPr>
      <w:rPr>
        <w:rFonts w:ascii="Courier New" w:hAnsi="Courier New" w:hint="default"/>
      </w:rPr>
    </w:lvl>
    <w:lvl w:ilvl="5" w:tplc="859E9E74">
      <w:start w:val="1"/>
      <w:numFmt w:val="bullet"/>
      <w:lvlText w:val=""/>
      <w:lvlJc w:val="left"/>
      <w:pPr>
        <w:ind w:left="4320" w:hanging="360"/>
      </w:pPr>
      <w:rPr>
        <w:rFonts w:ascii="Wingdings" w:hAnsi="Wingdings" w:hint="default"/>
      </w:rPr>
    </w:lvl>
    <w:lvl w:ilvl="6" w:tplc="4CF610C8">
      <w:start w:val="1"/>
      <w:numFmt w:val="bullet"/>
      <w:lvlText w:val=""/>
      <w:lvlJc w:val="left"/>
      <w:pPr>
        <w:ind w:left="5040" w:hanging="360"/>
      </w:pPr>
      <w:rPr>
        <w:rFonts w:ascii="Symbol" w:hAnsi="Symbol" w:hint="default"/>
      </w:rPr>
    </w:lvl>
    <w:lvl w:ilvl="7" w:tplc="3BBE3A60">
      <w:start w:val="1"/>
      <w:numFmt w:val="bullet"/>
      <w:lvlText w:val="o"/>
      <w:lvlJc w:val="left"/>
      <w:pPr>
        <w:ind w:left="5760" w:hanging="360"/>
      </w:pPr>
      <w:rPr>
        <w:rFonts w:ascii="Courier New" w:hAnsi="Courier New" w:hint="default"/>
      </w:rPr>
    </w:lvl>
    <w:lvl w:ilvl="8" w:tplc="FFF6201A">
      <w:start w:val="1"/>
      <w:numFmt w:val="bullet"/>
      <w:lvlText w:val=""/>
      <w:lvlJc w:val="left"/>
      <w:pPr>
        <w:ind w:left="6480" w:hanging="360"/>
      </w:pPr>
      <w:rPr>
        <w:rFonts w:ascii="Wingdings" w:hAnsi="Wingdings" w:hint="default"/>
      </w:rPr>
    </w:lvl>
  </w:abstractNum>
  <w:abstractNum w:abstractNumId="166" w15:restartNumberingAfterBreak="0">
    <w:nsid w:val="1CFC8D32"/>
    <w:multiLevelType w:val="hybridMultilevel"/>
    <w:tmpl w:val="BD3C3B3C"/>
    <w:lvl w:ilvl="0" w:tplc="EF18154C">
      <w:start w:val="1"/>
      <w:numFmt w:val="decimal"/>
      <w:lvlText w:val="%1."/>
      <w:lvlJc w:val="left"/>
      <w:pPr>
        <w:ind w:left="720" w:hanging="360"/>
      </w:pPr>
    </w:lvl>
    <w:lvl w:ilvl="1" w:tplc="8806B8FE">
      <w:start w:val="1"/>
      <w:numFmt w:val="lowerLetter"/>
      <w:lvlText w:val="%2."/>
      <w:lvlJc w:val="left"/>
      <w:pPr>
        <w:ind w:left="1440" w:hanging="360"/>
      </w:pPr>
    </w:lvl>
    <w:lvl w:ilvl="2" w:tplc="7C88F64E">
      <w:start w:val="1"/>
      <w:numFmt w:val="lowerRoman"/>
      <w:lvlText w:val="%3."/>
      <w:lvlJc w:val="right"/>
      <w:pPr>
        <w:ind w:left="2160" w:hanging="180"/>
      </w:pPr>
    </w:lvl>
    <w:lvl w:ilvl="3" w:tplc="9558EC48">
      <w:start w:val="1"/>
      <w:numFmt w:val="decimal"/>
      <w:lvlText w:val="%4."/>
      <w:lvlJc w:val="left"/>
      <w:pPr>
        <w:ind w:left="2880" w:hanging="360"/>
      </w:pPr>
    </w:lvl>
    <w:lvl w:ilvl="4" w:tplc="3D0C60E0">
      <w:start w:val="1"/>
      <w:numFmt w:val="lowerLetter"/>
      <w:lvlText w:val="%5."/>
      <w:lvlJc w:val="left"/>
      <w:pPr>
        <w:ind w:left="3600" w:hanging="360"/>
      </w:pPr>
    </w:lvl>
    <w:lvl w:ilvl="5" w:tplc="07A246D6">
      <w:start w:val="1"/>
      <w:numFmt w:val="lowerRoman"/>
      <w:lvlText w:val="%6."/>
      <w:lvlJc w:val="right"/>
      <w:pPr>
        <w:ind w:left="4320" w:hanging="180"/>
      </w:pPr>
    </w:lvl>
    <w:lvl w:ilvl="6" w:tplc="177EA332">
      <w:start w:val="1"/>
      <w:numFmt w:val="decimal"/>
      <w:lvlText w:val="%7."/>
      <w:lvlJc w:val="left"/>
      <w:pPr>
        <w:ind w:left="5040" w:hanging="360"/>
      </w:pPr>
    </w:lvl>
    <w:lvl w:ilvl="7" w:tplc="1FD8095C">
      <w:start w:val="1"/>
      <w:numFmt w:val="lowerLetter"/>
      <w:lvlText w:val="%8."/>
      <w:lvlJc w:val="left"/>
      <w:pPr>
        <w:ind w:left="5760" w:hanging="360"/>
      </w:pPr>
    </w:lvl>
    <w:lvl w:ilvl="8" w:tplc="77DEFDD4">
      <w:start w:val="1"/>
      <w:numFmt w:val="lowerRoman"/>
      <w:lvlText w:val="%9."/>
      <w:lvlJc w:val="right"/>
      <w:pPr>
        <w:ind w:left="6480" w:hanging="180"/>
      </w:pPr>
    </w:lvl>
  </w:abstractNum>
  <w:abstractNum w:abstractNumId="167" w15:restartNumberingAfterBreak="0">
    <w:nsid w:val="1D2C17E0"/>
    <w:multiLevelType w:val="hybridMultilevel"/>
    <w:tmpl w:val="3A56774A"/>
    <w:lvl w:ilvl="0" w:tplc="AFB8A452">
      <w:start w:val="1"/>
      <w:numFmt w:val="decimal"/>
      <w:lvlText w:val="%1."/>
      <w:lvlJc w:val="left"/>
      <w:pPr>
        <w:ind w:left="720" w:hanging="360"/>
      </w:pPr>
    </w:lvl>
    <w:lvl w:ilvl="1" w:tplc="7958AE4C">
      <w:start w:val="1"/>
      <w:numFmt w:val="lowerLetter"/>
      <w:lvlText w:val="%2."/>
      <w:lvlJc w:val="left"/>
      <w:pPr>
        <w:ind w:left="1440" w:hanging="360"/>
      </w:pPr>
    </w:lvl>
    <w:lvl w:ilvl="2" w:tplc="40209C50">
      <w:start w:val="1"/>
      <w:numFmt w:val="lowerRoman"/>
      <w:lvlText w:val="%3."/>
      <w:lvlJc w:val="right"/>
      <w:pPr>
        <w:ind w:left="2160" w:hanging="180"/>
      </w:pPr>
    </w:lvl>
    <w:lvl w:ilvl="3" w:tplc="5094C22C">
      <w:start w:val="2"/>
      <w:numFmt w:val="decimal"/>
      <w:lvlText w:val="%4."/>
      <w:lvlJc w:val="left"/>
      <w:pPr>
        <w:ind w:left="2880" w:hanging="360"/>
      </w:pPr>
    </w:lvl>
    <w:lvl w:ilvl="4" w:tplc="C116E16E">
      <w:start w:val="1"/>
      <w:numFmt w:val="lowerLetter"/>
      <w:lvlText w:val="%5."/>
      <w:lvlJc w:val="left"/>
      <w:pPr>
        <w:ind w:left="3600" w:hanging="360"/>
      </w:pPr>
    </w:lvl>
    <w:lvl w:ilvl="5" w:tplc="EE06151E">
      <w:start w:val="1"/>
      <w:numFmt w:val="lowerRoman"/>
      <w:lvlText w:val="%6."/>
      <w:lvlJc w:val="right"/>
      <w:pPr>
        <w:ind w:left="4320" w:hanging="180"/>
      </w:pPr>
    </w:lvl>
    <w:lvl w:ilvl="6" w:tplc="A43E9016">
      <w:start w:val="1"/>
      <w:numFmt w:val="decimal"/>
      <w:lvlText w:val="%7."/>
      <w:lvlJc w:val="left"/>
      <w:pPr>
        <w:ind w:left="5040" w:hanging="360"/>
      </w:pPr>
    </w:lvl>
    <w:lvl w:ilvl="7" w:tplc="44947868">
      <w:start w:val="1"/>
      <w:numFmt w:val="lowerLetter"/>
      <w:lvlText w:val="%8."/>
      <w:lvlJc w:val="left"/>
      <w:pPr>
        <w:ind w:left="5760" w:hanging="360"/>
      </w:pPr>
    </w:lvl>
    <w:lvl w:ilvl="8" w:tplc="AD3410CA">
      <w:start w:val="1"/>
      <w:numFmt w:val="lowerRoman"/>
      <w:lvlText w:val="%9."/>
      <w:lvlJc w:val="right"/>
      <w:pPr>
        <w:ind w:left="6480" w:hanging="180"/>
      </w:pPr>
    </w:lvl>
  </w:abstractNum>
  <w:abstractNum w:abstractNumId="168" w15:restartNumberingAfterBreak="0">
    <w:nsid w:val="1D67E497"/>
    <w:multiLevelType w:val="hybridMultilevel"/>
    <w:tmpl w:val="BD66A8D2"/>
    <w:lvl w:ilvl="0" w:tplc="FF2242BC">
      <w:start w:val="1"/>
      <w:numFmt w:val="bullet"/>
      <w:lvlText w:val="o"/>
      <w:lvlJc w:val="left"/>
      <w:pPr>
        <w:ind w:left="720" w:hanging="360"/>
      </w:pPr>
      <w:rPr>
        <w:rFonts w:ascii="&quot;Courier New&quot;" w:hAnsi="&quot;Courier New&quot;" w:hint="default"/>
      </w:rPr>
    </w:lvl>
    <w:lvl w:ilvl="1" w:tplc="B5EA8266">
      <w:start w:val="1"/>
      <w:numFmt w:val="bullet"/>
      <w:lvlText w:val="o"/>
      <w:lvlJc w:val="left"/>
      <w:pPr>
        <w:ind w:left="1440" w:hanging="360"/>
      </w:pPr>
      <w:rPr>
        <w:rFonts w:ascii="Courier New" w:hAnsi="Courier New" w:hint="default"/>
      </w:rPr>
    </w:lvl>
    <w:lvl w:ilvl="2" w:tplc="11F43F5A">
      <w:start w:val="1"/>
      <w:numFmt w:val="bullet"/>
      <w:lvlText w:val=""/>
      <w:lvlJc w:val="left"/>
      <w:pPr>
        <w:ind w:left="2160" w:hanging="360"/>
      </w:pPr>
      <w:rPr>
        <w:rFonts w:ascii="Wingdings" w:hAnsi="Wingdings" w:hint="default"/>
      </w:rPr>
    </w:lvl>
    <w:lvl w:ilvl="3" w:tplc="CF44FAA4">
      <w:start w:val="1"/>
      <w:numFmt w:val="bullet"/>
      <w:lvlText w:val=""/>
      <w:lvlJc w:val="left"/>
      <w:pPr>
        <w:ind w:left="2880" w:hanging="360"/>
      </w:pPr>
      <w:rPr>
        <w:rFonts w:ascii="Symbol" w:hAnsi="Symbol" w:hint="default"/>
      </w:rPr>
    </w:lvl>
    <w:lvl w:ilvl="4" w:tplc="FC8E842A">
      <w:start w:val="1"/>
      <w:numFmt w:val="bullet"/>
      <w:lvlText w:val="o"/>
      <w:lvlJc w:val="left"/>
      <w:pPr>
        <w:ind w:left="3600" w:hanging="360"/>
      </w:pPr>
      <w:rPr>
        <w:rFonts w:ascii="Courier New" w:hAnsi="Courier New" w:hint="default"/>
      </w:rPr>
    </w:lvl>
    <w:lvl w:ilvl="5" w:tplc="E9A85A18">
      <w:start w:val="1"/>
      <w:numFmt w:val="bullet"/>
      <w:lvlText w:val=""/>
      <w:lvlJc w:val="left"/>
      <w:pPr>
        <w:ind w:left="4320" w:hanging="360"/>
      </w:pPr>
      <w:rPr>
        <w:rFonts w:ascii="Wingdings" w:hAnsi="Wingdings" w:hint="default"/>
      </w:rPr>
    </w:lvl>
    <w:lvl w:ilvl="6" w:tplc="AF106ADA">
      <w:start w:val="1"/>
      <w:numFmt w:val="bullet"/>
      <w:lvlText w:val=""/>
      <w:lvlJc w:val="left"/>
      <w:pPr>
        <w:ind w:left="5040" w:hanging="360"/>
      </w:pPr>
      <w:rPr>
        <w:rFonts w:ascii="Symbol" w:hAnsi="Symbol" w:hint="default"/>
      </w:rPr>
    </w:lvl>
    <w:lvl w:ilvl="7" w:tplc="9130573C">
      <w:start w:val="1"/>
      <w:numFmt w:val="bullet"/>
      <w:lvlText w:val="o"/>
      <w:lvlJc w:val="left"/>
      <w:pPr>
        <w:ind w:left="5760" w:hanging="360"/>
      </w:pPr>
      <w:rPr>
        <w:rFonts w:ascii="Courier New" w:hAnsi="Courier New" w:hint="default"/>
      </w:rPr>
    </w:lvl>
    <w:lvl w:ilvl="8" w:tplc="1156537C">
      <w:start w:val="1"/>
      <w:numFmt w:val="bullet"/>
      <w:lvlText w:val=""/>
      <w:lvlJc w:val="left"/>
      <w:pPr>
        <w:ind w:left="6480" w:hanging="360"/>
      </w:pPr>
      <w:rPr>
        <w:rFonts w:ascii="Wingdings" w:hAnsi="Wingdings" w:hint="default"/>
      </w:rPr>
    </w:lvl>
  </w:abstractNum>
  <w:abstractNum w:abstractNumId="169" w15:restartNumberingAfterBreak="0">
    <w:nsid w:val="1DA28D57"/>
    <w:multiLevelType w:val="hybridMultilevel"/>
    <w:tmpl w:val="50E4A960"/>
    <w:lvl w:ilvl="0" w:tplc="63367626">
      <w:start w:val="1"/>
      <w:numFmt w:val="decimal"/>
      <w:lvlText w:val="%1."/>
      <w:lvlJc w:val="left"/>
      <w:pPr>
        <w:ind w:left="720" w:hanging="360"/>
      </w:pPr>
    </w:lvl>
    <w:lvl w:ilvl="1" w:tplc="038EA63A">
      <w:start w:val="1"/>
      <w:numFmt w:val="lowerLetter"/>
      <w:lvlText w:val="%2."/>
      <w:lvlJc w:val="left"/>
      <w:pPr>
        <w:ind w:left="1440" w:hanging="360"/>
      </w:pPr>
    </w:lvl>
    <w:lvl w:ilvl="2" w:tplc="796241CC">
      <w:start w:val="1"/>
      <w:numFmt w:val="lowerRoman"/>
      <w:lvlText w:val="%3."/>
      <w:lvlJc w:val="right"/>
      <w:pPr>
        <w:ind w:left="2160" w:hanging="180"/>
      </w:pPr>
    </w:lvl>
    <w:lvl w:ilvl="3" w:tplc="AF80543A">
      <w:start w:val="1"/>
      <w:numFmt w:val="decimal"/>
      <w:lvlText w:val="%4."/>
      <w:lvlJc w:val="left"/>
      <w:pPr>
        <w:ind w:left="2880" w:hanging="360"/>
      </w:pPr>
    </w:lvl>
    <w:lvl w:ilvl="4" w:tplc="C484A17A">
      <w:start w:val="1"/>
      <w:numFmt w:val="lowerLetter"/>
      <w:lvlText w:val="%5."/>
      <w:lvlJc w:val="left"/>
      <w:pPr>
        <w:ind w:left="3600" w:hanging="360"/>
      </w:pPr>
    </w:lvl>
    <w:lvl w:ilvl="5" w:tplc="6E680578">
      <w:start w:val="1"/>
      <w:numFmt w:val="lowerRoman"/>
      <w:lvlText w:val="%6."/>
      <w:lvlJc w:val="right"/>
      <w:pPr>
        <w:ind w:left="4320" w:hanging="180"/>
      </w:pPr>
    </w:lvl>
    <w:lvl w:ilvl="6" w:tplc="2A766AB0">
      <w:start w:val="1"/>
      <w:numFmt w:val="decimal"/>
      <w:lvlText w:val="%7."/>
      <w:lvlJc w:val="left"/>
      <w:pPr>
        <w:ind w:left="5040" w:hanging="360"/>
      </w:pPr>
    </w:lvl>
    <w:lvl w:ilvl="7" w:tplc="702014FA">
      <w:start w:val="1"/>
      <w:numFmt w:val="lowerLetter"/>
      <w:lvlText w:val="%8."/>
      <w:lvlJc w:val="left"/>
      <w:pPr>
        <w:ind w:left="5760" w:hanging="360"/>
      </w:pPr>
    </w:lvl>
    <w:lvl w:ilvl="8" w:tplc="19CE7876">
      <w:start w:val="1"/>
      <w:numFmt w:val="lowerRoman"/>
      <w:lvlText w:val="%9."/>
      <w:lvlJc w:val="right"/>
      <w:pPr>
        <w:ind w:left="6480" w:hanging="180"/>
      </w:pPr>
    </w:lvl>
  </w:abstractNum>
  <w:abstractNum w:abstractNumId="170" w15:restartNumberingAfterBreak="0">
    <w:nsid w:val="1DB4D91B"/>
    <w:multiLevelType w:val="hybridMultilevel"/>
    <w:tmpl w:val="76C8612C"/>
    <w:lvl w:ilvl="0" w:tplc="674AD760">
      <w:start w:val="1"/>
      <w:numFmt w:val="decimal"/>
      <w:lvlText w:val="%1."/>
      <w:lvlJc w:val="left"/>
      <w:pPr>
        <w:ind w:left="720" w:hanging="360"/>
      </w:pPr>
    </w:lvl>
    <w:lvl w:ilvl="1" w:tplc="2D9062F8">
      <w:start w:val="1"/>
      <w:numFmt w:val="lowerLetter"/>
      <w:lvlText w:val="%2."/>
      <w:lvlJc w:val="left"/>
      <w:pPr>
        <w:ind w:left="1440" w:hanging="360"/>
      </w:pPr>
    </w:lvl>
    <w:lvl w:ilvl="2" w:tplc="51EC5A66">
      <w:start w:val="1"/>
      <w:numFmt w:val="lowerRoman"/>
      <w:lvlText w:val="%3."/>
      <w:lvlJc w:val="right"/>
      <w:pPr>
        <w:ind w:left="2160" w:hanging="180"/>
      </w:pPr>
    </w:lvl>
    <w:lvl w:ilvl="3" w:tplc="592C7B7C">
      <w:start w:val="1"/>
      <w:numFmt w:val="decimal"/>
      <w:lvlText w:val="%4."/>
      <w:lvlJc w:val="left"/>
      <w:pPr>
        <w:ind w:left="2880" w:hanging="360"/>
      </w:pPr>
    </w:lvl>
    <w:lvl w:ilvl="4" w:tplc="C31EF25C">
      <w:start w:val="1"/>
      <w:numFmt w:val="lowerLetter"/>
      <w:lvlText w:val="%5."/>
      <w:lvlJc w:val="left"/>
      <w:pPr>
        <w:ind w:left="3600" w:hanging="360"/>
      </w:pPr>
    </w:lvl>
    <w:lvl w:ilvl="5" w:tplc="40E60CDA">
      <w:start w:val="1"/>
      <w:numFmt w:val="lowerRoman"/>
      <w:lvlText w:val="%6."/>
      <w:lvlJc w:val="right"/>
      <w:pPr>
        <w:ind w:left="4320" w:hanging="180"/>
      </w:pPr>
    </w:lvl>
    <w:lvl w:ilvl="6" w:tplc="772C4F04">
      <w:start w:val="1"/>
      <w:numFmt w:val="decimal"/>
      <w:lvlText w:val="%7."/>
      <w:lvlJc w:val="left"/>
      <w:pPr>
        <w:ind w:left="5040" w:hanging="360"/>
      </w:pPr>
    </w:lvl>
    <w:lvl w:ilvl="7" w:tplc="CE9AA7AC">
      <w:start w:val="1"/>
      <w:numFmt w:val="lowerLetter"/>
      <w:lvlText w:val="%8."/>
      <w:lvlJc w:val="left"/>
      <w:pPr>
        <w:ind w:left="5760" w:hanging="360"/>
      </w:pPr>
    </w:lvl>
    <w:lvl w:ilvl="8" w:tplc="2236D3E0">
      <w:start w:val="1"/>
      <w:numFmt w:val="lowerRoman"/>
      <w:lvlText w:val="%9."/>
      <w:lvlJc w:val="right"/>
      <w:pPr>
        <w:ind w:left="6480" w:hanging="180"/>
      </w:pPr>
    </w:lvl>
  </w:abstractNum>
  <w:abstractNum w:abstractNumId="171" w15:restartNumberingAfterBreak="0">
    <w:nsid w:val="1DBB1C17"/>
    <w:multiLevelType w:val="hybridMultilevel"/>
    <w:tmpl w:val="854C4B36"/>
    <w:lvl w:ilvl="0" w:tplc="CEAC167C">
      <w:start w:val="1"/>
      <w:numFmt w:val="decimal"/>
      <w:lvlText w:val="%1."/>
      <w:lvlJc w:val="left"/>
      <w:pPr>
        <w:ind w:left="720" w:hanging="360"/>
      </w:pPr>
    </w:lvl>
    <w:lvl w:ilvl="1" w:tplc="D16CDC86">
      <w:start w:val="1"/>
      <w:numFmt w:val="lowerLetter"/>
      <w:lvlText w:val="%2."/>
      <w:lvlJc w:val="left"/>
      <w:pPr>
        <w:ind w:left="1440" w:hanging="360"/>
      </w:pPr>
    </w:lvl>
    <w:lvl w:ilvl="2" w:tplc="9A86738C">
      <w:start w:val="1"/>
      <w:numFmt w:val="lowerRoman"/>
      <w:lvlText w:val="%3."/>
      <w:lvlJc w:val="right"/>
      <w:pPr>
        <w:ind w:left="2160" w:hanging="180"/>
      </w:pPr>
    </w:lvl>
    <w:lvl w:ilvl="3" w:tplc="42A66CE2">
      <w:start w:val="2"/>
      <w:numFmt w:val="decimal"/>
      <w:lvlText w:val="%4."/>
      <w:lvlJc w:val="left"/>
      <w:pPr>
        <w:ind w:left="2880" w:hanging="360"/>
      </w:pPr>
    </w:lvl>
    <w:lvl w:ilvl="4" w:tplc="A7D408B4">
      <w:start w:val="1"/>
      <w:numFmt w:val="lowerLetter"/>
      <w:lvlText w:val="%5."/>
      <w:lvlJc w:val="left"/>
      <w:pPr>
        <w:ind w:left="3600" w:hanging="360"/>
      </w:pPr>
    </w:lvl>
    <w:lvl w:ilvl="5" w:tplc="3E5CA47C">
      <w:start w:val="1"/>
      <w:numFmt w:val="lowerRoman"/>
      <w:lvlText w:val="%6."/>
      <w:lvlJc w:val="right"/>
      <w:pPr>
        <w:ind w:left="4320" w:hanging="180"/>
      </w:pPr>
    </w:lvl>
    <w:lvl w:ilvl="6" w:tplc="95F8CEB0">
      <w:start w:val="1"/>
      <w:numFmt w:val="decimal"/>
      <w:lvlText w:val="%7."/>
      <w:lvlJc w:val="left"/>
      <w:pPr>
        <w:ind w:left="5040" w:hanging="360"/>
      </w:pPr>
    </w:lvl>
    <w:lvl w:ilvl="7" w:tplc="B3CC36DA">
      <w:start w:val="1"/>
      <w:numFmt w:val="lowerLetter"/>
      <w:lvlText w:val="%8."/>
      <w:lvlJc w:val="left"/>
      <w:pPr>
        <w:ind w:left="5760" w:hanging="360"/>
      </w:pPr>
    </w:lvl>
    <w:lvl w:ilvl="8" w:tplc="D6B42E24">
      <w:start w:val="1"/>
      <w:numFmt w:val="lowerRoman"/>
      <w:lvlText w:val="%9."/>
      <w:lvlJc w:val="right"/>
      <w:pPr>
        <w:ind w:left="6480" w:hanging="180"/>
      </w:pPr>
    </w:lvl>
  </w:abstractNum>
  <w:abstractNum w:abstractNumId="172" w15:restartNumberingAfterBreak="0">
    <w:nsid w:val="1DBC8723"/>
    <w:multiLevelType w:val="hybridMultilevel"/>
    <w:tmpl w:val="9BA246B4"/>
    <w:lvl w:ilvl="0" w:tplc="CD7459C6">
      <w:start w:val="1"/>
      <w:numFmt w:val="decimal"/>
      <w:lvlText w:val="%1."/>
      <w:lvlJc w:val="left"/>
      <w:pPr>
        <w:ind w:left="720" w:hanging="360"/>
      </w:pPr>
    </w:lvl>
    <w:lvl w:ilvl="1" w:tplc="8184182E">
      <w:start w:val="1"/>
      <w:numFmt w:val="lowerLetter"/>
      <w:lvlText w:val="%2."/>
      <w:lvlJc w:val="left"/>
      <w:pPr>
        <w:ind w:left="1440" w:hanging="360"/>
      </w:pPr>
    </w:lvl>
    <w:lvl w:ilvl="2" w:tplc="E3F27A56">
      <w:start w:val="1"/>
      <w:numFmt w:val="lowerRoman"/>
      <w:lvlText w:val="%3."/>
      <w:lvlJc w:val="right"/>
      <w:pPr>
        <w:ind w:left="2160" w:hanging="180"/>
      </w:pPr>
    </w:lvl>
    <w:lvl w:ilvl="3" w:tplc="A8066B80">
      <w:start w:val="1"/>
      <w:numFmt w:val="decimal"/>
      <w:lvlText w:val="%4."/>
      <w:lvlJc w:val="left"/>
      <w:pPr>
        <w:ind w:left="2880" w:hanging="360"/>
      </w:pPr>
    </w:lvl>
    <w:lvl w:ilvl="4" w:tplc="A00C6E04">
      <w:start w:val="1"/>
      <w:numFmt w:val="lowerLetter"/>
      <w:lvlText w:val="%5."/>
      <w:lvlJc w:val="left"/>
      <w:pPr>
        <w:ind w:left="3600" w:hanging="360"/>
      </w:pPr>
    </w:lvl>
    <w:lvl w:ilvl="5" w:tplc="0F4051F2">
      <w:start w:val="1"/>
      <w:numFmt w:val="lowerRoman"/>
      <w:lvlText w:val="%6."/>
      <w:lvlJc w:val="right"/>
      <w:pPr>
        <w:ind w:left="4320" w:hanging="180"/>
      </w:pPr>
    </w:lvl>
    <w:lvl w:ilvl="6" w:tplc="05F49F72">
      <w:start w:val="1"/>
      <w:numFmt w:val="decimal"/>
      <w:lvlText w:val="%7."/>
      <w:lvlJc w:val="left"/>
      <w:pPr>
        <w:ind w:left="5040" w:hanging="360"/>
      </w:pPr>
    </w:lvl>
    <w:lvl w:ilvl="7" w:tplc="47E8E16A">
      <w:start w:val="1"/>
      <w:numFmt w:val="lowerLetter"/>
      <w:lvlText w:val="%8."/>
      <w:lvlJc w:val="left"/>
      <w:pPr>
        <w:ind w:left="5760" w:hanging="360"/>
      </w:pPr>
    </w:lvl>
    <w:lvl w:ilvl="8" w:tplc="1B76D434">
      <w:start w:val="1"/>
      <w:numFmt w:val="lowerRoman"/>
      <w:lvlText w:val="%9."/>
      <w:lvlJc w:val="right"/>
      <w:pPr>
        <w:ind w:left="6480" w:hanging="180"/>
      </w:pPr>
    </w:lvl>
  </w:abstractNum>
  <w:abstractNum w:abstractNumId="173" w15:restartNumberingAfterBreak="0">
    <w:nsid w:val="1E8002BF"/>
    <w:multiLevelType w:val="hybridMultilevel"/>
    <w:tmpl w:val="C70EF1BA"/>
    <w:lvl w:ilvl="0" w:tplc="FA4E2AAA">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115EC194">
      <w:start w:val="1"/>
      <w:numFmt w:val="bullet"/>
      <w:lvlText w:val="o"/>
      <w:lvlJc w:val="left"/>
      <w:pPr>
        <w:ind w:left="2160" w:hanging="360"/>
      </w:pPr>
      <w:rPr>
        <w:rFonts w:ascii="&quot;Courier New&quot;" w:hAnsi="&quot;Courier New&quot;" w:hint="default"/>
      </w:rPr>
    </w:lvl>
    <w:lvl w:ilvl="3" w:tplc="D05E53E8">
      <w:start w:val="1"/>
      <w:numFmt w:val="bullet"/>
      <w:lvlText w:val=""/>
      <w:lvlJc w:val="left"/>
      <w:pPr>
        <w:ind w:left="2880" w:hanging="360"/>
      </w:pPr>
      <w:rPr>
        <w:rFonts w:ascii="Symbol" w:hAnsi="Symbol" w:hint="default"/>
      </w:rPr>
    </w:lvl>
    <w:lvl w:ilvl="4" w:tplc="601EC396">
      <w:start w:val="1"/>
      <w:numFmt w:val="bullet"/>
      <w:lvlText w:val="o"/>
      <w:lvlJc w:val="left"/>
      <w:pPr>
        <w:ind w:left="3600" w:hanging="360"/>
      </w:pPr>
      <w:rPr>
        <w:rFonts w:ascii="Courier New" w:hAnsi="Courier New" w:hint="default"/>
      </w:rPr>
    </w:lvl>
    <w:lvl w:ilvl="5" w:tplc="E3745712">
      <w:start w:val="1"/>
      <w:numFmt w:val="bullet"/>
      <w:lvlText w:val=""/>
      <w:lvlJc w:val="left"/>
      <w:pPr>
        <w:ind w:left="4320" w:hanging="360"/>
      </w:pPr>
      <w:rPr>
        <w:rFonts w:ascii="Wingdings" w:hAnsi="Wingdings" w:hint="default"/>
      </w:rPr>
    </w:lvl>
    <w:lvl w:ilvl="6" w:tplc="C64E4C4E">
      <w:start w:val="1"/>
      <w:numFmt w:val="bullet"/>
      <w:lvlText w:val=""/>
      <w:lvlJc w:val="left"/>
      <w:pPr>
        <w:ind w:left="5040" w:hanging="360"/>
      </w:pPr>
      <w:rPr>
        <w:rFonts w:ascii="Symbol" w:hAnsi="Symbol" w:hint="default"/>
      </w:rPr>
    </w:lvl>
    <w:lvl w:ilvl="7" w:tplc="BBD8BD20">
      <w:start w:val="1"/>
      <w:numFmt w:val="bullet"/>
      <w:lvlText w:val="o"/>
      <w:lvlJc w:val="left"/>
      <w:pPr>
        <w:ind w:left="5760" w:hanging="360"/>
      </w:pPr>
      <w:rPr>
        <w:rFonts w:ascii="Courier New" w:hAnsi="Courier New" w:hint="default"/>
      </w:rPr>
    </w:lvl>
    <w:lvl w:ilvl="8" w:tplc="0722ECC0">
      <w:start w:val="1"/>
      <w:numFmt w:val="bullet"/>
      <w:lvlText w:val=""/>
      <w:lvlJc w:val="left"/>
      <w:pPr>
        <w:ind w:left="6480" w:hanging="360"/>
      </w:pPr>
      <w:rPr>
        <w:rFonts w:ascii="Wingdings" w:hAnsi="Wingdings" w:hint="default"/>
      </w:rPr>
    </w:lvl>
  </w:abstractNum>
  <w:abstractNum w:abstractNumId="174" w15:restartNumberingAfterBreak="0">
    <w:nsid w:val="1E8B9BF3"/>
    <w:multiLevelType w:val="hybridMultilevel"/>
    <w:tmpl w:val="FF564784"/>
    <w:lvl w:ilvl="0" w:tplc="0C940038">
      <w:start w:val="1"/>
      <w:numFmt w:val="bullet"/>
      <w:lvlText w:val=""/>
      <w:lvlJc w:val="left"/>
      <w:pPr>
        <w:ind w:left="720" w:hanging="360"/>
      </w:pPr>
      <w:rPr>
        <w:rFonts w:ascii="Symbol" w:hAnsi="Symbol" w:hint="default"/>
      </w:rPr>
    </w:lvl>
    <w:lvl w:ilvl="1" w:tplc="DE8AE4F4">
      <w:start w:val="1"/>
      <w:numFmt w:val="bullet"/>
      <w:lvlText w:val="o"/>
      <w:lvlJc w:val="left"/>
      <w:pPr>
        <w:ind w:left="1440" w:hanging="360"/>
      </w:pPr>
      <w:rPr>
        <w:rFonts w:ascii="Courier New" w:hAnsi="Courier New" w:hint="default"/>
      </w:rPr>
    </w:lvl>
    <w:lvl w:ilvl="2" w:tplc="EB0CD2FC">
      <w:start w:val="1"/>
      <w:numFmt w:val="bullet"/>
      <w:lvlText w:val="§"/>
      <w:lvlJc w:val="left"/>
      <w:pPr>
        <w:ind w:left="2160" w:hanging="360"/>
      </w:pPr>
      <w:rPr>
        <w:rFonts w:ascii="Wingdings" w:hAnsi="Wingdings" w:hint="default"/>
      </w:rPr>
    </w:lvl>
    <w:lvl w:ilvl="3" w:tplc="BAD28CAC">
      <w:start w:val="1"/>
      <w:numFmt w:val="bullet"/>
      <w:lvlText w:val=""/>
      <w:lvlJc w:val="left"/>
      <w:pPr>
        <w:ind w:left="2880" w:hanging="360"/>
      </w:pPr>
      <w:rPr>
        <w:rFonts w:ascii="Symbol" w:hAnsi="Symbol" w:hint="default"/>
      </w:rPr>
    </w:lvl>
    <w:lvl w:ilvl="4" w:tplc="03E01004">
      <w:start w:val="1"/>
      <w:numFmt w:val="bullet"/>
      <w:lvlText w:val="o"/>
      <w:lvlJc w:val="left"/>
      <w:pPr>
        <w:ind w:left="3600" w:hanging="360"/>
      </w:pPr>
      <w:rPr>
        <w:rFonts w:ascii="Courier New" w:hAnsi="Courier New" w:hint="default"/>
      </w:rPr>
    </w:lvl>
    <w:lvl w:ilvl="5" w:tplc="C68C97BC">
      <w:start w:val="1"/>
      <w:numFmt w:val="bullet"/>
      <w:lvlText w:val=""/>
      <w:lvlJc w:val="left"/>
      <w:pPr>
        <w:ind w:left="4320" w:hanging="360"/>
      </w:pPr>
      <w:rPr>
        <w:rFonts w:ascii="Wingdings" w:hAnsi="Wingdings" w:hint="default"/>
      </w:rPr>
    </w:lvl>
    <w:lvl w:ilvl="6" w:tplc="8D6CEE3C">
      <w:start w:val="1"/>
      <w:numFmt w:val="bullet"/>
      <w:lvlText w:val=""/>
      <w:lvlJc w:val="left"/>
      <w:pPr>
        <w:ind w:left="5040" w:hanging="360"/>
      </w:pPr>
      <w:rPr>
        <w:rFonts w:ascii="Symbol" w:hAnsi="Symbol" w:hint="default"/>
      </w:rPr>
    </w:lvl>
    <w:lvl w:ilvl="7" w:tplc="0F3253C2">
      <w:start w:val="1"/>
      <w:numFmt w:val="bullet"/>
      <w:lvlText w:val="o"/>
      <w:lvlJc w:val="left"/>
      <w:pPr>
        <w:ind w:left="5760" w:hanging="360"/>
      </w:pPr>
      <w:rPr>
        <w:rFonts w:ascii="Courier New" w:hAnsi="Courier New" w:hint="default"/>
      </w:rPr>
    </w:lvl>
    <w:lvl w:ilvl="8" w:tplc="BAEEB5A4">
      <w:start w:val="1"/>
      <w:numFmt w:val="bullet"/>
      <w:lvlText w:val=""/>
      <w:lvlJc w:val="left"/>
      <w:pPr>
        <w:ind w:left="6480" w:hanging="360"/>
      </w:pPr>
      <w:rPr>
        <w:rFonts w:ascii="Wingdings" w:hAnsi="Wingdings" w:hint="default"/>
      </w:rPr>
    </w:lvl>
  </w:abstractNum>
  <w:abstractNum w:abstractNumId="175" w15:restartNumberingAfterBreak="0">
    <w:nsid w:val="1E95CDE8"/>
    <w:multiLevelType w:val="hybridMultilevel"/>
    <w:tmpl w:val="6DF02B82"/>
    <w:lvl w:ilvl="0" w:tplc="9A948B5A">
      <w:start w:val="1"/>
      <w:numFmt w:val="bullet"/>
      <w:lvlText w:val="o"/>
      <w:lvlJc w:val="left"/>
      <w:pPr>
        <w:ind w:left="720" w:hanging="360"/>
      </w:pPr>
      <w:rPr>
        <w:rFonts w:ascii="Aptos, sans-serif" w:hAnsi="Aptos, sans-serif" w:hint="default"/>
      </w:rPr>
    </w:lvl>
    <w:lvl w:ilvl="1" w:tplc="78C4950C">
      <w:start w:val="1"/>
      <w:numFmt w:val="bullet"/>
      <w:lvlText w:val="o"/>
      <w:lvlJc w:val="left"/>
      <w:pPr>
        <w:ind w:left="1440" w:hanging="360"/>
      </w:pPr>
      <w:rPr>
        <w:rFonts w:ascii="Courier New" w:hAnsi="Courier New" w:hint="default"/>
      </w:rPr>
    </w:lvl>
    <w:lvl w:ilvl="2" w:tplc="93AA57D4">
      <w:start w:val="1"/>
      <w:numFmt w:val="bullet"/>
      <w:lvlText w:val=""/>
      <w:lvlJc w:val="left"/>
      <w:pPr>
        <w:ind w:left="2160" w:hanging="360"/>
      </w:pPr>
      <w:rPr>
        <w:rFonts w:ascii="Wingdings" w:hAnsi="Wingdings" w:hint="default"/>
      </w:rPr>
    </w:lvl>
    <w:lvl w:ilvl="3" w:tplc="F86E18A2">
      <w:start w:val="1"/>
      <w:numFmt w:val="bullet"/>
      <w:lvlText w:val=""/>
      <w:lvlJc w:val="left"/>
      <w:pPr>
        <w:ind w:left="2880" w:hanging="360"/>
      </w:pPr>
      <w:rPr>
        <w:rFonts w:ascii="Symbol" w:hAnsi="Symbol" w:hint="default"/>
      </w:rPr>
    </w:lvl>
    <w:lvl w:ilvl="4" w:tplc="5EC8A82A">
      <w:start w:val="1"/>
      <w:numFmt w:val="bullet"/>
      <w:lvlText w:val="o"/>
      <w:lvlJc w:val="left"/>
      <w:pPr>
        <w:ind w:left="3600" w:hanging="360"/>
      </w:pPr>
      <w:rPr>
        <w:rFonts w:ascii="Courier New" w:hAnsi="Courier New" w:hint="default"/>
      </w:rPr>
    </w:lvl>
    <w:lvl w:ilvl="5" w:tplc="D6A86F9C">
      <w:start w:val="1"/>
      <w:numFmt w:val="bullet"/>
      <w:lvlText w:val=""/>
      <w:lvlJc w:val="left"/>
      <w:pPr>
        <w:ind w:left="4320" w:hanging="360"/>
      </w:pPr>
      <w:rPr>
        <w:rFonts w:ascii="Wingdings" w:hAnsi="Wingdings" w:hint="default"/>
      </w:rPr>
    </w:lvl>
    <w:lvl w:ilvl="6" w:tplc="2AF6AD9C">
      <w:start w:val="1"/>
      <w:numFmt w:val="bullet"/>
      <w:lvlText w:val=""/>
      <w:lvlJc w:val="left"/>
      <w:pPr>
        <w:ind w:left="5040" w:hanging="360"/>
      </w:pPr>
      <w:rPr>
        <w:rFonts w:ascii="Symbol" w:hAnsi="Symbol" w:hint="default"/>
      </w:rPr>
    </w:lvl>
    <w:lvl w:ilvl="7" w:tplc="DD189284">
      <w:start w:val="1"/>
      <w:numFmt w:val="bullet"/>
      <w:lvlText w:val="o"/>
      <w:lvlJc w:val="left"/>
      <w:pPr>
        <w:ind w:left="5760" w:hanging="360"/>
      </w:pPr>
      <w:rPr>
        <w:rFonts w:ascii="Courier New" w:hAnsi="Courier New" w:hint="default"/>
      </w:rPr>
    </w:lvl>
    <w:lvl w:ilvl="8" w:tplc="67F8F734">
      <w:start w:val="1"/>
      <w:numFmt w:val="bullet"/>
      <w:lvlText w:val=""/>
      <w:lvlJc w:val="left"/>
      <w:pPr>
        <w:ind w:left="6480" w:hanging="360"/>
      </w:pPr>
      <w:rPr>
        <w:rFonts w:ascii="Wingdings" w:hAnsi="Wingdings" w:hint="default"/>
      </w:rPr>
    </w:lvl>
  </w:abstractNum>
  <w:abstractNum w:abstractNumId="176" w15:restartNumberingAfterBreak="0">
    <w:nsid w:val="1EB72F2B"/>
    <w:multiLevelType w:val="hybridMultilevel"/>
    <w:tmpl w:val="9DA2EF84"/>
    <w:lvl w:ilvl="0" w:tplc="405C9C5E">
      <w:start w:val="1"/>
      <w:numFmt w:val="bullet"/>
      <w:lvlText w:val=""/>
      <w:lvlJc w:val="left"/>
      <w:pPr>
        <w:ind w:left="720" w:hanging="360"/>
      </w:pPr>
      <w:rPr>
        <w:rFonts w:ascii="Symbol" w:hAnsi="Symbol" w:hint="default"/>
      </w:rPr>
    </w:lvl>
    <w:lvl w:ilvl="1" w:tplc="29A85D14">
      <w:start w:val="1"/>
      <w:numFmt w:val="bullet"/>
      <w:lvlText w:val=""/>
      <w:lvlJc w:val="left"/>
      <w:pPr>
        <w:ind w:left="1440" w:hanging="360"/>
      </w:pPr>
      <w:rPr>
        <w:rFonts w:ascii="Symbol" w:hAnsi="Symbol" w:hint="default"/>
      </w:rPr>
    </w:lvl>
    <w:lvl w:ilvl="2" w:tplc="50A06FB4">
      <w:start w:val="1"/>
      <w:numFmt w:val="bullet"/>
      <w:lvlText w:val=""/>
      <w:lvlJc w:val="left"/>
      <w:pPr>
        <w:ind w:left="2160" w:hanging="360"/>
      </w:pPr>
      <w:rPr>
        <w:rFonts w:ascii="Wingdings" w:hAnsi="Wingdings" w:hint="default"/>
      </w:rPr>
    </w:lvl>
    <w:lvl w:ilvl="3" w:tplc="EF0C38FC">
      <w:start w:val="1"/>
      <w:numFmt w:val="bullet"/>
      <w:lvlText w:val=""/>
      <w:lvlJc w:val="left"/>
      <w:pPr>
        <w:ind w:left="2880" w:hanging="360"/>
      </w:pPr>
      <w:rPr>
        <w:rFonts w:ascii="Symbol" w:hAnsi="Symbol" w:hint="default"/>
      </w:rPr>
    </w:lvl>
    <w:lvl w:ilvl="4" w:tplc="68343480">
      <w:start w:val="1"/>
      <w:numFmt w:val="bullet"/>
      <w:lvlText w:val="o"/>
      <w:lvlJc w:val="left"/>
      <w:pPr>
        <w:ind w:left="3600" w:hanging="360"/>
      </w:pPr>
      <w:rPr>
        <w:rFonts w:ascii="Courier New" w:hAnsi="Courier New" w:hint="default"/>
      </w:rPr>
    </w:lvl>
    <w:lvl w:ilvl="5" w:tplc="6EA41C8C">
      <w:start w:val="1"/>
      <w:numFmt w:val="bullet"/>
      <w:lvlText w:val=""/>
      <w:lvlJc w:val="left"/>
      <w:pPr>
        <w:ind w:left="4320" w:hanging="360"/>
      </w:pPr>
      <w:rPr>
        <w:rFonts w:ascii="Wingdings" w:hAnsi="Wingdings" w:hint="default"/>
      </w:rPr>
    </w:lvl>
    <w:lvl w:ilvl="6" w:tplc="8F041F08">
      <w:start w:val="1"/>
      <w:numFmt w:val="bullet"/>
      <w:lvlText w:val=""/>
      <w:lvlJc w:val="left"/>
      <w:pPr>
        <w:ind w:left="5040" w:hanging="360"/>
      </w:pPr>
      <w:rPr>
        <w:rFonts w:ascii="Symbol" w:hAnsi="Symbol" w:hint="default"/>
      </w:rPr>
    </w:lvl>
    <w:lvl w:ilvl="7" w:tplc="EBB870AC">
      <w:start w:val="1"/>
      <w:numFmt w:val="bullet"/>
      <w:lvlText w:val="o"/>
      <w:lvlJc w:val="left"/>
      <w:pPr>
        <w:ind w:left="5760" w:hanging="360"/>
      </w:pPr>
      <w:rPr>
        <w:rFonts w:ascii="Courier New" w:hAnsi="Courier New" w:hint="default"/>
      </w:rPr>
    </w:lvl>
    <w:lvl w:ilvl="8" w:tplc="F824394E">
      <w:start w:val="1"/>
      <w:numFmt w:val="bullet"/>
      <w:lvlText w:val=""/>
      <w:lvlJc w:val="left"/>
      <w:pPr>
        <w:ind w:left="6480" w:hanging="360"/>
      </w:pPr>
      <w:rPr>
        <w:rFonts w:ascii="Wingdings" w:hAnsi="Wingdings" w:hint="default"/>
      </w:rPr>
    </w:lvl>
  </w:abstractNum>
  <w:abstractNum w:abstractNumId="177" w15:restartNumberingAfterBreak="0">
    <w:nsid w:val="1EF97F7F"/>
    <w:multiLevelType w:val="hybridMultilevel"/>
    <w:tmpl w:val="DEBC4E2C"/>
    <w:lvl w:ilvl="0" w:tplc="6FA69388">
      <w:start w:val="1"/>
      <w:numFmt w:val="bullet"/>
      <w:lvlText w:val=""/>
      <w:lvlJc w:val="left"/>
      <w:pPr>
        <w:ind w:left="720" w:hanging="360"/>
      </w:pPr>
      <w:rPr>
        <w:rFonts w:ascii="Symbol" w:hAnsi="Symbol" w:hint="default"/>
      </w:rPr>
    </w:lvl>
    <w:lvl w:ilvl="1" w:tplc="3ED4DF06">
      <w:start w:val="1"/>
      <w:numFmt w:val="bullet"/>
      <w:lvlText w:val="o"/>
      <w:lvlJc w:val="left"/>
      <w:pPr>
        <w:ind w:left="1440" w:hanging="360"/>
      </w:pPr>
      <w:rPr>
        <w:rFonts w:ascii="Courier New" w:hAnsi="Courier New" w:hint="default"/>
      </w:rPr>
    </w:lvl>
    <w:lvl w:ilvl="2" w:tplc="760ABFA6">
      <w:start w:val="1"/>
      <w:numFmt w:val="bullet"/>
      <w:lvlText w:val=""/>
      <w:lvlJc w:val="left"/>
      <w:pPr>
        <w:ind w:left="2160" w:hanging="360"/>
      </w:pPr>
      <w:rPr>
        <w:rFonts w:ascii="Wingdings" w:hAnsi="Wingdings" w:hint="default"/>
      </w:rPr>
    </w:lvl>
    <w:lvl w:ilvl="3" w:tplc="C212BB84">
      <w:start w:val="1"/>
      <w:numFmt w:val="bullet"/>
      <w:lvlText w:val=""/>
      <w:lvlJc w:val="left"/>
      <w:pPr>
        <w:ind w:left="2880" w:hanging="360"/>
      </w:pPr>
      <w:rPr>
        <w:rFonts w:ascii="Symbol" w:hAnsi="Symbol" w:hint="default"/>
      </w:rPr>
    </w:lvl>
    <w:lvl w:ilvl="4" w:tplc="270ED148">
      <w:start w:val="1"/>
      <w:numFmt w:val="bullet"/>
      <w:lvlText w:val="·"/>
      <w:lvlJc w:val="left"/>
      <w:pPr>
        <w:ind w:left="3600" w:hanging="360"/>
      </w:pPr>
      <w:rPr>
        <w:rFonts w:ascii="Symbol" w:hAnsi="Symbol" w:hint="default"/>
      </w:rPr>
    </w:lvl>
    <w:lvl w:ilvl="5" w:tplc="4C56E1B2">
      <w:start w:val="1"/>
      <w:numFmt w:val="bullet"/>
      <w:lvlText w:val=""/>
      <w:lvlJc w:val="left"/>
      <w:pPr>
        <w:ind w:left="4320" w:hanging="360"/>
      </w:pPr>
      <w:rPr>
        <w:rFonts w:ascii="Wingdings" w:hAnsi="Wingdings" w:hint="default"/>
      </w:rPr>
    </w:lvl>
    <w:lvl w:ilvl="6" w:tplc="09685E70">
      <w:start w:val="1"/>
      <w:numFmt w:val="bullet"/>
      <w:lvlText w:val=""/>
      <w:lvlJc w:val="left"/>
      <w:pPr>
        <w:ind w:left="5040" w:hanging="360"/>
      </w:pPr>
      <w:rPr>
        <w:rFonts w:ascii="Symbol" w:hAnsi="Symbol" w:hint="default"/>
      </w:rPr>
    </w:lvl>
    <w:lvl w:ilvl="7" w:tplc="64CEC650">
      <w:start w:val="1"/>
      <w:numFmt w:val="bullet"/>
      <w:lvlText w:val="o"/>
      <w:lvlJc w:val="left"/>
      <w:pPr>
        <w:ind w:left="5760" w:hanging="360"/>
      </w:pPr>
      <w:rPr>
        <w:rFonts w:ascii="Courier New" w:hAnsi="Courier New" w:hint="default"/>
      </w:rPr>
    </w:lvl>
    <w:lvl w:ilvl="8" w:tplc="8752D534">
      <w:start w:val="1"/>
      <w:numFmt w:val="bullet"/>
      <w:lvlText w:val=""/>
      <w:lvlJc w:val="left"/>
      <w:pPr>
        <w:ind w:left="6480" w:hanging="360"/>
      </w:pPr>
      <w:rPr>
        <w:rFonts w:ascii="Wingdings" w:hAnsi="Wingdings" w:hint="default"/>
      </w:rPr>
    </w:lvl>
  </w:abstractNum>
  <w:abstractNum w:abstractNumId="178" w15:restartNumberingAfterBreak="0">
    <w:nsid w:val="1F0E1807"/>
    <w:multiLevelType w:val="hybridMultilevel"/>
    <w:tmpl w:val="0BDEBFB8"/>
    <w:lvl w:ilvl="0" w:tplc="E5987FF6">
      <w:start w:val="1"/>
      <w:numFmt w:val="bullet"/>
      <w:lvlText w:val=""/>
      <w:lvlJc w:val="left"/>
      <w:pPr>
        <w:ind w:left="1440" w:hanging="360"/>
      </w:pPr>
      <w:rPr>
        <w:rFonts w:ascii="Symbol" w:hAnsi="Symbol" w:hint="default"/>
      </w:rPr>
    </w:lvl>
    <w:lvl w:ilvl="1" w:tplc="7758C7A0">
      <w:start w:val="1"/>
      <w:numFmt w:val="bullet"/>
      <w:lvlText w:val="o"/>
      <w:lvlJc w:val="left"/>
      <w:pPr>
        <w:ind w:left="2160" w:hanging="360"/>
      </w:pPr>
      <w:rPr>
        <w:rFonts w:ascii="Courier New" w:hAnsi="Courier New" w:hint="default"/>
      </w:rPr>
    </w:lvl>
    <w:lvl w:ilvl="2" w:tplc="F476E6D6">
      <w:start w:val="1"/>
      <w:numFmt w:val="lowerRoman"/>
      <w:lvlText w:val="%3."/>
      <w:lvlJc w:val="right"/>
      <w:pPr>
        <w:ind w:left="2880" w:hanging="180"/>
      </w:pPr>
    </w:lvl>
    <w:lvl w:ilvl="3" w:tplc="5C8CCCD2">
      <w:start w:val="1"/>
      <w:numFmt w:val="decimal"/>
      <w:lvlText w:val="%4."/>
      <w:lvlJc w:val="left"/>
      <w:pPr>
        <w:ind w:left="3600" w:hanging="360"/>
      </w:pPr>
    </w:lvl>
    <w:lvl w:ilvl="4" w:tplc="1160CB3E" w:tentative="1">
      <w:start w:val="1"/>
      <w:numFmt w:val="lowerLetter"/>
      <w:lvlText w:val="%5."/>
      <w:lvlJc w:val="left"/>
      <w:pPr>
        <w:ind w:left="4320" w:hanging="360"/>
      </w:pPr>
    </w:lvl>
    <w:lvl w:ilvl="5" w:tplc="9DAA264C" w:tentative="1">
      <w:start w:val="1"/>
      <w:numFmt w:val="lowerRoman"/>
      <w:lvlText w:val="%6."/>
      <w:lvlJc w:val="right"/>
      <w:pPr>
        <w:ind w:left="5040" w:hanging="180"/>
      </w:pPr>
    </w:lvl>
    <w:lvl w:ilvl="6" w:tplc="789EA118" w:tentative="1">
      <w:start w:val="1"/>
      <w:numFmt w:val="decimal"/>
      <w:lvlText w:val="%7."/>
      <w:lvlJc w:val="left"/>
      <w:pPr>
        <w:ind w:left="5760" w:hanging="360"/>
      </w:pPr>
    </w:lvl>
    <w:lvl w:ilvl="7" w:tplc="B27AA068" w:tentative="1">
      <w:start w:val="1"/>
      <w:numFmt w:val="lowerLetter"/>
      <w:lvlText w:val="%8."/>
      <w:lvlJc w:val="left"/>
      <w:pPr>
        <w:ind w:left="6480" w:hanging="360"/>
      </w:pPr>
    </w:lvl>
    <w:lvl w:ilvl="8" w:tplc="225EF6E0" w:tentative="1">
      <w:start w:val="1"/>
      <w:numFmt w:val="lowerRoman"/>
      <w:lvlText w:val="%9."/>
      <w:lvlJc w:val="right"/>
      <w:pPr>
        <w:ind w:left="7200" w:hanging="180"/>
      </w:pPr>
    </w:lvl>
  </w:abstractNum>
  <w:abstractNum w:abstractNumId="179" w15:restartNumberingAfterBreak="0">
    <w:nsid w:val="1F35E6A8"/>
    <w:multiLevelType w:val="hybridMultilevel"/>
    <w:tmpl w:val="2ACC4830"/>
    <w:lvl w:ilvl="0" w:tplc="EF10D9C8">
      <w:start w:val="1"/>
      <w:numFmt w:val="decimal"/>
      <w:lvlText w:val="%1."/>
      <w:lvlJc w:val="left"/>
      <w:pPr>
        <w:ind w:left="720" w:hanging="360"/>
      </w:pPr>
    </w:lvl>
    <w:lvl w:ilvl="1" w:tplc="6A7A6CC6">
      <w:start w:val="1"/>
      <w:numFmt w:val="lowerLetter"/>
      <w:lvlText w:val="%2."/>
      <w:lvlJc w:val="left"/>
      <w:pPr>
        <w:ind w:left="1440" w:hanging="360"/>
      </w:pPr>
    </w:lvl>
    <w:lvl w:ilvl="2" w:tplc="80F0D828">
      <w:start w:val="1"/>
      <w:numFmt w:val="lowerRoman"/>
      <w:lvlText w:val="%3."/>
      <w:lvlJc w:val="right"/>
      <w:pPr>
        <w:ind w:left="2160" w:hanging="180"/>
      </w:pPr>
    </w:lvl>
    <w:lvl w:ilvl="3" w:tplc="069AB59E">
      <w:start w:val="2"/>
      <w:numFmt w:val="decimal"/>
      <w:lvlText w:val="%4."/>
      <w:lvlJc w:val="left"/>
      <w:pPr>
        <w:ind w:left="2880" w:hanging="360"/>
      </w:pPr>
    </w:lvl>
    <w:lvl w:ilvl="4" w:tplc="F454F6B4">
      <w:start w:val="1"/>
      <w:numFmt w:val="lowerLetter"/>
      <w:lvlText w:val="%5."/>
      <w:lvlJc w:val="left"/>
      <w:pPr>
        <w:ind w:left="3600" w:hanging="360"/>
      </w:pPr>
    </w:lvl>
    <w:lvl w:ilvl="5" w:tplc="07907A8E">
      <w:start w:val="1"/>
      <w:numFmt w:val="lowerRoman"/>
      <w:lvlText w:val="%6."/>
      <w:lvlJc w:val="right"/>
      <w:pPr>
        <w:ind w:left="4320" w:hanging="180"/>
      </w:pPr>
    </w:lvl>
    <w:lvl w:ilvl="6" w:tplc="2422A23C">
      <w:start w:val="1"/>
      <w:numFmt w:val="decimal"/>
      <w:lvlText w:val="%7."/>
      <w:lvlJc w:val="left"/>
      <w:pPr>
        <w:ind w:left="5040" w:hanging="360"/>
      </w:pPr>
    </w:lvl>
    <w:lvl w:ilvl="7" w:tplc="5C1E73A8">
      <w:start w:val="1"/>
      <w:numFmt w:val="lowerLetter"/>
      <w:lvlText w:val="%8."/>
      <w:lvlJc w:val="left"/>
      <w:pPr>
        <w:ind w:left="5760" w:hanging="360"/>
      </w:pPr>
    </w:lvl>
    <w:lvl w:ilvl="8" w:tplc="7408D394">
      <w:start w:val="1"/>
      <w:numFmt w:val="lowerRoman"/>
      <w:lvlText w:val="%9."/>
      <w:lvlJc w:val="right"/>
      <w:pPr>
        <w:ind w:left="6480" w:hanging="180"/>
      </w:pPr>
    </w:lvl>
  </w:abstractNum>
  <w:abstractNum w:abstractNumId="180" w15:restartNumberingAfterBreak="0">
    <w:nsid w:val="1F847668"/>
    <w:multiLevelType w:val="hybridMultilevel"/>
    <w:tmpl w:val="2B640236"/>
    <w:lvl w:ilvl="0" w:tplc="22E4D89A">
      <w:start w:val="1"/>
      <w:numFmt w:val="decimal"/>
      <w:lvlText w:val="%1."/>
      <w:lvlJc w:val="left"/>
      <w:pPr>
        <w:ind w:left="720" w:hanging="360"/>
      </w:pPr>
    </w:lvl>
    <w:lvl w:ilvl="1" w:tplc="13423AAA">
      <w:start w:val="1"/>
      <w:numFmt w:val="lowerLetter"/>
      <w:lvlText w:val="%2."/>
      <w:lvlJc w:val="left"/>
      <w:pPr>
        <w:ind w:left="1440" w:hanging="360"/>
      </w:pPr>
    </w:lvl>
    <w:lvl w:ilvl="2" w:tplc="FDFA0514">
      <w:start w:val="1"/>
      <w:numFmt w:val="lowerRoman"/>
      <w:lvlText w:val="%3."/>
      <w:lvlJc w:val="right"/>
      <w:pPr>
        <w:ind w:left="2160" w:hanging="180"/>
      </w:pPr>
    </w:lvl>
    <w:lvl w:ilvl="3" w:tplc="3C52A706">
      <w:start w:val="1"/>
      <w:numFmt w:val="decimal"/>
      <w:lvlText w:val="%4."/>
      <w:lvlJc w:val="left"/>
      <w:pPr>
        <w:ind w:left="2880" w:hanging="360"/>
      </w:pPr>
    </w:lvl>
    <w:lvl w:ilvl="4" w:tplc="41303292">
      <w:start w:val="1"/>
      <w:numFmt w:val="lowerLetter"/>
      <w:lvlText w:val="%5."/>
      <w:lvlJc w:val="left"/>
      <w:pPr>
        <w:ind w:left="3600" w:hanging="360"/>
      </w:pPr>
    </w:lvl>
    <w:lvl w:ilvl="5" w:tplc="55F63426">
      <w:start w:val="1"/>
      <w:numFmt w:val="lowerRoman"/>
      <w:lvlText w:val="%6."/>
      <w:lvlJc w:val="right"/>
      <w:pPr>
        <w:ind w:left="4320" w:hanging="180"/>
      </w:pPr>
    </w:lvl>
    <w:lvl w:ilvl="6" w:tplc="E136814C">
      <w:start w:val="1"/>
      <w:numFmt w:val="decimal"/>
      <w:lvlText w:val="%7."/>
      <w:lvlJc w:val="left"/>
      <w:pPr>
        <w:ind w:left="5040" w:hanging="360"/>
      </w:pPr>
    </w:lvl>
    <w:lvl w:ilvl="7" w:tplc="B2A268CA">
      <w:start w:val="1"/>
      <w:numFmt w:val="lowerLetter"/>
      <w:lvlText w:val="%8."/>
      <w:lvlJc w:val="left"/>
      <w:pPr>
        <w:ind w:left="5760" w:hanging="360"/>
      </w:pPr>
    </w:lvl>
    <w:lvl w:ilvl="8" w:tplc="9006A9EA">
      <w:start w:val="1"/>
      <w:numFmt w:val="lowerRoman"/>
      <w:lvlText w:val="%9."/>
      <w:lvlJc w:val="right"/>
      <w:pPr>
        <w:ind w:left="6480" w:hanging="180"/>
      </w:pPr>
    </w:lvl>
  </w:abstractNum>
  <w:abstractNum w:abstractNumId="181" w15:restartNumberingAfterBreak="0">
    <w:nsid w:val="1F98D091"/>
    <w:multiLevelType w:val="hybridMultilevel"/>
    <w:tmpl w:val="13EA3DD0"/>
    <w:lvl w:ilvl="0" w:tplc="E84C553C">
      <w:start w:val="1"/>
      <w:numFmt w:val="decimal"/>
      <w:lvlText w:val="%1."/>
      <w:lvlJc w:val="left"/>
      <w:pPr>
        <w:ind w:left="720" w:hanging="360"/>
      </w:pPr>
    </w:lvl>
    <w:lvl w:ilvl="1" w:tplc="54F827A2">
      <w:start w:val="1"/>
      <w:numFmt w:val="lowerLetter"/>
      <w:lvlText w:val="%2."/>
      <w:lvlJc w:val="left"/>
      <w:pPr>
        <w:ind w:left="1440" w:hanging="360"/>
      </w:pPr>
    </w:lvl>
    <w:lvl w:ilvl="2" w:tplc="DE46DDCE">
      <w:start w:val="1"/>
      <w:numFmt w:val="upperRoman"/>
      <w:lvlText w:val="%3."/>
      <w:lvlJc w:val="right"/>
      <w:pPr>
        <w:ind w:left="2160" w:hanging="180"/>
      </w:pPr>
    </w:lvl>
    <w:lvl w:ilvl="3" w:tplc="ADDC493E">
      <w:start w:val="1"/>
      <w:numFmt w:val="decimal"/>
      <w:lvlText w:val="%4."/>
      <w:lvlJc w:val="left"/>
      <w:pPr>
        <w:ind w:left="2880" w:hanging="360"/>
      </w:pPr>
    </w:lvl>
    <w:lvl w:ilvl="4" w:tplc="61068134">
      <w:start w:val="1"/>
      <w:numFmt w:val="lowerLetter"/>
      <w:lvlText w:val="%5."/>
      <w:lvlJc w:val="left"/>
      <w:pPr>
        <w:ind w:left="3600" w:hanging="360"/>
      </w:pPr>
    </w:lvl>
    <w:lvl w:ilvl="5" w:tplc="4AF86E54">
      <w:start w:val="1"/>
      <w:numFmt w:val="lowerRoman"/>
      <w:lvlText w:val="%6."/>
      <w:lvlJc w:val="right"/>
      <w:pPr>
        <w:ind w:left="4320" w:hanging="180"/>
      </w:pPr>
    </w:lvl>
    <w:lvl w:ilvl="6" w:tplc="EF983FD2">
      <w:start w:val="1"/>
      <w:numFmt w:val="decimal"/>
      <w:lvlText w:val="%7."/>
      <w:lvlJc w:val="left"/>
      <w:pPr>
        <w:ind w:left="5040" w:hanging="360"/>
      </w:pPr>
    </w:lvl>
    <w:lvl w:ilvl="7" w:tplc="EB7EBE4C">
      <w:start w:val="1"/>
      <w:numFmt w:val="lowerLetter"/>
      <w:lvlText w:val="%8."/>
      <w:lvlJc w:val="left"/>
      <w:pPr>
        <w:ind w:left="5760" w:hanging="360"/>
      </w:pPr>
    </w:lvl>
    <w:lvl w:ilvl="8" w:tplc="0772DE92">
      <w:start w:val="1"/>
      <w:numFmt w:val="lowerRoman"/>
      <w:lvlText w:val="%9."/>
      <w:lvlJc w:val="right"/>
      <w:pPr>
        <w:ind w:left="6480" w:hanging="180"/>
      </w:pPr>
    </w:lvl>
  </w:abstractNum>
  <w:abstractNum w:abstractNumId="182" w15:restartNumberingAfterBreak="0">
    <w:nsid w:val="1FA0FDC2"/>
    <w:multiLevelType w:val="hybridMultilevel"/>
    <w:tmpl w:val="A1909246"/>
    <w:lvl w:ilvl="0" w:tplc="F35A6FEE">
      <w:start w:val="1"/>
      <w:numFmt w:val="bullet"/>
      <w:lvlText w:val=""/>
      <w:lvlJc w:val="left"/>
      <w:pPr>
        <w:ind w:left="720" w:hanging="360"/>
      </w:pPr>
      <w:rPr>
        <w:rFonts w:ascii="Symbol" w:hAnsi="Symbol" w:hint="default"/>
      </w:rPr>
    </w:lvl>
    <w:lvl w:ilvl="1" w:tplc="991AF7C4">
      <w:start w:val="1"/>
      <w:numFmt w:val="bullet"/>
      <w:lvlText w:val="o"/>
      <w:lvlJc w:val="left"/>
      <w:pPr>
        <w:ind w:left="1440" w:hanging="360"/>
      </w:pPr>
      <w:rPr>
        <w:rFonts w:ascii="Courier New" w:hAnsi="Courier New" w:hint="default"/>
      </w:rPr>
    </w:lvl>
    <w:lvl w:ilvl="2" w:tplc="D684329C">
      <w:start w:val="1"/>
      <w:numFmt w:val="bullet"/>
      <w:lvlText w:val=""/>
      <w:lvlJc w:val="left"/>
      <w:pPr>
        <w:ind w:left="2160" w:hanging="360"/>
      </w:pPr>
      <w:rPr>
        <w:rFonts w:ascii="Wingdings" w:hAnsi="Wingdings" w:hint="default"/>
      </w:rPr>
    </w:lvl>
    <w:lvl w:ilvl="3" w:tplc="D9845F42">
      <w:start w:val="1"/>
      <w:numFmt w:val="bullet"/>
      <w:lvlText w:val="·"/>
      <w:lvlJc w:val="left"/>
      <w:pPr>
        <w:ind w:left="2880" w:hanging="360"/>
      </w:pPr>
      <w:rPr>
        <w:rFonts w:ascii="Symbol" w:hAnsi="Symbol" w:hint="default"/>
      </w:rPr>
    </w:lvl>
    <w:lvl w:ilvl="4" w:tplc="C2082B78">
      <w:start w:val="1"/>
      <w:numFmt w:val="bullet"/>
      <w:lvlText w:val="o"/>
      <w:lvlJc w:val="left"/>
      <w:pPr>
        <w:ind w:left="3600" w:hanging="360"/>
      </w:pPr>
      <w:rPr>
        <w:rFonts w:ascii="Courier New" w:hAnsi="Courier New" w:hint="default"/>
      </w:rPr>
    </w:lvl>
    <w:lvl w:ilvl="5" w:tplc="1F520510">
      <w:start w:val="1"/>
      <w:numFmt w:val="bullet"/>
      <w:lvlText w:val=""/>
      <w:lvlJc w:val="left"/>
      <w:pPr>
        <w:ind w:left="4320" w:hanging="360"/>
      </w:pPr>
      <w:rPr>
        <w:rFonts w:ascii="Wingdings" w:hAnsi="Wingdings" w:hint="default"/>
      </w:rPr>
    </w:lvl>
    <w:lvl w:ilvl="6" w:tplc="9000D436">
      <w:start w:val="1"/>
      <w:numFmt w:val="bullet"/>
      <w:lvlText w:val=""/>
      <w:lvlJc w:val="left"/>
      <w:pPr>
        <w:ind w:left="5040" w:hanging="360"/>
      </w:pPr>
      <w:rPr>
        <w:rFonts w:ascii="Symbol" w:hAnsi="Symbol" w:hint="default"/>
      </w:rPr>
    </w:lvl>
    <w:lvl w:ilvl="7" w:tplc="9796C57E">
      <w:start w:val="1"/>
      <w:numFmt w:val="bullet"/>
      <w:lvlText w:val="o"/>
      <w:lvlJc w:val="left"/>
      <w:pPr>
        <w:ind w:left="5760" w:hanging="360"/>
      </w:pPr>
      <w:rPr>
        <w:rFonts w:ascii="Courier New" w:hAnsi="Courier New" w:hint="default"/>
      </w:rPr>
    </w:lvl>
    <w:lvl w:ilvl="8" w:tplc="245405C8">
      <w:start w:val="1"/>
      <w:numFmt w:val="bullet"/>
      <w:lvlText w:val=""/>
      <w:lvlJc w:val="left"/>
      <w:pPr>
        <w:ind w:left="6480" w:hanging="360"/>
      </w:pPr>
      <w:rPr>
        <w:rFonts w:ascii="Wingdings" w:hAnsi="Wingdings" w:hint="default"/>
      </w:rPr>
    </w:lvl>
  </w:abstractNum>
  <w:abstractNum w:abstractNumId="183" w15:restartNumberingAfterBreak="0">
    <w:nsid w:val="1FC61E73"/>
    <w:multiLevelType w:val="hybridMultilevel"/>
    <w:tmpl w:val="CBA05FBC"/>
    <w:lvl w:ilvl="0" w:tplc="36B651D8">
      <w:start w:val="1"/>
      <w:numFmt w:val="bullet"/>
      <w:lvlText w:val="·"/>
      <w:lvlJc w:val="left"/>
      <w:pPr>
        <w:ind w:left="720" w:hanging="360"/>
      </w:pPr>
      <w:rPr>
        <w:rFonts w:ascii="Symbol" w:hAnsi="Symbol" w:hint="default"/>
      </w:rPr>
    </w:lvl>
    <w:lvl w:ilvl="1" w:tplc="4108471A">
      <w:start w:val="1"/>
      <w:numFmt w:val="bullet"/>
      <w:lvlText w:val="o"/>
      <w:lvlJc w:val="left"/>
      <w:pPr>
        <w:ind w:left="1440" w:hanging="360"/>
      </w:pPr>
      <w:rPr>
        <w:rFonts w:ascii="Courier New" w:hAnsi="Courier New" w:hint="default"/>
      </w:rPr>
    </w:lvl>
    <w:lvl w:ilvl="2" w:tplc="477A917C">
      <w:start w:val="1"/>
      <w:numFmt w:val="bullet"/>
      <w:lvlText w:val=""/>
      <w:lvlJc w:val="left"/>
      <w:pPr>
        <w:ind w:left="2160" w:hanging="360"/>
      </w:pPr>
      <w:rPr>
        <w:rFonts w:ascii="Wingdings" w:hAnsi="Wingdings" w:hint="default"/>
      </w:rPr>
    </w:lvl>
    <w:lvl w:ilvl="3" w:tplc="AD4CC60C">
      <w:start w:val="1"/>
      <w:numFmt w:val="bullet"/>
      <w:lvlText w:val=""/>
      <w:lvlJc w:val="left"/>
      <w:pPr>
        <w:ind w:left="2880" w:hanging="360"/>
      </w:pPr>
      <w:rPr>
        <w:rFonts w:ascii="Symbol" w:hAnsi="Symbol" w:hint="default"/>
      </w:rPr>
    </w:lvl>
    <w:lvl w:ilvl="4" w:tplc="70583FCE">
      <w:start w:val="1"/>
      <w:numFmt w:val="bullet"/>
      <w:lvlText w:val="o"/>
      <w:lvlJc w:val="left"/>
      <w:pPr>
        <w:ind w:left="3600" w:hanging="360"/>
      </w:pPr>
      <w:rPr>
        <w:rFonts w:ascii="Courier New" w:hAnsi="Courier New" w:hint="default"/>
      </w:rPr>
    </w:lvl>
    <w:lvl w:ilvl="5" w:tplc="1CE4A138">
      <w:start w:val="1"/>
      <w:numFmt w:val="bullet"/>
      <w:lvlText w:val=""/>
      <w:lvlJc w:val="left"/>
      <w:pPr>
        <w:ind w:left="4320" w:hanging="360"/>
      </w:pPr>
      <w:rPr>
        <w:rFonts w:ascii="Wingdings" w:hAnsi="Wingdings" w:hint="default"/>
      </w:rPr>
    </w:lvl>
    <w:lvl w:ilvl="6" w:tplc="9028D062">
      <w:start w:val="1"/>
      <w:numFmt w:val="bullet"/>
      <w:lvlText w:val=""/>
      <w:lvlJc w:val="left"/>
      <w:pPr>
        <w:ind w:left="5040" w:hanging="360"/>
      </w:pPr>
      <w:rPr>
        <w:rFonts w:ascii="Symbol" w:hAnsi="Symbol" w:hint="default"/>
      </w:rPr>
    </w:lvl>
    <w:lvl w:ilvl="7" w:tplc="F6969200">
      <w:start w:val="1"/>
      <w:numFmt w:val="bullet"/>
      <w:lvlText w:val="o"/>
      <w:lvlJc w:val="left"/>
      <w:pPr>
        <w:ind w:left="5760" w:hanging="360"/>
      </w:pPr>
      <w:rPr>
        <w:rFonts w:ascii="Courier New" w:hAnsi="Courier New" w:hint="default"/>
      </w:rPr>
    </w:lvl>
    <w:lvl w:ilvl="8" w:tplc="7C7AD830">
      <w:start w:val="1"/>
      <w:numFmt w:val="bullet"/>
      <w:lvlText w:val=""/>
      <w:lvlJc w:val="left"/>
      <w:pPr>
        <w:ind w:left="6480" w:hanging="360"/>
      </w:pPr>
      <w:rPr>
        <w:rFonts w:ascii="Wingdings" w:hAnsi="Wingdings" w:hint="default"/>
      </w:rPr>
    </w:lvl>
  </w:abstractNum>
  <w:abstractNum w:abstractNumId="184" w15:restartNumberingAfterBreak="0">
    <w:nsid w:val="1FD8B589"/>
    <w:multiLevelType w:val="hybridMultilevel"/>
    <w:tmpl w:val="1F2680EE"/>
    <w:lvl w:ilvl="0" w:tplc="D2082626">
      <w:start w:val="1"/>
      <w:numFmt w:val="bullet"/>
      <w:lvlText w:val=""/>
      <w:lvlJc w:val="left"/>
      <w:pPr>
        <w:ind w:left="720" w:hanging="360"/>
      </w:pPr>
      <w:rPr>
        <w:rFonts w:ascii="Symbol" w:hAnsi="Symbol" w:hint="default"/>
      </w:rPr>
    </w:lvl>
    <w:lvl w:ilvl="1" w:tplc="C2B094DA">
      <w:start w:val="1"/>
      <w:numFmt w:val="bullet"/>
      <w:lvlText w:val="o"/>
      <w:lvlJc w:val="left"/>
      <w:pPr>
        <w:ind w:left="1440" w:hanging="360"/>
      </w:pPr>
      <w:rPr>
        <w:rFonts w:ascii="Courier New" w:hAnsi="Courier New" w:hint="default"/>
      </w:rPr>
    </w:lvl>
    <w:lvl w:ilvl="2" w:tplc="FD44C9AA">
      <w:start w:val="1"/>
      <w:numFmt w:val="bullet"/>
      <w:lvlText w:val="o"/>
      <w:lvlJc w:val="left"/>
      <w:pPr>
        <w:ind w:left="2160" w:hanging="360"/>
      </w:pPr>
      <w:rPr>
        <w:rFonts w:ascii="&quot;Courier New&quot;" w:hAnsi="&quot;Courier New&quot;" w:hint="default"/>
      </w:rPr>
    </w:lvl>
    <w:lvl w:ilvl="3" w:tplc="0E2E3CA4">
      <w:start w:val="1"/>
      <w:numFmt w:val="bullet"/>
      <w:lvlText w:val=""/>
      <w:lvlJc w:val="left"/>
      <w:pPr>
        <w:ind w:left="2880" w:hanging="360"/>
      </w:pPr>
      <w:rPr>
        <w:rFonts w:ascii="Symbol" w:hAnsi="Symbol" w:hint="default"/>
      </w:rPr>
    </w:lvl>
    <w:lvl w:ilvl="4" w:tplc="BF4694BE">
      <w:start w:val="1"/>
      <w:numFmt w:val="bullet"/>
      <w:lvlText w:val="o"/>
      <w:lvlJc w:val="left"/>
      <w:pPr>
        <w:ind w:left="3600" w:hanging="360"/>
      </w:pPr>
      <w:rPr>
        <w:rFonts w:ascii="Courier New" w:hAnsi="Courier New" w:hint="default"/>
      </w:rPr>
    </w:lvl>
    <w:lvl w:ilvl="5" w:tplc="B260BE88">
      <w:start w:val="1"/>
      <w:numFmt w:val="bullet"/>
      <w:lvlText w:val=""/>
      <w:lvlJc w:val="left"/>
      <w:pPr>
        <w:ind w:left="4320" w:hanging="360"/>
      </w:pPr>
      <w:rPr>
        <w:rFonts w:ascii="Wingdings" w:hAnsi="Wingdings" w:hint="default"/>
      </w:rPr>
    </w:lvl>
    <w:lvl w:ilvl="6" w:tplc="F7AAE51E">
      <w:start w:val="1"/>
      <w:numFmt w:val="bullet"/>
      <w:lvlText w:val=""/>
      <w:lvlJc w:val="left"/>
      <w:pPr>
        <w:ind w:left="5040" w:hanging="360"/>
      </w:pPr>
      <w:rPr>
        <w:rFonts w:ascii="Symbol" w:hAnsi="Symbol" w:hint="default"/>
      </w:rPr>
    </w:lvl>
    <w:lvl w:ilvl="7" w:tplc="62C81B9E">
      <w:start w:val="1"/>
      <w:numFmt w:val="bullet"/>
      <w:lvlText w:val="o"/>
      <w:lvlJc w:val="left"/>
      <w:pPr>
        <w:ind w:left="5760" w:hanging="360"/>
      </w:pPr>
      <w:rPr>
        <w:rFonts w:ascii="Courier New" w:hAnsi="Courier New" w:hint="default"/>
      </w:rPr>
    </w:lvl>
    <w:lvl w:ilvl="8" w:tplc="E482FEA6">
      <w:start w:val="1"/>
      <w:numFmt w:val="bullet"/>
      <w:lvlText w:val=""/>
      <w:lvlJc w:val="left"/>
      <w:pPr>
        <w:ind w:left="6480" w:hanging="360"/>
      </w:pPr>
      <w:rPr>
        <w:rFonts w:ascii="Wingdings" w:hAnsi="Wingdings" w:hint="default"/>
      </w:rPr>
    </w:lvl>
  </w:abstractNum>
  <w:abstractNum w:abstractNumId="185" w15:restartNumberingAfterBreak="0">
    <w:nsid w:val="1FDECE8C"/>
    <w:multiLevelType w:val="hybridMultilevel"/>
    <w:tmpl w:val="47C24D7C"/>
    <w:lvl w:ilvl="0" w:tplc="F27C3148">
      <w:start w:val="1"/>
      <w:numFmt w:val="decimal"/>
      <w:lvlText w:val="%1."/>
      <w:lvlJc w:val="left"/>
      <w:pPr>
        <w:ind w:left="720" w:hanging="360"/>
      </w:pPr>
    </w:lvl>
    <w:lvl w:ilvl="1" w:tplc="28B657E8">
      <w:start w:val="1"/>
      <w:numFmt w:val="lowerLetter"/>
      <w:lvlText w:val="%2."/>
      <w:lvlJc w:val="left"/>
      <w:pPr>
        <w:ind w:left="1440" w:hanging="360"/>
      </w:pPr>
    </w:lvl>
    <w:lvl w:ilvl="2" w:tplc="F3AA5724">
      <w:start w:val="1"/>
      <w:numFmt w:val="lowerRoman"/>
      <w:lvlText w:val="%3."/>
      <w:lvlJc w:val="right"/>
      <w:pPr>
        <w:ind w:left="2160" w:hanging="180"/>
      </w:pPr>
    </w:lvl>
    <w:lvl w:ilvl="3" w:tplc="7A1AD0C8">
      <w:start w:val="1"/>
      <w:numFmt w:val="decimal"/>
      <w:lvlText w:val="%4."/>
      <w:lvlJc w:val="left"/>
      <w:pPr>
        <w:ind w:left="2880" w:hanging="360"/>
      </w:pPr>
    </w:lvl>
    <w:lvl w:ilvl="4" w:tplc="1166C21E">
      <w:start w:val="1"/>
      <w:numFmt w:val="lowerLetter"/>
      <w:lvlText w:val="%5."/>
      <w:lvlJc w:val="left"/>
      <w:pPr>
        <w:ind w:left="3600" w:hanging="360"/>
      </w:pPr>
    </w:lvl>
    <w:lvl w:ilvl="5" w:tplc="6BA076E2">
      <w:start w:val="1"/>
      <w:numFmt w:val="lowerRoman"/>
      <w:lvlText w:val="%6."/>
      <w:lvlJc w:val="right"/>
      <w:pPr>
        <w:ind w:left="4320" w:hanging="180"/>
      </w:pPr>
    </w:lvl>
    <w:lvl w:ilvl="6" w:tplc="1CF67A8C">
      <w:start w:val="1"/>
      <w:numFmt w:val="decimal"/>
      <w:lvlText w:val="%7."/>
      <w:lvlJc w:val="left"/>
      <w:pPr>
        <w:ind w:left="5040" w:hanging="360"/>
      </w:pPr>
    </w:lvl>
    <w:lvl w:ilvl="7" w:tplc="B5B43338">
      <w:start w:val="1"/>
      <w:numFmt w:val="lowerLetter"/>
      <w:lvlText w:val="%8."/>
      <w:lvlJc w:val="left"/>
      <w:pPr>
        <w:ind w:left="5760" w:hanging="360"/>
      </w:pPr>
    </w:lvl>
    <w:lvl w:ilvl="8" w:tplc="36549432">
      <w:start w:val="1"/>
      <w:numFmt w:val="lowerRoman"/>
      <w:lvlText w:val="%9."/>
      <w:lvlJc w:val="right"/>
      <w:pPr>
        <w:ind w:left="6480" w:hanging="180"/>
      </w:pPr>
    </w:lvl>
  </w:abstractNum>
  <w:abstractNum w:abstractNumId="186" w15:restartNumberingAfterBreak="0">
    <w:nsid w:val="203444DC"/>
    <w:multiLevelType w:val="hybridMultilevel"/>
    <w:tmpl w:val="D100724E"/>
    <w:lvl w:ilvl="0" w:tplc="79B6D478">
      <w:start w:val="1"/>
      <w:numFmt w:val="decimal"/>
      <w:lvlText w:val="%1."/>
      <w:lvlJc w:val="left"/>
      <w:pPr>
        <w:ind w:left="720" w:hanging="360"/>
      </w:pPr>
    </w:lvl>
    <w:lvl w:ilvl="1" w:tplc="9B1AA6EE">
      <w:start w:val="1"/>
      <w:numFmt w:val="lowerLetter"/>
      <w:lvlText w:val="%2."/>
      <w:lvlJc w:val="left"/>
      <w:pPr>
        <w:ind w:left="1440" w:hanging="360"/>
      </w:pPr>
    </w:lvl>
    <w:lvl w:ilvl="2" w:tplc="783ACAF4">
      <w:start w:val="1"/>
      <w:numFmt w:val="lowerRoman"/>
      <w:lvlText w:val="%3."/>
      <w:lvlJc w:val="right"/>
      <w:pPr>
        <w:ind w:left="2160" w:hanging="180"/>
      </w:pPr>
    </w:lvl>
    <w:lvl w:ilvl="3" w:tplc="9216DF98">
      <w:start w:val="1"/>
      <w:numFmt w:val="decimal"/>
      <w:lvlText w:val="%4."/>
      <w:lvlJc w:val="left"/>
      <w:pPr>
        <w:ind w:left="2880" w:hanging="360"/>
      </w:pPr>
    </w:lvl>
    <w:lvl w:ilvl="4" w:tplc="4FFE5044">
      <w:start w:val="2"/>
      <w:numFmt w:val="lowerLetter"/>
      <w:lvlText w:val="%5."/>
      <w:lvlJc w:val="left"/>
      <w:pPr>
        <w:ind w:left="3600" w:hanging="360"/>
      </w:pPr>
    </w:lvl>
    <w:lvl w:ilvl="5" w:tplc="90580432">
      <w:start w:val="1"/>
      <w:numFmt w:val="lowerRoman"/>
      <w:lvlText w:val="%6."/>
      <w:lvlJc w:val="right"/>
      <w:pPr>
        <w:ind w:left="4320" w:hanging="180"/>
      </w:pPr>
    </w:lvl>
    <w:lvl w:ilvl="6" w:tplc="5E182A6E">
      <w:start w:val="1"/>
      <w:numFmt w:val="decimal"/>
      <w:lvlText w:val="%7."/>
      <w:lvlJc w:val="left"/>
      <w:pPr>
        <w:ind w:left="5040" w:hanging="360"/>
      </w:pPr>
    </w:lvl>
    <w:lvl w:ilvl="7" w:tplc="016CF212">
      <w:start w:val="1"/>
      <w:numFmt w:val="lowerLetter"/>
      <w:lvlText w:val="%8."/>
      <w:lvlJc w:val="left"/>
      <w:pPr>
        <w:ind w:left="5760" w:hanging="360"/>
      </w:pPr>
    </w:lvl>
    <w:lvl w:ilvl="8" w:tplc="39361D80">
      <w:start w:val="1"/>
      <w:numFmt w:val="lowerRoman"/>
      <w:lvlText w:val="%9."/>
      <w:lvlJc w:val="right"/>
      <w:pPr>
        <w:ind w:left="6480" w:hanging="180"/>
      </w:pPr>
    </w:lvl>
  </w:abstractNum>
  <w:abstractNum w:abstractNumId="187" w15:restartNumberingAfterBreak="0">
    <w:nsid w:val="20C56091"/>
    <w:multiLevelType w:val="hybridMultilevel"/>
    <w:tmpl w:val="FACCF434"/>
    <w:lvl w:ilvl="0" w:tplc="1284BAA0">
      <w:start w:val="1"/>
      <w:numFmt w:val="decimal"/>
      <w:lvlText w:val="%1."/>
      <w:lvlJc w:val="left"/>
      <w:pPr>
        <w:ind w:left="720" w:hanging="360"/>
      </w:pPr>
    </w:lvl>
    <w:lvl w:ilvl="1" w:tplc="3514BC4A">
      <w:start w:val="1"/>
      <w:numFmt w:val="lowerLetter"/>
      <w:lvlText w:val="%2."/>
      <w:lvlJc w:val="left"/>
      <w:pPr>
        <w:ind w:left="1440" w:hanging="360"/>
      </w:pPr>
    </w:lvl>
    <w:lvl w:ilvl="2" w:tplc="EA205A5E">
      <w:start w:val="1"/>
      <w:numFmt w:val="lowerRoman"/>
      <w:lvlText w:val="%3."/>
      <w:lvlJc w:val="right"/>
      <w:pPr>
        <w:ind w:left="2160" w:hanging="180"/>
      </w:pPr>
    </w:lvl>
    <w:lvl w:ilvl="3" w:tplc="52BED336">
      <w:start w:val="2"/>
      <w:numFmt w:val="decimal"/>
      <w:lvlText w:val="%4."/>
      <w:lvlJc w:val="left"/>
      <w:pPr>
        <w:ind w:left="2880" w:hanging="360"/>
      </w:pPr>
    </w:lvl>
    <w:lvl w:ilvl="4" w:tplc="508A3EAC">
      <w:start w:val="1"/>
      <w:numFmt w:val="lowerLetter"/>
      <w:lvlText w:val="%5."/>
      <w:lvlJc w:val="left"/>
      <w:pPr>
        <w:ind w:left="3600" w:hanging="360"/>
      </w:pPr>
    </w:lvl>
    <w:lvl w:ilvl="5" w:tplc="9AC64038">
      <w:start w:val="1"/>
      <w:numFmt w:val="lowerRoman"/>
      <w:lvlText w:val="%6."/>
      <w:lvlJc w:val="right"/>
      <w:pPr>
        <w:ind w:left="4320" w:hanging="180"/>
      </w:pPr>
    </w:lvl>
    <w:lvl w:ilvl="6" w:tplc="3A2859F0">
      <w:start w:val="1"/>
      <w:numFmt w:val="decimal"/>
      <w:lvlText w:val="%7."/>
      <w:lvlJc w:val="left"/>
      <w:pPr>
        <w:ind w:left="5040" w:hanging="360"/>
      </w:pPr>
    </w:lvl>
    <w:lvl w:ilvl="7" w:tplc="A96877B8">
      <w:start w:val="1"/>
      <w:numFmt w:val="lowerLetter"/>
      <w:lvlText w:val="%8."/>
      <w:lvlJc w:val="left"/>
      <w:pPr>
        <w:ind w:left="5760" w:hanging="360"/>
      </w:pPr>
    </w:lvl>
    <w:lvl w:ilvl="8" w:tplc="60D41866">
      <w:start w:val="1"/>
      <w:numFmt w:val="lowerRoman"/>
      <w:lvlText w:val="%9."/>
      <w:lvlJc w:val="right"/>
      <w:pPr>
        <w:ind w:left="6480" w:hanging="180"/>
      </w:pPr>
    </w:lvl>
  </w:abstractNum>
  <w:abstractNum w:abstractNumId="188" w15:restartNumberingAfterBreak="0">
    <w:nsid w:val="21569D92"/>
    <w:multiLevelType w:val="hybridMultilevel"/>
    <w:tmpl w:val="F0DCCDF8"/>
    <w:lvl w:ilvl="0" w:tplc="3306E112">
      <w:start w:val="1"/>
      <w:numFmt w:val="decimal"/>
      <w:lvlText w:val="%1."/>
      <w:lvlJc w:val="left"/>
      <w:pPr>
        <w:ind w:left="720" w:hanging="360"/>
      </w:pPr>
    </w:lvl>
    <w:lvl w:ilvl="1" w:tplc="03E6FBEC">
      <w:start w:val="1"/>
      <w:numFmt w:val="lowerLetter"/>
      <w:lvlText w:val="%2."/>
      <w:lvlJc w:val="left"/>
      <w:pPr>
        <w:ind w:left="1440" w:hanging="360"/>
      </w:pPr>
    </w:lvl>
    <w:lvl w:ilvl="2" w:tplc="34DC66F0">
      <w:start w:val="2"/>
      <w:numFmt w:val="lowerRoman"/>
      <w:lvlText w:val="%3."/>
      <w:lvlJc w:val="right"/>
      <w:pPr>
        <w:ind w:left="2160" w:hanging="180"/>
      </w:pPr>
    </w:lvl>
    <w:lvl w:ilvl="3" w:tplc="9C6A3E30">
      <w:start w:val="1"/>
      <w:numFmt w:val="decimal"/>
      <w:lvlText w:val="%4."/>
      <w:lvlJc w:val="left"/>
      <w:pPr>
        <w:ind w:left="2880" w:hanging="360"/>
      </w:pPr>
    </w:lvl>
    <w:lvl w:ilvl="4" w:tplc="34D08498">
      <w:start w:val="1"/>
      <w:numFmt w:val="lowerLetter"/>
      <w:lvlText w:val="%5."/>
      <w:lvlJc w:val="left"/>
      <w:pPr>
        <w:ind w:left="3600" w:hanging="360"/>
      </w:pPr>
    </w:lvl>
    <w:lvl w:ilvl="5" w:tplc="5658ECCA">
      <w:start w:val="1"/>
      <w:numFmt w:val="lowerRoman"/>
      <w:lvlText w:val="%6."/>
      <w:lvlJc w:val="right"/>
      <w:pPr>
        <w:ind w:left="4320" w:hanging="180"/>
      </w:pPr>
    </w:lvl>
    <w:lvl w:ilvl="6" w:tplc="97E0F92A">
      <w:start w:val="1"/>
      <w:numFmt w:val="decimal"/>
      <w:lvlText w:val="%7."/>
      <w:lvlJc w:val="left"/>
      <w:pPr>
        <w:ind w:left="5040" w:hanging="360"/>
      </w:pPr>
    </w:lvl>
    <w:lvl w:ilvl="7" w:tplc="52FE5444">
      <w:start w:val="1"/>
      <w:numFmt w:val="lowerLetter"/>
      <w:lvlText w:val="%8."/>
      <w:lvlJc w:val="left"/>
      <w:pPr>
        <w:ind w:left="5760" w:hanging="360"/>
      </w:pPr>
    </w:lvl>
    <w:lvl w:ilvl="8" w:tplc="17AA1A8A">
      <w:start w:val="1"/>
      <w:numFmt w:val="lowerRoman"/>
      <w:lvlText w:val="%9."/>
      <w:lvlJc w:val="right"/>
      <w:pPr>
        <w:ind w:left="6480" w:hanging="180"/>
      </w:pPr>
    </w:lvl>
  </w:abstractNum>
  <w:abstractNum w:abstractNumId="189" w15:restartNumberingAfterBreak="0">
    <w:nsid w:val="216452CB"/>
    <w:multiLevelType w:val="hybridMultilevel"/>
    <w:tmpl w:val="239C9788"/>
    <w:lvl w:ilvl="0" w:tplc="DD2A2E98">
      <w:start w:val="1"/>
      <w:numFmt w:val="decimal"/>
      <w:lvlText w:val="%1."/>
      <w:lvlJc w:val="left"/>
      <w:pPr>
        <w:ind w:left="720" w:hanging="360"/>
      </w:pPr>
    </w:lvl>
    <w:lvl w:ilvl="1" w:tplc="FBCEB424">
      <w:start w:val="1"/>
      <w:numFmt w:val="lowerLetter"/>
      <w:lvlText w:val="%2."/>
      <w:lvlJc w:val="left"/>
      <w:pPr>
        <w:ind w:left="1440" w:hanging="360"/>
      </w:pPr>
    </w:lvl>
    <w:lvl w:ilvl="2" w:tplc="3CE0C1F2">
      <w:start w:val="1"/>
      <w:numFmt w:val="lowerRoman"/>
      <w:lvlText w:val="%3."/>
      <w:lvlJc w:val="right"/>
      <w:pPr>
        <w:ind w:left="2160" w:hanging="180"/>
      </w:pPr>
    </w:lvl>
    <w:lvl w:ilvl="3" w:tplc="0112761E">
      <w:start w:val="1"/>
      <w:numFmt w:val="decimal"/>
      <w:lvlText w:val="%4."/>
      <w:lvlJc w:val="left"/>
      <w:pPr>
        <w:ind w:left="2880" w:hanging="360"/>
      </w:pPr>
    </w:lvl>
    <w:lvl w:ilvl="4" w:tplc="D6F403F4">
      <w:start w:val="1"/>
      <w:numFmt w:val="lowerLetter"/>
      <w:lvlText w:val="%5."/>
      <w:lvlJc w:val="left"/>
      <w:pPr>
        <w:ind w:left="3600" w:hanging="360"/>
      </w:pPr>
    </w:lvl>
    <w:lvl w:ilvl="5" w:tplc="0AE8ACE8">
      <w:start w:val="1"/>
      <w:numFmt w:val="lowerRoman"/>
      <w:lvlText w:val="%6."/>
      <w:lvlJc w:val="right"/>
      <w:pPr>
        <w:ind w:left="4320" w:hanging="180"/>
      </w:pPr>
    </w:lvl>
    <w:lvl w:ilvl="6" w:tplc="B0DA207C">
      <w:start w:val="1"/>
      <w:numFmt w:val="decimal"/>
      <w:lvlText w:val="%7."/>
      <w:lvlJc w:val="left"/>
      <w:pPr>
        <w:ind w:left="5040" w:hanging="360"/>
      </w:pPr>
    </w:lvl>
    <w:lvl w:ilvl="7" w:tplc="B7B42D12">
      <w:start w:val="1"/>
      <w:numFmt w:val="lowerLetter"/>
      <w:lvlText w:val="%8."/>
      <w:lvlJc w:val="left"/>
      <w:pPr>
        <w:ind w:left="5760" w:hanging="360"/>
      </w:pPr>
    </w:lvl>
    <w:lvl w:ilvl="8" w:tplc="7CE27FAA">
      <w:start w:val="1"/>
      <w:numFmt w:val="lowerRoman"/>
      <w:lvlText w:val="%9."/>
      <w:lvlJc w:val="right"/>
      <w:pPr>
        <w:ind w:left="6480" w:hanging="180"/>
      </w:pPr>
    </w:lvl>
  </w:abstractNum>
  <w:abstractNum w:abstractNumId="190" w15:restartNumberingAfterBreak="0">
    <w:nsid w:val="21C0A9E5"/>
    <w:multiLevelType w:val="hybridMultilevel"/>
    <w:tmpl w:val="B658C13C"/>
    <w:lvl w:ilvl="0" w:tplc="98C4148E">
      <w:start w:val="1"/>
      <w:numFmt w:val="decimal"/>
      <w:lvlText w:val="%1."/>
      <w:lvlJc w:val="left"/>
      <w:pPr>
        <w:ind w:left="720" w:hanging="360"/>
      </w:pPr>
    </w:lvl>
    <w:lvl w:ilvl="1" w:tplc="0AE2D40A">
      <w:start w:val="1"/>
      <w:numFmt w:val="lowerLetter"/>
      <w:lvlText w:val="%2."/>
      <w:lvlJc w:val="left"/>
      <w:pPr>
        <w:ind w:left="1440" w:hanging="360"/>
      </w:pPr>
    </w:lvl>
    <w:lvl w:ilvl="2" w:tplc="17100548">
      <w:start w:val="1"/>
      <w:numFmt w:val="lowerRoman"/>
      <w:lvlText w:val="%3."/>
      <w:lvlJc w:val="right"/>
      <w:pPr>
        <w:ind w:left="2160" w:hanging="180"/>
      </w:pPr>
    </w:lvl>
    <w:lvl w:ilvl="3" w:tplc="F1D2C38C">
      <w:start w:val="3"/>
      <w:numFmt w:val="decimal"/>
      <w:lvlText w:val="%4."/>
      <w:lvlJc w:val="left"/>
      <w:pPr>
        <w:ind w:left="2880" w:hanging="360"/>
      </w:pPr>
    </w:lvl>
    <w:lvl w:ilvl="4" w:tplc="660C4560">
      <w:start w:val="1"/>
      <w:numFmt w:val="lowerLetter"/>
      <w:lvlText w:val="%5."/>
      <w:lvlJc w:val="left"/>
      <w:pPr>
        <w:ind w:left="3600" w:hanging="360"/>
      </w:pPr>
    </w:lvl>
    <w:lvl w:ilvl="5" w:tplc="0AB41634">
      <w:start w:val="1"/>
      <w:numFmt w:val="lowerRoman"/>
      <w:lvlText w:val="%6."/>
      <w:lvlJc w:val="right"/>
      <w:pPr>
        <w:ind w:left="4320" w:hanging="180"/>
      </w:pPr>
    </w:lvl>
    <w:lvl w:ilvl="6" w:tplc="13A4CEF0">
      <w:start w:val="1"/>
      <w:numFmt w:val="decimal"/>
      <w:lvlText w:val="%7."/>
      <w:lvlJc w:val="left"/>
      <w:pPr>
        <w:ind w:left="5040" w:hanging="360"/>
      </w:pPr>
    </w:lvl>
    <w:lvl w:ilvl="7" w:tplc="80107438">
      <w:start w:val="1"/>
      <w:numFmt w:val="lowerLetter"/>
      <w:lvlText w:val="%8."/>
      <w:lvlJc w:val="left"/>
      <w:pPr>
        <w:ind w:left="5760" w:hanging="360"/>
      </w:pPr>
    </w:lvl>
    <w:lvl w:ilvl="8" w:tplc="0B8EBC36">
      <w:start w:val="1"/>
      <w:numFmt w:val="lowerRoman"/>
      <w:lvlText w:val="%9."/>
      <w:lvlJc w:val="right"/>
      <w:pPr>
        <w:ind w:left="6480" w:hanging="180"/>
      </w:pPr>
    </w:lvl>
  </w:abstractNum>
  <w:abstractNum w:abstractNumId="191" w15:restartNumberingAfterBreak="0">
    <w:nsid w:val="21C58F05"/>
    <w:multiLevelType w:val="hybridMultilevel"/>
    <w:tmpl w:val="B6BCE7CC"/>
    <w:lvl w:ilvl="0" w:tplc="1E8E78CA">
      <w:start w:val="1"/>
      <w:numFmt w:val="decimal"/>
      <w:lvlText w:val="%1."/>
      <w:lvlJc w:val="left"/>
      <w:pPr>
        <w:ind w:left="720" w:hanging="360"/>
      </w:pPr>
    </w:lvl>
    <w:lvl w:ilvl="1" w:tplc="4A2A9A8C">
      <w:start w:val="1"/>
      <w:numFmt w:val="bullet"/>
      <w:lvlText w:val="·"/>
      <w:lvlJc w:val="left"/>
      <w:pPr>
        <w:ind w:left="1440" w:hanging="360"/>
      </w:pPr>
      <w:rPr>
        <w:rFonts w:ascii="Symbol" w:hAnsi="Symbol" w:hint="default"/>
      </w:rPr>
    </w:lvl>
    <w:lvl w:ilvl="2" w:tplc="7012BAF4">
      <w:start w:val="1"/>
      <w:numFmt w:val="lowerRoman"/>
      <w:lvlText w:val="%3."/>
      <w:lvlJc w:val="right"/>
      <w:pPr>
        <w:ind w:left="2160" w:hanging="180"/>
      </w:pPr>
    </w:lvl>
    <w:lvl w:ilvl="3" w:tplc="9D2E83D8">
      <w:start w:val="1"/>
      <w:numFmt w:val="decimal"/>
      <w:lvlText w:val="%4."/>
      <w:lvlJc w:val="left"/>
      <w:pPr>
        <w:ind w:left="2880" w:hanging="360"/>
      </w:pPr>
    </w:lvl>
    <w:lvl w:ilvl="4" w:tplc="809C77D8">
      <w:start w:val="1"/>
      <w:numFmt w:val="lowerLetter"/>
      <w:lvlText w:val="%5."/>
      <w:lvlJc w:val="left"/>
      <w:pPr>
        <w:ind w:left="3600" w:hanging="360"/>
      </w:pPr>
    </w:lvl>
    <w:lvl w:ilvl="5" w:tplc="23968C7E">
      <w:start w:val="1"/>
      <w:numFmt w:val="lowerRoman"/>
      <w:lvlText w:val="%6."/>
      <w:lvlJc w:val="right"/>
      <w:pPr>
        <w:ind w:left="4320" w:hanging="180"/>
      </w:pPr>
    </w:lvl>
    <w:lvl w:ilvl="6" w:tplc="57EC5424">
      <w:start w:val="1"/>
      <w:numFmt w:val="decimal"/>
      <w:lvlText w:val="%7."/>
      <w:lvlJc w:val="left"/>
      <w:pPr>
        <w:ind w:left="5040" w:hanging="360"/>
      </w:pPr>
    </w:lvl>
    <w:lvl w:ilvl="7" w:tplc="831A24A6">
      <w:start w:val="1"/>
      <w:numFmt w:val="lowerLetter"/>
      <w:lvlText w:val="%8."/>
      <w:lvlJc w:val="left"/>
      <w:pPr>
        <w:ind w:left="5760" w:hanging="360"/>
      </w:pPr>
    </w:lvl>
    <w:lvl w:ilvl="8" w:tplc="7296806E">
      <w:start w:val="1"/>
      <w:numFmt w:val="lowerRoman"/>
      <w:lvlText w:val="%9."/>
      <w:lvlJc w:val="right"/>
      <w:pPr>
        <w:ind w:left="6480" w:hanging="180"/>
      </w:pPr>
    </w:lvl>
  </w:abstractNum>
  <w:abstractNum w:abstractNumId="192" w15:restartNumberingAfterBreak="0">
    <w:nsid w:val="21D1DD99"/>
    <w:multiLevelType w:val="hybridMultilevel"/>
    <w:tmpl w:val="72E66D2A"/>
    <w:lvl w:ilvl="0" w:tplc="77A8F412">
      <w:start w:val="1"/>
      <w:numFmt w:val="decimal"/>
      <w:lvlText w:val="%1."/>
      <w:lvlJc w:val="left"/>
      <w:pPr>
        <w:ind w:left="720" w:hanging="360"/>
      </w:pPr>
    </w:lvl>
    <w:lvl w:ilvl="1" w:tplc="06E4A51E">
      <w:start w:val="1"/>
      <w:numFmt w:val="lowerLetter"/>
      <w:lvlText w:val="%2."/>
      <w:lvlJc w:val="left"/>
      <w:pPr>
        <w:ind w:left="1440" w:hanging="360"/>
      </w:pPr>
    </w:lvl>
    <w:lvl w:ilvl="2" w:tplc="0512EB4E">
      <w:start w:val="1"/>
      <w:numFmt w:val="lowerRoman"/>
      <w:lvlText w:val="%3."/>
      <w:lvlJc w:val="right"/>
      <w:pPr>
        <w:ind w:left="2160" w:hanging="180"/>
      </w:pPr>
    </w:lvl>
    <w:lvl w:ilvl="3" w:tplc="B73E7A3E">
      <w:start w:val="1"/>
      <w:numFmt w:val="decimal"/>
      <w:lvlText w:val="%4."/>
      <w:lvlJc w:val="left"/>
      <w:pPr>
        <w:ind w:left="2880" w:hanging="360"/>
      </w:pPr>
    </w:lvl>
    <w:lvl w:ilvl="4" w:tplc="04F20318">
      <w:start w:val="1"/>
      <w:numFmt w:val="lowerLetter"/>
      <w:lvlText w:val="%5."/>
      <w:lvlJc w:val="left"/>
      <w:pPr>
        <w:ind w:left="3600" w:hanging="360"/>
      </w:pPr>
    </w:lvl>
    <w:lvl w:ilvl="5" w:tplc="15FCC460">
      <w:start w:val="1"/>
      <w:numFmt w:val="lowerRoman"/>
      <w:lvlText w:val="%6."/>
      <w:lvlJc w:val="right"/>
      <w:pPr>
        <w:ind w:left="4320" w:hanging="180"/>
      </w:pPr>
    </w:lvl>
    <w:lvl w:ilvl="6" w:tplc="36AE14EA">
      <w:start w:val="1"/>
      <w:numFmt w:val="decimal"/>
      <w:lvlText w:val="%7."/>
      <w:lvlJc w:val="left"/>
      <w:pPr>
        <w:ind w:left="5040" w:hanging="360"/>
      </w:pPr>
    </w:lvl>
    <w:lvl w:ilvl="7" w:tplc="A0546956">
      <w:start w:val="1"/>
      <w:numFmt w:val="lowerLetter"/>
      <w:lvlText w:val="%8."/>
      <w:lvlJc w:val="left"/>
      <w:pPr>
        <w:ind w:left="5760" w:hanging="360"/>
      </w:pPr>
    </w:lvl>
    <w:lvl w:ilvl="8" w:tplc="9E887340">
      <w:start w:val="1"/>
      <w:numFmt w:val="lowerRoman"/>
      <w:lvlText w:val="%9."/>
      <w:lvlJc w:val="right"/>
      <w:pPr>
        <w:ind w:left="6480" w:hanging="180"/>
      </w:pPr>
    </w:lvl>
  </w:abstractNum>
  <w:abstractNum w:abstractNumId="193" w15:restartNumberingAfterBreak="0">
    <w:nsid w:val="22472FAA"/>
    <w:multiLevelType w:val="hybridMultilevel"/>
    <w:tmpl w:val="B8DA0E22"/>
    <w:lvl w:ilvl="0" w:tplc="674668FA">
      <w:start w:val="1"/>
      <w:numFmt w:val="bullet"/>
      <w:lvlText w:val="o"/>
      <w:lvlJc w:val="left"/>
      <w:pPr>
        <w:ind w:left="1800" w:hanging="360"/>
      </w:pPr>
      <w:rPr>
        <w:rFonts w:ascii="Courier New" w:hAnsi="Courier New" w:hint="default"/>
      </w:rPr>
    </w:lvl>
    <w:lvl w:ilvl="1" w:tplc="C1288C34">
      <w:start w:val="1"/>
      <w:numFmt w:val="bullet"/>
      <w:lvlText w:val="o"/>
      <w:lvlJc w:val="left"/>
      <w:pPr>
        <w:ind w:left="2520" w:hanging="360"/>
      </w:pPr>
      <w:rPr>
        <w:rFonts w:ascii="Courier New" w:hAnsi="Courier New" w:hint="default"/>
      </w:rPr>
    </w:lvl>
    <w:lvl w:ilvl="2" w:tplc="2C3C632C" w:tentative="1">
      <w:start w:val="1"/>
      <w:numFmt w:val="bullet"/>
      <w:lvlText w:val=""/>
      <w:lvlJc w:val="left"/>
      <w:pPr>
        <w:ind w:left="3240" w:hanging="360"/>
      </w:pPr>
      <w:rPr>
        <w:rFonts w:ascii="Wingdings" w:hAnsi="Wingdings" w:hint="default"/>
      </w:rPr>
    </w:lvl>
    <w:lvl w:ilvl="3" w:tplc="E6C0FEB4" w:tentative="1">
      <w:start w:val="1"/>
      <w:numFmt w:val="bullet"/>
      <w:lvlText w:val=""/>
      <w:lvlJc w:val="left"/>
      <w:pPr>
        <w:ind w:left="3960" w:hanging="360"/>
      </w:pPr>
      <w:rPr>
        <w:rFonts w:ascii="Symbol" w:hAnsi="Symbol" w:hint="default"/>
      </w:rPr>
    </w:lvl>
    <w:lvl w:ilvl="4" w:tplc="CF4633C4" w:tentative="1">
      <w:start w:val="1"/>
      <w:numFmt w:val="bullet"/>
      <w:lvlText w:val="o"/>
      <w:lvlJc w:val="left"/>
      <w:pPr>
        <w:ind w:left="4680" w:hanging="360"/>
      </w:pPr>
      <w:rPr>
        <w:rFonts w:ascii="Courier New" w:hAnsi="Courier New" w:hint="default"/>
      </w:rPr>
    </w:lvl>
    <w:lvl w:ilvl="5" w:tplc="54E2CA18" w:tentative="1">
      <w:start w:val="1"/>
      <w:numFmt w:val="bullet"/>
      <w:lvlText w:val=""/>
      <w:lvlJc w:val="left"/>
      <w:pPr>
        <w:ind w:left="5400" w:hanging="360"/>
      </w:pPr>
      <w:rPr>
        <w:rFonts w:ascii="Wingdings" w:hAnsi="Wingdings" w:hint="default"/>
      </w:rPr>
    </w:lvl>
    <w:lvl w:ilvl="6" w:tplc="7A4405DE" w:tentative="1">
      <w:start w:val="1"/>
      <w:numFmt w:val="bullet"/>
      <w:lvlText w:val=""/>
      <w:lvlJc w:val="left"/>
      <w:pPr>
        <w:ind w:left="6120" w:hanging="360"/>
      </w:pPr>
      <w:rPr>
        <w:rFonts w:ascii="Symbol" w:hAnsi="Symbol" w:hint="default"/>
      </w:rPr>
    </w:lvl>
    <w:lvl w:ilvl="7" w:tplc="7F5201A0" w:tentative="1">
      <w:start w:val="1"/>
      <w:numFmt w:val="bullet"/>
      <w:lvlText w:val="o"/>
      <w:lvlJc w:val="left"/>
      <w:pPr>
        <w:ind w:left="6840" w:hanging="360"/>
      </w:pPr>
      <w:rPr>
        <w:rFonts w:ascii="Courier New" w:hAnsi="Courier New" w:hint="default"/>
      </w:rPr>
    </w:lvl>
    <w:lvl w:ilvl="8" w:tplc="CB7C076C" w:tentative="1">
      <w:start w:val="1"/>
      <w:numFmt w:val="bullet"/>
      <w:lvlText w:val=""/>
      <w:lvlJc w:val="left"/>
      <w:pPr>
        <w:ind w:left="7560" w:hanging="360"/>
      </w:pPr>
      <w:rPr>
        <w:rFonts w:ascii="Wingdings" w:hAnsi="Wingdings" w:hint="default"/>
      </w:rPr>
    </w:lvl>
  </w:abstractNum>
  <w:abstractNum w:abstractNumId="194" w15:restartNumberingAfterBreak="0">
    <w:nsid w:val="228712A6"/>
    <w:multiLevelType w:val="hybridMultilevel"/>
    <w:tmpl w:val="937C63DC"/>
    <w:lvl w:ilvl="0" w:tplc="628AD24A">
      <w:start w:val="1"/>
      <w:numFmt w:val="decimal"/>
      <w:lvlText w:val="%1."/>
      <w:lvlJc w:val="left"/>
      <w:pPr>
        <w:ind w:left="720" w:hanging="360"/>
      </w:pPr>
    </w:lvl>
    <w:lvl w:ilvl="1" w:tplc="1C124EF8">
      <w:start w:val="1"/>
      <w:numFmt w:val="lowerLetter"/>
      <w:lvlText w:val="%2."/>
      <w:lvlJc w:val="left"/>
      <w:pPr>
        <w:ind w:left="1440" w:hanging="360"/>
      </w:pPr>
    </w:lvl>
    <w:lvl w:ilvl="2" w:tplc="13D4E9D2">
      <w:start w:val="1"/>
      <w:numFmt w:val="lowerRoman"/>
      <w:lvlText w:val="%3."/>
      <w:lvlJc w:val="right"/>
      <w:pPr>
        <w:ind w:left="2160" w:hanging="180"/>
      </w:pPr>
    </w:lvl>
    <w:lvl w:ilvl="3" w:tplc="BDB08CEC">
      <w:start w:val="1"/>
      <w:numFmt w:val="decimal"/>
      <w:lvlText w:val="%4."/>
      <w:lvlJc w:val="left"/>
      <w:pPr>
        <w:ind w:left="2880" w:hanging="360"/>
      </w:pPr>
    </w:lvl>
    <w:lvl w:ilvl="4" w:tplc="A6FA5512">
      <w:start w:val="1"/>
      <w:numFmt w:val="lowerLetter"/>
      <w:lvlText w:val="%5."/>
      <w:lvlJc w:val="left"/>
      <w:pPr>
        <w:ind w:left="3600" w:hanging="360"/>
      </w:pPr>
    </w:lvl>
    <w:lvl w:ilvl="5" w:tplc="E72AEDE6">
      <w:start w:val="1"/>
      <w:numFmt w:val="lowerRoman"/>
      <w:lvlText w:val="%6."/>
      <w:lvlJc w:val="right"/>
      <w:pPr>
        <w:ind w:left="4320" w:hanging="180"/>
      </w:pPr>
    </w:lvl>
    <w:lvl w:ilvl="6" w:tplc="4FC80BF6">
      <w:start w:val="1"/>
      <w:numFmt w:val="decimal"/>
      <w:lvlText w:val="%7."/>
      <w:lvlJc w:val="left"/>
      <w:pPr>
        <w:ind w:left="5040" w:hanging="360"/>
      </w:pPr>
    </w:lvl>
    <w:lvl w:ilvl="7" w:tplc="252EE15C">
      <w:start w:val="1"/>
      <w:numFmt w:val="lowerLetter"/>
      <w:lvlText w:val="%8."/>
      <w:lvlJc w:val="left"/>
      <w:pPr>
        <w:ind w:left="5760" w:hanging="360"/>
      </w:pPr>
    </w:lvl>
    <w:lvl w:ilvl="8" w:tplc="209C4716">
      <w:start w:val="1"/>
      <w:numFmt w:val="lowerRoman"/>
      <w:lvlText w:val="%9."/>
      <w:lvlJc w:val="right"/>
      <w:pPr>
        <w:ind w:left="6480" w:hanging="180"/>
      </w:pPr>
    </w:lvl>
  </w:abstractNum>
  <w:abstractNum w:abstractNumId="195" w15:restartNumberingAfterBreak="0">
    <w:nsid w:val="228D35D2"/>
    <w:multiLevelType w:val="hybridMultilevel"/>
    <w:tmpl w:val="F184FF44"/>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96" w15:restartNumberingAfterBreak="0">
    <w:nsid w:val="22A39C79"/>
    <w:multiLevelType w:val="hybridMultilevel"/>
    <w:tmpl w:val="FC866E94"/>
    <w:lvl w:ilvl="0" w:tplc="A5D44768">
      <w:start w:val="1"/>
      <w:numFmt w:val="decimal"/>
      <w:lvlText w:val="%1."/>
      <w:lvlJc w:val="left"/>
      <w:pPr>
        <w:ind w:left="720" w:hanging="360"/>
      </w:pPr>
    </w:lvl>
    <w:lvl w:ilvl="1" w:tplc="F3744AA6">
      <w:start w:val="1"/>
      <w:numFmt w:val="lowerLetter"/>
      <w:lvlText w:val="%2."/>
      <w:lvlJc w:val="left"/>
      <w:pPr>
        <w:ind w:left="1440" w:hanging="360"/>
      </w:pPr>
    </w:lvl>
    <w:lvl w:ilvl="2" w:tplc="4EF4477E">
      <w:start w:val="1"/>
      <w:numFmt w:val="lowerRoman"/>
      <w:lvlText w:val="%3."/>
      <w:lvlJc w:val="right"/>
      <w:pPr>
        <w:ind w:left="2160" w:hanging="180"/>
      </w:pPr>
    </w:lvl>
    <w:lvl w:ilvl="3" w:tplc="3558DF8C">
      <w:start w:val="1"/>
      <w:numFmt w:val="decimal"/>
      <w:lvlText w:val="%4."/>
      <w:lvlJc w:val="left"/>
      <w:pPr>
        <w:ind w:left="2880" w:hanging="360"/>
      </w:pPr>
    </w:lvl>
    <w:lvl w:ilvl="4" w:tplc="A5F07AA2">
      <w:start w:val="3"/>
      <w:numFmt w:val="lowerLetter"/>
      <w:lvlText w:val="%5."/>
      <w:lvlJc w:val="left"/>
      <w:pPr>
        <w:ind w:left="3600" w:hanging="360"/>
      </w:pPr>
    </w:lvl>
    <w:lvl w:ilvl="5" w:tplc="F48C4838">
      <w:start w:val="1"/>
      <w:numFmt w:val="lowerRoman"/>
      <w:lvlText w:val="%6."/>
      <w:lvlJc w:val="right"/>
      <w:pPr>
        <w:ind w:left="4320" w:hanging="180"/>
      </w:pPr>
    </w:lvl>
    <w:lvl w:ilvl="6" w:tplc="1B18D81E">
      <w:start w:val="1"/>
      <w:numFmt w:val="decimal"/>
      <w:lvlText w:val="%7."/>
      <w:lvlJc w:val="left"/>
      <w:pPr>
        <w:ind w:left="5040" w:hanging="360"/>
      </w:pPr>
    </w:lvl>
    <w:lvl w:ilvl="7" w:tplc="AE127B40">
      <w:start w:val="1"/>
      <w:numFmt w:val="lowerLetter"/>
      <w:lvlText w:val="%8."/>
      <w:lvlJc w:val="left"/>
      <w:pPr>
        <w:ind w:left="5760" w:hanging="360"/>
      </w:pPr>
    </w:lvl>
    <w:lvl w:ilvl="8" w:tplc="E4C4F492">
      <w:start w:val="1"/>
      <w:numFmt w:val="lowerRoman"/>
      <w:lvlText w:val="%9."/>
      <w:lvlJc w:val="right"/>
      <w:pPr>
        <w:ind w:left="6480" w:hanging="180"/>
      </w:pPr>
    </w:lvl>
  </w:abstractNum>
  <w:abstractNum w:abstractNumId="197" w15:restartNumberingAfterBreak="0">
    <w:nsid w:val="22A7CDFF"/>
    <w:multiLevelType w:val="hybridMultilevel"/>
    <w:tmpl w:val="4C26AD24"/>
    <w:lvl w:ilvl="0" w:tplc="E3D4C282">
      <w:start w:val="1"/>
      <w:numFmt w:val="bullet"/>
      <w:lvlText w:val=""/>
      <w:lvlJc w:val="left"/>
      <w:pPr>
        <w:ind w:left="720" w:hanging="360"/>
      </w:pPr>
      <w:rPr>
        <w:rFonts w:ascii="Symbol" w:hAnsi="Symbol" w:hint="default"/>
      </w:rPr>
    </w:lvl>
    <w:lvl w:ilvl="1" w:tplc="7688BCD0">
      <w:start w:val="1"/>
      <w:numFmt w:val="bullet"/>
      <w:lvlText w:val="o"/>
      <w:lvlJc w:val="left"/>
      <w:pPr>
        <w:ind w:left="1440" w:hanging="360"/>
      </w:pPr>
      <w:rPr>
        <w:rFonts w:ascii="Courier New" w:hAnsi="Courier New" w:hint="default"/>
      </w:rPr>
    </w:lvl>
    <w:lvl w:ilvl="2" w:tplc="26B6657E">
      <w:start w:val="1"/>
      <w:numFmt w:val="bullet"/>
      <w:lvlText w:val=""/>
      <w:lvlJc w:val="left"/>
      <w:pPr>
        <w:ind w:left="2160" w:hanging="360"/>
      </w:pPr>
      <w:rPr>
        <w:rFonts w:ascii="Wingdings" w:hAnsi="Wingdings" w:hint="default"/>
      </w:rPr>
    </w:lvl>
    <w:lvl w:ilvl="3" w:tplc="233C11AE">
      <w:start w:val="1"/>
      <w:numFmt w:val="bullet"/>
      <w:lvlText w:val=""/>
      <w:lvlJc w:val="left"/>
      <w:pPr>
        <w:ind w:left="2880" w:hanging="360"/>
      </w:pPr>
      <w:rPr>
        <w:rFonts w:ascii="Symbol" w:hAnsi="Symbol" w:hint="default"/>
      </w:rPr>
    </w:lvl>
    <w:lvl w:ilvl="4" w:tplc="935A7936">
      <w:start w:val="1"/>
      <w:numFmt w:val="bullet"/>
      <w:lvlText w:val="o"/>
      <w:lvlJc w:val="left"/>
      <w:pPr>
        <w:ind w:left="3600" w:hanging="360"/>
      </w:pPr>
      <w:rPr>
        <w:rFonts w:ascii="Courier New" w:hAnsi="Courier New" w:hint="default"/>
      </w:rPr>
    </w:lvl>
    <w:lvl w:ilvl="5" w:tplc="9E268F22">
      <w:start w:val="1"/>
      <w:numFmt w:val="bullet"/>
      <w:lvlText w:val=""/>
      <w:lvlJc w:val="left"/>
      <w:pPr>
        <w:ind w:left="4320" w:hanging="360"/>
      </w:pPr>
      <w:rPr>
        <w:rFonts w:ascii="Wingdings" w:hAnsi="Wingdings" w:hint="default"/>
      </w:rPr>
    </w:lvl>
    <w:lvl w:ilvl="6" w:tplc="80888958">
      <w:start w:val="1"/>
      <w:numFmt w:val="bullet"/>
      <w:lvlText w:val=""/>
      <w:lvlJc w:val="left"/>
      <w:pPr>
        <w:ind w:left="5040" w:hanging="360"/>
      </w:pPr>
      <w:rPr>
        <w:rFonts w:ascii="Symbol" w:hAnsi="Symbol" w:hint="default"/>
      </w:rPr>
    </w:lvl>
    <w:lvl w:ilvl="7" w:tplc="80ACA96A">
      <w:start w:val="1"/>
      <w:numFmt w:val="bullet"/>
      <w:lvlText w:val="o"/>
      <w:lvlJc w:val="left"/>
      <w:pPr>
        <w:ind w:left="5760" w:hanging="360"/>
      </w:pPr>
      <w:rPr>
        <w:rFonts w:ascii="Courier New" w:hAnsi="Courier New" w:hint="default"/>
      </w:rPr>
    </w:lvl>
    <w:lvl w:ilvl="8" w:tplc="E6FC02DE">
      <w:start w:val="1"/>
      <w:numFmt w:val="bullet"/>
      <w:lvlText w:val=""/>
      <w:lvlJc w:val="left"/>
      <w:pPr>
        <w:ind w:left="6480" w:hanging="360"/>
      </w:pPr>
      <w:rPr>
        <w:rFonts w:ascii="Wingdings" w:hAnsi="Wingdings" w:hint="default"/>
      </w:rPr>
    </w:lvl>
  </w:abstractNum>
  <w:abstractNum w:abstractNumId="198" w15:restartNumberingAfterBreak="0">
    <w:nsid w:val="22DF4C07"/>
    <w:multiLevelType w:val="hybridMultilevel"/>
    <w:tmpl w:val="ED52F5A2"/>
    <w:lvl w:ilvl="0" w:tplc="E75A2058">
      <w:start w:val="1"/>
      <w:numFmt w:val="bullet"/>
      <w:lvlText w:val=""/>
      <w:lvlJc w:val="left"/>
      <w:pPr>
        <w:ind w:left="720" w:hanging="360"/>
      </w:pPr>
      <w:rPr>
        <w:rFonts w:ascii="Symbol" w:hAnsi="Symbol" w:hint="default"/>
      </w:rPr>
    </w:lvl>
    <w:lvl w:ilvl="1" w:tplc="2E3C3C96">
      <w:start w:val="1"/>
      <w:numFmt w:val="bullet"/>
      <w:lvlText w:val="o"/>
      <w:lvlJc w:val="left"/>
      <w:pPr>
        <w:ind w:left="1440" w:hanging="360"/>
      </w:pPr>
      <w:rPr>
        <w:rFonts w:ascii="Courier New" w:hAnsi="Courier New" w:hint="default"/>
      </w:rPr>
    </w:lvl>
    <w:lvl w:ilvl="2" w:tplc="AF48FFA8">
      <w:start w:val="1"/>
      <w:numFmt w:val="bullet"/>
      <w:lvlText w:val=""/>
      <w:lvlJc w:val="left"/>
      <w:pPr>
        <w:ind w:left="2160" w:hanging="360"/>
      </w:pPr>
      <w:rPr>
        <w:rFonts w:ascii="Wingdings" w:hAnsi="Wingdings" w:hint="default"/>
      </w:rPr>
    </w:lvl>
    <w:lvl w:ilvl="3" w:tplc="992C9C3E">
      <w:start w:val="1"/>
      <w:numFmt w:val="bullet"/>
      <w:lvlText w:val=""/>
      <w:lvlJc w:val="left"/>
      <w:pPr>
        <w:ind w:left="2880" w:hanging="360"/>
      </w:pPr>
      <w:rPr>
        <w:rFonts w:ascii="Symbol" w:hAnsi="Symbol" w:hint="default"/>
      </w:rPr>
    </w:lvl>
    <w:lvl w:ilvl="4" w:tplc="82821574">
      <w:start w:val="1"/>
      <w:numFmt w:val="bullet"/>
      <w:lvlText w:val="·"/>
      <w:lvlJc w:val="left"/>
      <w:pPr>
        <w:ind w:left="3600" w:hanging="360"/>
      </w:pPr>
      <w:rPr>
        <w:rFonts w:ascii="Symbol" w:hAnsi="Symbol" w:hint="default"/>
      </w:rPr>
    </w:lvl>
    <w:lvl w:ilvl="5" w:tplc="6CEC139E">
      <w:start w:val="1"/>
      <w:numFmt w:val="bullet"/>
      <w:lvlText w:val=""/>
      <w:lvlJc w:val="left"/>
      <w:pPr>
        <w:ind w:left="4320" w:hanging="360"/>
      </w:pPr>
      <w:rPr>
        <w:rFonts w:ascii="Wingdings" w:hAnsi="Wingdings" w:hint="default"/>
      </w:rPr>
    </w:lvl>
    <w:lvl w:ilvl="6" w:tplc="DDFC9DDE">
      <w:start w:val="1"/>
      <w:numFmt w:val="bullet"/>
      <w:lvlText w:val=""/>
      <w:lvlJc w:val="left"/>
      <w:pPr>
        <w:ind w:left="5040" w:hanging="360"/>
      </w:pPr>
      <w:rPr>
        <w:rFonts w:ascii="Symbol" w:hAnsi="Symbol" w:hint="default"/>
      </w:rPr>
    </w:lvl>
    <w:lvl w:ilvl="7" w:tplc="E7BEF1C2">
      <w:start w:val="1"/>
      <w:numFmt w:val="bullet"/>
      <w:lvlText w:val="o"/>
      <w:lvlJc w:val="left"/>
      <w:pPr>
        <w:ind w:left="5760" w:hanging="360"/>
      </w:pPr>
      <w:rPr>
        <w:rFonts w:ascii="Courier New" w:hAnsi="Courier New" w:hint="default"/>
      </w:rPr>
    </w:lvl>
    <w:lvl w:ilvl="8" w:tplc="526C777C">
      <w:start w:val="1"/>
      <w:numFmt w:val="bullet"/>
      <w:lvlText w:val=""/>
      <w:lvlJc w:val="left"/>
      <w:pPr>
        <w:ind w:left="6480" w:hanging="360"/>
      </w:pPr>
      <w:rPr>
        <w:rFonts w:ascii="Wingdings" w:hAnsi="Wingdings" w:hint="default"/>
      </w:rPr>
    </w:lvl>
  </w:abstractNum>
  <w:abstractNum w:abstractNumId="199" w15:restartNumberingAfterBreak="0">
    <w:nsid w:val="22FB8580"/>
    <w:multiLevelType w:val="hybridMultilevel"/>
    <w:tmpl w:val="E47CFD58"/>
    <w:lvl w:ilvl="0" w:tplc="D8D64AFC">
      <w:start w:val="4"/>
      <w:numFmt w:val="decimal"/>
      <w:lvlText w:val="%1."/>
      <w:lvlJc w:val="left"/>
      <w:pPr>
        <w:ind w:left="720" w:hanging="360"/>
      </w:pPr>
    </w:lvl>
    <w:lvl w:ilvl="1" w:tplc="179E548E">
      <w:start w:val="1"/>
      <w:numFmt w:val="lowerLetter"/>
      <w:lvlText w:val="%2."/>
      <w:lvlJc w:val="left"/>
      <w:pPr>
        <w:ind w:left="1440" w:hanging="360"/>
      </w:pPr>
    </w:lvl>
    <w:lvl w:ilvl="2" w:tplc="44F01A14">
      <w:start w:val="1"/>
      <w:numFmt w:val="lowerRoman"/>
      <w:lvlText w:val="%3."/>
      <w:lvlJc w:val="right"/>
      <w:pPr>
        <w:ind w:left="2160" w:hanging="180"/>
      </w:pPr>
    </w:lvl>
    <w:lvl w:ilvl="3" w:tplc="B810B54A">
      <w:start w:val="1"/>
      <w:numFmt w:val="decimal"/>
      <w:lvlText w:val="%4."/>
      <w:lvlJc w:val="left"/>
      <w:pPr>
        <w:ind w:left="2880" w:hanging="360"/>
      </w:pPr>
    </w:lvl>
    <w:lvl w:ilvl="4" w:tplc="8FA41826">
      <w:start w:val="1"/>
      <w:numFmt w:val="lowerLetter"/>
      <w:lvlText w:val="%5."/>
      <w:lvlJc w:val="left"/>
      <w:pPr>
        <w:ind w:left="3600" w:hanging="360"/>
      </w:pPr>
    </w:lvl>
    <w:lvl w:ilvl="5" w:tplc="D49A8F32">
      <w:start w:val="1"/>
      <w:numFmt w:val="lowerRoman"/>
      <w:lvlText w:val="%6."/>
      <w:lvlJc w:val="right"/>
      <w:pPr>
        <w:ind w:left="4320" w:hanging="180"/>
      </w:pPr>
    </w:lvl>
    <w:lvl w:ilvl="6" w:tplc="E550C55E">
      <w:start w:val="1"/>
      <w:numFmt w:val="decimal"/>
      <w:lvlText w:val="%7."/>
      <w:lvlJc w:val="left"/>
      <w:pPr>
        <w:ind w:left="5040" w:hanging="360"/>
      </w:pPr>
    </w:lvl>
    <w:lvl w:ilvl="7" w:tplc="1C44A4F2">
      <w:start w:val="1"/>
      <w:numFmt w:val="lowerLetter"/>
      <w:lvlText w:val="%8."/>
      <w:lvlJc w:val="left"/>
      <w:pPr>
        <w:ind w:left="5760" w:hanging="360"/>
      </w:pPr>
    </w:lvl>
    <w:lvl w:ilvl="8" w:tplc="73C60424">
      <w:start w:val="1"/>
      <w:numFmt w:val="lowerRoman"/>
      <w:lvlText w:val="%9."/>
      <w:lvlJc w:val="right"/>
      <w:pPr>
        <w:ind w:left="6480" w:hanging="180"/>
      </w:pPr>
    </w:lvl>
  </w:abstractNum>
  <w:abstractNum w:abstractNumId="200" w15:restartNumberingAfterBreak="0">
    <w:nsid w:val="23224366"/>
    <w:multiLevelType w:val="hybridMultilevel"/>
    <w:tmpl w:val="3392B99A"/>
    <w:lvl w:ilvl="0" w:tplc="ECC6EC58">
      <w:start w:val="1"/>
      <w:numFmt w:val="bullet"/>
      <w:lvlText w:val=""/>
      <w:lvlJc w:val="left"/>
      <w:pPr>
        <w:ind w:left="720" w:hanging="360"/>
      </w:pPr>
      <w:rPr>
        <w:rFonts w:ascii="Symbol" w:hAnsi="Symbol" w:hint="default"/>
      </w:rPr>
    </w:lvl>
    <w:lvl w:ilvl="1" w:tplc="9E7EC5C4">
      <w:start w:val="1"/>
      <w:numFmt w:val="bullet"/>
      <w:lvlText w:val="o"/>
      <w:lvlJc w:val="left"/>
      <w:pPr>
        <w:ind w:left="1440" w:hanging="360"/>
      </w:pPr>
      <w:rPr>
        <w:rFonts w:ascii="&quot;Courier New&quot;" w:hAnsi="&quot;Courier New&quot;" w:hint="default"/>
      </w:rPr>
    </w:lvl>
    <w:lvl w:ilvl="2" w:tplc="63401B44">
      <w:start w:val="1"/>
      <w:numFmt w:val="bullet"/>
      <w:lvlText w:val=""/>
      <w:lvlJc w:val="left"/>
      <w:pPr>
        <w:ind w:left="2160" w:hanging="360"/>
      </w:pPr>
      <w:rPr>
        <w:rFonts w:ascii="Wingdings" w:hAnsi="Wingdings" w:hint="default"/>
      </w:rPr>
    </w:lvl>
    <w:lvl w:ilvl="3" w:tplc="4C4C6842">
      <w:start w:val="1"/>
      <w:numFmt w:val="bullet"/>
      <w:lvlText w:val=""/>
      <w:lvlJc w:val="left"/>
      <w:pPr>
        <w:ind w:left="2880" w:hanging="360"/>
      </w:pPr>
      <w:rPr>
        <w:rFonts w:ascii="Symbol" w:hAnsi="Symbol" w:hint="default"/>
      </w:rPr>
    </w:lvl>
    <w:lvl w:ilvl="4" w:tplc="3EEC3380">
      <w:start w:val="1"/>
      <w:numFmt w:val="bullet"/>
      <w:lvlText w:val="o"/>
      <w:lvlJc w:val="left"/>
      <w:pPr>
        <w:ind w:left="3600" w:hanging="360"/>
      </w:pPr>
      <w:rPr>
        <w:rFonts w:ascii="Courier New" w:hAnsi="Courier New" w:hint="default"/>
      </w:rPr>
    </w:lvl>
    <w:lvl w:ilvl="5" w:tplc="331C3138">
      <w:start w:val="1"/>
      <w:numFmt w:val="bullet"/>
      <w:lvlText w:val=""/>
      <w:lvlJc w:val="left"/>
      <w:pPr>
        <w:ind w:left="4320" w:hanging="360"/>
      </w:pPr>
      <w:rPr>
        <w:rFonts w:ascii="Wingdings" w:hAnsi="Wingdings" w:hint="default"/>
      </w:rPr>
    </w:lvl>
    <w:lvl w:ilvl="6" w:tplc="8B70D80E">
      <w:start w:val="1"/>
      <w:numFmt w:val="bullet"/>
      <w:lvlText w:val=""/>
      <w:lvlJc w:val="left"/>
      <w:pPr>
        <w:ind w:left="5040" w:hanging="360"/>
      </w:pPr>
      <w:rPr>
        <w:rFonts w:ascii="Symbol" w:hAnsi="Symbol" w:hint="default"/>
      </w:rPr>
    </w:lvl>
    <w:lvl w:ilvl="7" w:tplc="177EB868">
      <w:start w:val="1"/>
      <w:numFmt w:val="bullet"/>
      <w:lvlText w:val="o"/>
      <w:lvlJc w:val="left"/>
      <w:pPr>
        <w:ind w:left="5760" w:hanging="360"/>
      </w:pPr>
      <w:rPr>
        <w:rFonts w:ascii="Courier New" w:hAnsi="Courier New" w:hint="default"/>
      </w:rPr>
    </w:lvl>
    <w:lvl w:ilvl="8" w:tplc="10A62460">
      <w:start w:val="1"/>
      <w:numFmt w:val="bullet"/>
      <w:lvlText w:val=""/>
      <w:lvlJc w:val="left"/>
      <w:pPr>
        <w:ind w:left="6480" w:hanging="360"/>
      </w:pPr>
      <w:rPr>
        <w:rFonts w:ascii="Wingdings" w:hAnsi="Wingdings" w:hint="default"/>
      </w:rPr>
    </w:lvl>
  </w:abstractNum>
  <w:abstractNum w:abstractNumId="201" w15:restartNumberingAfterBreak="0">
    <w:nsid w:val="23AE3410"/>
    <w:multiLevelType w:val="hybridMultilevel"/>
    <w:tmpl w:val="F7C2672C"/>
    <w:lvl w:ilvl="0" w:tplc="934C54C0">
      <w:start w:val="1"/>
      <w:numFmt w:val="bullet"/>
      <w:lvlText w:val=""/>
      <w:lvlJc w:val="left"/>
      <w:pPr>
        <w:ind w:left="2880" w:hanging="360"/>
      </w:pPr>
      <w:rPr>
        <w:rFonts w:ascii="Symbol" w:hAnsi="Symbol" w:hint="default"/>
      </w:rPr>
    </w:lvl>
    <w:lvl w:ilvl="1" w:tplc="B20C2570">
      <w:start w:val="1"/>
      <w:numFmt w:val="bullet"/>
      <w:lvlText w:val="o"/>
      <w:lvlJc w:val="left"/>
      <w:pPr>
        <w:ind w:left="3600" w:hanging="360"/>
      </w:pPr>
      <w:rPr>
        <w:rFonts w:ascii="Courier New" w:hAnsi="Courier New" w:hint="default"/>
      </w:rPr>
    </w:lvl>
    <w:lvl w:ilvl="2" w:tplc="C5D28D42">
      <w:start w:val="1"/>
      <w:numFmt w:val="bullet"/>
      <w:lvlText w:val=""/>
      <w:lvlJc w:val="left"/>
      <w:pPr>
        <w:ind w:left="4320" w:hanging="360"/>
      </w:pPr>
      <w:rPr>
        <w:rFonts w:ascii="Wingdings" w:hAnsi="Wingdings" w:hint="default"/>
      </w:rPr>
    </w:lvl>
    <w:lvl w:ilvl="3" w:tplc="88D4D8BE">
      <w:start w:val="1"/>
      <w:numFmt w:val="bullet"/>
      <w:lvlText w:val=""/>
      <w:lvlJc w:val="left"/>
      <w:pPr>
        <w:ind w:left="5040" w:hanging="360"/>
      </w:pPr>
      <w:rPr>
        <w:rFonts w:ascii="Symbol" w:hAnsi="Symbol" w:hint="default"/>
      </w:rPr>
    </w:lvl>
    <w:lvl w:ilvl="4" w:tplc="90246150">
      <w:start w:val="1"/>
      <w:numFmt w:val="bullet"/>
      <w:lvlText w:val="o"/>
      <w:lvlJc w:val="left"/>
      <w:pPr>
        <w:ind w:left="5760" w:hanging="360"/>
      </w:pPr>
      <w:rPr>
        <w:rFonts w:ascii="Courier New" w:hAnsi="Courier New" w:hint="default"/>
      </w:rPr>
    </w:lvl>
    <w:lvl w:ilvl="5" w:tplc="C6960980">
      <w:start w:val="1"/>
      <w:numFmt w:val="bullet"/>
      <w:lvlText w:val=""/>
      <w:lvlJc w:val="left"/>
      <w:pPr>
        <w:ind w:left="6480" w:hanging="360"/>
      </w:pPr>
      <w:rPr>
        <w:rFonts w:ascii="Wingdings" w:hAnsi="Wingdings" w:hint="default"/>
      </w:rPr>
    </w:lvl>
    <w:lvl w:ilvl="6" w:tplc="C630D7F0">
      <w:start w:val="1"/>
      <w:numFmt w:val="bullet"/>
      <w:lvlText w:val=""/>
      <w:lvlJc w:val="left"/>
      <w:pPr>
        <w:ind w:left="7200" w:hanging="360"/>
      </w:pPr>
      <w:rPr>
        <w:rFonts w:ascii="Symbol" w:hAnsi="Symbol" w:hint="default"/>
      </w:rPr>
    </w:lvl>
    <w:lvl w:ilvl="7" w:tplc="9F8E9226">
      <w:start w:val="1"/>
      <w:numFmt w:val="bullet"/>
      <w:lvlText w:val="o"/>
      <w:lvlJc w:val="left"/>
      <w:pPr>
        <w:ind w:left="7920" w:hanging="360"/>
      </w:pPr>
      <w:rPr>
        <w:rFonts w:ascii="Courier New" w:hAnsi="Courier New" w:hint="default"/>
      </w:rPr>
    </w:lvl>
    <w:lvl w:ilvl="8" w:tplc="418E36EA">
      <w:start w:val="1"/>
      <w:numFmt w:val="bullet"/>
      <w:lvlText w:val=""/>
      <w:lvlJc w:val="left"/>
      <w:pPr>
        <w:ind w:left="8640" w:hanging="360"/>
      </w:pPr>
      <w:rPr>
        <w:rFonts w:ascii="Wingdings" w:hAnsi="Wingdings" w:hint="default"/>
      </w:rPr>
    </w:lvl>
  </w:abstractNum>
  <w:abstractNum w:abstractNumId="202" w15:restartNumberingAfterBreak="0">
    <w:nsid w:val="23B65CF0"/>
    <w:multiLevelType w:val="hybridMultilevel"/>
    <w:tmpl w:val="C4E41850"/>
    <w:lvl w:ilvl="0" w:tplc="030C372C">
      <w:start w:val="1"/>
      <w:numFmt w:val="decimal"/>
      <w:lvlText w:val="%1."/>
      <w:lvlJc w:val="left"/>
      <w:pPr>
        <w:ind w:left="720" w:hanging="360"/>
      </w:pPr>
    </w:lvl>
    <w:lvl w:ilvl="1" w:tplc="1BB0AB92">
      <w:start w:val="1"/>
      <w:numFmt w:val="lowerLetter"/>
      <w:lvlText w:val="%2."/>
      <w:lvlJc w:val="left"/>
      <w:pPr>
        <w:ind w:left="1440" w:hanging="360"/>
      </w:pPr>
    </w:lvl>
    <w:lvl w:ilvl="2" w:tplc="9F7019B2">
      <w:start w:val="1"/>
      <w:numFmt w:val="lowerRoman"/>
      <w:lvlText w:val="%3."/>
      <w:lvlJc w:val="right"/>
      <w:pPr>
        <w:ind w:left="2160" w:hanging="180"/>
      </w:pPr>
    </w:lvl>
    <w:lvl w:ilvl="3" w:tplc="30020BA2">
      <w:start w:val="1"/>
      <w:numFmt w:val="decimal"/>
      <w:lvlText w:val="%4."/>
      <w:lvlJc w:val="left"/>
      <w:pPr>
        <w:ind w:left="2880" w:hanging="360"/>
      </w:pPr>
    </w:lvl>
    <w:lvl w:ilvl="4" w:tplc="AB184572">
      <w:start w:val="1"/>
      <w:numFmt w:val="lowerLetter"/>
      <w:lvlText w:val="%5."/>
      <w:lvlJc w:val="left"/>
      <w:pPr>
        <w:ind w:left="3600" w:hanging="360"/>
      </w:pPr>
    </w:lvl>
    <w:lvl w:ilvl="5" w:tplc="94F86D68">
      <w:start w:val="1"/>
      <w:numFmt w:val="lowerRoman"/>
      <w:lvlText w:val="%6."/>
      <w:lvlJc w:val="right"/>
      <w:pPr>
        <w:ind w:left="4320" w:hanging="180"/>
      </w:pPr>
    </w:lvl>
    <w:lvl w:ilvl="6" w:tplc="D21AB0A2">
      <w:start w:val="1"/>
      <w:numFmt w:val="decimal"/>
      <w:lvlText w:val="%7."/>
      <w:lvlJc w:val="left"/>
      <w:pPr>
        <w:ind w:left="5040" w:hanging="360"/>
      </w:pPr>
    </w:lvl>
    <w:lvl w:ilvl="7" w:tplc="A730901A">
      <w:start w:val="1"/>
      <w:numFmt w:val="lowerLetter"/>
      <w:lvlText w:val="%8."/>
      <w:lvlJc w:val="left"/>
      <w:pPr>
        <w:ind w:left="5760" w:hanging="360"/>
      </w:pPr>
    </w:lvl>
    <w:lvl w:ilvl="8" w:tplc="C912358A">
      <w:start w:val="1"/>
      <w:numFmt w:val="lowerRoman"/>
      <w:lvlText w:val="%9."/>
      <w:lvlJc w:val="right"/>
      <w:pPr>
        <w:ind w:left="6480" w:hanging="180"/>
      </w:pPr>
    </w:lvl>
  </w:abstractNum>
  <w:abstractNum w:abstractNumId="203" w15:restartNumberingAfterBreak="0">
    <w:nsid w:val="23EF4F83"/>
    <w:multiLevelType w:val="hybridMultilevel"/>
    <w:tmpl w:val="F27AE2F2"/>
    <w:lvl w:ilvl="0" w:tplc="DAB02712">
      <w:start w:val="1"/>
      <w:numFmt w:val="bullet"/>
      <w:lvlText w:val=""/>
      <w:lvlJc w:val="left"/>
      <w:pPr>
        <w:ind w:left="720" w:hanging="360"/>
      </w:pPr>
      <w:rPr>
        <w:rFonts w:ascii="Symbol" w:hAnsi="Symbol" w:hint="default"/>
      </w:rPr>
    </w:lvl>
    <w:lvl w:ilvl="1" w:tplc="4356993E">
      <w:start w:val="1"/>
      <w:numFmt w:val="bullet"/>
      <w:lvlText w:val="o"/>
      <w:lvlJc w:val="left"/>
      <w:pPr>
        <w:ind w:left="1440" w:hanging="360"/>
      </w:pPr>
      <w:rPr>
        <w:rFonts w:ascii="Courier New" w:hAnsi="Courier New" w:hint="default"/>
      </w:rPr>
    </w:lvl>
    <w:lvl w:ilvl="2" w:tplc="61AEA82C">
      <w:start w:val="1"/>
      <w:numFmt w:val="bullet"/>
      <w:lvlText w:val=""/>
      <w:lvlJc w:val="left"/>
      <w:pPr>
        <w:ind w:left="2160" w:hanging="360"/>
      </w:pPr>
      <w:rPr>
        <w:rFonts w:ascii="Wingdings" w:hAnsi="Wingdings" w:hint="default"/>
      </w:rPr>
    </w:lvl>
    <w:lvl w:ilvl="3" w:tplc="4BFA0878">
      <w:start w:val="1"/>
      <w:numFmt w:val="bullet"/>
      <w:lvlText w:val="·"/>
      <w:lvlJc w:val="left"/>
      <w:pPr>
        <w:ind w:left="2880" w:hanging="360"/>
      </w:pPr>
      <w:rPr>
        <w:rFonts w:ascii="Symbol" w:hAnsi="Symbol" w:hint="default"/>
      </w:rPr>
    </w:lvl>
    <w:lvl w:ilvl="4" w:tplc="4F7E2A0E">
      <w:start w:val="1"/>
      <w:numFmt w:val="bullet"/>
      <w:lvlText w:val="o"/>
      <w:lvlJc w:val="left"/>
      <w:pPr>
        <w:ind w:left="3600" w:hanging="360"/>
      </w:pPr>
      <w:rPr>
        <w:rFonts w:ascii="Courier New" w:hAnsi="Courier New" w:hint="default"/>
      </w:rPr>
    </w:lvl>
    <w:lvl w:ilvl="5" w:tplc="DF462442">
      <w:start w:val="1"/>
      <w:numFmt w:val="bullet"/>
      <w:lvlText w:val=""/>
      <w:lvlJc w:val="left"/>
      <w:pPr>
        <w:ind w:left="4320" w:hanging="360"/>
      </w:pPr>
      <w:rPr>
        <w:rFonts w:ascii="Wingdings" w:hAnsi="Wingdings" w:hint="default"/>
      </w:rPr>
    </w:lvl>
    <w:lvl w:ilvl="6" w:tplc="46BAB024">
      <w:start w:val="1"/>
      <w:numFmt w:val="bullet"/>
      <w:lvlText w:val=""/>
      <w:lvlJc w:val="left"/>
      <w:pPr>
        <w:ind w:left="5040" w:hanging="360"/>
      </w:pPr>
      <w:rPr>
        <w:rFonts w:ascii="Symbol" w:hAnsi="Symbol" w:hint="default"/>
      </w:rPr>
    </w:lvl>
    <w:lvl w:ilvl="7" w:tplc="DF5A00E6">
      <w:start w:val="1"/>
      <w:numFmt w:val="bullet"/>
      <w:lvlText w:val="o"/>
      <w:lvlJc w:val="left"/>
      <w:pPr>
        <w:ind w:left="5760" w:hanging="360"/>
      </w:pPr>
      <w:rPr>
        <w:rFonts w:ascii="Courier New" w:hAnsi="Courier New" w:hint="default"/>
      </w:rPr>
    </w:lvl>
    <w:lvl w:ilvl="8" w:tplc="EB025DB2">
      <w:start w:val="1"/>
      <w:numFmt w:val="bullet"/>
      <w:lvlText w:val=""/>
      <w:lvlJc w:val="left"/>
      <w:pPr>
        <w:ind w:left="6480" w:hanging="360"/>
      </w:pPr>
      <w:rPr>
        <w:rFonts w:ascii="Wingdings" w:hAnsi="Wingdings" w:hint="default"/>
      </w:rPr>
    </w:lvl>
  </w:abstractNum>
  <w:abstractNum w:abstractNumId="204" w15:restartNumberingAfterBreak="0">
    <w:nsid w:val="24034DEE"/>
    <w:multiLevelType w:val="hybridMultilevel"/>
    <w:tmpl w:val="B3E005D2"/>
    <w:lvl w:ilvl="0" w:tplc="A7A4A7C2">
      <w:start w:val="1"/>
      <w:numFmt w:val="bullet"/>
      <w:lvlText w:val="o"/>
      <w:lvlJc w:val="left"/>
      <w:pPr>
        <w:ind w:left="1440" w:hanging="360"/>
      </w:pPr>
      <w:rPr>
        <w:rFonts w:ascii="Courier New" w:hAnsi="Courier New" w:hint="default"/>
      </w:rPr>
    </w:lvl>
    <w:lvl w:ilvl="1" w:tplc="5882DBF4" w:tentative="1">
      <w:start w:val="1"/>
      <w:numFmt w:val="bullet"/>
      <w:lvlText w:val="o"/>
      <w:lvlJc w:val="left"/>
      <w:pPr>
        <w:ind w:left="2160" w:hanging="360"/>
      </w:pPr>
      <w:rPr>
        <w:rFonts w:ascii="Courier New" w:hAnsi="Courier New" w:hint="default"/>
      </w:rPr>
    </w:lvl>
    <w:lvl w:ilvl="2" w:tplc="BC92D44A" w:tentative="1">
      <w:start w:val="1"/>
      <w:numFmt w:val="bullet"/>
      <w:lvlText w:val=""/>
      <w:lvlJc w:val="left"/>
      <w:pPr>
        <w:ind w:left="2880" w:hanging="360"/>
      </w:pPr>
      <w:rPr>
        <w:rFonts w:ascii="Wingdings" w:hAnsi="Wingdings" w:hint="default"/>
      </w:rPr>
    </w:lvl>
    <w:lvl w:ilvl="3" w:tplc="B2364AFE" w:tentative="1">
      <w:start w:val="1"/>
      <w:numFmt w:val="bullet"/>
      <w:lvlText w:val=""/>
      <w:lvlJc w:val="left"/>
      <w:pPr>
        <w:ind w:left="3600" w:hanging="360"/>
      </w:pPr>
      <w:rPr>
        <w:rFonts w:ascii="Symbol" w:hAnsi="Symbol" w:hint="default"/>
      </w:rPr>
    </w:lvl>
    <w:lvl w:ilvl="4" w:tplc="569E7CAC" w:tentative="1">
      <w:start w:val="1"/>
      <w:numFmt w:val="bullet"/>
      <w:lvlText w:val="o"/>
      <w:lvlJc w:val="left"/>
      <w:pPr>
        <w:ind w:left="4320" w:hanging="360"/>
      </w:pPr>
      <w:rPr>
        <w:rFonts w:ascii="Courier New" w:hAnsi="Courier New" w:hint="default"/>
      </w:rPr>
    </w:lvl>
    <w:lvl w:ilvl="5" w:tplc="56E06452" w:tentative="1">
      <w:start w:val="1"/>
      <w:numFmt w:val="bullet"/>
      <w:lvlText w:val=""/>
      <w:lvlJc w:val="left"/>
      <w:pPr>
        <w:ind w:left="5040" w:hanging="360"/>
      </w:pPr>
      <w:rPr>
        <w:rFonts w:ascii="Wingdings" w:hAnsi="Wingdings" w:hint="default"/>
      </w:rPr>
    </w:lvl>
    <w:lvl w:ilvl="6" w:tplc="0628813C" w:tentative="1">
      <w:start w:val="1"/>
      <w:numFmt w:val="bullet"/>
      <w:lvlText w:val=""/>
      <w:lvlJc w:val="left"/>
      <w:pPr>
        <w:ind w:left="5760" w:hanging="360"/>
      </w:pPr>
      <w:rPr>
        <w:rFonts w:ascii="Symbol" w:hAnsi="Symbol" w:hint="default"/>
      </w:rPr>
    </w:lvl>
    <w:lvl w:ilvl="7" w:tplc="5D469CD4" w:tentative="1">
      <w:start w:val="1"/>
      <w:numFmt w:val="bullet"/>
      <w:lvlText w:val="o"/>
      <w:lvlJc w:val="left"/>
      <w:pPr>
        <w:ind w:left="6480" w:hanging="360"/>
      </w:pPr>
      <w:rPr>
        <w:rFonts w:ascii="Courier New" w:hAnsi="Courier New" w:hint="default"/>
      </w:rPr>
    </w:lvl>
    <w:lvl w:ilvl="8" w:tplc="1BCCB1F0" w:tentative="1">
      <w:start w:val="1"/>
      <w:numFmt w:val="bullet"/>
      <w:lvlText w:val=""/>
      <w:lvlJc w:val="left"/>
      <w:pPr>
        <w:ind w:left="7200" w:hanging="360"/>
      </w:pPr>
      <w:rPr>
        <w:rFonts w:ascii="Wingdings" w:hAnsi="Wingdings" w:hint="default"/>
      </w:rPr>
    </w:lvl>
  </w:abstractNum>
  <w:abstractNum w:abstractNumId="205" w15:restartNumberingAfterBreak="0">
    <w:nsid w:val="2408B4B8"/>
    <w:multiLevelType w:val="hybridMultilevel"/>
    <w:tmpl w:val="A17A4C70"/>
    <w:lvl w:ilvl="0" w:tplc="D046A09A">
      <w:start w:val="1"/>
      <w:numFmt w:val="decimal"/>
      <w:lvlText w:val="%1."/>
      <w:lvlJc w:val="left"/>
      <w:pPr>
        <w:ind w:left="720" w:hanging="360"/>
      </w:pPr>
    </w:lvl>
    <w:lvl w:ilvl="1" w:tplc="ABA6A6EE">
      <w:start w:val="1"/>
      <w:numFmt w:val="lowerLetter"/>
      <w:lvlText w:val="%2."/>
      <w:lvlJc w:val="left"/>
      <w:pPr>
        <w:ind w:left="1440" w:hanging="360"/>
      </w:pPr>
    </w:lvl>
    <w:lvl w:ilvl="2" w:tplc="84F8A90C">
      <w:start w:val="4"/>
      <w:numFmt w:val="lowerRoman"/>
      <w:lvlText w:val="%3."/>
      <w:lvlJc w:val="right"/>
      <w:pPr>
        <w:ind w:left="2160" w:hanging="180"/>
      </w:pPr>
    </w:lvl>
    <w:lvl w:ilvl="3" w:tplc="C332E2A4">
      <w:start w:val="1"/>
      <w:numFmt w:val="decimal"/>
      <w:lvlText w:val="%4."/>
      <w:lvlJc w:val="left"/>
      <w:pPr>
        <w:ind w:left="2880" w:hanging="360"/>
      </w:pPr>
    </w:lvl>
    <w:lvl w:ilvl="4" w:tplc="6AB86B0C">
      <w:start w:val="1"/>
      <w:numFmt w:val="lowerLetter"/>
      <w:lvlText w:val="%5."/>
      <w:lvlJc w:val="left"/>
      <w:pPr>
        <w:ind w:left="3600" w:hanging="360"/>
      </w:pPr>
    </w:lvl>
    <w:lvl w:ilvl="5" w:tplc="0C929BAA">
      <w:start w:val="1"/>
      <w:numFmt w:val="lowerRoman"/>
      <w:lvlText w:val="%6."/>
      <w:lvlJc w:val="right"/>
      <w:pPr>
        <w:ind w:left="4320" w:hanging="180"/>
      </w:pPr>
    </w:lvl>
    <w:lvl w:ilvl="6" w:tplc="615EA8A2">
      <w:start w:val="1"/>
      <w:numFmt w:val="decimal"/>
      <w:lvlText w:val="%7."/>
      <w:lvlJc w:val="left"/>
      <w:pPr>
        <w:ind w:left="5040" w:hanging="360"/>
      </w:pPr>
    </w:lvl>
    <w:lvl w:ilvl="7" w:tplc="E188D774">
      <w:start w:val="1"/>
      <w:numFmt w:val="lowerLetter"/>
      <w:lvlText w:val="%8."/>
      <w:lvlJc w:val="left"/>
      <w:pPr>
        <w:ind w:left="5760" w:hanging="360"/>
      </w:pPr>
    </w:lvl>
    <w:lvl w:ilvl="8" w:tplc="395009E4">
      <w:start w:val="1"/>
      <w:numFmt w:val="lowerRoman"/>
      <w:lvlText w:val="%9."/>
      <w:lvlJc w:val="right"/>
      <w:pPr>
        <w:ind w:left="6480" w:hanging="180"/>
      </w:pPr>
    </w:lvl>
  </w:abstractNum>
  <w:abstractNum w:abstractNumId="206" w15:restartNumberingAfterBreak="0">
    <w:nsid w:val="240FF33E"/>
    <w:multiLevelType w:val="hybridMultilevel"/>
    <w:tmpl w:val="45E612B2"/>
    <w:lvl w:ilvl="0" w:tplc="868E787C">
      <w:start w:val="1"/>
      <w:numFmt w:val="bullet"/>
      <w:lvlText w:val=""/>
      <w:lvlJc w:val="left"/>
      <w:pPr>
        <w:ind w:left="720" w:hanging="360"/>
      </w:pPr>
      <w:rPr>
        <w:rFonts w:ascii="Symbol" w:hAnsi="Symbol" w:hint="default"/>
      </w:rPr>
    </w:lvl>
    <w:lvl w:ilvl="1" w:tplc="897AB3EE">
      <w:start w:val="1"/>
      <w:numFmt w:val="bullet"/>
      <w:lvlText w:val="·"/>
      <w:lvlJc w:val="left"/>
      <w:pPr>
        <w:ind w:left="1440" w:hanging="360"/>
      </w:pPr>
      <w:rPr>
        <w:rFonts w:ascii="Symbol" w:hAnsi="Symbol" w:hint="default"/>
      </w:rPr>
    </w:lvl>
    <w:lvl w:ilvl="2" w:tplc="4574CB28">
      <w:start w:val="1"/>
      <w:numFmt w:val="bullet"/>
      <w:lvlText w:val=""/>
      <w:lvlJc w:val="left"/>
      <w:pPr>
        <w:ind w:left="2160" w:hanging="360"/>
      </w:pPr>
      <w:rPr>
        <w:rFonts w:ascii="Wingdings" w:hAnsi="Wingdings" w:hint="default"/>
      </w:rPr>
    </w:lvl>
    <w:lvl w:ilvl="3" w:tplc="63E0219C">
      <w:start w:val="1"/>
      <w:numFmt w:val="bullet"/>
      <w:lvlText w:val=""/>
      <w:lvlJc w:val="left"/>
      <w:pPr>
        <w:ind w:left="2880" w:hanging="360"/>
      </w:pPr>
      <w:rPr>
        <w:rFonts w:ascii="Symbol" w:hAnsi="Symbol" w:hint="default"/>
      </w:rPr>
    </w:lvl>
    <w:lvl w:ilvl="4" w:tplc="B128E526">
      <w:start w:val="1"/>
      <w:numFmt w:val="bullet"/>
      <w:lvlText w:val="o"/>
      <w:lvlJc w:val="left"/>
      <w:pPr>
        <w:ind w:left="3600" w:hanging="360"/>
      </w:pPr>
      <w:rPr>
        <w:rFonts w:ascii="Courier New" w:hAnsi="Courier New" w:hint="default"/>
      </w:rPr>
    </w:lvl>
    <w:lvl w:ilvl="5" w:tplc="67FA7FEC">
      <w:start w:val="1"/>
      <w:numFmt w:val="bullet"/>
      <w:lvlText w:val=""/>
      <w:lvlJc w:val="left"/>
      <w:pPr>
        <w:ind w:left="4320" w:hanging="360"/>
      </w:pPr>
      <w:rPr>
        <w:rFonts w:ascii="Wingdings" w:hAnsi="Wingdings" w:hint="default"/>
      </w:rPr>
    </w:lvl>
    <w:lvl w:ilvl="6" w:tplc="1E60BEF4">
      <w:start w:val="1"/>
      <w:numFmt w:val="bullet"/>
      <w:lvlText w:val=""/>
      <w:lvlJc w:val="left"/>
      <w:pPr>
        <w:ind w:left="5040" w:hanging="360"/>
      </w:pPr>
      <w:rPr>
        <w:rFonts w:ascii="Symbol" w:hAnsi="Symbol" w:hint="default"/>
      </w:rPr>
    </w:lvl>
    <w:lvl w:ilvl="7" w:tplc="2778B4A0">
      <w:start w:val="1"/>
      <w:numFmt w:val="bullet"/>
      <w:lvlText w:val="o"/>
      <w:lvlJc w:val="left"/>
      <w:pPr>
        <w:ind w:left="5760" w:hanging="360"/>
      </w:pPr>
      <w:rPr>
        <w:rFonts w:ascii="Courier New" w:hAnsi="Courier New" w:hint="default"/>
      </w:rPr>
    </w:lvl>
    <w:lvl w:ilvl="8" w:tplc="E2F2F508">
      <w:start w:val="1"/>
      <w:numFmt w:val="bullet"/>
      <w:lvlText w:val=""/>
      <w:lvlJc w:val="left"/>
      <w:pPr>
        <w:ind w:left="6480" w:hanging="360"/>
      </w:pPr>
      <w:rPr>
        <w:rFonts w:ascii="Wingdings" w:hAnsi="Wingdings" w:hint="default"/>
      </w:rPr>
    </w:lvl>
  </w:abstractNum>
  <w:abstractNum w:abstractNumId="207" w15:restartNumberingAfterBreak="0">
    <w:nsid w:val="24279791"/>
    <w:multiLevelType w:val="hybridMultilevel"/>
    <w:tmpl w:val="7AEE5ABC"/>
    <w:lvl w:ilvl="0" w:tplc="663A4CBE">
      <w:start w:val="1"/>
      <w:numFmt w:val="bullet"/>
      <w:lvlText w:val="o"/>
      <w:lvlJc w:val="left"/>
      <w:pPr>
        <w:ind w:left="720" w:hanging="360"/>
      </w:pPr>
      <w:rPr>
        <w:rFonts w:ascii="&quot;Courier New&quot;" w:hAnsi="&quot;Courier New&quot;" w:hint="default"/>
      </w:rPr>
    </w:lvl>
    <w:lvl w:ilvl="1" w:tplc="6D1A0E12">
      <w:start w:val="1"/>
      <w:numFmt w:val="bullet"/>
      <w:lvlText w:val="o"/>
      <w:lvlJc w:val="left"/>
      <w:pPr>
        <w:ind w:left="1440" w:hanging="360"/>
      </w:pPr>
      <w:rPr>
        <w:rFonts w:ascii="Courier New" w:hAnsi="Courier New" w:hint="default"/>
      </w:rPr>
    </w:lvl>
    <w:lvl w:ilvl="2" w:tplc="41689D16">
      <w:start w:val="1"/>
      <w:numFmt w:val="bullet"/>
      <w:lvlText w:val=""/>
      <w:lvlJc w:val="left"/>
      <w:pPr>
        <w:ind w:left="2160" w:hanging="360"/>
      </w:pPr>
      <w:rPr>
        <w:rFonts w:ascii="Wingdings" w:hAnsi="Wingdings" w:hint="default"/>
      </w:rPr>
    </w:lvl>
    <w:lvl w:ilvl="3" w:tplc="FAE6F27E">
      <w:start w:val="1"/>
      <w:numFmt w:val="bullet"/>
      <w:lvlText w:val=""/>
      <w:lvlJc w:val="left"/>
      <w:pPr>
        <w:ind w:left="2880" w:hanging="360"/>
      </w:pPr>
      <w:rPr>
        <w:rFonts w:ascii="Symbol" w:hAnsi="Symbol" w:hint="default"/>
      </w:rPr>
    </w:lvl>
    <w:lvl w:ilvl="4" w:tplc="70003154">
      <w:start w:val="1"/>
      <w:numFmt w:val="bullet"/>
      <w:lvlText w:val="o"/>
      <w:lvlJc w:val="left"/>
      <w:pPr>
        <w:ind w:left="3600" w:hanging="360"/>
      </w:pPr>
      <w:rPr>
        <w:rFonts w:ascii="Courier New" w:hAnsi="Courier New" w:hint="default"/>
      </w:rPr>
    </w:lvl>
    <w:lvl w:ilvl="5" w:tplc="E976F9CC">
      <w:start w:val="1"/>
      <w:numFmt w:val="bullet"/>
      <w:lvlText w:val=""/>
      <w:lvlJc w:val="left"/>
      <w:pPr>
        <w:ind w:left="4320" w:hanging="360"/>
      </w:pPr>
      <w:rPr>
        <w:rFonts w:ascii="Wingdings" w:hAnsi="Wingdings" w:hint="default"/>
      </w:rPr>
    </w:lvl>
    <w:lvl w:ilvl="6" w:tplc="A0F0BE44">
      <w:start w:val="1"/>
      <w:numFmt w:val="bullet"/>
      <w:lvlText w:val=""/>
      <w:lvlJc w:val="left"/>
      <w:pPr>
        <w:ind w:left="5040" w:hanging="360"/>
      </w:pPr>
      <w:rPr>
        <w:rFonts w:ascii="Symbol" w:hAnsi="Symbol" w:hint="default"/>
      </w:rPr>
    </w:lvl>
    <w:lvl w:ilvl="7" w:tplc="CC0A131C">
      <w:start w:val="1"/>
      <w:numFmt w:val="bullet"/>
      <w:lvlText w:val="o"/>
      <w:lvlJc w:val="left"/>
      <w:pPr>
        <w:ind w:left="5760" w:hanging="360"/>
      </w:pPr>
      <w:rPr>
        <w:rFonts w:ascii="Courier New" w:hAnsi="Courier New" w:hint="default"/>
      </w:rPr>
    </w:lvl>
    <w:lvl w:ilvl="8" w:tplc="931C0596">
      <w:start w:val="1"/>
      <w:numFmt w:val="bullet"/>
      <w:lvlText w:val=""/>
      <w:lvlJc w:val="left"/>
      <w:pPr>
        <w:ind w:left="6480" w:hanging="360"/>
      </w:pPr>
      <w:rPr>
        <w:rFonts w:ascii="Wingdings" w:hAnsi="Wingdings" w:hint="default"/>
      </w:rPr>
    </w:lvl>
  </w:abstractNum>
  <w:abstractNum w:abstractNumId="208" w15:restartNumberingAfterBreak="0">
    <w:nsid w:val="242A6865"/>
    <w:multiLevelType w:val="hybridMultilevel"/>
    <w:tmpl w:val="EFE86036"/>
    <w:lvl w:ilvl="0" w:tplc="6CBE3522">
      <w:start w:val="1"/>
      <w:numFmt w:val="bullet"/>
      <w:lvlText w:val="·"/>
      <w:lvlJc w:val="left"/>
      <w:pPr>
        <w:ind w:left="720" w:hanging="360"/>
      </w:pPr>
      <w:rPr>
        <w:rFonts w:ascii="Symbol" w:hAnsi="Symbol" w:hint="default"/>
      </w:rPr>
    </w:lvl>
    <w:lvl w:ilvl="1" w:tplc="A9D2766E">
      <w:start w:val="1"/>
      <w:numFmt w:val="bullet"/>
      <w:lvlText w:val="o"/>
      <w:lvlJc w:val="left"/>
      <w:pPr>
        <w:ind w:left="1440" w:hanging="360"/>
      </w:pPr>
      <w:rPr>
        <w:rFonts w:ascii="Courier New" w:hAnsi="Courier New" w:hint="default"/>
      </w:rPr>
    </w:lvl>
    <w:lvl w:ilvl="2" w:tplc="D528E1A4">
      <w:start w:val="1"/>
      <w:numFmt w:val="bullet"/>
      <w:lvlText w:val=""/>
      <w:lvlJc w:val="left"/>
      <w:pPr>
        <w:ind w:left="2160" w:hanging="360"/>
      </w:pPr>
      <w:rPr>
        <w:rFonts w:ascii="Wingdings" w:hAnsi="Wingdings" w:hint="default"/>
      </w:rPr>
    </w:lvl>
    <w:lvl w:ilvl="3" w:tplc="0920745E">
      <w:start w:val="1"/>
      <w:numFmt w:val="bullet"/>
      <w:lvlText w:val=""/>
      <w:lvlJc w:val="left"/>
      <w:pPr>
        <w:ind w:left="2880" w:hanging="360"/>
      </w:pPr>
      <w:rPr>
        <w:rFonts w:ascii="Symbol" w:hAnsi="Symbol" w:hint="default"/>
      </w:rPr>
    </w:lvl>
    <w:lvl w:ilvl="4" w:tplc="B4B8A476">
      <w:start w:val="1"/>
      <w:numFmt w:val="bullet"/>
      <w:lvlText w:val="o"/>
      <w:lvlJc w:val="left"/>
      <w:pPr>
        <w:ind w:left="3600" w:hanging="360"/>
      </w:pPr>
      <w:rPr>
        <w:rFonts w:ascii="Courier New" w:hAnsi="Courier New" w:hint="default"/>
      </w:rPr>
    </w:lvl>
    <w:lvl w:ilvl="5" w:tplc="ACD890A4">
      <w:start w:val="1"/>
      <w:numFmt w:val="bullet"/>
      <w:lvlText w:val=""/>
      <w:lvlJc w:val="left"/>
      <w:pPr>
        <w:ind w:left="4320" w:hanging="360"/>
      </w:pPr>
      <w:rPr>
        <w:rFonts w:ascii="Wingdings" w:hAnsi="Wingdings" w:hint="default"/>
      </w:rPr>
    </w:lvl>
    <w:lvl w:ilvl="6" w:tplc="79683184">
      <w:start w:val="1"/>
      <w:numFmt w:val="bullet"/>
      <w:lvlText w:val=""/>
      <w:lvlJc w:val="left"/>
      <w:pPr>
        <w:ind w:left="5040" w:hanging="360"/>
      </w:pPr>
      <w:rPr>
        <w:rFonts w:ascii="Symbol" w:hAnsi="Symbol" w:hint="default"/>
      </w:rPr>
    </w:lvl>
    <w:lvl w:ilvl="7" w:tplc="E4A2B982">
      <w:start w:val="1"/>
      <w:numFmt w:val="bullet"/>
      <w:lvlText w:val="o"/>
      <w:lvlJc w:val="left"/>
      <w:pPr>
        <w:ind w:left="5760" w:hanging="360"/>
      </w:pPr>
      <w:rPr>
        <w:rFonts w:ascii="Courier New" w:hAnsi="Courier New" w:hint="default"/>
      </w:rPr>
    </w:lvl>
    <w:lvl w:ilvl="8" w:tplc="314A4E44">
      <w:start w:val="1"/>
      <w:numFmt w:val="bullet"/>
      <w:lvlText w:val=""/>
      <w:lvlJc w:val="left"/>
      <w:pPr>
        <w:ind w:left="6480" w:hanging="360"/>
      </w:pPr>
      <w:rPr>
        <w:rFonts w:ascii="Wingdings" w:hAnsi="Wingdings" w:hint="default"/>
      </w:rPr>
    </w:lvl>
  </w:abstractNum>
  <w:abstractNum w:abstractNumId="209" w15:restartNumberingAfterBreak="0">
    <w:nsid w:val="242E236D"/>
    <w:multiLevelType w:val="hybridMultilevel"/>
    <w:tmpl w:val="C5561AD0"/>
    <w:lvl w:ilvl="0" w:tplc="27F2B18A">
      <w:start w:val="1"/>
      <w:numFmt w:val="bullet"/>
      <w:lvlText w:val=""/>
      <w:lvlJc w:val="left"/>
      <w:pPr>
        <w:ind w:left="720" w:hanging="360"/>
      </w:pPr>
      <w:rPr>
        <w:rFonts w:ascii="Symbol" w:hAnsi="Symbol" w:hint="default"/>
      </w:rPr>
    </w:lvl>
    <w:lvl w:ilvl="1" w:tplc="94785470">
      <w:start w:val="1"/>
      <w:numFmt w:val="bullet"/>
      <w:lvlText w:val="o"/>
      <w:lvlJc w:val="left"/>
      <w:pPr>
        <w:ind w:left="1440" w:hanging="360"/>
      </w:pPr>
      <w:rPr>
        <w:rFonts w:ascii="Courier New" w:hAnsi="Courier New" w:hint="default"/>
      </w:rPr>
    </w:lvl>
    <w:lvl w:ilvl="2" w:tplc="B3D0A16A">
      <w:start w:val="1"/>
      <w:numFmt w:val="bullet"/>
      <w:lvlText w:val=""/>
      <w:lvlJc w:val="left"/>
      <w:pPr>
        <w:ind w:left="2160" w:hanging="360"/>
      </w:pPr>
      <w:rPr>
        <w:rFonts w:ascii="Wingdings" w:hAnsi="Wingdings" w:hint="default"/>
      </w:rPr>
    </w:lvl>
    <w:lvl w:ilvl="3" w:tplc="F2DC6584">
      <w:start w:val="1"/>
      <w:numFmt w:val="bullet"/>
      <w:lvlText w:val=""/>
      <w:lvlJc w:val="left"/>
      <w:pPr>
        <w:ind w:left="2880" w:hanging="360"/>
      </w:pPr>
      <w:rPr>
        <w:rFonts w:ascii="Symbol" w:hAnsi="Symbol" w:hint="default"/>
      </w:rPr>
    </w:lvl>
    <w:lvl w:ilvl="4" w:tplc="E01C2726">
      <w:start w:val="1"/>
      <w:numFmt w:val="bullet"/>
      <w:lvlText w:val="o"/>
      <w:lvlJc w:val="left"/>
      <w:pPr>
        <w:ind w:left="3600" w:hanging="360"/>
      </w:pPr>
      <w:rPr>
        <w:rFonts w:ascii="Courier New" w:hAnsi="Courier New" w:hint="default"/>
      </w:rPr>
    </w:lvl>
    <w:lvl w:ilvl="5" w:tplc="5C1642DE">
      <w:start w:val="1"/>
      <w:numFmt w:val="bullet"/>
      <w:lvlText w:val=""/>
      <w:lvlJc w:val="left"/>
      <w:pPr>
        <w:ind w:left="4320" w:hanging="360"/>
      </w:pPr>
      <w:rPr>
        <w:rFonts w:ascii="Wingdings" w:hAnsi="Wingdings" w:hint="default"/>
      </w:rPr>
    </w:lvl>
    <w:lvl w:ilvl="6" w:tplc="B2B451DA">
      <w:start w:val="1"/>
      <w:numFmt w:val="bullet"/>
      <w:lvlText w:val=""/>
      <w:lvlJc w:val="left"/>
      <w:pPr>
        <w:ind w:left="5040" w:hanging="360"/>
      </w:pPr>
      <w:rPr>
        <w:rFonts w:ascii="Symbol" w:hAnsi="Symbol" w:hint="default"/>
      </w:rPr>
    </w:lvl>
    <w:lvl w:ilvl="7" w:tplc="9BF6B38A">
      <w:start w:val="1"/>
      <w:numFmt w:val="bullet"/>
      <w:lvlText w:val="o"/>
      <w:lvlJc w:val="left"/>
      <w:pPr>
        <w:ind w:left="5760" w:hanging="360"/>
      </w:pPr>
      <w:rPr>
        <w:rFonts w:ascii="Courier New" w:hAnsi="Courier New" w:hint="default"/>
      </w:rPr>
    </w:lvl>
    <w:lvl w:ilvl="8" w:tplc="6B5294D2">
      <w:start w:val="1"/>
      <w:numFmt w:val="bullet"/>
      <w:lvlText w:val=""/>
      <w:lvlJc w:val="left"/>
      <w:pPr>
        <w:ind w:left="6480" w:hanging="360"/>
      </w:pPr>
      <w:rPr>
        <w:rFonts w:ascii="Wingdings" w:hAnsi="Wingdings" w:hint="default"/>
      </w:rPr>
    </w:lvl>
  </w:abstractNum>
  <w:abstractNum w:abstractNumId="210" w15:restartNumberingAfterBreak="0">
    <w:nsid w:val="242E341E"/>
    <w:multiLevelType w:val="hybridMultilevel"/>
    <w:tmpl w:val="6BC0FD5E"/>
    <w:lvl w:ilvl="0" w:tplc="C230410E">
      <w:start w:val="1"/>
      <w:numFmt w:val="decimal"/>
      <w:lvlText w:val="%1."/>
      <w:lvlJc w:val="left"/>
      <w:pPr>
        <w:ind w:left="720" w:hanging="360"/>
      </w:pPr>
    </w:lvl>
    <w:lvl w:ilvl="1" w:tplc="099E7000">
      <w:start w:val="1"/>
      <w:numFmt w:val="lowerLetter"/>
      <w:lvlText w:val="%2."/>
      <w:lvlJc w:val="left"/>
      <w:pPr>
        <w:ind w:left="1440" w:hanging="360"/>
      </w:pPr>
    </w:lvl>
    <w:lvl w:ilvl="2" w:tplc="23DC17FE">
      <w:start w:val="2"/>
      <w:numFmt w:val="lowerRoman"/>
      <w:lvlText w:val="%3."/>
      <w:lvlJc w:val="right"/>
      <w:pPr>
        <w:ind w:left="2160" w:hanging="180"/>
      </w:pPr>
    </w:lvl>
    <w:lvl w:ilvl="3" w:tplc="E272C5D4">
      <w:start w:val="1"/>
      <w:numFmt w:val="decimal"/>
      <w:lvlText w:val="%4."/>
      <w:lvlJc w:val="left"/>
      <w:pPr>
        <w:ind w:left="2880" w:hanging="360"/>
      </w:pPr>
    </w:lvl>
    <w:lvl w:ilvl="4" w:tplc="12D85908">
      <w:start w:val="1"/>
      <w:numFmt w:val="lowerLetter"/>
      <w:lvlText w:val="%5."/>
      <w:lvlJc w:val="left"/>
      <w:pPr>
        <w:ind w:left="3600" w:hanging="360"/>
      </w:pPr>
    </w:lvl>
    <w:lvl w:ilvl="5" w:tplc="1E8E727E">
      <w:start w:val="1"/>
      <w:numFmt w:val="lowerRoman"/>
      <w:lvlText w:val="%6."/>
      <w:lvlJc w:val="right"/>
      <w:pPr>
        <w:ind w:left="4320" w:hanging="180"/>
      </w:pPr>
    </w:lvl>
    <w:lvl w:ilvl="6" w:tplc="C930D5D2">
      <w:start w:val="1"/>
      <w:numFmt w:val="decimal"/>
      <w:lvlText w:val="%7."/>
      <w:lvlJc w:val="left"/>
      <w:pPr>
        <w:ind w:left="5040" w:hanging="360"/>
      </w:pPr>
    </w:lvl>
    <w:lvl w:ilvl="7" w:tplc="8AD6C5BE">
      <w:start w:val="1"/>
      <w:numFmt w:val="lowerLetter"/>
      <w:lvlText w:val="%8."/>
      <w:lvlJc w:val="left"/>
      <w:pPr>
        <w:ind w:left="5760" w:hanging="360"/>
      </w:pPr>
    </w:lvl>
    <w:lvl w:ilvl="8" w:tplc="940893FC">
      <w:start w:val="1"/>
      <w:numFmt w:val="lowerRoman"/>
      <w:lvlText w:val="%9."/>
      <w:lvlJc w:val="right"/>
      <w:pPr>
        <w:ind w:left="6480" w:hanging="180"/>
      </w:pPr>
    </w:lvl>
  </w:abstractNum>
  <w:abstractNum w:abstractNumId="211" w15:restartNumberingAfterBreak="0">
    <w:nsid w:val="243EB8A7"/>
    <w:multiLevelType w:val="hybridMultilevel"/>
    <w:tmpl w:val="7542FACE"/>
    <w:lvl w:ilvl="0" w:tplc="744AAF4E">
      <w:start w:val="1"/>
      <w:numFmt w:val="decimal"/>
      <w:lvlText w:val="%1."/>
      <w:lvlJc w:val="left"/>
      <w:pPr>
        <w:ind w:left="720" w:hanging="360"/>
      </w:pPr>
    </w:lvl>
    <w:lvl w:ilvl="1" w:tplc="E514D3D0">
      <w:start w:val="1"/>
      <w:numFmt w:val="lowerLetter"/>
      <w:lvlText w:val="%2."/>
      <w:lvlJc w:val="left"/>
      <w:pPr>
        <w:ind w:left="1440" w:hanging="360"/>
      </w:pPr>
    </w:lvl>
    <w:lvl w:ilvl="2" w:tplc="7CAE9186">
      <w:start w:val="1"/>
      <w:numFmt w:val="lowerRoman"/>
      <w:lvlText w:val="%3."/>
      <w:lvlJc w:val="right"/>
      <w:pPr>
        <w:ind w:left="2160" w:hanging="180"/>
      </w:pPr>
    </w:lvl>
    <w:lvl w:ilvl="3" w:tplc="42CC131A">
      <w:start w:val="1"/>
      <w:numFmt w:val="lowerLetter"/>
      <w:lvlText w:val="%4."/>
      <w:lvlJc w:val="left"/>
      <w:pPr>
        <w:ind w:left="2880" w:hanging="360"/>
      </w:pPr>
    </w:lvl>
    <w:lvl w:ilvl="4" w:tplc="188032BC">
      <w:start w:val="1"/>
      <w:numFmt w:val="lowerLetter"/>
      <w:lvlText w:val="%5."/>
      <w:lvlJc w:val="left"/>
      <w:pPr>
        <w:ind w:left="3600" w:hanging="360"/>
      </w:pPr>
    </w:lvl>
    <w:lvl w:ilvl="5" w:tplc="A4CCB7D2">
      <w:start w:val="1"/>
      <w:numFmt w:val="lowerRoman"/>
      <w:lvlText w:val="%6."/>
      <w:lvlJc w:val="right"/>
      <w:pPr>
        <w:ind w:left="4320" w:hanging="180"/>
      </w:pPr>
    </w:lvl>
    <w:lvl w:ilvl="6" w:tplc="8AB6ED08">
      <w:start w:val="1"/>
      <w:numFmt w:val="decimal"/>
      <w:lvlText w:val="%7."/>
      <w:lvlJc w:val="left"/>
      <w:pPr>
        <w:ind w:left="5040" w:hanging="360"/>
      </w:pPr>
    </w:lvl>
    <w:lvl w:ilvl="7" w:tplc="112C422A">
      <w:start w:val="1"/>
      <w:numFmt w:val="lowerLetter"/>
      <w:lvlText w:val="%8."/>
      <w:lvlJc w:val="left"/>
      <w:pPr>
        <w:ind w:left="5760" w:hanging="360"/>
      </w:pPr>
    </w:lvl>
    <w:lvl w:ilvl="8" w:tplc="AD38DDC0">
      <w:start w:val="1"/>
      <w:numFmt w:val="lowerRoman"/>
      <w:lvlText w:val="%9."/>
      <w:lvlJc w:val="right"/>
      <w:pPr>
        <w:ind w:left="6480" w:hanging="180"/>
      </w:pPr>
    </w:lvl>
  </w:abstractNum>
  <w:abstractNum w:abstractNumId="212" w15:restartNumberingAfterBreak="0">
    <w:nsid w:val="24476796"/>
    <w:multiLevelType w:val="hybridMultilevel"/>
    <w:tmpl w:val="430ED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245A37C1"/>
    <w:multiLevelType w:val="hybridMultilevel"/>
    <w:tmpl w:val="3ADA0A52"/>
    <w:lvl w:ilvl="0" w:tplc="3626D474">
      <w:start w:val="1"/>
      <w:numFmt w:val="decimal"/>
      <w:lvlText w:val="%1."/>
      <w:lvlJc w:val="left"/>
      <w:pPr>
        <w:ind w:left="720" w:hanging="360"/>
      </w:pPr>
    </w:lvl>
    <w:lvl w:ilvl="1" w:tplc="DCAE8C1A">
      <w:start w:val="1"/>
      <w:numFmt w:val="lowerLetter"/>
      <w:lvlText w:val="%2."/>
      <w:lvlJc w:val="left"/>
      <w:pPr>
        <w:ind w:left="1440" w:hanging="360"/>
      </w:pPr>
    </w:lvl>
    <w:lvl w:ilvl="2" w:tplc="3CAC09DC">
      <w:start w:val="1"/>
      <w:numFmt w:val="lowerRoman"/>
      <w:lvlText w:val="%3."/>
      <w:lvlJc w:val="right"/>
      <w:pPr>
        <w:ind w:left="2160" w:hanging="180"/>
      </w:pPr>
    </w:lvl>
    <w:lvl w:ilvl="3" w:tplc="9C4A2872">
      <w:start w:val="1"/>
      <w:numFmt w:val="decimal"/>
      <w:lvlText w:val="%4."/>
      <w:lvlJc w:val="left"/>
      <w:pPr>
        <w:ind w:left="2880" w:hanging="360"/>
      </w:pPr>
    </w:lvl>
    <w:lvl w:ilvl="4" w:tplc="009E0DD2">
      <w:start w:val="3"/>
      <w:numFmt w:val="lowerLetter"/>
      <w:lvlText w:val="%5."/>
      <w:lvlJc w:val="left"/>
      <w:pPr>
        <w:ind w:left="3600" w:hanging="360"/>
      </w:pPr>
    </w:lvl>
    <w:lvl w:ilvl="5" w:tplc="B352EB9E">
      <w:start w:val="1"/>
      <w:numFmt w:val="lowerRoman"/>
      <w:lvlText w:val="%6."/>
      <w:lvlJc w:val="right"/>
      <w:pPr>
        <w:ind w:left="4320" w:hanging="180"/>
      </w:pPr>
    </w:lvl>
    <w:lvl w:ilvl="6" w:tplc="C5443F14">
      <w:start w:val="1"/>
      <w:numFmt w:val="decimal"/>
      <w:lvlText w:val="%7."/>
      <w:lvlJc w:val="left"/>
      <w:pPr>
        <w:ind w:left="5040" w:hanging="360"/>
      </w:pPr>
    </w:lvl>
    <w:lvl w:ilvl="7" w:tplc="55C027C8">
      <w:start w:val="1"/>
      <w:numFmt w:val="lowerLetter"/>
      <w:lvlText w:val="%8."/>
      <w:lvlJc w:val="left"/>
      <w:pPr>
        <w:ind w:left="5760" w:hanging="360"/>
      </w:pPr>
    </w:lvl>
    <w:lvl w:ilvl="8" w:tplc="78FCC2B0">
      <w:start w:val="1"/>
      <w:numFmt w:val="lowerRoman"/>
      <w:lvlText w:val="%9."/>
      <w:lvlJc w:val="right"/>
      <w:pPr>
        <w:ind w:left="6480" w:hanging="180"/>
      </w:pPr>
    </w:lvl>
  </w:abstractNum>
  <w:abstractNum w:abstractNumId="214" w15:restartNumberingAfterBreak="0">
    <w:nsid w:val="251F4A57"/>
    <w:multiLevelType w:val="hybridMultilevel"/>
    <w:tmpl w:val="B3A8BB0C"/>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5" w15:restartNumberingAfterBreak="0">
    <w:nsid w:val="2555CB2A"/>
    <w:multiLevelType w:val="hybridMultilevel"/>
    <w:tmpl w:val="63F89F78"/>
    <w:lvl w:ilvl="0" w:tplc="415AA2B4">
      <w:start w:val="1"/>
      <w:numFmt w:val="bullet"/>
      <w:lvlText w:val="o"/>
      <w:lvlJc w:val="left"/>
      <w:pPr>
        <w:ind w:left="720" w:hanging="360"/>
      </w:pPr>
      <w:rPr>
        <w:rFonts w:ascii="Aptos, sans-serif" w:hAnsi="Aptos, sans-serif" w:hint="default"/>
      </w:rPr>
    </w:lvl>
    <w:lvl w:ilvl="1" w:tplc="45764C62">
      <w:start w:val="1"/>
      <w:numFmt w:val="bullet"/>
      <w:lvlText w:val="o"/>
      <w:lvlJc w:val="left"/>
      <w:pPr>
        <w:ind w:left="1440" w:hanging="360"/>
      </w:pPr>
      <w:rPr>
        <w:rFonts w:ascii="Courier New" w:hAnsi="Courier New" w:hint="default"/>
      </w:rPr>
    </w:lvl>
    <w:lvl w:ilvl="2" w:tplc="DC2297FE">
      <w:start w:val="1"/>
      <w:numFmt w:val="bullet"/>
      <w:lvlText w:val=""/>
      <w:lvlJc w:val="left"/>
      <w:pPr>
        <w:ind w:left="2160" w:hanging="360"/>
      </w:pPr>
      <w:rPr>
        <w:rFonts w:ascii="Wingdings" w:hAnsi="Wingdings" w:hint="default"/>
      </w:rPr>
    </w:lvl>
    <w:lvl w:ilvl="3" w:tplc="76BED800">
      <w:start w:val="1"/>
      <w:numFmt w:val="bullet"/>
      <w:lvlText w:val=""/>
      <w:lvlJc w:val="left"/>
      <w:pPr>
        <w:ind w:left="2880" w:hanging="360"/>
      </w:pPr>
      <w:rPr>
        <w:rFonts w:ascii="Symbol" w:hAnsi="Symbol" w:hint="default"/>
      </w:rPr>
    </w:lvl>
    <w:lvl w:ilvl="4" w:tplc="1F763B0C">
      <w:start w:val="1"/>
      <w:numFmt w:val="bullet"/>
      <w:lvlText w:val="o"/>
      <w:lvlJc w:val="left"/>
      <w:pPr>
        <w:ind w:left="3600" w:hanging="360"/>
      </w:pPr>
      <w:rPr>
        <w:rFonts w:ascii="Courier New" w:hAnsi="Courier New" w:hint="default"/>
      </w:rPr>
    </w:lvl>
    <w:lvl w:ilvl="5" w:tplc="8404153E">
      <w:start w:val="1"/>
      <w:numFmt w:val="bullet"/>
      <w:lvlText w:val=""/>
      <w:lvlJc w:val="left"/>
      <w:pPr>
        <w:ind w:left="4320" w:hanging="360"/>
      </w:pPr>
      <w:rPr>
        <w:rFonts w:ascii="Wingdings" w:hAnsi="Wingdings" w:hint="default"/>
      </w:rPr>
    </w:lvl>
    <w:lvl w:ilvl="6" w:tplc="678A7820">
      <w:start w:val="1"/>
      <w:numFmt w:val="bullet"/>
      <w:lvlText w:val=""/>
      <w:lvlJc w:val="left"/>
      <w:pPr>
        <w:ind w:left="5040" w:hanging="360"/>
      </w:pPr>
      <w:rPr>
        <w:rFonts w:ascii="Symbol" w:hAnsi="Symbol" w:hint="default"/>
      </w:rPr>
    </w:lvl>
    <w:lvl w:ilvl="7" w:tplc="DDAE0372">
      <w:start w:val="1"/>
      <w:numFmt w:val="bullet"/>
      <w:lvlText w:val="o"/>
      <w:lvlJc w:val="left"/>
      <w:pPr>
        <w:ind w:left="5760" w:hanging="360"/>
      </w:pPr>
      <w:rPr>
        <w:rFonts w:ascii="Courier New" w:hAnsi="Courier New" w:hint="default"/>
      </w:rPr>
    </w:lvl>
    <w:lvl w:ilvl="8" w:tplc="7496268E">
      <w:start w:val="1"/>
      <w:numFmt w:val="bullet"/>
      <w:lvlText w:val=""/>
      <w:lvlJc w:val="left"/>
      <w:pPr>
        <w:ind w:left="6480" w:hanging="360"/>
      </w:pPr>
      <w:rPr>
        <w:rFonts w:ascii="Wingdings" w:hAnsi="Wingdings" w:hint="default"/>
      </w:rPr>
    </w:lvl>
  </w:abstractNum>
  <w:abstractNum w:abstractNumId="216" w15:restartNumberingAfterBreak="0">
    <w:nsid w:val="25A2C904"/>
    <w:multiLevelType w:val="hybridMultilevel"/>
    <w:tmpl w:val="6778E562"/>
    <w:lvl w:ilvl="0" w:tplc="667278DC">
      <w:start w:val="1"/>
      <w:numFmt w:val="bullet"/>
      <w:lvlText w:val=""/>
      <w:lvlJc w:val="left"/>
      <w:pPr>
        <w:ind w:left="720" w:hanging="360"/>
      </w:pPr>
      <w:rPr>
        <w:rFonts w:ascii="Symbol" w:hAnsi="Symbol" w:hint="default"/>
      </w:rPr>
    </w:lvl>
    <w:lvl w:ilvl="1" w:tplc="F01A9630">
      <w:start w:val="1"/>
      <w:numFmt w:val="bullet"/>
      <w:lvlText w:val="o"/>
      <w:lvlJc w:val="left"/>
      <w:pPr>
        <w:ind w:left="1440" w:hanging="360"/>
      </w:pPr>
      <w:rPr>
        <w:rFonts w:ascii="Courier New" w:hAnsi="Courier New" w:hint="default"/>
      </w:rPr>
    </w:lvl>
    <w:lvl w:ilvl="2" w:tplc="4CF25958">
      <w:start w:val="1"/>
      <w:numFmt w:val="bullet"/>
      <w:lvlText w:val="o"/>
      <w:lvlJc w:val="left"/>
      <w:pPr>
        <w:ind w:left="2160" w:hanging="360"/>
      </w:pPr>
      <w:rPr>
        <w:rFonts w:ascii="&quot;Courier New&quot;" w:hAnsi="&quot;Courier New&quot;" w:hint="default"/>
      </w:rPr>
    </w:lvl>
    <w:lvl w:ilvl="3" w:tplc="0D7A84A0">
      <w:start w:val="1"/>
      <w:numFmt w:val="bullet"/>
      <w:lvlText w:val=""/>
      <w:lvlJc w:val="left"/>
      <w:pPr>
        <w:ind w:left="2880" w:hanging="360"/>
      </w:pPr>
      <w:rPr>
        <w:rFonts w:ascii="Symbol" w:hAnsi="Symbol" w:hint="default"/>
      </w:rPr>
    </w:lvl>
    <w:lvl w:ilvl="4" w:tplc="76E24608">
      <w:start w:val="1"/>
      <w:numFmt w:val="bullet"/>
      <w:lvlText w:val="o"/>
      <w:lvlJc w:val="left"/>
      <w:pPr>
        <w:ind w:left="3600" w:hanging="360"/>
      </w:pPr>
      <w:rPr>
        <w:rFonts w:ascii="Courier New" w:hAnsi="Courier New" w:hint="default"/>
      </w:rPr>
    </w:lvl>
    <w:lvl w:ilvl="5" w:tplc="F9443E92">
      <w:start w:val="1"/>
      <w:numFmt w:val="bullet"/>
      <w:lvlText w:val=""/>
      <w:lvlJc w:val="left"/>
      <w:pPr>
        <w:ind w:left="4320" w:hanging="360"/>
      </w:pPr>
      <w:rPr>
        <w:rFonts w:ascii="Wingdings" w:hAnsi="Wingdings" w:hint="default"/>
      </w:rPr>
    </w:lvl>
    <w:lvl w:ilvl="6" w:tplc="BBF2B6B2">
      <w:start w:val="1"/>
      <w:numFmt w:val="bullet"/>
      <w:lvlText w:val=""/>
      <w:lvlJc w:val="left"/>
      <w:pPr>
        <w:ind w:left="5040" w:hanging="360"/>
      </w:pPr>
      <w:rPr>
        <w:rFonts w:ascii="Symbol" w:hAnsi="Symbol" w:hint="default"/>
      </w:rPr>
    </w:lvl>
    <w:lvl w:ilvl="7" w:tplc="61E02972">
      <w:start w:val="1"/>
      <w:numFmt w:val="bullet"/>
      <w:lvlText w:val="o"/>
      <w:lvlJc w:val="left"/>
      <w:pPr>
        <w:ind w:left="5760" w:hanging="360"/>
      </w:pPr>
      <w:rPr>
        <w:rFonts w:ascii="Courier New" w:hAnsi="Courier New" w:hint="default"/>
      </w:rPr>
    </w:lvl>
    <w:lvl w:ilvl="8" w:tplc="4FEC89B0">
      <w:start w:val="1"/>
      <w:numFmt w:val="bullet"/>
      <w:lvlText w:val=""/>
      <w:lvlJc w:val="left"/>
      <w:pPr>
        <w:ind w:left="6480" w:hanging="360"/>
      </w:pPr>
      <w:rPr>
        <w:rFonts w:ascii="Wingdings" w:hAnsi="Wingdings" w:hint="default"/>
      </w:rPr>
    </w:lvl>
  </w:abstractNum>
  <w:abstractNum w:abstractNumId="217" w15:restartNumberingAfterBreak="0">
    <w:nsid w:val="25A7F331"/>
    <w:multiLevelType w:val="hybridMultilevel"/>
    <w:tmpl w:val="E5DA8F12"/>
    <w:lvl w:ilvl="0" w:tplc="3FAC054E">
      <w:start w:val="1"/>
      <w:numFmt w:val="decimal"/>
      <w:lvlText w:val="%1."/>
      <w:lvlJc w:val="left"/>
      <w:pPr>
        <w:ind w:left="720" w:hanging="360"/>
      </w:pPr>
    </w:lvl>
    <w:lvl w:ilvl="1" w:tplc="E7043264">
      <w:start w:val="1"/>
      <w:numFmt w:val="lowerLetter"/>
      <w:lvlText w:val="%2."/>
      <w:lvlJc w:val="left"/>
      <w:pPr>
        <w:ind w:left="1440" w:hanging="360"/>
      </w:pPr>
    </w:lvl>
    <w:lvl w:ilvl="2" w:tplc="9E10532E">
      <w:start w:val="1"/>
      <w:numFmt w:val="lowerRoman"/>
      <w:lvlText w:val="%3."/>
      <w:lvlJc w:val="right"/>
      <w:pPr>
        <w:ind w:left="2160" w:hanging="180"/>
      </w:pPr>
    </w:lvl>
    <w:lvl w:ilvl="3" w:tplc="9DB81476">
      <w:start w:val="1"/>
      <w:numFmt w:val="decimal"/>
      <w:lvlText w:val="%4."/>
      <w:lvlJc w:val="left"/>
      <w:pPr>
        <w:ind w:left="2880" w:hanging="360"/>
      </w:pPr>
    </w:lvl>
    <w:lvl w:ilvl="4" w:tplc="6316CA20">
      <w:start w:val="1"/>
      <w:numFmt w:val="lowerLetter"/>
      <w:lvlText w:val="%5."/>
      <w:lvlJc w:val="left"/>
      <w:pPr>
        <w:ind w:left="3600" w:hanging="360"/>
      </w:pPr>
    </w:lvl>
    <w:lvl w:ilvl="5" w:tplc="B8F068D4">
      <w:start w:val="1"/>
      <w:numFmt w:val="lowerRoman"/>
      <w:lvlText w:val="%6."/>
      <w:lvlJc w:val="right"/>
      <w:pPr>
        <w:ind w:left="4320" w:hanging="180"/>
      </w:pPr>
    </w:lvl>
    <w:lvl w:ilvl="6" w:tplc="F840760C">
      <w:start w:val="1"/>
      <w:numFmt w:val="decimal"/>
      <w:lvlText w:val="%7."/>
      <w:lvlJc w:val="left"/>
      <w:pPr>
        <w:ind w:left="5040" w:hanging="360"/>
      </w:pPr>
    </w:lvl>
    <w:lvl w:ilvl="7" w:tplc="4912CBAE">
      <w:start w:val="1"/>
      <w:numFmt w:val="lowerLetter"/>
      <w:lvlText w:val="%8."/>
      <w:lvlJc w:val="left"/>
      <w:pPr>
        <w:ind w:left="5760" w:hanging="360"/>
      </w:pPr>
    </w:lvl>
    <w:lvl w:ilvl="8" w:tplc="754099A6">
      <w:start w:val="1"/>
      <w:numFmt w:val="lowerRoman"/>
      <w:lvlText w:val="%9."/>
      <w:lvlJc w:val="right"/>
      <w:pPr>
        <w:ind w:left="6480" w:hanging="180"/>
      </w:pPr>
    </w:lvl>
  </w:abstractNum>
  <w:abstractNum w:abstractNumId="218" w15:restartNumberingAfterBreak="0">
    <w:nsid w:val="25AC65AF"/>
    <w:multiLevelType w:val="hybridMultilevel"/>
    <w:tmpl w:val="74ECE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9" w15:restartNumberingAfterBreak="0">
    <w:nsid w:val="25C33109"/>
    <w:multiLevelType w:val="hybridMultilevel"/>
    <w:tmpl w:val="E2C6706E"/>
    <w:lvl w:ilvl="0" w:tplc="B360DDBA">
      <w:start w:val="1"/>
      <w:numFmt w:val="bullet"/>
      <w:lvlText w:val="·"/>
      <w:lvlJc w:val="left"/>
      <w:pPr>
        <w:ind w:left="720" w:hanging="360"/>
      </w:pPr>
      <w:rPr>
        <w:rFonts w:ascii="Symbol" w:hAnsi="Symbol" w:hint="default"/>
      </w:rPr>
    </w:lvl>
    <w:lvl w:ilvl="1" w:tplc="D6AE8F30">
      <w:start w:val="1"/>
      <w:numFmt w:val="bullet"/>
      <w:lvlText w:val="o"/>
      <w:lvlJc w:val="left"/>
      <w:pPr>
        <w:ind w:left="1440" w:hanging="360"/>
      </w:pPr>
      <w:rPr>
        <w:rFonts w:ascii="Courier New" w:hAnsi="Courier New" w:hint="default"/>
      </w:rPr>
    </w:lvl>
    <w:lvl w:ilvl="2" w:tplc="9754198C">
      <w:start w:val="1"/>
      <w:numFmt w:val="bullet"/>
      <w:lvlText w:val=""/>
      <w:lvlJc w:val="left"/>
      <w:pPr>
        <w:ind w:left="2160" w:hanging="360"/>
      </w:pPr>
      <w:rPr>
        <w:rFonts w:ascii="Wingdings" w:hAnsi="Wingdings" w:hint="default"/>
      </w:rPr>
    </w:lvl>
    <w:lvl w:ilvl="3" w:tplc="5F4EA148">
      <w:start w:val="1"/>
      <w:numFmt w:val="bullet"/>
      <w:lvlText w:val=""/>
      <w:lvlJc w:val="left"/>
      <w:pPr>
        <w:ind w:left="2880" w:hanging="360"/>
      </w:pPr>
      <w:rPr>
        <w:rFonts w:ascii="Symbol" w:hAnsi="Symbol" w:hint="default"/>
      </w:rPr>
    </w:lvl>
    <w:lvl w:ilvl="4" w:tplc="DB701090">
      <w:start w:val="1"/>
      <w:numFmt w:val="bullet"/>
      <w:lvlText w:val="o"/>
      <w:lvlJc w:val="left"/>
      <w:pPr>
        <w:ind w:left="3600" w:hanging="360"/>
      </w:pPr>
      <w:rPr>
        <w:rFonts w:ascii="Courier New" w:hAnsi="Courier New" w:hint="default"/>
      </w:rPr>
    </w:lvl>
    <w:lvl w:ilvl="5" w:tplc="C4687B34">
      <w:start w:val="1"/>
      <w:numFmt w:val="bullet"/>
      <w:lvlText w:val=""/>
      <w:lvlJc w:val="left"/>
      <w:pPr>
        <w:ind w:left="4320" w:hanging="360"/>
      </w:pPr>
      <w:rPr>
        <w:rFonts w:ascii="Wingdings" w:hAnsi="Wingdings" w:hint="default"/>
      </w:rPr>
    </w:lvl>
    <w:lvl w:ilvl="6" w:tplc="05701AF0">
      <w:start w:val="1"/>
      <w:numFmt w:val="bullet"/>
      <w:lvlText w:val=""/>
      <w:lvlJc w:val="left"/>
      <w:pPr>
        <w:ind w:left="5040" w:hanging="360"/>
      </w:pPr>
      <w:rPr>
        <w:rFonts w:ascii="Symbol" w:hAnsi="Symbol" w:hint="default"/>
      </w:rPr>
    </w:lvl>
    <w:lvl w:ilvl="7" w:tplc="E90C18F8">
      <w:start w:val="1"/>
      <w:numFmt w:val="bullet"/>
      <w:lvlText w:val="o"/>
      <w:lvlJc w:val="left"/>
      <w:pPr>
        <w:ind w:left="5760" w:hanging="360"/>
      </w:pPr>
      <w:rPr>
        <w:rFonts w:ascii="Courier New" w:hAnsi="Courier New" w:hint="default"/>
      </w:rPr>
    </w:lvl>
    <w:lvl w:ilvl="8" w:tplc="67048F40">
      <w:start w:val="1"/>
      <w:numFmt w:val="bullet"/>
      <w:lvlText w:val=""/>
      <w:lvlJc w:val="left"/>
      <w:pPr>
        <w:ind w:left="6480" w:hanging="360"/>
      </w:pPr>
      <w:rPr>
        <w:rFonts w:ascii="Wingdings" w:hAnsi="Wingdings" w:hint="default"/>
      </w:rPr>
    </w:lvl>
  </w:abstractNum>
  <w:abstractNum w:abstractNumId="220" w15:restartNumberingAfterBreak="0">
    <w:nsid w:val="25E5F2A4"/>
    <w:multiLevelType w:val="hybridMultilevel"/>
    <w:tmpl w:val="0E16A896"/>
    <w:lvl w:ilvl="0" w:tplc="16B6C0C0">
      <w:start w:val="1"/>
      <w:numFmt w:val="decimal"/>
      <w:lvlText w:val="%1."/>
      <w:lvlJc w:val="left"/>
      <w:pPr>
        <w:ind w:left="720" w:hanging="360"/>
      </w:pPr>
    </w:lvl>
    <w:lvl w:ilvl="1" w:tplc="357E7304">
      <w:start w:val="1"/>
      <w:numFmt w:val="lowerLetter"/>
      <w:lvlText w:val="%2."/>
      <w:lvlJc w:val="left"/>
      <w:pPr>
        <w:ind w:left="1440" w:hanging="360"/>
      </w:pPr>
    </w:lvl>
    <w:lvl w:ilvl="2" w:tplc="C8A01612">
      <w:start w:val="5"/>
      <w:numFmt w:val="lowerRoman"/>
      <w:lvlText w:val="%3."/>
      <w:lvlJc w:val="right"/>
      <w:pPr>
        <w:ind w:left="2160" w:hanging="180"/>
      </w:pPr>
    </w:lvl>
    <w:lvl w:ilvl="3" w:tplc="089A3B40">
      <w:start w:val="1"/>
      <w:numFmt w:val="decimal"/>
      <w:lvlText w:val="%4."/>
      <w:lvlJc w:val="left"/>
      <w:pPr>
        <w:ind w:left="2880" w:hanging="360"/>
      </w:pPr>
    </w:lvl>
    <w:lvl w:ilvl="4" w:tplc="59708C40">
      <w:start w:val="1"/>
      <w:numFmt w:val="lowerLetter"/>
      <w:lvlText w:val="%5."/>
      <w:lvlJc w:val="left"/>
      <w:pPr>
        <w:ind w:left="3600" w:hanging="360"/>
      </w:pPr>
    </w:lvl>
    <w:lvl w:ilvl="5" w:tplc="FCBEBEFA">
      <w:start w:val="1"/>
      <w:numFmt w:val="lowerRoman"/>
      <w:lvlText w:val="%6."/>
      <w:lvlJc w:val="right"/>
      <w:pPr>
        <w:ind w:left="4320" w:hanging="180"/>
      </w:pPr>
    </w:lvl>
    <w:lvl w:ilvl="6" w:tplc="EC48184E">
      <w:start w:val="1"/>
      <w:numFmt w:val="decimal"/>
      <w:lvlText w:val="%7."/>
      <w:lvlJc w:val="left"/>
      <w:pPr>
        <w:ind w:left="5040" w:hanging="360"/>
      </w:pPr>
    </w:lvl>
    <w:lvl w:ilvl="7" w:tplc="B4441CEE">
      <w:start w:val="1"/>
      <w:numFmt w:val="lowerLetter"/>
      <w:lvlText w:val="%8."/>
      <w:lvlJc w:val="left"/>
      <w:pPr>
        <w:ind w:left="5760" w:hanging="360"/>
      </w:pPr>
    </w:lvl>
    <w:lvl w:ilvl="8" w:tplc="4C943094">
      <w:start w:val="1"/>
      <w:numFmt w:val="lowerRoman"/>
      <w:lvlText w:val="%9."/>
      <w:lvlJc w:val="right"/>
      <w:pPr>
        <w:ind w:left="6480" w:hanging="180"/>
      </w:pPr>
    </w:lvl>
  </w:abstractNum>
  <w:abstractNum w:abstractNumId="221" w15:restartNumberingAfterBreak="0">
    <w:nsid w:val="2603F060"/>
    <w:multiLevelType w:val="hybridMultilevel"/>
    <w:tmpl w:val="43C4405C"/>
    <w:lvl w:ilvl="0" w:tplc="6490484C">
      <w:start w:val="1"/>
      <w:numFmt w:val="bullet"/>
      <w:lvlText w:val=""/>
      <w:lvlJc w:val="left"/>
      <w:pPr>
        <w:ind w:left="720" w:hanging="360"/>
      </w:pPr>
      <w:rPr>
        <w:rFonts w:ascii="Symbol" w:hAnsi="Symbol" w:hint="default"/>
      </w:rPr>
    </w:lvl>
    <w:lvl w:ilvl="1" w:tplc="163E8A28">
      <w:start w:val="1"/>
      <w:numFmt w:val="bullet"/>
      <w:lvlText w:val="·"/>
      <w:lvlJc w:val="left"/>
      <w:pPr>
        <w:ind w:left="1440" w:hanging="360"/>
      </w:pPr>
      <w:rPr>
        <w:rFonts w:ascii="Symbol" w:hAnsi="Symbol" w:hint="default"/>
      </w:rPr>
    </w:lvl>
    <w:lvl w:ilvl="2" w:tplc="B3624952">
      <w:start w:val="1"/>
      <w:numFmt w:val="bullet"/>
      <w:lvlText w:val=""/>
      <w:lvlJc w:val="left"/>
      <w:pPr>
        <w:ind w:left="2160" w:hanging="360"/>
      </w:pPr>
      <w:rPr>
        <w:rFonts w:ascii="Wingdings" w:hAnsi="Wingdings" w:hint="default"/>
      </w:rPr>
    </w:lvl>
    <w:lvl w:ilvl="3" w:tplc="22A8D1BE">
      <w:start w:val="1"/>
      <w:numFmt w:val="bullet"/>
      <w:lvlText w:val=""/>
      <w:lvlJc w:val="left"/>
      <w:pPr>
        <w:ind w:left="2880" w:hanging="360"/>
      </w:pPr>
      <w:rPr>
        <w:rFonts w:ascii="Symbol" w:hAnsi="Symbol" w:hint="default"/>
      </w:rPr>
    </w:lvl>
    <w:lvl w:ilvl="4" w:tplc="2100424C">
      <w:start w:val="1"/>
      <w:numFmt w:val="bullet"/>
      <w:lvlText w:val="o"/>
      <w:lvlJc w:val="left"/>
      <w:pPr>
        <w:ind w:left="3600" w:hanging="360"/>
      </w:pPr>
      <w:rPr>
        <w:rFonts w:ascii="Courier New" w:hAnsi="Courier New" w:hint="default"/>
      </w:rPr>
    </w:lvl>
    <w:lvl w:ilvl="5" w:tplc="DA1ABE32">
      <w:start w:val="1"/>
      <w:numFmt w:val="bullet"/>
      <w:lvlText w:val=""/>
      <w:lvlJc w:val="left"/>
      <w:pPr>
        <w:ind w:left="4320" w:hanging="360"/>
      </w:pPr>
      <w:rPr>
        <w:rFonts w:ascii="Wingdings" w:hAnsi="Wingdings" w:hint="default"/>
      </w:rPr>
    </w:lvl>
    <w:lvl w:ilvl="6" w:tplc="05E8CE12">
      <w:start w:val="1"/>
      <w:numFmt w:val="bullet"/>
      <w:lvlText w:val=""/>
      <w:lvlJc w:val="left"/>
      <w:pPr>
        <w:ind w:left="5040" w:hanging="360"/>
      </w:pPr>
      <w:rPr>
        <w:rFonts w:ascii="Symbol" w:hAnsi="Symbol" w:hint="default"/>
      </w:rPr>
    </w:lvl>
    <w:lvl w:ilvl="7" w:tplc="1BE8D4B0">
      <w:start w:val="1"/>
      <w:numFmt w:val="bullet"/>
      <w:lvlText w:val="o"/>
      <w:lvlJc w:val="left"/>
      <w:pPr>
        <w:ind w:left="5760" w:hanging="360"/>
      </w:pPr>
      <w:rPr>
        <w:rFonts w:ascii="Courier New" w:hAnsi="Courier New" w:hint="default"/>
      </w:rPr>
    </w:lvl>
    <w:lvl w:ilvl="8" w:tplc="E800D202">
      <w:start w:val="1"/>
      <w:numFmt w:val="bullet"/>
      <w:lvlText w:val=""/>
      <w:lvlJc w:val="left"/>
      <w:pPr>
        <w:ind w:left="6480" w:hanging="360"/>
      </w:pPr>
      <w:rPr>
        <w:rFonts w:ascii="Wingdings" w:hAnsi="Wingdings" w:hint="default"/>
      </w:rPr>
    </w:lvl>
  </w:abstractNum>
  <w:abstractNum w:abstractNumId="222" w15:restartNumberingAfterBreak="0">
    <w:nsid w:val="260B72A9"/>
    <w:multiLevelType w:val="hybridMultilevel"/>
    <w:tmpl w:val="945C2060"/>
    <w:lvl w:ilvl="0" w:tplc="6D6C2310">
      <w:start w:val="1"/>
      <w:numFmt w:val="decimal"/>
      <w:lvlText w:val="%1."/>
      <w:lvlJc w:val="left"/>
      <w:pPr>
        <w:ind w:left="720" w:hanging="360"/>
      </w:pPr>
    </w:lvl>
    <w:lvl w:ilvl="1" w:tplc="6A52230E">
      <w:start w:val="1"/>
      <w:numFmt w:val="lowerLetter"/>
      <w:lvlText w:val="%2."/>
      <w:lvlJc w:val="left"/>
      <w:pPr>
        <w:ind w:left="1440" w:hanging="360"/>
      </w:pPr>
    </w:lvl>
    <w:lvl w:ilvl="2" w:tplc="38CE9CCE">
      <w:start w:val="7"/>
      <w:numFmt w:val="lowerRoman"/>
      <w:lvlText w:val="%3."/>
      <w:lvlJc w:val="right"/>
      <w:pPr>
        <w:ind w:left="2160" w:hanging="180"/>
      </w:pPr>
    </w:lvl>
    <w:lvl w:ilvl="3" w:tplc="2F344A62">
      <w:start w:val="1"/>
      <w:numFmt w:val="decimal"/>
      <w:lvlText w:val="%4."/>
      <w:lvlJc w:val="left"/>
      <w:pPr>
        <w:ind w:left="2880" w:hanging="360"/>
      </w:pPr>
    </w:lvl>
    <w:lvl w:ilvl="4" w:tplc="19820ADA">
      <w:start w:val="1"/>
      <w:numFmt w:val="lowerLetter"/>
      <w:lvlText w:val="%5."/>
      <w:lvlJc w:val="left"/>
      <w:pPr>
        <w:ind w:left="3600" w:hanging="360"/>
      </w:pPr>
    </w:lvl>
    <w:lvl w:ilvl="5" w:tplc="9A4489FE">
      <w:start w:val="1"/>
      <w:numFmt w:val="lowerRoman"/>
      <w:lvlText w:val="%6."/>
      <w:lvlJc w:val="right"/>
      <w:pPr>
        <w:ind w:left="4320" w:hanging="180"/>
      </w:pPr>
    </w:lvl>
    <w:lvl w:ilvl="6" w:tplc="54A4A1EC">
      <w:start w:val="1"/>
      <w:numFmt w:val="decimal"/>
      <w:lvlText w:val="%7."/>
      <w:lvlJc w:val="left"/>
      <w:pPr>
        <w:ind w:left="5040" w:hanging="360"/>
      </w:pPr>
    </w:lvl>
    <w:lvl w:ilvl="7" w:tplc="5A60AEC8">
      <w:start w:val="1"/>
      <w:numFmt w:val="lowerLetter"/>
      <w:lvlText w:val="%8."/>
      <w:lvlJc w:val="left"/>
      <w:pPr>
        <w:ind w:left="5760" w:hanging="360"/>
      </w:pPr>
    </w:lvl>
    <w:lvl w:ilvl="8" w:tplc="AD8A0128">
      <w:start w:val="1"/>
      <w:numFmt w:val="lowerRoman"/>
      <w:lvlText w:val="%9."/>
      <w:lvlJc w:val="right"/>
      <w:pPr>
        <w:ind w:left="6480" w:hanging="180"/>
      </w:pPr>
    </w:lvl>
  </w:abstractNum>
  <w:abstractNum w:abstractNumId="223" w15:restartNumberingAfterBreak="0">
    <w:nsid w:val="262E20ED"/>
    <w:multiLevelType w:val="hybridMultilevel"/>
    <w:tmpl w:val="E0E076A8"/>
    <w:lvl w:ilvl="0" w:tplc="8806DEE4">
      <w:start w:val="1"/>
      <w:numFmt w:val="bullet"/>
      <w:lvlText w:val=""/>
      <w:lvlJc w:val="left"/>
      <w:pPr>
        <w:ind w:left="720" w:hanging="360"/>
      </w:pPr>
      <w:rPr>
        <w:rFonts w:ascii="Symbol" w:hAnsi="Symbol" w:hint="default"/>
      </w:rPr>
    </w:lvl>
    <w:lvl w:ilvl="1" w:tplc="4B706C0C">
      <w:start w:val="1"/>
      <w:numFmt w:val="bullet"/>
      <w:lvlText w:val="o"/>
      <w:lvlJc w:val="left"/>
      <w:pPr>
        <w:ind w:left="1440" w:hanging="360"/>
      </w:pPr>
      <w:rPr>
        <w:rFonts w:ascii="Courier New" w:hAnsi="Courier New" w:hint="default"/>
      </w:rPr>
    </w:lvl>
    <w:lvl w:ilvl="2" w:tplc="90826CA4">
      <w:start w:val="1"/>
      <w:numFmt w:val="bullet"/>
      <w:lvlText w:val=""/>
      <w:lvlJc w:val="left"/>
      <w:pPr>
        <w:ind w:left="2160" w:hanging="360"/>
      </w:pPr>
      <w:rPr>
        <w:rFonts w:ascii="Wingdings" w:hAnsi="Wingdings" w:hint="default"/>
      </w:rPr>
    </w:lvl>
    <w:lvl w:ilvl="3" w:tplc="3926F7AE">
      <w:start w:val="1"/>
      <w:numFmt w:val="bullet"/>
      <w:lvlText w:val="·"/>
      <w:lvlJc w:val="left"/>
      <w:pPr>
        <w:ind w:left="2880" w:hanging="360"/>
      </w:pPr>
      <w:rPr>
        <w:rFonts w:ascii="Symbol" w:hAnsi="Symbol" w:hint="default"/>
      </w:rPr>
    </w:lvl>
    <w:lvl w:ilvl="4" w:tplc="6B029886">
      <w:start w:val="1"/>
      <w:numFmt w:val="bullet"/>
      <w:lvlText w:val="o"/>
      <w:lvlJc w:val="left"/>
      <w:pPr>
        <w:ind w:left="3600" w:hanging="360"/>
      </w:pPr>
      <w:rPr>
        <w:rFonts w:ascii="Courier New" w:hAnsi="Courier New" w:hint="default"/>
      </w:rPr>
    </w:lvl>
    <w:lvl w:ilvl="5" w:tplc="F99A450A">
      <w:start w:val="1"/>
      <w:numFmt w:val="bullet"/>
      <w:lvlText w:val=""/>
      <w:lvlJc w:val="left"/>
      <w:pPr>
        <w:ind w:left="4320" w:hanging="360"/>
      </w:pPr>
      <w:rPr>
        <w:rFonts w:ascii="Wingdings" w:hAnsi="Wingdings" w:hint="default"/>
      </w:rPr>
    </w:lvl>
    <w:lvl w:ilvl="6" w:tplc="181E9256">
      <w:start w:val="1"/>
      <w:numFmt w:val="bullet"/>
      <w:lvlText w:val=""/>
      <w:lvlJc w:val="left"/>
      <w:pPr>
        <w:ind w:left="5040" w:hanging="360"/>
      </w:pPr>
      <w:rPr>
        <w:rFonts w:ascii="Symbol" w:hAnsi="Symbol" w:hint="default"/>
      </w:rPr>
    </w:lvl>
    <w:lvl w:ilvl="7" w:tplc="62FE2EF6">
      <w:start w:val="1"/>
      <w:numFmt w:val="bullet"/>
      <w:lvlText w:val="o"/>
      <w:lvlJc w:val="left"/>
      <w:pPr>
        <w:ind w:left="5760" w:hanging="360"/>
      </w:pPr>
      <w:rPr>
        <w:rFonts w:ascii="Courier New" w:hAnsi="Courier New" w:hint="default"/>
      </w:rPr>
    </w:lvl>
    <w:lvl w:ilvl="8" w:tplc="FC2E31AE">
      <w:start w:val="1"/>
      <w:numFmt w:val="bullet"/>
      <w:lvlText w:val=""/>
      <w:lvlJc w:val="left"/>
      <w:pPr>
        <w:ind w:left="6480" w:hanging="360"/>
      </w:pPr>
      <w:rPr>
        <w:rFonts w:ascii="Wingdings" w:hAnsi="Wingdings" w:hint="default"/>
      </w:rPr>
    </w:lvl>
  </w:abstractNum>
  <w:abstractNum w:abstractNumId="224" w15:restartNumberingAfterBreak="0">
    <w:nsid w:val="263AAF04"/>
    <w:multiLevelType w:val="hybridMultilevel"/>
    <w:tmpl w:val="FE56F824"/>
    <w:lvl w:ilvl="0" w:tplc="1994BF54">
      <w:start w:val="1"/>
      <w:numFmt w:val="bullet"/>
      <w:lvlText w:val=""/>
      <w:lvlJc w:val="left"/>
      <w:pPr>
        <w:ind w:left="2520" w:hanging="360"/>
      </w:pPr>
      <w:rPr>
        <w:rFonts w:ascii="Wingdings" w:hAnsi="Wingdings" w:hint="default"/>
      </w:rPr>
    </w:lvl>
    <w:lvl w:ilvl="1" w:tplc="753ACB86">
      <w:start w:val="1"/>
      <w:numFmt w:val="bullet"/>
      <w:lvlText w:val="o"/>
      <w:lvlJc w:val="left"/>
      <w:pPr>
        <w:ind w:left="3240" w:hanging="360"/>
      </w:pPr>
      <w:rPr>
        <w:rFonts w:ascii="Courier New" w:hAnsi="Courier New" w:hint="default"/>
      </w:rPr>
    </w:lvl>
    <w:lvl w:ilvl="2" w:tplc="74007FC4">
      <w:start w:val="1"/>
      <w:numFmt w:val="bullet"/>
      <w:lvlText w:val=""/>
      <w:lvlJc w:val="left"/>
      <w:pPr>
        <w:ind w:left="3960" w:hanging="360"/>
      </w:pPr>
      <w:rPr>
        <w:rFonts w:ascii="Wingdings" w:hAnsi="Wingdings" w:hint="default"/>
      </w:rPr>
    </w:lvl>
    <w:lvl w:ilvl="3" w:tplc="DF4AACFE">
      <w:start w:val="1"/>
      <w:numFmt w:val="bullet"/>
      <w:lvlText w:val=""/>
      <w:lvlJc w:val="left"/>
      <w:pPr>
        <w:ind w:left="4680" w:hanging="360"/>
      </w:pPr>
      <w:rPr>
        <w:rFonts w:ascii="Symbol" w:hAnsi="Symbol" w:hint="default"/>
      </w:rPr>
    </w:lvl>
    <w:lvl w:ilvl="4" w:tplc="09A4249A">
      <w:start w:val="1"/>
      <w:numFmt w:val="bullet"/>
      <w:lvlText w:val="o"/>
      <w:lvlJc w:val="left"/>
      <w:pPr>
        <w:ind w:left="5400" w:hanging="360"/>
      </w:pPr>
      <w:rPr>
        <w:rFonts w:ascii="Courier New" w:hAnsi="Courier New" w:hint="default"/>
      </w:rPr>
    </w:lvl>
    <w:lvl w:ilvl="5" w:tplc="78282D1C">
      <w:start w:val="1"/>
      <w:numFmt w:val="bullet"/>
      <w:lvlText w:val=""/>
      <w:lvlJc w:val="left"/>
      <w:pPr>
        <w:ind w:left="6120" w:hanging="360"/>
      </w:pPr>
      <w:rPr>
        <w:rFonts w:ascii="Wingdings" w:hAnsi="Wingdings" w:hint="default"/>
      </w:rPr>
    </w:lvl>
    <w:lvl w:ilvl="6" w:tplc="F4609E90">
      <w:start w:val="1"/>
      <w:numFmt w:val="bullet"/>
      <w:lvlText w:val=""/>
      <w:lvlJc w:val="left"/>
      <w:pPr>
        <w:ind w:left="6840" w:hanging="360"/>
      </w:pPr>
      <w:rPr>
        <w:rFonts w:ascii="Symbol" w:hAnsi="Symbol" w:hint="default"/>
      </w:rPr>
    </w:lvl>
    <w:lvl w:ilvl="7" w:tplc="77EE3FBC">
      <w:start w:val="1"/>
      <w:numFmt w:val="bullet"/>
      <w:lvlText w:val="o"/>
      <w:lvlJc w:val="left"/>
      <w:pPr>
        <w:ind w:left="7560" w:hanging="360"/>
      </w:pPr>
      <w:rPr>
        <w:rFonts w:ascii="Courier New" w:hAnsi="Courier New" w:hint="default"/>
      </w:rPr>
    </w:lvl>
    <w:lvl w:ilvl="8" w:tplc="950690C4">
      <w:start w:val="1"/>
      <w:numFmt w:val="bullet"/>
      <w:lvlText w:val=""/>
      <w:lvlJc w:val="left"/>
      <w:pPr>
        <w:ind w:left="8280" w:hanging="360"/>
      </w:pPr>
      <w:rPr>
        <w:rFonts w:ascii="Wingdings" w:hAnsi="Wingdings" w:hint="default"/>
      </w:rPr>
    </w:lvl>
  </w:abstractNum>
  <w:abstractNum w:abstractNumId="225" w15:restartNumberingAfterBreak="0">
    <w:nsid w:val="2640F386"/>
    <w:multiLevelType w:val="hybridMultilevel"/>
    <w:tmpl w:val="D7CC6DBA"/>
    <w:lvl w:ilvl="0" w:tplc="DBBEB718">
      <w:start w:val="1"/>
      <w:numFmt w:val="bullet"/>
      <w:lvlText w:val=""/>
      <w:lvlJc w:val="left"/>
      <w:pPr>
        <w:ind w:left="720" w:hanging="360"/>
      </w:pPr>
      <w:rPr>
        <w:rFonts w:ascii="Symbol" w:hAnsi="Symbol" w:hint="default"/>
      </w:rPr>
    </w:lvl>
    <w:lvl w:ilvl="1" w:tplc="C6728FB2">
      <w:start w:val="1"/>
      <w:numFmt w:val="bullet"/>
      <w:lvlText w:val="·"/>
      <w:lvlJc w:val="left"/>
      <w:pPr>
        <w:ind w:left="1440" w:hanging="360"/>
      </w:pPr>
      <w:rPr>
        <w:rFonts w:ascii="Symbol" w:hAnsi="Symbol" w:hint="default"/>
      </w:rPr>
    </w:lvl>
    <w:lvl w:ilvl="2" w:tplc="29EA4A12">
      <w:start w:val="1"/>
      <w:numFmt w:val="bullet"/>
      <w:lvlText w:val=""/>
      <w:lvlJc w:val="left"/>
      <w:pPr>
        <w:ind w:left="2160" w:hanging="360"/>
      </w:pPr>
      <w:rPr>
        <w:rFonts w:ascii="Wingdings" w:hAnsi="Wingdings" w:hint="default"/>
      </w:rPr>
    </w:lvl>
    <w:lvl w:ilvl="3" w:tplc="F07A1D40">
      <w:start w:val="1"/>
      <w:numFmt w:val="bullet"/>
      <w:lvlText w:val=""/>
      <w:lvlJc w:val="left"/>
      <w:pPr>
        <w:ind w:left="2880" w:hanging="360"/>
      </w:pPr>
      <w:rPr>
        <w:rFonts w:ascii="Symbol" w:hAnsi="Symbol" w:hint="default"/>
      </w:rPr>
    </w:lvl>
    <w:lvl w:ilvl="4" w:tplc="5FE434CE">
      <w:start w:val="1"/>
      <w:numFmt w:val="bullet"/>
      <w:lvlText w:val="o"/>
      <w:lvlJc w:val="left"/>
      <w:pPr>
        <w:ind w:left="3600" w:hanging="360"/>
      </w:pPr>
      <w:rPr>
        <w:rFonts w:ascii="Courier New" w:hAnsi="Courier New" w:hint="default"/>
      </w:rPr>
    </w:lvl>
    <w:lvl w:ilvl="5" w:tplc="3A647EE0">
      <w:start w:val="1"/>
      <w:numFmt w:val="bullet"/>
      <w:lvlText w:val=""/>
      <w:lvlJc w:val="left"/>
      <w:pPr>
        <w:ind w:left="4320" w:hanging="360"/>
      </w:pPr>
      <w:rPr>
        <w:rFonts w:ascii="Wingdings" w:hAnsi="Wingdings" w:hint="default"/>
      </w:rPr>
    </w:lvl>
    <w:lvl w:ilvl="6" w:tplc="E668BEDC">
      <w:start w:val="1"/>
      <w:numFmt w:val="bullet"/>
      <w:lvlText w:val=""/>
      <w:lvlJc w:val="left"/>
      <w:pPr>
        <w:ind w:left="5040" w:hanging="360"/>
      </w:pPr>
      <w:rPr>
        <w:rFonts w:ascii="Symbol" w:hAnsi="Symbol" w:hint="default"/>
      </w:rPr>
    </w:lvl>
    <w:lvl w:ilvl="7" w:tplc="9A8EDE56">
      <w:start w:val="1"/>
      <w:numFmt w:val="bullet"/>
      <w:lvlText w:val="o"/>
      <w:lvlJc w:val="left"/>
      <w:pPr>
        <w:ind w:left="5760" w:hanging="360"/>
      </w:pPr>
      <w:rPr>
        <w:rFonts w:ascii="Courier New" w:hAnsi="Courier New" w:hint="default"/>
      </w:rPr>
    </w:lvl>
    <w:lvl w:ilvl="8" w:tplc="3EC8E2BC">
      <w:start w:val="1"/>
      <w:numFmt w:val="bullet"/>
      <w:lvlText w:val=""/>
      <w:lvlJc w:val="left"/>
      <w:pPr>
        <w:ind w:left="6480" w:hanging="360"/>
      </w:pPr>
      <w:rPr>
        <w:rFonts w:ascii="Wingdings" w:hAnsi="Wingdings" w:hint="default"/>
      </w:rPr>
    </w:lvl>
  </w:abstractNum>
  <w:abstractNum w:abstractNumId="226" w15:restartNumberingAfterBreak="0">
    <w:nsid w:val="266FF1D3"/>
    <w:multiLevelType w:val="hybridMultilevel"/>
    <w:tmpl w:val="5F802CB0"/>
    <w:lvl w:ilvl="0" w:tplc="B7B0572E">
      <w:start w:val="1"/>
      <w:numFmt w:val="bullet"/>
      <w:lvlText w:val=""/>
      <w:lvlJc w:val="left"/>
      <w:pPr>
        <w:ind w:left="720" w:hanging="360"/>
      </w:pPr>
      <w:rPr>
        <w:rFonts w:ascii="Symbol" w:hAnsi="Symbol" w:hint="default"/>
      </w:rPr>
    </w:lvl>
    <w:lvl w:ilvl="1" w:tplc="EC8C4E6E">
      <w:start w:val="1"/>
      <w:numFmt w:val="bullet"/>
      <w:lvlText w:val=""/>
      <w:lvlJc w:val="left"/>
      <w:pPr>
        <w:ind w:left="1440" w:hanging="360"/>
      </w:pPr>
      <w:rPr>
        <w:rFonts w:ascii="Symbol" w:hAnsi="Symbol" w:hint="default"/>
      </w:rPr>
    </w:lvl>
    <w:lvl w:ilvl="2" w:tplc="5C3845F0">
      <w:start w:val="1"/>
      <w:numFmt w:val="bullet"/>
      <w:lvlText w:val=""/>
      <w:lvlJc w:val="left"/>
      <w:pPr>
        <w:ind w:left="2160" w:hanging="360"/>
      </w:pPr>
      <w:rPr>
        <w:rFonts w:ascii="Wingdings" w:hAnsi="Wingdings" w:hint="default"/>
      </w:rPr>
    </w:lvl>
    <w:lvl w:ilvl="3" w:tplc="9F2CFC0E">
      <w:start w:val="1"/>
      <w:numFmt w:val="bullet"/>
      <w:lvlText w:val=""/>
      <w:lvlJc w:val="left"/>
      <w:pPr>
        <w:ind w:left="2880" w:hanging="360"/>
      </w:pPr>
      <w:rPr>
        <w:rFonts w:ascii="Symbol" w:hAnsi="Symbol" w:hint="default"/>
      </w:rPr>
    </w:lvl>
    <w:lvl w:ilvl="4" w:tplc="45B6C7CC">
      <w:start w:val="1"/>
      <w:numFmt w:val="bullet"/>
      <w:lvlText w:val="o"/>
      <w:lvlJc w:val="left"/>
      <w:pPr>
        <w:ind w:left="3600" w:hanging="360"/>
      </w:pPr>
      <w:rPr>
        <w:rFonts w:ascii="Courier New" w:hAnsi="Courier New" w:hint="default"/>
      </w:rPr>
    </w:lvl>
    <w:lvl w:ilvl="5" w:tplc="7AB62FC6">
      <w:start w:val="1"/>
      <w:numFmt w:val="bullet"/>
      <w:lvlText w:val=""/>
      <w:lvlJc w:val="left"/>
      <w:pPr>
        <w:ind w:left="4320" w:hanging="360"/>
      </w:pPr>
      <w:rPr>
        <w:rFonts w:ascii="Wingdings" w:hAnsi="Wingdings" w:hint="default"/>
      </w:rPr>
    </w:lvl>
    <w:lvl w:ilvl="6" w:tplc="1FCADCF8">
      <w:start w:val="1"/>
      <w:numFmt w:val="bullet"/>
      <w:lvlText w:val=""/>
      <w:lvlJc w:val="left"/>
      <w:pPr>
        <w:ind w:left="5040" w:hanging="360"/>
      </w:pPr>
      <w:rPr>
        <w:rFonts w:ascii="Symbol" w:hAnsi="Symbol" w:hint="default"/>
      </w:rPr>
    </w:lvl>
    <w:lvl w:ilvl="7" w:tplc="B9DE1466">
      <w:start w:val="1"/>
      <w:numFmt w:val="bullet"/>
      <w:lvlText w:val="o"/>
      <w:lvlJc w:val="left"/>
      <w:pPr>
        <w:ind w:left="5760" w:hanging="360"/>
      </w:pPr>
      <w:rPr>
        <w:rFonts w:ascii="Courier New" w:hAnsi="Courier New" w:hint="default"/>
      </w:rPr>
    </w:lvl>
    <w:lvl w:ilvl="8" w:tplc="E5D4928A">
      <w:start w:val="1"/>
      <w:numFmt w:val="bullet"/>
      <w:lvlText w:val=""/>
      <w:lvlJc w:val="left"/>
      <w:pPr>
        <w:ind w:left="6480" w:hanging="360"/>
      </w:pPr>
      <w:rPr>
        <w:rFonts w:ascii="Wingdings" w:hAnsi="Wingdings" w:hint="default"/>
      </w:rPr>
    </w:lvl>
  </w:abstractNum>
  <w:abstractNum w:abstractNumId="227" w15:restartNumberingAfterBreak="0">
    <w:nsid w:val="268049D9"/>
    <w:multiLevelType w:val="hybridMultilevel"/>
    <w:tmpl w:val="17E61288"/>
    <w:lvl w:ilvl="0" w:tplc="3ACE7478">
      <w:start w:val="1"/>
      <w:numFmt w:val="bullet"/>
      <w:lvlText w:val=""/>
      <w:lvlJc w:val="left"/>
      <w:pPr>
        <w:ind w:left="720" w:hanging="360"/>
      </w:pPr>
      <w:rPr>
        <w:rFonts w:ascii="Symbol" w:hAnsi="Symbol" w:hint="default"/>
      </w:rPr>
    </w:lvl>
    <w:lvl w:ilvl="1" w:tplc="9696682C">
      <w:start w:val="1"/>
      <w:numFmt w:val="bullet"/>
      <w:lvlText w:val="o"/>
      <w:lvlJc w:val="left"/>
      <w:pPr>
        <w:ind w:left="1440" w:hanging="360"/>
      </w:pPr>
      <w:rPr>
        <w:rFonts w:ascii="Courier New" w:hAnsi="Courier New" w:hint="default"/>
      </w:rPr>
    </w:lvl>
    <w:lvl w:ilvl="2" w:tplc="CBD2B5C6">
      <w:start w:val="1"/>
      <w:numFmt w:val="bullet"/>
      <w:lvlText w:val=""/>
      <w:lvlJc w:val="left"/>
      <w:pPr>
        <w:ind w:left="2160" w:hanging="360"/>
      </w:pPr>
      <w:rPr>
        <w:rFonts w:ascii="Wingdings" w:hAnsi="Wingdings" w:hint="default"/>
      </w:rPr>
    </w:lvl>
    <w:lvl w:ilvl="3" w:tplc="E35E4532">
      <w:start w:val="1"/>
      <w:numFmt w:val="bullet"/>
      <w:lvlText w:val=""/>
      <w:lvlJc w:val="left"/>
      <w:pPr>
        <w:ind w:left="2880" w:hanging="360"/>
      </w:pPr>
      <w:rPr>
        <w:rFonts w:ascii="Symbol" w:hAnsi="Symbol" w:hint="default"/>
      </w:rPr>
    </w:lvl>
    <w:lvl w:ilvl="4" w:tplc="1B0C1108">
      <w:start w:val="1"/>
      <w:numFmt w:val="bullet"/>
      <w:lvlText w:val="o"/>
      <w:lvlJc w:val="left"/>
      <w:pPr>
        <w:ind w:left="3600" w:hanging="360"/>
      </w:pPr>
      <w:rPr>
        <w:rFonts w:ascii="Courier New" w:hAnsi="Courier New" w:hint="default"/>
      </w:rPr>
    </w:lvl>
    <w:lvl w:ilvl="5" w:tplc="A9825978">
      <w:start w:val="1"/>
      <w:numFmt w:val="bullet"/>
      <w:lvlText w:val=""/>
      <w:lvlJc w:val="left"/>
      <w:pPr>
        <w:ind w:left="4320" w:hanging="360"/>
      </w:pPr>
      <w:rPr>
        <w:rFonts w:ascii="Wingdings" w:hAnsi="Wingdings" w:hint="default"/>
      </w:rPr>
    </w:lvl>
    <w:lvl w:ilvl="6" w:tplc="E7FAEBF8">
      <w:start w:val="1"/>
      <w:numFmt w:val="bullet"/>
      <w:lvlText w:val=""/>
      <w:lvlJc w:val="left"/>
      <w:pPr>
        <w:ind w:left="5040" w:hanging="360"/>
      </w:pPr>
      <w:rPr>
        <w:rFonts w:ascii="Symbol" w:hAnsi="Symbol" w:hint="default"/>
      </w:rPr>
    </w:lvl>
    <w:lvl w:ilvl="7" w:tplc="3C1EDACC">
      <w:start w:val="1"/>
      <w:numFmt w:val="bullet"/>
      <w:lvlText w:val="o"/>
      <w:lvlJc w:val="left"/>
      <w:pPr>
        <w:ind w:left="5760" w:hanging="360"/>
      </w:pPr>
      <w:rPr>
        <w:rFonts w:ascii="Courier New" w:hAnsi="Courier New" w:hint="default"/>
      </w:rPr>
    </w:lvl>
    <w:lvl w:ilvl="8" w:tplc="67C2DE68">
      <w:start w:val="1"/>
      <w:numFmt w:val="bullet"/>
      <w:lvlText w:val=""/>
      <w:lvlJc w:val="left"/>
      <w:pPr>
        <w:ind w:left="6480" w:hanging="360"/>
      </w:pPr>
      <w:rPr>
        <w:rFonts w:ascii="Wingdings" w:hAnsi="Wingdings" w:hint="default"/>
      </w:rPr>
    </w:lvl>
  </w:abstractNum>
  <w:abstractNum w:abstractNumId="228" w15:restartNumberingAfterBreak="0">
    <w:nsid w:val="26ADF752"/>
    <w:multiLevelType w:val="hybridMultilevel"/>
    <w:tmpl w:val="1FE273B0"/>
    <w:lvl w:ilvl="0" w:tplc="A442106A">
      <w:start w:val="1"/>
      <w:numFmt w:val="bullet"/>
      <w:lvlText w:val=""/>
      <w:lvlJc w:val="left"/>
      <w:pPr>
        <w:ind w:left="720" w:hanging="360"/>
      </w:pPr>
      <w:rPr>
        <w:rFonts w:ascii="Symbol" w:hAnsi="Symbol" w:hint="default"/>
      </w:rPr>
    </w:lvl>
    <w:lvl w:ilvl="1" w:tplc="F0767B3C">
      <w:start w:val="1"/>
      <w:numFmt w:val="bullet"/>
      <w:lvlText w:val="o"/>
      <w:lvlJc w:val="left"/>
      <w:pPr>
        <w:ind w:left="1440" w:hanging="360"/>
      </w:pPr>
      <w:rPr>
        <w:rFonts w:ascii="&quot;Courier New&quot;" w:hAnsi="&quot;Courier New&quot;" w:hint="default"/>
      </w:rPr>
    </w:lvl>
    <w:lvl w:ilvl="2" w:tplc="478C3AE4">
      <w:start w:val="1"/>
      <w:numFmt w:val="bullet"/>
      <w:lvlText w:val=""/>
      <w:lvlJc w:val="left"/>
      <w:pPr>
        <w:ind w:left="2160" w:hanging="360"/>
      </w:pPr>
      <w:rPr>
        <w:rFonts w:ascii="Wingdings" w:hAnsi="Wingdings" w:hint="default"/>
      </w:rPr>
    </w:lvl>
    <w:lvl w:ilvl="3" w:tplc="956A7880">
      <w:start w:val="1"/>
      <w:numFmt w:val="bullet"/>
      <w:lvlText w:val=""/>
      <w:lvlJc w:val="left"/>
      <w:pPr>
        <w:ind w:left="2880" w:hanging="360"/>
      </w:pPr>
      <w:rPr>
        <w:rFonts w:ascii="Symbol" w:hAnsi="Symbol" w:hint="default"/>
      </w:rPr>
    </w:lvl>
    <w:lvl w:ilvl="4" w:tplc="2ED4F1FC">
      <w:start w:val="1"/>
      <w:numFmt w:val="bullet"/>
      <w:lvlText w:val="o"/>
      <w:lvlJc w:val="left"/>
      <w:pPr>
        <w:ind w:left="3600" w:hanging="360"/>
      </w:pPr>
      <w:rPr>
        <w:rFonts w:ascii="Courier New" w:hAnsi="Courier New" w:hint="default"/>
      </w:rPr>
    </w:lvl>
    <w:lvl w:ilvl="5" w:tplc="F828BF56">
      <w:start w:val="1"/>
      <w:numFmt w:val="bullet"/>
      <w:lvlText w:val=""/>
      <w:lvlJc w:val="left"/>
      <w:pPr>
        <w:ind w:left="4320" w:hanging="360"/>
      </w:pPr>
      <w:rPr>
        <w:rFonts w:ascii="Wingdings" w:hAnsi="Wingdings" w:hint="default"/>
      </w:rPr>
    </w:lvl>
    <w:lvl w:ilvl="6" w:tplc="F3000D60">
      <w:start w:val="1"/>
      <w:numFmt w:val="bullet"/>
      <w:lvlText w:val=""/>
      <w:lvlJc w:val="left"/>
      <w:pPr>
        <w:ind w:left="5040" w:hanging="360"/>
      </w:pPr>
      <w:rPr>
        <w:rFonts w:ascii="Symbol" w:hAnsi="Symbol" w:hint="default"/>
      </w:rPr>
    </w:lvl>
    <w:lvl w:ilvl="7" w:tplc="748808A6">
      <w:start w:val="1"/>
      <w:numFmt w:val="bullet"/>
      <w:lvlText w:val="o"/>
      <w:lvlJc w:val="left"/>
      <w:pPr>
        <w:ind w:left="5760" w:hanging="360"/>
      </w:pPr>
      <w:rPr>
        <w:rFonts w:ascii="Courier New" w:hAnsi="Courier New" w:hint="default"/>
      </w:rPr>
    </w:lvl>
    <w:lvl w:ilvl="8" w:tplc="3BCC544A">
      <w:start w:val="1"/>
      <w:numFmt w:val="bullet"/>
      <w:lvlText w:val=""/>
      <w:lvlJc w:val="left"/>
      <w:pPr>
        <w:ind w:left="6480" w:hanging="360"/>
      </w:pPr>
      <w:rPr>
        <w:rFonts w:ascii="Wingdings" w:hAnsi="Wingdings" w:hint="default"/>
      </w:rPr>
    </w:lvl>
  </w:abstractNum>
  <w:abstractNum w:abstractNumId="229" w15:restartNumberingAfterBreak="0">
    <w:nsid w:val="26BB0A70"/>
    <w:multiLevelType w:val="hybridMultilevel"/>
    <w:tmpl w:val="009810C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0" w15:restartNumberingAfterBreak="0">
    <w:nsid w:val="26C0D121"/>
    <w:multiLevelType w:val="hybridMultilevel"/>
    <w:tmpl w:val="155CD5B8"/>
    <w:lvl w:ilvl="0" w:tplc="76061EAA">
      <w:start w:val="1"/>
      <w:numFmt w:val="bullet"/>
      <w:lvlText w:val=""/>
      <w:lvlJc w:val="left"/>
      <w:pPr>
        <w:ind w:left="720" w:hanging="360"/>
      </w:pPr>
      <w:rPr>
        <w:rFonts w:ascii="Symbol" w:hAnsi="Symbol" w:hint="default"/>
      </w:rPr>
    </w:lvl>
    <w:lvl w:ilvl="1" w:tplc="E694586C">
      <w:start w:val="1"/>
      <w:numFmt w:val="bullet"/>
      <w:lvlText w:val="o"/>
      <w:lvlJc w:val="left"/>
      <w:pPr>
        <w:ind w:left="1440" w:hanging="360"/>
      </w:pPr>
      <w:rPr>
        <w:rFonts w:ascii="Courier New" w:hAnsi="Courier New" w:hint="default"/>
      </w:rPr>
    </w:lvl>
    <w:lvl w:ilvl="2" w:tplc="7FA435A0">
      <w:start w:val="1"/>
      <w:numFmt w:val="bullet"/>
      <w:lvlText w:val=""/>
      <w:lvlJc w:val="left"/>
      <w:pPr>
        <w:ind w:left="2160" w:hanging="360"/>
      </w:pPr>
      <w:rPr>
        <w:rFonts w:ascii="Wingdings" w:hAnsi="Wingdings" w:hint="default"/>
      </w:rPr>
    </w:lvl>
    <w:lvl w:ilvl="3" w:tplc="B4768AB8">
      <w:start w:val="1"/>
      <w:numFmt w:val="bullet"/>
      <w:lvlText w:val=""/>
      <w:lvlJc w:val="left"/>
      <w:pPr>
        <w:ind w:left="2880" w:hanging="360"/>
      </w:pPr>
      <w:rPr>
        <w:rFonts w:ascii="Symbol" w:hAnsi="Symbol" w:hint="default"/>
      </w:rPr>
    </w:lvl>
    <w:lvl w:ilvl="4" w:tplc="2208EB0E">
      <w:start w:val="1"/>
      <w:numFmt w:val="bullet"/>
      <w:lvlText w:val="o"/>
      <w:lvlJc w:val="left"/>
      <w:pPr>
        <w:ind w:left="3600" w:hanging="360"/>
      </w:pPr>
      <w:rPr>
        <w:rFonts w:ascii="Courier New" w:hAnsi="Courier New" w:hint="default"/>
      </w:rPr>
    </w:lvl>
    <w:lvl w:ilvl="5" w:tplc="F8847EAC">
      <w:start w:val="1"/>
      <w:numFmt w:val="bullet"/>
      <w:lvlText w:val=""/>
      <w:lvlJc w:val="left"/>
      <w:pPr>
        <w:ind w:left="4320" w:hanging="360"/>
      </w:pPr>
      <w:rPr>
        <w:rFonts w:ascii="Wingdings" w:hAnsi="Wingdings" w:hint="default"/>
      </w:rPr>
    </w:lvl>
    <w:lvl w:ilvl="6" w:tplc="1A102826">
      <w:start w:val="1"/>
      <w:numFmt w:val="bullet"/>
      <w:lvlText w:val=""/>
      <w:lvlJc w:val="left"/>
      <w:pPr>
        <w:ind w:left="5040" w:hanging="360"/>
      </w:pPr>
      <w:rPr>
        <w:rFonts w:ascii="Symbol" w:hAnsi="Symbol" w:hint="default"/>
      </w:rPr>
    </w:lvl>
    <w:lvl w:ilvl="7" w:tplc="C0B0CB48">
      <w:start w:val="1"/>
      <w:numFmt w:val="bullet"/>
      <w:lvlText w:val="o"/>
      <w:lvlJc w:val="left"/>
      <w:pPr>
        <w:ind w:left="5760" w:hanging="360"/>
      </w:pPr>
      <w:rPr>
        <w:rFonts w:ascii="Courier New" w:hAnsi="Courier New" w:hint="default"/>
      </w:rPr>
    </w:lvl>
    <w:lvl w:ilvl="8" w:tplc="06E6F79E">
      <w:start w:val="1"/>
      <w:numFmt w:val="bullet"/>
      <w:lvlText w:val=""/>
      <w:lvlJc w:val="left"/>
      <w:pPr>
        <w:ind w:left="6480" w:hanging="360"/>
      </w:pPr>
      <w:rPr>
        <w:rFonts w:ascii="Wingdings" w:hAnsi="Wingdings" w:hint="default"/>
      </w:rPr>
    </w:lvl>
  </w:abstractNum>
  <w:abstractNum w:abstractNumId="231" w15:restartNumberingAfterBreak="0">
    <w:nsid w:val="26DB7344"/>
    <w:multiLevelType w:val="hybridMultilevel"/>
    <w:tmpl w:val="BCA6D0B4"/>
    <w:lvl w:ilvl="0" w:tplc="065C6A42">
      <w:start w:val="1"/>
      <w:numFmt w:val="decimal"/>
      <w:lvlText w:val="%1."/>
      <w:lvlJc w:val="left"/>
      <w:pPr>
        <w:ind w:left="720" w:hanging="360"/>
      </w:pPr>
    </w:lvl>
    <w:lvl w:ilvl="1" w:tplc="FB6E63E0">
      <w:start w:val="1"/>
      <w:numFmt w:val="lowerLetter"/>
      <w:lvlText w:val="%2."/>
      <w:lvlJc w:val="left"/>
      <w:pPr>
        <w:ind w:left="1440" w:hanging="360"/>
      </w:pPr>
    </w:lvl>
    <w:lvl w:ilvl="2" w:tplc="1D62B4B4">
      <w:start w:val="1"/>
      <w:numFmt w:val="lowerRoman"/>
      <w:lvlText w:val="%3."/>
      <w:lvlJc w:val="right"/>
      <w:pPr>
        <w:ind w:left="2160" w:hanging="180"/>
      </w:pPr>
    </w:lvl>
    <w:lvl w:ilvl="3" w:tplc="11D8E632">
      <w:start w:val="1"/>
      <w:numFmt w:val="decimal"/>
      <w:lvlText w:val="%4."/>
      <w:lvlJc w:val="left"/>
      <w:pPr>
        <w:ind w:left="2880" w:hanging="360"/>
      </w:pPr>
    </w:lvl>
    <w:lvl w:ilvl="4" w:tplc="9042A4F0">
      <w:start w:val="1"/>
      <w:numFmt w:val="lowerLetter"/>
      <w:lvlText w:val="%5."/>
      <w:lvlJc w:val="left"/>
      <w:pPr>
        <w:ind w:left="3600" w:hanging="360"/>
      </w:pPr>
    </w:lvl>
    <w:lvl w:ilvl="5" w:tplc="1BA4E024">
      <w:start w:val="1"/>
      <w:numFmt w:val="lowerRoman"/>
      <w:lvlText w:val="%6."/>
      <w:lvlJc w:val="right"/>
      <w:pPr>
        <w:ind w:left="4320" w:hanging="180"/>
      </w:pPr>
    </w:lvl>
    <w:lvl w:ilvl="6" w:tplc="6DD29C24">
      <w:start w:val="1"/>
      <w:numFmt w:val="decimal"/>
      <w:lvlText w:val="%7."/>
      <w:lvlJc w:val="left"/>
      <w:pPr>
        <w:ind w:left="5040" w:hanging="360"/>
      </w:pPr>
    </w:lvl>
    <w:lvl w:ilvl="7" w:tplc="868C3298">
      <w:start w:val="1"/>
      <w:numFmt w:val="lowerLetter"/>
      <w:lvlText w:val="%8."/>
      <w:lvlJc w:val="left"/>
      <w:pPr>
        <w:ind w:left="5760" w:hanging="360"/>
      </w:pPr>
    </w:lvl>
    <w:lvl w:ilvl="8" w:tplc="3EFCA9E2">
      <w:start w:val="1"/>
      <w:numFmt w:val="lowerRoman"/>
      <w:lvlText w:val="%9."/>
      <w:lvlJc w:val="right"/>
      <w:pPr>
        <w:ind w:left="6480" w:hanging="180"/>
      </w:pPr>
    </w:lvl>
  </w:abstractNum>
  <w:abstractNum w:abstractNumId="232" w15:restartNumberingAfterBreak="0">
    <w:nsid w:val="279F3C37"/>
    <w:multiLevelType w:val="hybridMultilevel"/>
    <w:tmpl w:val="BD9EDBAC"/>
    <w:lvl w:ilvl="0" w:tplc="F0384FBC">
      <w:start w:val="1"/>
      <w:numFmt w:val="bullet"/>
      <w:lvlText w:val=""/>
      <w:lvlJc w:val="left"/>
      <w:pPr>
        <w:ind w:left="720" w:hanging="360"/>
      </w:pPr>
      <w:rPr>
        <w:rFonts w:ascii="Symbol" w:hAnsi="Symbol" w:hint="default"/>
      </w:rPr>
    </w:lvl>
    <w:lvl w:ilvl="1" w:tplc="543ACA92">
      <w:start w:val="1"/>
      <w:numFmt w:val="bullet"/>
      <w:lvlText w:val="o"/>
      <w:lvlJc w:val="left"/>
      <w:pPr>
        <w:ind w:left="1440" w:hanging="360"/>
      </w:pPr>
      <w:rPr>
        <w:rFonts w:ascii="&quot;Courier New&quot;" w:hAnsi="&quot;Courier New&quot;" w:hint="default"/>
      </w:rPr>
    </w:lvl>
    <w:lvl w:ilvl="2" w:tplc="0058A4C8">
      <w:start w:val="1"/>
      <w:numFmt w:val="bullet"/>
      <w:lvlText w:val=""/>
      <w:lvlJc w:val="left"/>
      <w:pPr>
        <w:ind w:left="2160" w:hanging="360"/>
      </w:pPr>
      <w:rPr>
        <w:rFonts w:ascii="Wingdings" w:hAnsi="Wingdings" w:hint="default"/>
      </w:rPr>
    </w:lvl>
    <w:lvl w:ilvl="3" w:tplc="3F96AF9E">
      <w:start w:val="1"/>
      <w:numFmt w:val="bullet"/>
      <w:lvlText w:val=""/>
      <w:lvlJc w:val="left"/>
      <w:pPr>
        <w:ind w:left="2880" w:hanging="360"/>
      </w:pPr>
      <w:rPr>
        <w:rFonts w:ascii="Symbol" w:hAnsi="Symbol" w:hint="default"/>
      </w:rPr>
    </w:lvl>
    <w:lvl w:ilvl="4" w:tplc="DCF2B5A6">
      <w:start w:val="1"/>
      <w:numFmt w:val="bullet"/>
      <w:lvlText w:val="o"/>
      <w:lvlJc w:val="left"/>
      <w:pPr>
        <w:ind w:left="3600" w:hanging="360"/>
      </w:pPr>
      <w:rPr>
        <w:rFonts w:ascii="Courier New" w:hAnsi="Courier New" w:hint="default"/>
      </w:rPr>
    </w:lvl>
    <w:lvl w:ilvl="5" w:tplc="183888EC">
      <w:start w:val="1"/>
      <w:numFmt w:val="bullet"/>
      <w:lvlText w:val=""/>
      <w:lvlJc w:val="left"/>
      <w:pPr>
        <w:ind w:left="4320" w:hanging="360"/>
      </w:pPr>
      <w:rPr>
        <w:rFonts w:ascii="Wingdings" w:hAnsi="Wingdings" w:hint="default"/>
      </w:rPr>
    </w:lvl>
    <w:lvl w:ilvl="6" w:tplc="4ADE8A5E">
      <w:start w:val="1"/>
      <w:numFmt w:val="bullet"/>
      <w:lvlText w:val=""/>
      <w:lvlJc w:val="left"/>
      <w:pPr>
        <w:ind w:left="5040" w:hanging="360"/>
      </w:pPr>
      <w:rPr>
        <w:rFonts w:ascii="Symbol" w:hAnsi="Symbol" w:hint="default"/>
      </w:rPr>
    </w:lvl>
    <w:lvl w:ilvl="7" w:tplc="A17EF4A4">
      <w:start w:val="1"/>
      <w:numFmt w:val="bullet"/>
      <w:lvlText w:val="o"/>
      <w:lvlJc w:val="left"/>
      <w:pPr>
        <w:ind w:left="5760" w:hanging="360"/>
      </w:pPr>
      <w:rPr>
        <w:rFonts w:ascii="Courier New" w:hAnsi="Courier New" w:hint="default"/>
      </w:rPr>
    </w:lvl>
    <w:lvl w:ilvl="8" w:tplc="ECA875E2">
      <w:start w:val="1"/>
      <w:numFmt w:val="bullet"/>
      <w:lvlText w:val=""/>
      <w:lvlJc w:val="left"/>
      <w:pPr>
        <w:ind w:left="6480" w:hanging="360"/>
      </w:pPr>
      <w:rPr>
        <w:rFonts w:ascii="Wingdings" w:hAnsi="Wingdings" w:hint="default"/>
      </w:rPr>
    </w:lvl>
  </w:abstractNum>
  <w:abstractNum w:abstractNumId="233" w15:restartNumberingAfterBreak="0">
    <w:nsid w:val="27A776A8"/>
    <w:multiLevelType w:val="hybridMultilevel"/>
    <w:tmpl w:val="316C74D8"/>
    <w:lvl w:ilvl="0" w:tplc="F2F2CF86">
      <w:start w:val="1"/>
      <w:numFmt w:val="decimal"/>
      <w:lvlText w:val="%1."/>
      <w:lvlJc w:val="left"/>
      <w:pPr>
        <w:ind w:left="720" w:hanging="360"/>
      </w:pPr>
    </w:lvl>
    <w:lvl w:ilvl="1" w:tplc="FED603DC">
      <w:start w:val="1"/>
      <w:numFmt w:val="lowerLetter"/>
      <w:lvlText w:val="%2."/>
      <w:lvlJc w:val="left"/>
      <w:pPr>
        <w:ind w:left="1440" w:hanging="360"/>
      </w:pPr>
    </w:lvl>
    <w:lvl w:ilvl="2" w:tplc="9112006A">
      <w:start w:val="1"/>
      <w:numFmt w:val="lowerRoman"/>
      <w:lvlText w:val="%3."/>
      <w:lvlJc w:val="right"/>
      <w:pPr>
        <w:ind w:left="2160" w:hanging="180"/>
      </w:pPr>
    </w:lvl>
    <w:lvl w:ilvl="3" w:tplc="5B8A4B00">
      <w:start w:val="1"/>
      <w:numFmt w:val="decimal"/>
      <w:lvlText w:val="%4."/>
      <w:lvlJc w:val="left"/>
      <w:pPr>
        <w:ind w:left="2880" w:hanging="360"/>
      </w:pPr>
    </w:lvl>
    <w:lvl w:ilvl="4" w:tplc="BB08B902">
      <w:start w:val="1"/>
      <w:numFmt w:val="lowerLetter"/>
      <w:lvlText w:val="%5."/>
      <w:lvlJc w:val="left"/>
      <w:pPr>
        <w:ind w:left="3600" w:hanging="360"/>
      </w:pPr>
    </w:lvl>
    <w:lvl w:ilvl="5" w:tplc="3812688A">
      <w:start w:val="1"/>
      <w:numFmt w:val="lowerRoman"/>
      <w:lvlText w:val="%6."/>
      <w:lvlJc w:val="right"/>
      <w:pPr>
        <w:ind w:left="4320" w:hanging="180"/>
      </w:pPr>
    </w:lvl>
    <w:lvl w:ilvl="6" w:tplc="EF8665F8">
      <w:start w:val="1"/>
      <w:numFmt w:val="decimal"/>
      <w:lvlText w:val="%7."/>
      <w:lvlJc w:val="left"/>
      <w:pPr>
        <w:ind w:left="5040" w:hanging="360"/>
      </w:pPr>
    </w:lvl>
    <w:lvl w:ilvl="7" w:tplc="66D441E4">
      <w:start w:val="1"/>
      <w:numFmt w:val="lowerLetter"/>
      <w:lvlText w:val="%8."/>
      <w:lvlJc w:val="left"/>
      <w:pPr>
        <w:ind w:left="5760" w:hanging="360"/>
      </w:pPr>
    </w:lvl>
    <w:lvl w:ilvl="8" w:tplc="2088564E">
      <w:start w:val="1"/>
      <w:numFmt w:val="lowerRoman"/>
      <w:lvlText w:val="%9."/>
      <w:lvlJc w:val="right"/>
      <w:pPr>
        <w:ind w:left="6480" w:hanging="180"/>
      </w:pPr>
    </w:lvl>
  </w:abstractNum>
  <w:abstractNum w:abstractNumId="234" w15:restartNumberingAfterBreak="0">
    <w:nsid w:val="27ABCEC8"/>
    <w:multiLevelType w:val="hybridMultilevel"/>
    <w:tmpl w:val="BFC6A760"/>
    <w:lvl w:ilvl="0" w:tplc="BB6228EA">
      <w:start w:val="1"/>
      <w:numFmt w:val="decimal"/>
      <w:lvlText w:val="%1."/>
      <w:lvlJc w:val="left"/>
      <w:pPr>
        <w:ind w:left="720" w:hanging="360"/>
      </w:pPr>
    </w:lvl>
    <w:lvl w:ilvl="1" w:tplc="E0D4CB2C">
      <w:start w:val="1"/>
      <w:numFmt w:val="bullet"/>
      <w:lvlText w:val="·"/>
      <w:lvlJc w:val="left"/>
      <w:pPr>
        <w:ind w:left="1440" w:hanging="360"/>
      </w:pPr>
      <w:rPr>
        <w:rFonts w:ascii="Symbol" w:hAnsi="Symbol" w:hint="default"/>
      </w:rPr>
    </w:lvl>
    <w:lvl w:ilvl="2" w:tplc="D2DE3EEC">
      <w:start w:val="1"/>
      <w:numFmt w:val="lowerRoman"/>
      <w:lvlText w:val="%3."/>
      <w:lvlJc w:val="right"/>
      <w:pPr>
        <w:ind w:left="2160" w:hanging="180"/>
      </w:pPr>
    </w:lvl>
    <w:lvl w:ilvl="3" w:tplc="2EE2FC08">
      <w:start w:val="1"/>
      <w:numFmt w:val="decimal"/>
      <w:lvlText w:val="%4."/>
      <w:lvlJc w:val="left"/>
      <w:pPr>
        <w:ind w:left="2880" w:hanging="360"/>
      </w:pPr>
    </w:lvl>
    <w:lvl w:ilvl="4" w:tplc="6136E35E">
      <w:start w:val="1"/>
      <w:numFmt w:val="lowerLetter"/>
      <w:lvlText w:val="%5."/>
      <w:lvlJc w:val="left"/>
      <w:pPr>
        <w:ind w:left="3600" w:hanging="360"/>
      </w:pPr>
    </w:lvl>
    <w:lvl w:ilvl="5" w:tplc="16647374">
      <w:start w:val="1"/>
      <w:numFmt w:val="lowerRoman"/>
      <w:lvlText w:val="%6."/>
      <w:lvlJc w:val="right"/>
      <w:pPr>
        <w:ind w:left="4320" w:hanging="180"/>
      </w:pPr>
    </w:lvl>
    <w:lvl w:ilvl="6" w:tplc="94108EC4">
      <w:start w:val="1"/>
      <w:numFmt w:val="decimal"/>
      <w:lvlText w:val="%7."/>
      <w:lvlJc w:val="left"/>
      <w:pPr>
        <w:ind w:left="5040" w:hanging="360"/>
      </w:pPr>
    </w:lvl>
    <w:lvl w:ilvl="7" w:tplc="89A03DE2">
      <w:start w:val="1"/>
      <w:numFmt w:val="lowerLetter"/>
      <w:lvlText w:val="%8."/>
      <w:lvlJc w:val="left"/>
      <w:pPr>
        <w:ind w:left="5760" w:hanging="360"/>
      </w:pPr>
    </w:lvl>
    <w:lvl w:ilvl="8" w:tplc="83282E0A">
      <w:start w:val="1"/>
      <w:numFmt w:val="lowerRoman"/>
      <w:lvlText w:val="%9."/>
      <w:lvlJc w:val="right"/>
      <w:pPr>
        <w:ind w:left="6480" w:hanging="180"/>
      </w:pPr>
    </w:lvl>
  </w:abstractNum>
  <w:abstractNum w:abstractNumId="235" w15:restartNumberingAfterBreak="0">
    <w:nsid w:val="27DB42DB"/>
    <w:multiLevelType w:val="hybridMultilevel"/>
    <w:tmpl w:val="2B7EF04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6" w15:restartNumberingAfterBreak="0">
    <w:nsid w:val="27FB1373"/>
    <w:multiLevelType w:val="hybridMultilevel"/>
    <w:tmpl w:val="A1F85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28008B47"/>
    <w:multiLevelType w:val="hybridMultilevel"/>
    <w:tmpl w:val="94146BDA"/>
    <w:lvl w:ilvl="0" w:tplc="29BC5B02">
      <w:start w:val="1"/>
      <w:numFmt w:val="bullet"/>
      <w:lvlText w:val=""/>
      <w:lvlJc w:val="left"/>
      <w:pPr>
        <w:ind w:left="720" w:hanging="360"/>
      </w:pPr>
      <w:rPr>
        <w:rFonts w:ascii="Symbol" w:hAnsi="Symbol" w:hint="default"/>
      </w:rPr>
    </w:lvl>
    <w:lvl w:ilvl="1" w:tplc="B9404D5C">
      <w:start w:val="1"/>
      <w:numFmt w:val="bullet"/>
      <w:lvlText w:val="·"/>
      <w:lvlJc w:val="left"/>
      <w:pPr>
        <w:ind w:left="1440" w:hanging="360"/>
      </w:pPr>
      <w:rPr>
        <w:rFonts w:ascii="Symbol" w:hAnsi="Symbol" w:hint="default"/>
      </w:rPr>
    </w:lvl>
    <w:lvl w:ilvl="2" w:tplc="2C8C4C88">
      <w:start w:val="1"/>
      <w:numFmt w:val="bullet"/>
      <w:lvlText w:val=""/>
      <w:lvlJc w:val="left"/>
      <w:pPr>
        <w:ind w:left="2160" w:hanging="360"/>
      </w:pPr>
      <w:rPr>
        <w:rFonts w:ascii="Wingdings" w:hAnsi="Wingdings" w:hint="default"/>
      </w:rPr>
    </w:lvl>
    <w:lvl w:ilvl="3" w:tplc="50428796">
      <w:start w:val="1"/>
      <w:numFmt w:val="bullet"/>
      <w:lvlText w:val=""/>
      <w:lvlJc w:val="left"/>
      <w:pPr>
        <w:ind w:left="2880" w:hanging="360"/>
      </w:pPr>
      <w:rPr>
        <w:rFonts w:ascii="Symbol" w:hAnsi="Symbol" w:hint="default"/>
      </w:rPr>
    </w:lvl>
    <w:lvl w:ilvl="4" w:tplc="2C7CE4B4">
      <w:start w:val="1"/>
      <w:numFmt w:val="bullet"/>
      <w:lvlText w:val="o"/>
      <w:lvlJc w:val="left"/>
      <w:pPr>
        <w:ind w:left="3600" w:hanging="360"/>
      </w:pPr>
      <w:rPr>
        <w:rFonts w:ascii="Courier New" w:hAnsi="Courier New" w:hint="default"/>
      </w:rPr>
    </w:lvl>
    <w:lvl w:ilvl="5" w:tplc="8530F274">
      <w:start w:val="1"/>
      <w:numFmt w:val="bullet"/>
      <w:lvlText w:val=""/>
      <w:lvlJc w:val="left"/>
      <w:pPr>
        <w:ind w:left="4320" w:hanging="360"/>
      </w:pPr>
      <w:rPr>
        <w:rFonts w:ascii="Wingdings" w:hAnsi="Wingdings" w:hint="default"/>
      </w:rPr>
    </w:lvl>
    <w:lvl w:ilvl="6" w:tplc="DD524FF6">
      <w:start w:val="1"/>
      <w:numFmt w:val="bullet"/>
      <w:lvlText w:val=""/>
      <w:lvlJc w:val="left"/>
      <w:pPr>
        <w:ind w:left="5040" w:hanging="360"/>
      </w:pPr>
      <w:rPr>
        <w:rFonts w:ascii="Symbol" w:hAnsi="Symbol" w:hint="default"/>
      </w:rPr>
    </w:lvl>
    <w:lvl w:ilvl="7" w:tplc="F064D0AA">
      <w:start w:val="1"/>
      <w:numFmt w:val="bullet"/>
      <w:lvlText w:val="o"/>
      <w:lvlJc w:val="left"/>
      <w:pPr>
        <w:ind w:left="5760" w:hanging="360"/>
      </w:pPr>
      <w:rPr>
        <w:rFonts w:ascii="Courier New" w:hAnsi="Courier New" w:hint="default"/>
      </w:rPr>
    </w:lvl>
    <w:lvl w:ilvl="8" w:tplc="AE7E9732">
      <w:start w:val="1"/>
      <w:numFmt w:val="bullet"/>
      <w:lvlText w:val=""/>
      <w:lvlJc w:val="left"/>
      <w:pPr>
        <w:ind w:left="6480" w:hanging="360"/>
      </w:pPr>
      <w:rPr>
        <w:rFonts w:ascii="Wingdings" w:hAnsi="Wingdings" w:hint="default"/>
      </w:rPr>
    </w:lvl>
  </w:abstractNum>
  <w:abstractNum w:abstractNumId="238" w15:restartNumberingAfterBreak="0">
    <w:nsid w:val="2822E1D4"/>
    <w:multiLevelType w:val="hybridMultilevel"/>
    <w:tmpl w:val="0D4A1566"/>
    <w:lvl w:ilvl="0" w:tplc="47C4B362">
      <w:start w:val="1"/>
      <w:numFmt w:val="decimal"/>
      <w:lvlText w:val="%1."/>
      <w:lvlJc w:val="left"/>
      <w:pPr>
        <w:ind w:left="720" w:hanging="360"/>
      </w:pPr>
    </w:lvl>
    <w:lvl w:ilvl="1" w:tplc="522CC5CE">
      <w:start w:val="1"/>
      <w:numFmt w:val="lowerLetter"/>
      <w:lvlText w:val="%2."/>
      <w:lvlJc w:val="left"/>
      <w:pPr>
        <w:ind w:left="1440" w:hanging="360"/>
      </w:pPr>
    </w:lvl>
    <w:lvl w:ilvl="2" w:tplc="17A4608C">
      <w:start w:val="1"/>
      <w:numFmt w:val="lowerRoman"/>
      <w:lvlText w:val="%3."/>
      <w:lvlJc w:val="right"/>
      <w:pPr>
        <w:ind w:left="2160" w:hanging="180"/>
      </w:pPr>
    </w:lvl>
    <w:lvl w:ilvl="3" w:tplc="5E14878C">
      <w:start w:val="2"/>
      <w:numFmt w:val="decimal"/>
      <w:lvlText w:val="%4."/>
      <w:lvlJc w:val="left"/>
      <w:pPr>
        <w:ind w:left="2880" w:hanging="360"/>
      </w:pPr>
    </w:lvl>
    <w:lvl w:ilvl="4" w:tplc="846484C8">
      <w:start w:val="1"/>
      <w:numFmt w:val="lowerLetter"/>
      <w:lvlText w:val="%5."/>
      <w:lvlJc w:val="left"/>
      <w:pPr>
        <w:ind w:left="3600" w:hanging="360"/>
      </w:pPr>
    </w:lvl>
    <w:lvl w:ilvl="5" w:tplc="7BF4D678">
      <w:start w:val="1"/>
      <w:numFmt w:val="lowerRoman"/>
      <w:lvlText w:val="%6."/>
      <w:lvlJc w:val="right"/>
      <w:pPr>
        <w:ind w:left="4320" w:hanging="180"/>
      </w:pPr>
    </w:lvl>
    <w:lvl w:ilvl="6" w:tplc="32B24AB8">
      <w:start w:val="1"/>
      <w:numFmt w:val="decimal"/>
      <w:lvlText w:val="%7."/>
      <w:lvlJc w:val="left"/>
      <w:pPr>
        <w:ind w:left="5040" w:hanging="360"/>
      </w:pPr>
    </w:lvl>
    <w:lvl w:ilvl="7" w:tplc="F474C794">
      <w:start w:val="1"/>
      <w:numFmt w:val="lowerLetter"/>
      <w:lvlText w:val="%8."/>
      <w:lvlJc w:val="left"/>
      <w:pPr>
        <w:ind w:left="5760" w:hanging="360"/>
      </w:pPr>
    </w:lvl>
    <w:lvl w:ilvl="8" w:tplc="0BF61D66">
      <w:start w:val="1"/>
      <w:numFmt w:val="lowerRoman"/>
      <w:lvlText w:val="%9."/>
      <w:lvlJc w:val="right"/>
      <w:pPr>
        <w:ind w:left="6480" w:hanging="180"/>
      </w:pPr>
    </w:lvl>
  </w:abstractNum>
  <w:abstractNum w:abstractNumId="239" w15:restartNumberingAfterBreak="0">
    <w:nsid w:val="28483947"/>
    <w:multiLevelType w:val="hybridMultilevel"/>
    <w:tmpl w:val="EBC0D856"/>
    <w:lvl w:ilvl="0" w:tplc="E894FF60">
      <w:start w:val="1"/>
      <w:numFmt w:val="bullet"/>
      <w:lvlText w:val="·"/>
      <w:lvlJc w:val="left"/>
      <w:pPr>
        <w:ind w:left="720" w:hanging="360"/>
      </w:pPr>
      <w:rPr>
        <w:rFonts w:ascii="Symbol" w:hAnsi="Symbol" w:hint="default"/>
      </w:rPr>
    </w:lvl>
    <w:lvl w:ilvl="1" w:tplc="C3D2F046">
      <w:start w:val="1"/>
      <w:numFmt w:val="bullet"/>
      <w:lvlText w:val="o"/>
      <w:lvlJc w:val="left"/>
      <w:pPr>
        <w:ind w:left="1440" w:hanging="360"/>
      </w:pPr>
      <w:rPr>
        <w:rFonts w:ascii="Courier New" w:hAnsi="Courier New" w:hint="default"/>
      </w:rPr>
    </w:lvl>
    <w:lvl w:ilvl="2" w:tplc="3816F662">
      <w:start w:val="1"/>
      <w:numFmt w:val="bullet"/>
      <w:lvlText w:val=""/>
      <w:lvlJc w:val="left"/>
      <w:pPr>
        <w:ind w:left="2160" w:hanging="360"/>
      </w:pPr>
      <w:rPr>
        <w:rFonts w:ascii="Wingdings" w:hAnsi="Wingdings" w:hint="default"/>
      </w:rPr>
    </w:lvl>
    <w:lvl w:ilvl="3" w:tplc="9C480F50">
      <w:start w:val="1"/>
      <w:numFmt w:val="bullet"/>
      <w:lvlText w:val=""/>
      <w:lvlJc w:val="left"/>
      <w:pPr>
        <w:ind w:left="2880" w:hanging="360"/>
      </w:pPr>
      <w:rPr>
        <w:rFonts w:ascii="Symbol" w:hAnsi="Symbol" w:hint="default"/>
      </w:rPr>
    </w:lvl>
    <w:lvl w:ilvl="4" w:tplc="B39ABDAA">
      <w:start w:val="1"/>
      <w:numFmt w:val="bullet"/>
      <w:lvlText w:val="o"/>
      <w:lvlJc w:val="left"/>
      <w:pPr>
        <w:ind w:left="3600" w:hanging="360"/>
      </w:pPr>
      <w:rPr>
        <w:rFonts w:ascii="Courier New" w:hAnsi="Courier New" w:hint="default"/>
      </w:rPr>
    </w:lvl>
    <w:lvl w:ilvl="5" w:tplc="ABE617FC">
      <w:start w:val="1"/>
      <w:numFmt w:val="bullet"/>
      <w:lvlText w:val=""/>
      <w:lvlJc w:val="left"/>
      <w:pPr>
        <w:ind w:left="4320" w:hanging="360"/>
      </w:pPr>
      <w:rPr>
        <w:rFonts w:ascii="Wingdings" w:hAnsi="Wingdings" w:hint="default"/>
      </w:rPr>
    </w:lvl>
    <w:lvl w:ilvl="6" w:tplc="8982B998">
      <w:start w:val="1"/>
      <w:numFmt w:val="bullet"/>
      <w:lvlText w:val=""/>
      <w:lvlJc w:val="left"/>
      <w:pPr>
        <w:ind w:left="5040" w:hanging="360"/>
      </w:pPr>
      <w:rPr>
        <w:rFonts w:ascii="Symbol" w:hAnsi="Symbol" w:hint="default"/>
      </w:rPr>
    </w:lvl>
    <w:lvl w:ilvl="7" w:tplc="89CCDFB2">
      <w:start w:val="1"/>
      <w:numFmt w:val="bullet"/>
      <w:lvlText w:val="o"/>
      <w:lvlJc w:val="left"/>
      <w:pPr>
        <w:ind w:left="5760" w:hanging="360"/>
      </w:pPr>
      <w:rPr>
        <w:rFonts w:ascii="Courier New" w:hAnsi="Courier New" w:hint="default"/>
      </w:rPr>
    </w:lvl>
    <w:lvl w:ilvl="8" w:tplc="6552656E">
      <w:start w:val="1"/>
      <w:numFmt w:val="bullet"/>
      <w:lvlText w:val=""/>
      <w:lvlJc w:val="left"/>
      <w:pPr>
        <w:ind w:left="6480" w:hanging="360"/>
      </w:pPr>
      <w:rPr>
        <w:rFonts w:ascii="Wingdings" w:hAnsi="Wingdings" w:hint="default"/>
      </w:rPr>
    </w:lvl>
  </w:abstractNum>
  <w:abstractNum w:abstractNumId="240" w15:restartNumberingAfterBreak="0">
    <w:nsid w:val="2849B130"/>
    <w:multiLevelType w:val="multilevel"/>
    <w:tmpl w:val="6D8E4B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1."/>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1" w15:restartNumberingAfterBreak="0">
    <w:nsid w:val="28521BD7"/>
    <w:multiLevelType w:val="hybridMultilevel"/>
    <w:tmpl w:val="9F1C9E28"/>
    <w:lvl w:ilvl="0" w:tplc="E5F476E2">
      <w:start w:val="1"/>
      <w:numFmt w:val="bullet"/>
      <w:lvlText w:val=""/>
      <w:lvlJc w:val="left"/>
      <w:pPr>
        <w:ind w:left="720" w:hanging="360"/>
      </w:pPr>
      <w:rPr>
        <w:rFonts w:ascii="Symbol" w:hAnsi="Symbol" w:hint="default"/>
      </w:rPr>
    </w:lvl>
    <w:lvl w:ilvl="1" w:tplc="1CEC10B8">
      <w:start w:val="1"/>
      <w:numFmt w:val="bullet"/>
      <w:lvlText w:val="o"/>
      <w:lvlJc w:val="left"/>
      <w:pPr>
        <w:ind w:left="1440" w:hanging="360"/>
      </w:pPr>
      <w:rPr>
        <w:rFonts w:ascii="Courier New" w:hAnsi="Courier New" w:hint="default"/>
      </w:rPr>
    </w:lvl>
    <w:lvl w:ilvl="2" w:tplc="D6620D48">
      <w:start w:val="1"/>
      <w:numFmt w:val="bullet"/>
      <w:lvlText w:val=""/>
      <w:lvlJc w:val="left"/>
      <w:pPr>
        <w:ind w:left="2160" w:hanging="360"/>
      </w:pPr>
      <w:rPr>
        <w:rFonts w:ascii="Wingdings" w:hAnsi="Wingdings" w:hint="default"/>
      </w:rPr>
    </w:lvl>
    <w:lvl w:ilvl="3" w:tplc="E06C4C18">
      <w:start w:val="1"/>
      <w:numFmt w:val="bullet"/>
      <w:lvlText w:val=""/>
      <w:lvlJc w:val="left"/>
      <w:pPr>
        <w:ind w:left="2880" w:hanging="360"/>
      </w:pPr>
      <w:rPr>
        <w:rFonts w:ascii="Symbol" w:hAnsi="Symbol" w:hint="default"/>
      </w:rPr>
    </w:lvl>
    <w:lvl w:ilvl="4" w:tplc="C454761E">
      <w:start w:val="1"/>
      <w:numFmt w:val="bullet"/>
      <w:lvlText w:val="·"/>
      <w:lvlJc w:val="left"/>
      <w:pPr>
        <w:ind w:left="3600" w:hanging="360"/>
      </w:pPr>
      <w:rPr>
        <w:rFonts w:ascii="Symbol" w:hAnsi="Symbol" w:hint="default"/>
      </w:rPr>
    </w:lvl>
    <w:lvl w:ilvl="5" w:tplc="CBDC5F44">
      <w:start w:val="1"/>
      <w:numFmt w:val="bullet"/>
      <w:lvlText w:val=""/>
      <w:lvlJc w:val="left"/>
      <w:pPr>
        <w:ind w:left="4320" w:hanging="360"/>
      </w:pPr>
      <w:rPr>
        <w:rFonts w:ascii="Wingdings" w:hAnsi="Wingdings" w:hint="default"/>
      </w:rPr>
    </w:lvl>
    <w:lvl w:ilvl="6" w:tplc="10167090">
      <w:start w:val="1"/>
      <w:numFmt w:val="bullet"/>
      <w:lvlText w:val=""/>
      <w:lvlJc w:val="left"/>
      <w:pPr>
        <w:ind w:left="5040" w:hanging="360"/>
      </w:pPr>
      <w:rPr>
        <w:rFonts w:ascii="Symbol" w:hAnsi="Symbol" w:hint="default"/>
      </w:rPr>
    </w:lvl>
    <w:lvl w:ilvl="7" w:tplc="A4A2567C">
      <w:start w:val="1"/>
      <w:numFmt w:val="bullet"/>
      <w:lvlText w:val="o"/>
      <w:lvlJc w:val="left"/>
      <w:pPr>
        <w:ind w:left="5760" w:hanging="360"/>
      </w:pPr>
      <w:rPr>
        <w:rFonts w:ascii="Courier New" w:hAnsi="Courier New" w:hint="default"/>
      </w:rPr>
    </w:lvl>
    <w:lvl w:ilvl="8" w:tplc="310ABAE6">
      <w:start w:val="1"/>
      <w:numFmt w:val="bullet"/>
      <w:lvlText w:val=""/>
      <w:lvlJc w:val="left"/>
      <w:pPr>
        <w:ind w:left="6480" w:hanging="360"/>
      </w:pPr>
      <w:rPr>
        <w:rFonts w:ascii="Wingdings" w:hAnsi="Wingdings" w:hint="default"/>
      </w:rPr>
    </w:lvl>
  </w:abstractNum>
  <w:abstractNum w:abstractNumId="242" w15:restartNumberingAfterBreak="0">
    <w:nsid w:val="28CC9863"/>
    <w:multiLevelType w:val="hybridMultilevel"/>
    <w:tmpl w:val="B36240BE"/>
    <w:lvl w:ilvl="0" w:tplc="4274B546">
      <w:start w:val="1"/>
      <w:numFmt w:val="bullet"/>
      <w:lvlText w:val=""/>
      <w:lvlJc w:val="left"/>
      <w:pPr>
        <w:ind w:left="720" w:hanging="360"/>
      </w:pPr>
      <w:rPr>
        <w:rFonts w:ascii="Symbol" w:hAnsi="Symbol" w:hint="default"/>
      </w:rPr>
    </w:lvl>
    <w:lvl w:ilvl="1" w:tplc="D32CCB10">
      <w:start w:val="1"/>
      <w:numFmt w:val="bullet"/>
      <w:lvlText w:val="o"/>
      <w:lvlJc w:val="left"/>
      <w:pPr>
        <w:ind w:left="1440" w:hanging="360"/>
      </w:pPr>
      <w:rPr>
        <w:rFonts w:ascii="Courier New" w:hAnsi="Courier New" w:hint="default"/>
      </w:rPr>
    </w:lvl>
    <w:lvl w:ilvl="2" w:tplc="D56295AA">
      <w:start w:val="1"/>
      <w:numFmt w:val="bullet"/>
      <w:lvlText w:val=""/>
      <w:lvlJc w:val="left"/>
      <w:pPr>
        <w:ind w:left="2160" w:hanging="360"/>
      </w:pPr>
      <w:rPr>
        <w:rFonts w:ascii="Wingdings" w:hAnsi="Wingdings" w:hint="default"/>
      </w:rPr>
    </w:lvl>
    <w:lvl w:ilvl="3" w:tplc="449EDA8E">
      <w:start w:val="1"/>
      <w:numFmt w:val="bullet"/>
      <w:lvlText w:val=""/>
      <w:lvlJc w:val="left"/>
      <w:pPr>
        <w:ind w:left="2880" w:hanging="360"/>
      </w:pPr>
      <w:rPr>
        <w:rFonts w:ascii="Symbol" w:hAnsi="Symbol" w:hint="default"/>
      </w:rPr>
    </w:lvl>
    <w:lvl w:ilvl="4" w:tplc="086ECBD2">
      <w:start w:val="1"/>
      <w:numFmt w:val="bullet"/>
      <w:lvlText w:val="o"/>
      <w:lvlJc w:val="left"/>
      <w:pPr>
        <w:ind w:left="3600" w:hanging="360"/>
      </w:pPr>
      <w:rPr>
        <w:rFonts w:ascii="Courier New" w:hAnsi="Courier New" w:hint="default"/>
      </w:rPr>
    </w:lvl>
    <w:lvl w:ilvl="5" w:tplc="F686286A">
      <w:start w:val="1"/>
      <w:numFmt w:val="bullet"/>
      <w:lvlText w:val=""/>
      <w:lvlJc w:val="left"/>
      <w:pPr>
        <w:ind w:left="4320" w:hanging="360"/>
      </w:pPr>
      <w:rPr>
        <w:rFonts w:ascii="Wingdings" w:hAnsi="Wingdings" w:hint="default"/>
      </w:rPr>
    </w:lvl>
    <w:lvl w:ilvl="6" w:tplc="EB1635A6">
      <w:start w:val="1"/>
      <w:numFmt w:val="bullet"/>
      <w:lvlText w:val=""/>
      <w:lvlJc w:val="left"/>
      <w:pPr>
        <w:ind w:left="5040" w:hanging="360"/>
      </w:pPr>
      <w:rPr>
        <w:rFonts w:ascii="Symbol" w:hAnsi="Symbol" w:hint="default"/>
      </w:rPr>
    </w:lvl>
    <w:lvl w:ilvl="7" w:tplc="A7C00574">
      <w:start w:val="1"/>
      <w:numFmt w:val="bullet"/>
      <w:lvlText w:val="o"/>
      <w:lvlJc w:val="left"/>
      <w:pPr>
        <w:ind w:left="5760" w:hanging="360"/>
      </w:pPr>
      <w:rPr>
        <w:rFonts w:ascii="Courier New" w:hAnsi="Courier New" w:hint="default"/>
      </w:rPr>
    </w:lvl>
    <w:lvl w:ilvl="8" w:tplc="8402A1AA">
      <w:start w:val="1"/>
      <w:numFmt w:val="bullet"/>
      <w:lvlText w:val=""/>
      <w:lvlJc w:val="left"/>
      <w:pPr>
        <w:ind w:left="6480" w:hanging="360"/>
      </w:pPr>
      <w:rPr>
        <w:rFonts w:ascii="Wingdings" w:hAnsi="Wingdings" w:hint="default"/>
      </w:rPr>
    </w:lvl>
  </w:abstractNum>
  <w:abstractNum w:abstractNumId="243" w15:restartNumberingAfterBreak="0">
    <w:nsid w:val="2903D246"/>
    <w:multiLevelType w:val="hybridMultilevel"/>
    <w:tmpl w:val="A9C2E830"/>
    <w:lvl w:ilvl="0" w:tplc="367A3BEA">
      <w:start w:val="1"/>
      <w:numFmt w:val="decimal"/>
      <w:lvlText w:val="%1."/>
      <w:lvlJc w:val="left"/>
      <w:pPr>
        <w:ind w:left="720" w:hanging="360"/>
      </w:pPr>
    </w:lvl>
    <w:lvl w:ilvl="1" w:tplc="D3E4779A">
      <w:start w:val="1"/>
      <w:numFmt w:val="lowerLetter"/>
      <w:lvlText w:val="%2."/>
      <w:lvlJc w:val="left"/>
      <w:pPr>
        <w:ind w:left="1440" w:hanging="360"/>
      </w:pPr>
    </w:lvl>
    <w:lvl w:ilvl="2" w:tplc="E38403CC">
      <w:start w:val="1"/>
      <w:numFmt w:val="lowerRoman"/>
      <w:lvlText w:val="%3."/>
      <w:lvlJc w:val="right"/>
      <w:pPr>
        <w:ind w:left="2160" w:hanging="180"/>
      </w:pPr>
    </w:lvl>
    <w:lvl w:ilvl="3" w:tplc="E26269AC">
      <w:start w:val="1"/>
      <w:numFmt w:val="decimal"/>
      <w:lvlText w:val="%4."/>
      <w:lvlJc w:val="left"/>
      <w:pPr>
        <w:ind w:left="2880" w:hanging="360"/>
      </w:pPr>
    </w:lvl>
    <w:lvl w:ilvl="4" w:tplc="4604928E">
      <w:start w:val="1"/>
      <w:numFmt w:val="lowerLetter"/>
      <w:lvlText w:val="%5."/>
      <w:lvlJc w:val="left"/>
      <w:pPr>
        <w:ind w:left="3600" w:hanging="360"/>
      </w:pPr>
    </w:lvl>
    <w:lvl w:ilvl="5" w:tplc="B85C4F7E">
      <w:start w:val="1"/>
      <w:numFmt w:val="lowerRoman"/>
      <w:lvlText w:val="%6."/>
      <w:lvlJc w:val="right"/>
      <w:pPr>
        <w:ind w:left="4320" w:hanging="180"/>
      </w:pPr>
    </w:lvl>
    <w:lvl w:ilvl="6" w:tplc="14C634B6">
      <w:start w:val="1"/>
      <w:numFmt w:val="decimal"/>
      <w:lvlText w:val="%7."/>
      <w:lvlJc w:val="left"/>
      <w:pPr>
        <w:ind w:left="5040" w:hanging="360"/>
      </w:pPr>
    </w:lvl>
    <w:lvl w:ilvl="7" w:tplc="A0E051F8">
      <w:start w:val="1"/>
      <w:numFmt w:val="lowerLetter"/>
      <w:lvlText w:val="%8."/>
      <w:lvlJc w:val="left"/>
      <w:pPr>
        <w:ind w:left="5760" w:hanging="360"/>
      </w:pPr>
    </w:lvl>
    <w:lvl w:ilvl="8" w:tplc="EA58B7D8">
      <w:start w:val="1"/>
      <w:numFmt w:val="lowerRoman"/>
      <w:lvlText w:val="%9."/>
      <w:lvlJc w:val="right"/>
      <w:pPr>
        <w:ind w:left="6480" w:hanging="180"/>
      </w:pPr>
    </w:lvl>
  </w:abstractNum>
  <w:abstractNum w:abstractNumId="244" w15:restartNumberingAfterBreak="0">
    <w:nsid w:val="2921DA08"/>
    <w:multiLevelType w:val="hybridMultilevel"/>
    <w:tmpl w:val="612EBAF8"/>
    <w:lvl w:ilvl="0" w:tplc="55341F98">
      <w:start w:val="1"/>
      <w:numFmt w:val="decimal"/>
      <w:lvlText w:val="%1."/>
      <w:lvlJc w:val="left"/>
      <w:pPr>
        <w:ind w:left="720" w:hanging="360"/>
      </w:pPr>
    </w:lvl>
    <w:lvl w:ilvl="1" w:tplc="91E69860">
      <w:start w:val="1"/>
      <w:numFmt w:val="lowerLetter"/>
      <w:lvlText w:val="%2."/>
      <w:lvlJc w:val="left"/>
      <w:pPr>
        <w:ind w:left="1440" w:hanging="360"/>
      </w:pPr>
    </w:lvl>
    <w:lvl w:ilvl="2" w:tplc="44889094">
      <w:start w:val="1"/>
      <w:numFmt w:val="lowerRoman"/>
      <w:lvlText w:val="%3."/>
      <w:lvlJc w:val="right"/>
      <w:pPr>
        <w:ind w:left="2160" w:hanging="180"/>
      </w:pPr>
    </w:lvl>
    <w:lvl w:ilvl="3" w:tplc="EC6CACA4">
      <w:start w:val="1"/>
      <w:numFmt w:val="decimal"/>
      <w:lvlText w:val="%4."/>
      <w:lvlJc w:val="left"/>
      <w:pPr>
        <w:ind w:left="2880" w:hanging="360"/>
      </w:pPr>
    </w:lvl>
    <w:lvl w:ilvl="4" w:tplc="C242FABA">
      <w:start w:val="1"/>
      <w:numFmt w:val="lowerLetter"/>
      <w:lvlText w:val="%5."/>
      <w:lvlJc w:val="left"/>
      <w:pPr>
        <w:ind w:left="3600" w:hanging="360"/>
      </w:pPr>
    </w:lvl>
    <w:lvl w:ilvl="5" w:tplc="743EC8EC">
      <w:start w:val="1"/>
      <w:numFmt w:val="lowerRoman"/>
      <w:lvlText w:val="%6."/>
      <w:lvlJc w:val="right"/>
      <w:pPr>
        <w:ind w:left="4320" w:hanging="180"/>
      </w:pPr>
    </w:lvl>
    <w:lvl w:ilvl="6" w:tplc="85B2A512">
      <w:start w:val="1"/>
      <w:numFmt w:val="decimal"/>
      <w:lvlText w:val="%7."/>
      <w:lvlJc w:val="left"/>
      <w:pPr>
        <w:ind w:left="5040" w:hanging="360"/>
      </w:pPr>
    </w:lvl>
    <w:lvl w:ilvl="7" w:tplc="56A0B66C">
      <w:start w:val="1"/>
      <w:numFmt w:val="lowerLetter"/>
      <w:lvlText w:val="%8."/>
      <w:lvlJc w:val="left"/>
      <w:pPr>
        <w:ind w:left="5760" w:hanging="360"/>
      </w:pPr>
    </w:lvl>
    <w:lvl w:ilvl="8" w:tplc="EE04A888">
      <w:start w:val="1"/>
      <w:numFmt w:val="lowerRoman"/>
      <w:lvlText w:val="%9."/>
      <w:lvlJc w:val="right"/>
      <w:pPr>
        <w:ind w:left="6480" w:hanging="180"/>
      </w:pPr>
    </w:lvl>
  </w:abstractNum>
  <w:abstractNum w:abstractNumId="245" w15:restartNumberingAfterBreak="0">
    <w:nsid w:val="292434CE"/>
    <w:multiLevelType w:val="hybridMultilevel"/>
    <w:tmpl w:val="F6DACCCA"/>
    <w:lvl w:ilvl="0" w:tplc="058AC94A">
      <w:start w:val="1"/>
      <w:numFmt w:val="bullet"/>
      <w:lvlText w:val=""/>
      <w:lvlJc w:val="left"/>
      <w:pPr>
        <w:ind w:left="720" w:hanging="360"/>
      </w:pPr>
      <w:rPr>
        <w:rFonts w:ascii="Symbol" w:hAnsi="Symbol" w:hint="default"/>
      </w:rPr>
    </w:lvl>
    <w:lvl w:ilvl="1" w:tplc="CA164FF6">
      <w:start w:val="1"/>
      <w:numFmt w:val="bullet"/>
      <w:lvlText w:val="·"/>
      <w:lvlJc w:val="left"/>
      <w:pPr>
        <w:ind w:left="1440" w:hanging="360"/>
      </w:pPr>
      <w:rPr>
        <w:rFonts w:ascii="Symbol" w:hAnsi="Symbol" w:hint="default"/>
      </w:rPr>
    </w:lvl>
    <w:lvl w:ilvl="2" w:tplc="03DA3E76">
      <w:start w:val="1"/>
      <w:numFmt w:val="bullet"/>
      <w:lvlText w:val=""/>
      <w:lvlJc w:val="left"/>
      <w:pPr>
        <w:ind w:left="2160" w:hanging="360"/>
      </w:pPr>
      <w:rPr>
        <w:rFonts w:ascii="Wingdings" w:hAnsi="Wingdings" w:hint="default"/>
      </w:rPr>
    </w:lvl>
    <w:lvl w:ilvl="3" w:tplc="B8C602CE">
      <w:start w:val="1"/>
      <w:numFmt w:val="bullet"/>
      <w:lvlText w:val=""/>
      <w:lvlJc w:val="left"/>
      <w:pPr>
        <w:ind w:left="2880" w:hanging="360"/>
      </w:pPr>
      <w:rPr>
        <w:rFonts w:ascii="Symbol" w:hAnsi="Symbol" w:hint="default"/>
      </w:rPr>
    </w:lvl>
    <w:lvl w:ilvl="4" w:tplc="08BA1408">
      <w:start w:val="1"/>
      <w:numFmt w:val="bullet"/>
      <w:lvlText w:val="o"/>
      <w:lvlJc w:val="left"/>
      <w:pPr>
        <w:ind w:left="3600" w:hanging="360"/>
      </w:pPr>
      <w:rPr>
        <w:rFonts w:ascii="Courier New" w:hAnsi="Courier New" w:hint="default"/>
      </w:rPr>
    </w:lvl>
    <w:lvl w:ilvl="5" w:tplc="E098AFAE">
      <w:start w:val="1"/>
      <w:numFmt w:val="bullet"/>
      <w:lvlText w:val=""/>
      <w:lvlJc w:val="left"/>
      <w:pPr>
        <w:ind w:left="4320" w:hanging="360"/>
      </w:pPr>
      <w:rPr>
        <w:rFonts w:ascii="Wingdings" w:hAnsi="Wingdings" w:hint="default"/>
      </w:rPr>
    </w:lvl>
    <w:lvl w:ilvl="6" w:tplc="5A9214D4">
      <w:start w:val="1"/>
      <w:numFmt w:val="bullet"/>
      <w:lvlText w:val=""/>
      <w:lvlJc w:val="left"/>
      <w:pPr>
        <w:ind w:left="5040" w:hanging="360"/>
      </w:pPr>
      <w:rPr>
        <w:rFonts w:ascii="Symbol" w:hAnsi="Symbol" w:hint="default"/>
      </w:rPr>
    </w:lvl>
    <w:lvl w:ilvl="7" w:tplc="59F68A52">
      <w:start w:val="1"/>
      <w:numFmt w:val="bullet"/>
      <w:lvlText w:val="o"/>
      <w:lvlJc w:val="left"/>
      <w:pPr>
        <w:ind w:left="5760" w:hanging="360"/>
      </w:pPr>
      <w:rPr>
        <w:rFonts w:ascii="Courier New" w:hAnsi="Courier New" w:hint="default"/>
      </w:rPr>
    </w:lvl>
    <w:lvl w:ilvl="8" w:tplc="08086088">
      <w:start w:val="1"/>
      <w:numFmt w:val="bullet"/>
      <w:lvlText w:val=""/>
      <w:lvlJc w:val="left"/>
      <w:pPr>
        <w:ind w:left="6480" w:hanging="360"/>
      </w:pPr>
      <w:rPr>
        <w:rFonts w:ascii="Wingdings" w:hAnsi="Wingdings" w:hint="default"/>
      </w:rPr>
    </w:lvl>
  </w:abstractNum>
  <w:abstractNum w:abstractNumId="246" w15:restartNumberingAfterBreak="0">
    <w:nsid w:val="293510D3"/>
    <w:multiLevelType w:val="hybridMultilevel"/>
    <w:tmpl w:val="231AF42C"/>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7" w15:restartNumberingAfterBreak="0">
    <w:nsid w:val="293D569C"/>
    <w:multiLevelType w:val="hybridMultilevel"/>
    <w:tmpl w:val="7682B96C"/>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29BC47ED"/>
    <w:multiLevelType w:val="hybridMultilevel"/>
    <w:tmpl w:val="38A68E06"/>
    <w:lvl w:ilvl="0" w:tplc="1CA2E1E6">
      <w:start w:val="1"/>
      <w:numFmt w:val="decimal"/>
      <w:lvlText w:val="%1."/>
      <w:lvlJc w:val="left"/>
      <w:pPr>
        <w:ind w:left="720" w:hanging="360"/>
      </w:pPr>
    </w:lvl>
    <w:lvl w:ilvl="1" w:tplc="BF9EA9FA">
      <w:start w:val="1"/>
      <w:numFmt w:val="lowerLetter"/>
      <w:lvlText w:val="%2."/>
      <w:lvlJc w:val="left"/>
      <w:pPr>
        <w:ind w:left="1440" w:hanging="360"/>
      </w:pPr>
    </w:lvl>
    <w:lvl w:ilvl="2" w:tplc="45CE4096">
      <w:start w:val="1"/>
      <w:numFmt w:val="lowerRoman"/>
      <w:lvlText w:val="%3."/>
      <w:lvlJc w:val="right"/>
      <w:pPr>
        <w:ind w:left="2160" w:hanging="180"/>
      </w:pPr>
    </w:lvl>
    <w:lvl w:ilvl="3" w:tplc="07E07676">
      <w:start w:val="1"/>
      <w:numFmt w:val="decimal"/>
      <w:lvlText w:val="%4."/>
      <w:lvlJc w:val="left"/>
      <w:pPr>
        <w:ind w:left="2880" w:hanging="360"/>
      </w:pPr>
    </w:lvl>
    <w:lvl w:ilvl="4" w:tplc="F99A5498">
      <w:start w:val="1"/>
      <w:numFmt w:val="lowerLetter"/>
      <w:lvlText w:val="%5."/>
      <w:lvlJc w:val="left"/>
      <w:pPr>
        <w:ind w:left="3600" w:hanging="360"/>
      </w:pPr>
    </w:lvl>
    <w:lvl w:ilvl="5" w:tplc="A6CA1792">
      <w:start w:val="1"/>
      <w:numFmt w:val="lowerRoman"/>
      <w:lvlText w:val="%6."/>
      <w:lvlJc w:val="right"/>
      <w:pPr>
        <w:ind w:left="4320" w:hanging="180"/>
      </w:pPr>
    </w:lvl>
    <w:lvl w:ilvl="6" w:tplc="AA58937E">
      <w:start w:val="1"/>
      <w:numFmt w:val="decimal"/>
      <w:lvlText w:val="%7."/>
      <w:lvlJc w:val="left"/>
      <w:pPr>
        <w:ind w:left="5040" w:hanging="360"/>
      </w:pPr>
    </w:lvl>
    <w:lvl w:ilvl="7" w:tplc="C2D849E4">
      <w:start w:val="1"/>
      <w:numFmt w:val="lowerLetter"/>
      <w:lvlText w:val="%8."/>
      <w:lvlJc w:val="left"/>
      <w:pPr>
        <w:ind w:left="5760" w:hanging="360"/>
      </w:pPr>
    </w:lvl>
    <w:lvl w:ilvl="8" w:tplc="0240A39A">
      <w:start w:val="1"/>
      <w:numFmt w:val="lowerRoman"/>
      <w:lvlText w:val="%9."/>
      <w:lvlJc w:val="right"/>
      <w:pPr>
        <w:ind w:left="6480" w:hanging="180"/>
      </w:pPr>
    </w:lvl>
  </w:abstractNum>
  <w:abstractNum w:abstractNumId="249" w15:restartNumberingAfterBreak="0">
    <w:nsid w:val="29CC3773"/>
    <w:multiLevelType w:val="hybridMultilevel"/>
    <w:tmpl w:val="028E7E04"/>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0" w15:restartNumberingAfterBreak="0">
    <w:nsid w:val="2A38EB31"/>
    <w:multiLevelType w:val="hybridMultilevel"/>
    <w:tmpl w:val="493ABEE4"/>
    <w:lvl w:ilvl="0" w:tplc="C3B20B48">
      <w:start w:val="1"/>
      <w:numFmt w:val="decimal"/>
      <w:lvlText w:val="%1."/>
      <w:lvlJc w:val="left"/>
      <w:pPr>
        <w:ind w:left="720" w:hanging="360"/>
      </w:pPr>
    </w:lvl>
    <w:lvl w:ilvl="1" w:tplc="3D74D886">
      <w:start w:val="1"/>
      <w:numFmt w:val="lowerLetter"/>
      <w:lvlText w:val="%2."/>
      <w:lvlJc w:val="left"/>
      <w:pPr>
        <w:ind w:left="1440" w:hanging="360"/>
      </w:pPr>
    </w:lvl>
    <w:lvl w:ilvl="2" w:tplc="4474A0FE">
      <w:start w:val="1"/>
      <w:numFmt w:val="lowerRoman"/>
      <w:lvlText w:val="%3."/>
      <w:lvlJc w:val="right"/>
      <w:pPr>
        <w:ind w:left="2160" w:hanging="180"/>
      </w:pPr>
    </w:lvl>
    <w:lvl w:ilvl="3" w:tplc="9730AF48">
      <w:start w:val="1"/>
      <w:numFmt w:val="decimal"/>
      <w:lvlText w:val="%4."/>
      <w:lvlJc w:val="left"/>
      <w:pPr>
        <w:ind w:left="2880" w:hanging="360"/>
      </w:pPr>
    </w:lvl>
    <w:lvl w:ilvl="4" w:tplc="F4E6C79A">
      <w:start w:val="1"/>
      <w:numFmt w:val="lowerLetter"/>
      <w:lvlText w:val="%5."/>
      <w:lvlJc w:val="left"/>
      <w:pPr>
        <w:ind w:left="3600" w:hanging="360"/>
      </w:pPr>
    </w:lvl>
    <w:lvl w:ilvl="5" w:tplc="FC3A080E">
      <w:start w:val="1"/>
      <w:numFmt w:val="lowerRoman"/>
      <w:lvlText w:val="%6."/>
      <w:lvlJc w:val="right"/>
      <w:pPr>
        <w:ind w:left="4320" w:hanging="180"/>
      </w:pPr>
    </w:lvl>
    <w:lvl w:ilvl="6" w:tplc="60E21B26">
      <w:start w:val="1"/>
      <w:numFmt w:val="decimal"/>
      <w:lvlText w:val="%7."/>
      <w:lvlJc w:val="left"/>
      <w:pPr>
        <w:ind w:left="5040" w:hanging="360"/>
      </w:pPr>
    </w:lvl>
    <w:lvl w:ilvl="7" w:tplc="0B46C5F6">
      <w:start w:val="1"/>
      <w:numFmt w:val="lowerLetter"/>
      <w:lvlText w:val="%8."/>
      <w:lvlJc w:val="left"/>
      <w:pPr>
        <w:ind w:left="5760" w:hanging="360"/>
      </w:pPr>
    </w:lvl>
    <w:lvl w:ilvl="8" w:tplc="E9AE7E92">
      <w:start w:val="1"/>
      <w:numFmt w:val="lowerRoman"/>
      <w:lvlText w:val="%9."/>
      <w:lvlJc w:val="right"/>
      <w:pPr>
        <w:ind w:left="6480" w:hanging="180"/>
      </w:pPr>
    </w:lvl>
  </w:abstractNum>
  <w:abstractNum w:abstractNumId="251" w15:restartNumberingAfterBreak="0">
    <w:nsid w:val="2A3F6266"/>
    <w:multiLevelType w:val="hybridMultilevel"/>
    <w:tmpl w:val="3C24A37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2" w15:restartNumberingAfterBreak="0">
    <w:nsid w:val="2A9664DC"/>
    <w:multiLevelType w:val="hybridMultilevel"/>
    <w:tmpl w:val="2848DD9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3" w15:restartNumberingAfterBreak="0">
    <w:nsid w:val="2ADD14F1"/>
    <w:multiLevelType w:val="hybridMultilevel"/>
    <w:tmpl w:val="050262F8"/>
    <w:lvl w:ilvl="0" w:tplc="FFFFFFFF">
      <w:start w:val="1"/>
      <w:numFmt w:val="decimal"/>
      <w:lvlText w:val="%1."/>
      <w:lvlJc w:val="left"/>
      <w:pPr>
        <w:ind w:left="72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2AFF2699"/>
    <w:multiLevelType w:val="hybridMultilevel"/>
    <w:tmpl w:val="51464F96"/>
    <w:lvl w:ilvl="0" w:tplc="85385010">
      <w:start w:val="1"/>
      <w:numFmt w:val="bullet"/>
      <w:lvlText w:val="·"/>
      <w:lvlJc w:val="left"/>
      <w:pPr>
        <w:ind w:left="720" w:hanging="360"/>
      </w:pPr>
      <w:rPr>
        <w:rFonts w:ascii="Symbol" w:hAnsi="Symbol" w:hint="default"/>
      </w:rPr>
    </w:lvl>
    <w:lvl w:ilvl="1" w:tplc="F224105E">
      <w:start w:val="1"/>
      <w:numFmt w:val="bullet"/>
      <w:lvlText w:val="o"/>
      <w:lvlJc w:val="left"/>
      <w:pPr>
        <w:ind w:left="1440" w:hanging="360"/>
      </w:pPr>
      <w:rPr>
        <w:rFonts w:ascii="Courier New" w:hAnsi="Courier New" w:hint="default"/>
      </w:rPr>
    </w:lvl>
    <w:lvl w:ilvl="2" w:tplc="435CA53C">
      <w:start w:val="1"/>
      <w:numFmt w:val="bullet"/>
      <w:lvlText w:val=""/>
      <w:lvlJc w:val="left"/>
      <w:pPr>
        <w:ind w:left="2160" w:hanging="360"/>
      </w:pPr>
      <w:rPr>
        <w:rFonts w:ascii="Wingdings" w:hAnsi="Wingdings" w:hint="default"/>
      </w:rPr>
    </w:lvl>
    <w:lvl w:ilvl="3" w:tplc="725A4A44">
      <w:start w:val="1"/>
      <w:numFmt w:val="bullet"/>
      <w:lvlText w:val=""/>
      <w:lvlJc w:val="left"/>
      <w:pPr>
        <w:ind w:left="2880" w:hanging="360"/>
      </w:pPr>
      <w:rPr>
        <w:rFonts w:ascii="Symbol" w:hAnsi="Symbol" w:hint="default"/>
      </w:rPr>
    </w:lvl>
    <w:lvl w:ilvl="4" w:tplc="618A523A">
      <w:start w:val="1"/>
      <w:numFmt w:val="bullet"/>
      <w:lvlText w:val="o"/>
      <w:lvlJc w:val="left"/>
      <w:pPr>
        <w:ind w:left="3600" w:hanging="360"/>
      </w:pPr>
      <w:rPr>
        <w:rFonts w:ascii="Courier New" w:hAnsi="Courier New" w:hint="default"/>
      </w:rPr>
    </w:lvl>
    <w:lvl w:ilvl="5" w:tplc="FE9C6542">
      <w:start w:val="1"/>
      <w:numFmt w:val="bullet"/>
      <w:lvlText w:val=""/>
      <w:lvlJc w:val="left"/>
      <w:pPr>
        <w:ind w:left="4320" w:hanging="360"/>
      </w:pPr>
      <w:rPr>
        <w:rFonts w:ascii="Wingdings" w:hAnsi="Wingdings" w:hint="default"/>
      </w:rPr>
    </w:lvl>
    <w:lvl w:ilvl="6" w:tplc="29341E2A">
      <w:start w:val="1"/>
      <w:numFmt w:val="bullet"/>
      <w:lvlText w:val=""/>
      <w:lvlJc w:val="left"/>
      <w:pPr>
        <w:ind w:left="5040" w:hanging="360"/>
      </w:pPr>
      <w:rPr>
        <w:rFonts w:ascii="Symbol" w:hAnsi="Symbol" w:hint="default"/>
      </w:rPr>
    </w:lvl>
    <w:lvl w:ilvl="7" w:tplc="B87E3D14">
      <w:start w:val="1"/>
      <w:numFmt w:val="bullet"/>
      <w:lvlText w:val="o"/>
      <w:lvlJc w:val="left"/>
      <w:pPr>
        <w:ind w:left="5760" w:hanging="360"/>
      </w:pPr>
      <w:rPr>
        <w:rFonts w:ascii="Courier New" w:hAnsi="Courier New" w:hint="default"/>
      </w:rPr>
    </w:lvl>
    <w:lvl w:ilvl="8" w:tplc="915CFD74">
      <w:start w:val="1"/>
      <w:numFmt w:val="bullet"/>
      <w:lvlText w:val=""/>
      <w:lvlJc w:val="left"/>
      <w:pPr>
        <w:ind w:left="6480" w:hanging="360"/>
      </w:pPr>
      <w:rPr>
        <w:rFonts w:ascii="Wingdings" w:hAnsi="Wingdings" w:hint="default"/>
      </w:rPr>
    </w:lvl>
  </w:abstractNum>
  <w:abstractNum w:abstractNumId="255" w15:restartNumberingAfterBreak="0">
    <w:nsid w:val="2B039377"/>
    <w:multiLevelType w:val="hybridMultilevel"/>
    <w:tmpl w:val="4CBEA060"/>
    <w:lvl w:ilvl="0" w:tplc="F6107108">
      <w:start w:val="1"/>
      <w:numFmt w:val="bullet"/>
      <w:lvlText w:val=""/>
      <w:lvlJc w:val="left"/>
      <w:pPr>
        <w:ind w:left="720" w:hanging="360"/>
      </w:pPr>
      <w:rPr>
        <w:rFonts w:ascii="Symbol" w:hAnsi="Symbol" w:hint="default"/>
      </w:rPr>
    </w:lvl>
    <w:lvl w:ilvl="1" w:tplc="B932342C">
      <w:start w:val="1"/>
      <w:numFmt w:val="bullet"/>
      <w:lvlText w:val="·"/>
      <w:lvlJc w:val="left"/>
      <w:pPr>
        <w:ind w:left="1440" w:hanging="360"/>
      </w:pPr>
      <w:rPr>
        <w:rFonts w:ascii="Symbol" w:hAnsi="Symbol" w:hint="default"/>
      </w:rPr>
    </w:lvl>
    <w:lvl w:ilvl="2" w:tplc="CE509028">
      <w:start w:val="1"/>
      <w:numFmt w:val="bullet"/>
      <w:lvlText w:val=""/>
      <w:lvlJc w:val="left"/>
      <w:pPr>
        <w:ind w:left="2160" w:hanging="360"/>
      </w:pPr>
      <w:rPr>
        <w:rFonts w:ascii="Wingdings" w:hAnsi="Wingdings" w:hint="default"/>
      </w:rPr>
    </w:lvl>
    <w:lvl w:ilvl="3" w:tplc="E8BE57FE">
      <w:start w:val="1"/>
      <w:numFmt w:val="bullet"/>
      <w:lvlText w:val=""/>
      <w:lvlJc w:val="left"/>
      <w:pPr>
        <w:ind w:left="2880" w:hanging="360"/>
      </w:pPr>
      <w:rPr>
        <w:rFonts w:ascii="Symbol" w:hAnsi="Symbol" w:hint="default"/>
      </w:rPr>
    </w:lvl>
    <w:lvl w:ilvl="4" w:tplc="30602378">
      <w:start w:val="1"/>
      <w:numFmt w:val="bullet"/>
      <w:lvlText w:val="o"/>
      <w:lvlJc w:val="left"/>
      <w:pPr>
        <w:ind w:left="3600" w:hanging="360"/>
      </w:pPr>
      <w:rPr>
        <w:rFonts w:ascii="Courier New" w:hAnsi="Courier New" w:hint="default"/>
      </w:rPr>
    </w:lvl>
    <w:lvl w:ilvl="5" w:tplc="22662CC0">
      <w:start w:val="1"/>
      <w:numFmt w:val="bullet"/>
      <w:lvlText w:val=""/>
      <w:lvlJc w:val="left"/>
      <w:pPr>
        <w:ind w:left="4320" w:hanging="360"/>
      </w:pPr>
      <w:rPr>
        <w:rFonts w:ascii="Wingdings" w:hAnsi="Wingdings" w:hint="default"/>
      </w:rPr>
    </w:lvl>
    <w:lvl w:ilvl="6" w:tplc="0D689FF6">
      <w:start w:val="1"/>
      <w:numFmt w:val="bullet"/>
      <w:lvlText w:val=""/>
      <w:lvlJc w:val="left"/>
      <w:pPr>
        <w:ind w:left="5040" w:hanging="360"/>
      </w:pPr>
      <w:rPr>
        <w:rFonts w:ascii="Symbol" w:hAnsi="Symbol" w:hint="default"/>
      </w:rPr>
    </w:lvl>
    <w:lvl w:ilvl="7" w:tplc="48346C76">
      <w:start w:val="1"/>
      <w:numFmt w:val="bullet"/>
      <w:lvlText w:val="o"/>
      <w:lvlJc w:val="left"/>
      <w:pPr>
        <w:ind w:left="5760" w:hanging="360"/>
      </w:pPr>
      <w:rPr>
        <w:rFonts w:ascii="Courier New" w:hAnsi="Courier New" w:hint="default"/>
      </w:rPr>
    </w:lvl>
    <w:lvl w:ilvl="8" w:tplc="851A95F4">
      <w:start w:val="1"/>
      <w:numFmt w:val="bullet"/>
      <w:lvlText w:val=""/>
      <w:lvlJc w:val="left"/>
      <w:pPr>
        <w:ind w:left="6480" w:hanging="360"/>
      </w:pPr>
      <w:rPr>
        <w:rFonts w:ascii="Wingdings" w:hAnsi="Wingdings" w:hint="default"/>
      </w:rPr>
    </w:lvl>
  </w:abstractNum>
  <w:abstractNum w:abstractNumId="256" w15:restartNumberingAfterBreak="0">
    <w:nsid w:val="2B491E8C"/>
    <w:multiLevelType w:val="hybridMultilevel"/>
    <w:tmpl w:val="E31074EC"/>
    <w:lvl w:ilvl="0" w:tplc="F9E6A08C">
      <w:start w:val="1"/>
      <w:numFmt w:val="bullet"/>
      <w:lvlText w:val=""/>
      <w:lvlJc w:val="left"/>
      <w:pPr>
        <w:ind w:left="720" w:hanging="360"/>
      </w:pPr>
      <w:rPr>
        <w:rFonts w:ascii="Symbol" w:hAnsi="Symbol" w:hint="default"/>
      </w:rPr>
    </w:lvl>
    <w:lvl w:ilvl="1" w:tplc="8B9A2776">
      <w:start w:val="1"/>
      <w:numFmt w:val="bullet"/>
      <w:lvlText w:val="o"/>
      <w:lvlJc w:val="left"/>
      <w:pPr>
        <w:ind w:left="1440" w:hanging="360"/>
      </w:pPr>
      <w:rPr>
        <w:rFonts w:ascii="Courier New" w:hAnsi="Courier New" w:hint="default"/>
      </w:rPr>
    </w:lvl>
    <w:lvl w:ilvl="2" w:tplc="433838E8">
      <w:start w:val="1"/>
      <w:numFmt w:val="bullet"/>
      <w:lvlText w:val=""/>
      <w:lvlJc w:val="left"/>
      <w:pPr>
        <w:ind w:left="2160" w:hanging="360"/>
      </w:pPr>
      <w:rPr>
        <w:rFonts w:ascii="Wingdings" w:hAnsi="Wingdings" w:hint="default"/>
      </w:rPr>
    </w:lvl>
    <w:lvl w:ilvl="3" w:tplc="8A148200">
      <w:start w:val="1"/>
      <w:numFmt w:val="bullet"/>
      <w:lvlText w:val=""/>
      <w:lvlJc w:val="left"/>
      <w:pPr>
        <w:ind w:left="2880" w:hanging="360"/>
      </w:pPr>
      <w:rPr>
        <w:rFonts w:ascii="Symbol" w:hAnsi="Symbol" w:hint="default"/>
      </w:rPr>
    </w:lvl>
    <w:lvl w:ilvl="4" w:tplc="BF5A981A">
      <w:start w:val="1"/>
      <w:numFmt w:val="bullet"/>
      <w:lvlText w:val="o"/>
      <w:lvlJc w:val="left"/>
      <w:pPr>
        <w:ind w:left="3600" w:hanging="360"/>
      </w:pPr>
      <w:rPr>
        <w:rFonts w:ascii="Courier New" w:hAnsi="Courier New" w:hint="default"/>
      </w:rPr>
    </w:lvl>
    <w:lvl w:ilvl="5" w:tplc="9B46757A">
      <w:start w:val="1"/>
      <w:numFmt w:val="bullet"/>
      <w:lvlText w:val=""/>
      <w:lvlJc w:val="left"/>
      <w:pPr>
        <w:ind w:left="4320" w:hanging="360"/>
      </w:pPr>
      <w:rPr>
        <w:rFonts w:ascii="Wingdings" w:hAnsi="Wingdings" w:hint="default"/>
      </w:rPr>
    </w:lvl>
    <w:lvl w:ilvl="6" w:tplc="58B819EE">
      <w:start w:val="1"/>
      <w:numFmt w:val="bullet"/>
      <w:lvlText w:val=""/>
      <w:lvlJc w:val="left"/>
      <w:pPr>
        <w:ind w:left="5040" w:hanging="360"/>
      </w:pPr>
      <w:rPr>
        <w:rFonts w:ascii="Symbol" w:hAnsi="Symbol" w:hint="default"/>
      </w:rPr>
    </w:lvl>
    <w:lvl w:ilvl="7" w:tplc="2DEAF710">
      <w:start w:val="1"/>
      <w:numFmt w:val="bullet"/>
      <w:lvlText w:val="o"/>
      <w:lvlJc w:val="left"/>
      <w:pPr>
        <w:ind w:left="5760" w:hanging="360"/>
      </w:pPr>
      <w:rPr>
        <w:rFonts w:ascii="Courier New" w:hAnsi="Courier New" w:hint="default"/>
      </w:rPr>
    </w:lvl>
    <w:lvl w:ilvl="8" w:tplc="A7A86206">
      <w:start w:val="1"/>
      <w:numFmt w:val="bullet"/>
      <w:lvlText w:val=""/>
      <w:lvlJc w:val="left"/>
      <w:pPr>
        <w:ind w:left="6480" w:hanging="360"/>
      </w:pPr>
      <w:rPr>
        <w:rFonts w:ascii="Wingdings" w:hAnsi="Wingdings" w:hint="default"/>
      </w:rPr>
    </w:lvl>
  </w:abstractNum>
  <w:abstractNum w:abstractNumId="257" w15:restartNumberingAfterBreak="0">
    <w:nsid w:val="2B94681B"/>
    <w:multiLevelType w:val="hybridMultilevel"/>
    <w:tmpl w:val="732E2504"/>
    <w:lvl w:ilvl="0" w:tplc="555031A2">
      <w:start w:val="1"/>
      <w:numFmt w:val="bullet"/>
      <w:lvlText w:val="·"/>
      <w:lvlJc w:val="left"/>
      <w:pPr>
        <w:ind w:left="720" w:hanging="360"/>
      </w:pPr>
      <w:rPr>
        <w:rFonts w:ascii="Symbol" w:hAnsi="Symbol" w:hint="default"/>
      </w:rPr>
    </w:lvl>
    <w:lvl w:ilvl="1" w:tplc="8B92CA7C">
      <w:start w:val="1"/>
      <w:numFmt w:val="bullet"/>
      <w:lvlText w:val="o"/>
      <w:lvlJc w:val="left"/>
      <w:pPr>
        <w:ind w:left="1440" w:hanging="360"/>
      </w:pPr>
      <w:rPr>
        <w:rFonts w:ascii="Courier New" w:hAnsi="Courier New" w:hint="default"/>
      </w:rPr>
    </w:lvl>
    <w:lvl w:ilvl="2" w:tplc="9A84285C">
      <w:start w:val="1"/>
      <w:numFmt w:val="bullet"/>
      <w:lvlText w:val=""/>
      <w:lvlJc w:val="left"/>
      <w:pPr>
        <w:ind w:left="2160" w:hanging="360"/>
      </w:pPr>
      <w:rPr>
        <w:rFonts w:ascii="Wingdings" w:hAnsi="Wingdings" w:hint="default"/>
      </w:rPr>
    </w:lvl>
    <w:lvl w:ilvl="3" w:tplc="AEDCAF2C">
      <w:start w:val="1"/>
      <w:numFmt w:val="bullet"/>
      <w:lvlText w:val=""/>
      <w:lvlJc w:val="left"/>
      <w:pPr>
        <w:ind w:left="2880" w:hanging="360"/>
      </w:pPr>
      <w:rPr>
        <w:rFonts w:ascii="Symbol" w:hAnsi="Symbol" w:hint="default"/>
      </w:rPr>
    </w:lvl>
    <w:lvl w:ilvl="4" w:tplc="E07EF648">
      <w:start w:val="1"/>
      <w:numFmt w:val="bullet"/>
      <w:lvlText w:val="o"/>
      <w:lvlJc w:val="left"/>
      <w:pPr>
        <w:ind w:left="3600" w:hanging="360"/>
      </w:pPr>
      <w:rPr>
        <w:rFonts w:ascii="Courier New" w:hAnsi="Courier New" w:hint="default"/>
      </w:rPr>
    </w:lvl>
    <w:lvl w:ilvl="5" w:tplc="B39CF14C">
      <w:start w:val="1"/>
      <w:numFmt w:val="bullet"/>
      <w:lvlText w:val=""/>
      <w:lvlJc w:val="left"/>
      <w:pPr>
        <w:ind w:left="4320" w:hanging="360"/>
      </w:pPr>
      <w:rPr>
        <w:rFonts w:ascii="Wingdings" w:hAnsi="Wingdings" w:hint="default"/>
      </w:rPr>
    </w:lvl>
    <w:lvl w:ilvl="6" w:tplc="ABD6B3B8">
      <w:start w:val="1"/>
      <w:numFmt w:val="bullet"/>
      <w:lvlText w:val=""/>
      <w:lvlJc w:val="left"/>
      <w:pPr>
        <w:ind w:left="5040" w:hanging="360"/>
      </w:pPr>
      <w:rPr>
        <w:rFonts w:ascii="Symbol" w:hAnsi="Symbol" w:hint="default"/>
      </w:rPr>
    </w:lvl>
    <w:lvl w:ilvl="7" w:tplc="46C434DC">
      <w:start w:val="1"/>
      <w:numFmt w:val="bullet"/>
      <w:lvlText w:val="o"/>
      <w:lvlJc w:val="left"/>
      <w:pPr>
        <w:ind w:left="5760" w:hanging="360"/>
      </w:pPr>
      <w:rPr>
        <w:rFonts w:ascii="Courier New" w:hAnsi="Courier New" w:hint="default"/>
      </w:rPr>
    </w:lvl>
    <w:lvl w:ilvl="8" w:tplc="5BB0026E">
      <w:start w:val="1"/>
      <w:numFmt w:val="bullet"/>
      <w:lvlText w:val=""/>
      <w:lvlJc w:val="left"/>
      <w:pPr>
        <w:ind w:left="6480" w:hanging="360"/>
      </w:pPr>
      <w:rPr>
        <w:rFonts w:ascii="Wingdings" w:hAnsi="Wingdings" w:hint="default"/>
      </w:rPr>
    </w:lvl>
  </w:abstractNum>
  <w:abstractNum w:abstractNumId="258" w15:restartNumberingAfterBreak="0">
    <w:nsid w:val="2BB5E164"/>
    <w:multiLevelType w:val="hybridMultilevel"/>
    <w:tmpl w:val="4044C1A8"/>
    <w:lvl w:ilvl="0" w:tplc="BFC6965E">
      <w:start w:val="1"/>
      <w:numFmt w:val="bullet"/>
      <w:lvlText w:val="o"/>
      <w:lvlJc w:val="left"/>
      <w:pPr>
        <w:ind w:left="1080" w:hanging="360"/>
      </w:pPr>
      <w:rPr>
        <w:rFonts w:ascii="Courier New" w:hAnsi="Courier New" w:hint="default"/>
      </w:rPr>
    </w:lvl>
    <w:lvl w:ilvl="1" w:tplc="1CBEF1BE">
      <w:start w:val="1"/>
      <w:numFmt w:val="bullet"/>
      <w:lvlText w:val="o"/>
      <w:lvlJc w:val="left"/>
      <w:pPr>
        <w:ind w:left="1800" w:hanging="360"/>
      </w:pPr>
      <w:rPr>
        <w:rFonts w:ascii="Courier New" w:hAnsi="Courier New" w:hint="default"/>
      </w:rPr>
    </w:lvl>
    <w:lvl w:ilvl="2" w:tplc="A1583F78">
      <w:start w:val="1"/>
      <w:numFmt w:val="bullet"/>
      <w:lvlText w:val=""/>
      <w:lvlJc w:val="left"/>
      <w:pPr>
        <w:ind w:left="2520" w:hanging="360"/>
      </w:pPr>
      <w:rPr>
        <w:rFonts w:ascii="Wingdings" w:hAnsi="Wingdings" w:hint="default"/>
      </w:rPr>
    </w:lvl>
    <w:lvl w:ilvl="3" w:tplc="2AE2A43A">
      <w:start w:val="1"/>
      <w:numFmt w:val="bullet"/>
      <w:lvlText w:val=""/>
      <w:lvlJc w:val="left"/>
      <w:pPr>
        <w:ind w:left="3240" w:hanging="360"/>
      </w:pPr>
      <w:rPr>
        <w:rFonts w:ascii="Symbol" w:hAnsi="Symbol" w:hint="default"/>
      </w:rPr>
    </w:lvl>
    <w:lvl w:ilvl="4" w:tplc="C0AAE58E">
      <w:start w:val="1"/>
      <w:numFmt w:val="bullet"/>
      <w:lvlText w:val="o"/>
      <w:lvlJc w:val="left"/>
      <w:pPr>
        <w:ind w:left="3960" w:hanging="360"/>
      </w:pPr>
      <w:rPr>
        <w:rFonts w:ascii="Courier New" w:hAnsi="Courier New" w:hint="default"/>
      </w:rPr>
    </w:lvl>
    <w:lvl w:ilvl="5" w:tplc="3D84761A">
      <w:start w:val="1"/>
      <w:numFmt w:val="bullet"/>
      <w:lvlText w:val=""/>
      <w:lvlJc w:val="left"/>
      <w:pPr>
        <w:ind w:left="4680" w:hanging="360"/>
      </w:pPr>
      <w:rPr>
        <w:rFonts w:ascii="Wingdings" w:hAnsi="Wingdings" w:hint="default"/>
      </w:rPr>
    </w:lvl>
    <w:lvl w:ilvl="6" w:tplc="24C2847A">
      <w:start w:val="1"/>
      <w:numFmt w:val="bullet"/>
      <w:lvlText w:val=""/>
      <w:lvlJc w:val="left"/>
      <w:pPr>
        <w:ind w:left="5400" w:hanging="360"/>
      </w:pPr>
      <w:rPr>
        <w:rFonts w:ascii="Symbol" w:hAnsi="Symbol" w:hint="default"/>
      </w:rPr>
    </w:lvl>
    <w:lvl w:ilvl="7" w:tplc="DAC40916">
      <w:start w:val="1"/>
      <w:numFmt w:val="bullet"/>
      <w:lvlText w:val="o"/>
      <w:lvlJc w:val="left"/>
      <w:pPr>
        <w:ind w:left="6120" w:hanging="360"/>
      </w:pPr>
      <w:rPr>
        <w:rFonts w:ascii="Courier New" w:hAnsi="Courier New" w:hint="default"/>
      </w:rPr>
    </w:lvl>
    <w:lvl w:ilvl="8" w:tplc="F63C122C">
      <w:start w:val="1"/>
      <w:numFmt w:val="bullet"/>
      <w:lvlText w:val=""/>
      <w:lvlJc w:val="left"/>
      <w:pPr>
        <w:ind w:left="6840" w:hanging="360"/>
      </w:pPr>
      <w:rPr>
        <w:rFonts w:ascii="Wingdings" w:hAnsi="Wingdings" w:hint="default"/>
      </w:rPr>
    </w:lvl>
  </w:abstractNum>
  <w:abstractNum w:abstractNumId="259" w15:restartNumberingAfterBreak="0">
    <w:nsid w:val="2BE078E1"/>
    <w:multiLevelType w:val="hybridMultilevel"/>
    <w:tmpl w:val="1F4A9A98"/>
    <w:lvl w:ilvl="0" w:tplc="21786E9A">
      <w:start w:val="1"/>
      <w:numFmt w:val="bullet"/>
      <w:lvlText w:val=""/>
      <w:lvlJc w:val="left"/>
      <w:pPr>
        <w:ind w:left="720" w:hanging="360"/>
      </w:pPr>
      <w:rPr>
        <w:rFonts w:ascii="Symbol" w:hAnsi="Symbol" w:hint="default"/>
      </w:rPr>
    </w:lvl>
    <w:lvl w:ilvl="1" w:tplc="8408CB9C">
      <w:start w:val="1"/>
      <w:numFmt w:val="bullet"/>
      <w:lvlText w:val="o"/>
      <w:lvlJc w:val="left"/>
      <w:pPr>
        <w:ind w:left="1440" w:hanging="360"/>
      </w:pPr>
      <w:rPr>
        <w:rFonts w:ascii="Courier New" w:hAnsi="Courier New" w:hint="default"/>
      </w:rPr>
    </w:lvl>
    <w:lvl w:ilvl="2" w:tplc="AD1CB2FE">
      <w:start w:val="1"/>
      <w:numFmt w:val="bullet"/>
      <w:lvlText w:val="o"/>
      <w:lvlJc w:val="left"/>
      <w:pPr>
        <w:ind w:left="2160" w:hanging="360"/>
      </w:pPr>
      <w:rPr>
        <w:rFonts w:ascii="&quot;Courier New&quot;" w:hAnsi="&quot;Courier New&quot;" w:hint="default"/>
      </w:rPr>
    </w:lvl>
    <w:lvl w:ilvl="3" w:tplc="6598F272">
      <w:start w:val="1"/>
      <w:numFmt w:val="bullet"/>
      <w:lvlText w:val=""/>
      <w:lvlJc w:val="left"/>
      <w:pPr>
        <w:ind w:left="2880" w:hanging="360"/>
      </w:pPr>
      <w:rPr>
        <w:rFonts w:ascii="Symbol" w:hAnsi="Symbol" w:hint="default"/>
      </w:rPr>
    </w:lvl>
    <w:lvl w:ilvl="4" w:tplc="9EBC070E">
      <w:start w:val="1"/>
      <w:numFmt w:val="bullet"/>
      <w:lvlText w:val="o"/>
      <w:lvlJc w:val="left"/>
      <w:pPr>
        <w:ind w:left="3600" w:hanging="360"/>
      </w:pPr>
      <w:rPr>
        <w:rFonts w:ascii="Courier New" w:hAnsi="Courier New" w:hint="default"/>
      </w:rPr>
    </w:lvl>
    <w:lvl w:ilvl="5" w:tplc="F6D4CB1E">
      <w:start w:val="1"/>
      <w:numFmt w:val="bullet"/>
      <w:lvlText w:val=""/>
      <w:lvlJc w:val="left"/>
      <w:pPr>
        <w:ind w:left="4320" w:hanging="360"/>
      </w:pPr>
      <w:rPr>
        <w:rFonts w:ascii="Wingdings" w:hAnsi="Wingdings" w:hint="default"/>
      </w:rPr>
    </w:lvl>
    <w:lvl w:ilvl="6" w:tplc="CE18208A">
      <w:start w:val="1"/>
      <w:numFmt w:val="bullet"/>
      <w:lvlText w:val=""/>
      <w:lvlJc w:val="left"/>
      <w:pPr>
        <w:ind w:left="5040" w:hanging="360"/>
      </w:pPr>
      <w:rPr>
        <w:rFonts w:ascii="Symbol" w:hAnsi="Symbol" w:hint="default"/>
      </w:rPr>
    </w:lvl>
    <w:lvl w:ilvl="7" w:tplc="C96822F6">
      <w:start w:val="1"/>
      <w:numFmt w:val="bullet"/>
      <w:lvlText w:val="o"/>
      <w:lvlJc w:val="left"/>
      <w:pPr>
        <w:ind w:left="5760" w:hanging="360"/>
      </w:pPr>
      <w:rPr>
        <w:rFonts w:ascii="Courier New" w:hAnsi="Courier New" w:hint="default"/>
      </w:rPr>
    </w:lvl>
    <w:lvl w:ilvl="8" w:tplc="AB22E3E2">
      <w:start w:val="1"/>
      <w:numFmt w:val="bullet"/>
      <w:lvlText w:val=""/>
      <w:lvlJc w:val="left"/>
      <w:pPr>
        <w:ind w:left="6480" w:hanging="360"/>
      </w:pPr>
      <w:rPr>
        <w:rFonts w:ascii="Wingdings" w:hAnsi="Wingdings" w:hint="default"/>
      </w:rPr>
    </w:lvl>
  </w:abstractNum>
  <w:abstractNum w:abstractNumId="260" w15:restartNumberingAfterBreak="0">
    <w:nsid w:val="2BEE62C3"/>
    <w:multiLevelType w:val="hybridMultilevel"/>
    <w:tmpl w:val="0756F1EC"/>
    <w:lvl w:ilvl="0" w:tplc="9F3E9AC0">
      <w:start w:val="1"/>
      <w:numFmt w:val="bullet"/>
      <w:lvlText w:val="o"/>
      <w:lvlJc w:val="left"/>
      <w:pPr>
        <w:ind w:left="720" w:hanging="360"/>
      </w:pPr>
      <w:rPr>
        <w:rFonts w:ascii="&quot;Courier New&quot;" w:hAnsi="&quot;Courier New&quot;" w:hint="default"/>
      </w:rPr>
    </w:lvl>
    <w:lvl w:ilvl="1" w:tplc="47F00E46">
      <w:start w:val="1"/>
      <w:numFmt w:val="bullet"/>
      <w:lvlText w:val="o"/>
      <w:lvlJc w:val="left"/>
      <w:pPr>
        <w:ind w:left="1440" w:hanging="360"/>
      </w:pPr>
      <w:rPr>
        <w:rFonts w:ascii="Courier New" w:hAnsi="Courier New" w:hint="default"/>
      </w:rPr>
    </w:lvl>
    <w:lvl w:ilvl="2" w:tplc="DFE0103E">
      <w:start w:val="1"/>
      <w:numFmt w:val="bullet"/>
      <w:lvlText w:val=""/>
      <w:lvlJc w:val="left"/>
      <w:pPr>
        <w:ind w:left="2160" w:hanging="360"/>
      </w:pPr>
      <w:rPr>
        <w:rFonts w:ascii="Wingdings" w:hAnsi="Wingdings" w:hint="default"/>
      </w:rPr>
    </w:lvl>
    <w:lvl w:ilvl="3" w:tplc="5622CDBC">
      <w:start w:val="1"/>
      <w:numFmt w:val="bullet"/>
      <w:lvlText w:val=""/>
      <w:lvlJc w:val="left"/>
      <w:pPr>
        <w:ind w:left="2880" w:hanging="360"/>
      </w:pPr>
      <w:rPr>
        <w:rFonts w:ascii="Symbol" w:hAnsi="Symbol" w:hint="default"/>
      </w:rPr>
    </w:lvl>
    <w:lvl w:ilvl="4" w:tplc="407AE864">
      <w:start w:val="1"/>
      <w:numFmt w:val="bullet"/>
      <w:lvlText w:val="o"/>
      <w:lvlJc w:val="left"/>
      <w:pPr>
        <w:ind w:left="3600" w:hanging="360"/>
      </w:pPr>
      <w:rPr>
        <w:rFonts w:ascii="Courier New" w:hAnsi="Courier New" w:hint="default"/>
      </w:rPr>
    </w:lvl>
    <w:lvl w:ilvl="5" w:tplc="ECD42006">
      <w:start w:val="1"/>
      <w:numFmt w:val="bullet"/>
      <w:lvlText w:val=""/>
      <w:lvlJc w:val="left"/>
      <w:pPr>
        <w:ind w:left="4320" w:hanging="360"/>
      </w:pPr>
      <w:rPr>
        <w:rFonts w:ascii="Wingdings" w:hAnsi="Wingdings" w:hint="default"/>
      </w:rPr>
    </w:lvl>
    <w:lvl w:ilvl="6" w:tplc="094AA286">
      <w:start w:val="1"/>
      <w:numFmt w:val="bullet"/>
      <w:lvlText w:val=""/>
      <w:lvlJc w:val="left"/>
      <w:pPr>
        <w:ind w:left="5040" w:hanging="360"/>
      </w:pPr>
      <w:rPr>
        <w:rFonts w:ascii="Symbol" w:hAnsi="Symbol" w:hint="default"/>
      </w:rPr>
    </w:lvl>
    <w:lvl w:ilvl="7" w:tplc="9FE6C024">
      <w:start w:val="1"/>
      <w:numFmt w:val="bullet"/>
      <w:lvlText w:val="o"/>
      <w:lvlJc w:val="left"/>
      <w:pPr>
        <w:ind w:left="5760" w:hanging="360"/>
      </w:pPr>
      <w:rPr>
        <w:rFonts w:ascii="Courier New" w:hAnsi="Courier New" w:hint="default"/>
      </w:rPr>
    </w:lvl>
    <w:lvl w:ilvl="8" w:tplc="B0AE9C20">
      <w:start w:val="1"/>
      <w:numFmt w:val="bullet"/>
      <w:lvlText w:val=""/>
      <w:lvlJc w:val="left"/>
      <w:pPr>
        <w:ind w:left="6480" w:hanging="360"/>
      </w:pPr>
      <w:rPr>
        <w:rFonts w:ascii="Wingdings" w:hAnsi="Wingdings" w:hint="default"/>
      </w:rPr>
    </w:lvl>
  </w:abstractNum>
  <w:abstractNum w:abstractNumId="261" w15:restartNumberingAfterBreak="0">
    <w:nsid w:val="2C10C18B"/>
    <w:multiLevelType w:val="hybridMultilevel"/>
    <w:tmpl w:val="2C52D1CE"/>
    <w:lvl w:ilvl="0" w:tplc="486A914C">
      <w:start w:val="1"/>
      <w:numFmt w:val="bullet"/>
      <w:lvlText w:val="·"/>
      <w:lvlJc w:val="left"/>
      <w:pPr>
        <w:ind w:left="720" w:hanging="360"/>
      </w:pPr>
      <w:rPr>
        <w:rFonts w:ascii="Symbol" w:hAnsi="Symbol" w:hint="default"/>
      </w:rPr>
    </w:lvl>
    <w:lvl w:ilvl="1" w:tplc="A9000A1E">
      <w:start w:val="1"/>
      <w:numFmt w:val="bullet"/>
      <w:lvlText w:val="o"/>
      <w:lvlJc w:val="left"/>
      <w:pPr>
        <w:ind w:left="1440" w:hanging="360"/>
      </w:pPr>
      <w:rPr>
        <w:rFonts w:ascii="Courier New" w:hAnsi="Courier New" w:hint="default"/>
      </w:rPr>
    </w:lvl>
    <w:lvl w:ilvl="2" w:tplc="8670FB96">
      <w:start w:val="1"/>
      <w:numFmt w:val="bullet"/>
      <w:lvlText w:val=""/>
      <w:lvlJc w:val="left"/>
      <w:pPr>
        <w:ind w:left="2160" w:hanging="360"/>
      </w:pPr>
      <w:rPr>
        <w:rFonts w:ascii="Wingdings" w:hAnsi="Wingdings" w:hint="default"/>
      </w:rPr>
    </w:lvl>
    <w:lvl w:ilvl="3" w:tplc="5A143B46">
      <w:start w:val="1"/>
      <w:numFmt w:val="bullet"/>
      <w:lvlText w:val=""/>
      <w:lvlJc w:val="left"/>
      <w:pPr>
        <w:ind w:left="2880" w:hanging="360"/>
      </w:pPr>
      <w:rPr>
        <w:rFonts w:ascii="Symbol" w:hAnsi="Symbol" w:hint="default"/>
      </w:rPr>
    </w:lvl>
    <w:lvl w:ilvl="4" w:tplc="3B28F97C">
      <w:start w:val="1"/>
      <w:numFmt w:val="bullet"/>
      <w:lvlText w:val="o"/>
      <w:lvlJc w:val="left"/>
      <w:pPr>
        <w:ind w:left="3600" w:hanging="360"/>
      </w:pPr>
      <w:rPr>
        <w:rFonts w:ascii="Courier New" w:hAnsi="Courier New" w:hint="default"/>
      </w:rPr>
    </w:lvl>
    <w:lvl w:ilvl="5" w:tplc="9DAEC8EE">
      <w:start w:val="1"/>
      <w:numFmt w:val="bullet"/>
      <w:lvlText w:val=""/>
      <w:lvlJc w:val="left"/>
      <w:pPr>
        <w:ind w:left="4320" w:hanging="360"/>
      </w:pPr>
      <w:rPr>
        <w:rFonts w:ascii="Wingdings" w:hAnsi="Wingdings" w:hint="default"/>
      </w:rPr>
    </w:lvl>
    <w:lvl w:ilvl="6" w:tplc="D1C069B2">
      <w:start w:val="1"/>
      <w:numFmt w:val="bullet"/>
      <w:lvlText w:val=""/>
      <w:lvlJc w:val="left"/>
      <w:pPr>
        <w:ind w:left="5040" w:hanging="360"/>
      </w:pPr>
      <w:rPr>
        <w:rFonts w:ascii="Symbol" w:hAnsi="Symbol" w:hint="default"/>
      </w:rPr>
    </w:lvl>
    <w:lvl w:ilvl="7" w:tplc="3EA47714">
      <w:start w:val="1"/>
      <w:numFmt w:val="bullet"/>
      <w:lvlText w:val="o"/>
      <w:lvlJc w:val="left"/>
      <w:pPr>
        <w:ind w:left="5760" w:hanging="360"/>
      </w:pPr>
      <w:rPr>
        <w:rFonts w:ascii="Courier New" w:hAnsi="Courier New" w:hint="default"/>
      </w:rPr>
    </w:lvl>
    <w:lvl w:ilvl="8" w:tplc="CD387974">
      <w:start w:val="1"/>
      <w:numFmt w:val="bullet"/>
      <w:lvlText w:val=""/>
      <w:lvlJc w:val="left"/>
      <w:pPr>
        <w:ind w:left="6480" w:hanging="360"/>
      </w:pPr>
      <w:rPr>
        <w:rFonts w:ascii="Wingdings" w:hAnsi="Wingdings" w:hint="default"/>
      </w:rPr>
    </w:lvl>
  </w:abstractNum>
  <w:abstractNum w:abstractNumId="262" w15:restartNumberingAfterBreak="0">
    <w:nsid w:val="2C3945EB"/>
    <w:multiLevelType w:val="hybridMultilevel"/>
    <w:tmpl w:val="3DD6A232"/>
    <w:lvl w:ilvl="0" w:tplc="0B7C11C4">
      <w:start w:val="1"/>
      <w:numFmt w:val="bullet"/>
      <w:lvlText w:val=""/>
      <w:lvlJc w:val="left"/>
      <w:pPr>
        <w:ind w:left="720" w:hanging="360"/>
      </w:pPr>
      <w:rPr>
        <w:rFonts w:ascii="Symbol" w:hAnsi="Symbol" w:hint="default"/>
      </w:rPr>
    </w:lvl>
    <w:lvl w:ilvl="1" w:tplc="F2288538">
      <w:start w:val="1"/>
      <w:numFmt w:val="bullet"/>
      <w:lvlText w:val="o"/>
      <w:lvlJc w:val="left"/>
      <w:pPr>
        <w:ind w:left="1440" w:hanging="360"/>
      </w:pPr>
      <w:rPr>
        <w:rFonts w:ascii="Courier New" w:hAnsi="Courier New" w:hint="default"/>
      </w:rPr>
    </w:lvl>
    <w:lvl w:ilvl="2" w:tplc="482C54A6">
      <w:start w:val="1"/>
      <w:numFmt w:val="bullet"/>
      <w:lvlText w:val="o"/>
      <w:lvlJc w:val="left"/>
      <w:pPr>
        <w:ind w:left="2160" w:hanging="360"/>
      </w:pPr>
      <w:rPr>
        <w:rFonts w:ascii="&quot;Courier New&quot;" w:hAnsi="&quot;Courier New&quot;" w:hint="default"/>
      </w:rPr>
    </w:lvl>
    <w:lvl w:ilvl="3" w:tplc="DF3A5CA8">
      <w:start w:val="1"/>
      <w:numFmt w:val="bullet"/>
      <w:lvlText w:val=""/>
      <w:lvlJc w:val="left"/>
      <w:pPr>
        <w:ind w:left="2880" w:hanging="360"/>
      </w:pPr>
      <w:rPr>
        <w:rFonts w:ascii="Symbol" w:hAnsi="Symbol" w:hint="default"/>
      </w:rPr>
    </w:lvl>
    <w:lvl w:ilvl="4" w:tplc="08445F84">
      <w:start w:val="1"/>
      <w:numFmt w:val="bullet"/>
      <w:lvlText w:val="o"/>
      <w:lvlJc w:val="left"/>
      <w:pPr>
        <w:ind w:left="3600" w:hanging="360"/>
      </w:pPr>
      <w:rPr>
        <w:rFonts w:ascii="Courier New" w:hAnsi="Courier New" w:hint="default"/>
      </w:rPr>
    </w:lvl>
    <w:lvl w:ilvl="5" w:tplc="A9F471D8">
      <w:start w:val="1"/>
      <w:numFmt w:val="bullet"/>
      <w:lvlText w:val=""/>
      <w:lvlJc w:val="left"/>
      <w:pPr>
        <w:ind w:left="4320" w:hanging="360"/>
      </w:pPr>
      <w:rPr>
        <w:rFonts w:ascii="Wingdings" w:hAnsi="Wingdings" w:hint="default"/>
      </w:rPr>
    </w:lvl>
    <w:lvl w:ilvl="6" w:tplc="D74CFB88">
      <w:start w:val="1"/>
      <w:numFmt w:val="bullet"/>
      <w:lvlText w:val=""/>
      <w:lvlJc w:val="left"/>
      <w:pPr>
        <w:ind w:left="5040" w:hanging="360"/>
      </w:pPr>
      <w:rPr>
        <w:rFonts w:ascii="Symbol" w:hAnsi="Symbol" w:hint="default"/>
      </w:rPr>
    </w:lvl>
    <w:lvl w:ilvl="7" w:tplc="2E108C52">
      <w:start w:val="1"/>
      <w:numFmt w:val="bullet"/>
      <w:lvlText w:val="o"/>
      <w:lvlJc w:val="left"/>
      <w:pPr>
        <w:ind w:left="5760" w:hanging="360"/>
      </w:pPr>
      <w:rPr>
        <w:rFonts w:ascii="Courier New" w:hAnsi="Courier New" w:hint="default"/>
      </w:rPr>
    </w:lvl>
    <w:lvl w:ilvl="8" w:tplc="93FEEB7E">
      <w:start w:val="1"/>
      <w:numFmt w:val="bullet"/>
      <w:lvlText w:val=""/>
      <w:lvlJc w:val="left"/>
      <w:pPr>
        <w:ind w:left="6480" w:hanging="360"/>
      </w:pPr>
      <w:rPr>
        <w:rFonts w:ascii="Wingdings" w:hAnsi="Wingdings" w:hint="default"/>
      </w:rPr>
    </w:lvl>
  </w:abstractNum>
  <w:abstractNum w:abstractNumId="263" w15:restartNumberingAfterBreak="0">
    <w:nsid w:val="2C7EDFB5"/>
    <w:multiLevelType w:val="hybridMultilevel"/>
    <w:tmpl w:val="1BFABCEE"/>
    <w:lvl w:ilvl="0" w:tplc="6FFA36B8">
      <w:start w:val="1"/>
      <w:numFmt w:val="bullet"/>
      <w:lvlText w:val=""/>
      <w:lvlJc w:val="left"/>
      <w:pPr>
        <w:ind w:left="720" w:hanging="360"/>
      </w:pPr>
      <w:rPr>
        <w:rFonts w:ascii="Symbol" w:hAnsi="Symbol" w:hint="default"/>
      </w:rPr>
    </w:lvl>
    <w:lvl w:ilvl="1" w:tplc="8E92F730">
      <w:start w:val="1"/>
      <w:numFmt w:val="bullet"/>
      <w:lvlText w:val=""/>
      <w:lvlJc w:val="left"/>
      <w:pPr>
        <w:ind w:left="1440" w:hanging="360"/>
      </w:pPr>
      <w:rPr>
        <w:rFonts w:ascii="Symbol" w:hAnsi="Symbol" w:hint="default"/>
      </w:rPr>
    </w:lvl>
    <w:lvl w:ilvl="2" w:tplc="7E82ABE6">
      <w:start w:val="1"/>
      <w:numFmt w:val="bullet"/>
      <w:lvlText w:val=""/>
      <w:lvlJc w:val="left"/>
      <w:pPr>
        <w:ind w:left="2160" w:hanging="360"/>
      </w:pPr>
      <w:rPr>
        <w:rFonts w:ascii="Wingdings" w:hAnsi="Wingdings" w:hint="default"/>
      </w:rPr>
    </w:lvl>
    <w:lvl w:ilvl="3" w:tplc="2D989FF0">
      <w:start w:val="1"/>
      <w:numFmt w:val="bullet"/>
      <w:lvlText w:val=""/>
      <w:lvlJc w:val="left"/>
      <w:pPr>
        <w:ind w:left="2880" w:hanging="360"/>
      </w:pPr>
      <w:rPr>
        <w:rFonts w:ascii="Symbol" w:hAnsi="Symbol" w:hint="default"/>
      </w:rPr>
    </w:lvl>
    <w:lvl w:ilvl="4" w:tplc="4AF4F6F0">
      <w:start w:val="1"/>
      <w:numFmt w:val="bullet"/>
      <w:lvlText w:val="o"/>
      <w:lvlJc w:val="left"/>
      <w:pPr>
        <w:ind w:left="3600" w:hanging="360"/>
      </w:pPr>
      <w:rPr>
        <w:rFonts w:ascii="Courier New" w:hAnsi="Courier New" w:hint="default"/>
      </w:rPr>
    </w:lvl>
    <w:lvl w:ilvl="5" w:tplc="159E98BE">
      <w:start w:val="1"/>
      <w:numFmt w:val="bullet"/>
      <w:lvlText w:val=""/>
      <w:lvlJc w:val="left"/>
      <w:pPr>
        <w:ind w:left="4320" w:hanging="360"/>
      </w:pPr>
      <w:rPr>
        <w:rFonts w:ascii="Wingdings" w:hAnsi="Wingdings" w:hint="default"/>
      </w:rPr>
    </w:lvl>
    <w:lvl w:ilvl="6" w:tplc="5EC0646E">
      <w:start w:val="1"/>
      <w:numFmt w:val="bullet"/>
      <w:lvlText w:val=""/>
      <w:lvlJc w:val="left"/>
      <w:pPr>
        <w:ind w:left="5040" w:hanging="360"/>
      </w:pPr>
      <w:rPr>
        <w:rFonts w:ascii="Symbol" w:hAnsi="Symbol" w:hint="default"/>
      </w:rPr>
    </w:lvl>
    <w:lvl w:ilvl="7" w:tplc="69C66224">
      <w:start w:val="1"/>
      <w:numFmt w:val="bullet"/>
      <w:lvlText w:val="o"/>
      <w:lvlJc w:val="left"/>
      <w:pPr>
        <w:ind w:left="5760" w:hanging="360"/>
      </w:pPr>
      <w:rPr>
        <w:rFonts w:ascii="Courier New" w:hAnsi="Courier New" w:hint="default"/>
      </w:rPr>
    </w:lvl>
    <w:lvl w:ilvl="8" w:tplc="86804A4E">
      <w:start w:val="1"/>
      <w:numFmt w:val="bullet"/>
      <w:lvlText w:val=""/>
      <w:lvlJc w:val="left"/>
      <w:pPr>
        <w:ind w:left="6480" w:hanging="360"/>
      </w:pPr>
      <w:rPr>
        <w:rFonts w:ascii="Wingdings" w:hAnsi="Wingdings" w:hint="default"/>
      </w:rPr>
    </w:lvl>
  </w:abstractNum>
  <w:abstractNum w:abstractNumId="264" w15:restartNumberingAfterBreak="0">
    <w:nsid w:val="2C7F9108"/>
    <w:multiLevelType w:val="hybridMultilevel"/>
    <w:tmpl w:val="EF901448"/>
    <w:lvl w:ilvl="0" w:tplc="6E02B4B2">
      <w:start w:val="1"/>
      <w:numFmt w:val="decimal"/>
      <w:lvlText w:val="%1."/>
      <w:lvlJc w:val="left"/>
      <w:pPr>
        <w:ind w:left="720" w:hanging="360"/>
      </w:pPr>
    </w:lvl>
    <w:lvl w:ilvl="1" w:tplc="BD7255A2">
      <w:start w:val="1"/>
      <w:numFmt w:val="lowerLetter"/>
      <w:lvlText w:val="%2."/>
      <w:lvlJc w:val="left"/>
      <w:pPr>
        <w:ind w:left="1440" w:hanging="360"/>
      </w:pPr>
    </w:lvl>
    <w:lvl w:ilvl="2" w:tplc="8AB25BBA">
      <w:start w:val="1"/>
      <w:numFmt w:val="lowerRoman"/>
      <w:lvlText w:val="%3."/>
      <w:lvlJc w:val="right"/>
      <w:pPr>
        <w:ind w:left="2160" w:hanging="180"/>
      </w:pPr>
    </w:lvl>
    <w:lvl w:ilvl="3" w:tplc="41EECC40">
      <w:start w:val="1"/>
      <w:numFmt w:val="decimal"/>
      <w:lvlText w:val="%4."/>
      <w:lvlJc w:val="left"/>
      <w:pPr>
        <w:ind w:left="2880" w:hanging="360"/>
      </w:pPr>
    </w:lvl>
    <w:lvl w:ilvl="4" w:tplc="487E9600">
      <w:start w:val="2"/>
      <w:numFmt w:val="lowerLetter"/>
      <w:lvlText w:val="%5."/>
      <w:lvlJc w:val="left"/>
      <w:pPr>
        <w:ind w:left="3600" w:hanging="360"/>
      </w:pPr>
    </w:lvl>
    <w:lvl w:ilvl="5" w:tplc="27843DB4">
      <w:start w:val="1"/>
      <w:numFmt w:val="lowerRoman"/>
      <w:lvlText w:val="%6."/>
      <w:lvlJc w:val="right"/>
      <w:pPr>
        <w:ind w:left="4320" w:hanging="180"/>
      </w:pPr>
    </w:lvl>
    <w:lvl w:ilvl="6" w:tplc="9386F350">
      <w:start w:val="1"/>
      <w:numFmt w:val="decimal"/>
      <w:lvlText w:val="%7."/>
      <w:lvlJc w:val="left"/>
      <w:pPr>
        <w:ind w:left="5040" w:hanging="360"/>
      </w:pPr>
    </w:lvl>
    <w:lvl w:ilvl="7" w:tplc="C842284A">
      <w:start w:val="1"/>
      <w:numFmt w:val="lowerLetter"/>
      <w:lvlText w:val="%8."/>
      <w:lvlJc w:val="left"/>
      <w:pPr>
        <w:ind w:left="5760" w:hanging="360"/>
      </w:pPr>
    </w:lvl>
    <w:lvl w:ilvl="8" w:tplc="FC76D302">
      <w:start w:val="1"/>
      <w:numFmt w:val="lowerRoman"/>
      <w:lvlText w:val="%9."/>
      <w:lvlJc w:val="right"/>
      <w:pPr>
        <w:ind w:left="6480" w:hanging="180"/>
      </w:pPr>
    </w:lvl>
  </w:abstractNum>
  <w:abstractNum w:abstractNumId="265" w15:restartNumberingAfterBreak="0">
    <w:nsid w:val="2CB01CDA"/>
    <w:multiLevelType w:val="hybridMultilevel"/>
    <w:tmpl w:val="375640F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6" w15:restartNumberingAfterBreak="0">
    <w:nsid w:val="2CC69CAA"/>
    <w:multiLevelType w:val="hybridMultilevel"/>
    <w:tmpl w:val="5F4A2690"/>
    <w:lvl w:ilvl="0" w:tplc="B06CCF82">
      <w:start w:val="1"/>
      <w:numFmt w:val="bullet"/>
      <w:lvlText w:val="o"/>
      <w:lvlJc w:val="left"/>
      <w:pPr>
        <w:ind w:left="720" w:hanging="360"/>
      </w:pPr>
      <w:rPr>
        <w:rFonts w:ascii="Aptos, sans-serif" w:hAnsi="Aptos, sans-serif" w:hint="default"/>
      </w:rPr>
    </w:lvl>
    <w:lvl w:ilvl="1" w:tplc="57DAAE1A">
      <w:start w:val="1"/>
      <w:numFmt w:val="bullet"/>
      <w:lvlText w:val="o"/>
      <w:lvlJc w:val="left"/>
      <w:pPr>
        <w:ind w:left="1440" w:hanging="360"/>
      </w:pPr>
      <w:rPr>
        <w:rFonts w:ascii="Courier New" w:hAnsi="Courier New" w:hint="default"/>
      </w:rPr>
    </w:lvl>
    <w:lvl w:ilvl="2" w:tplc="CA58223C">
      <w:start w:val="1"/>
      <w:numFmt w:val="bullet"/>
      <w:lvlText w:val=""/>
      <w:lvlJc w:val="left"/>
      <w:pPr>
        <w:ind w:left="2160" w:hanging="360"/>
      </w:pPr>
      <w:rPr>
        <w:rFonts w:ascii="Wingdings" w:hAnsi="Wingdings" w:hint="default"/>
      </w:rPr>
    </w:lvl>
    <w:lvl w:ilvl="3" w:tplc="AA46E990">
      <w:start w:val="1"/>
      <w:numFmt w:val="bullet"/>
      <w:lvlText w:val=""/>
      <w:lvlJc w:val="left"/>
      <w:pPr>
        <w:ind w:left="2880" w:hanging="360"/>
      </w:pPr>
      <w:rPr>
        <w:rFonts w:ascii="Symbol" w:hAnsi="Symbol" w:hint="default"/>
      </w:rPr>
    </w:lvl>
    <w:lvl w:ilvl="4" w:tplc="C0EE0408">
      <w:start w:val="1"/>
      <w:numFmt w:val="bullet"/>
      <w:lvlText w:val="o"/>
      <w:lvlJc w:val="left"/>
      <w:pPr>
        <w:ind w:left="3600" w:hanging="360"/>
      </w:pPr>
      <w:rPr>
        <w:rFonts w:ascii="Courier New" w:hAnsi="Courier New" w:hint="default"/>
      </w:rPr>
    </w:lvl>
    <w:lvl w:ilvl="5" w:tplc="2716FF7A">
      <w:start w:val="1"/>
      <w:numFmt w:val="bullet"/>
      <w:lvlText w:val=""/>
      <w:lvlJc w:val="left"/>
      <w:pPr>
        <w:ind w:left="4320" w:hanging="360"/>
      </w:pPr>
      <w:rPr>
        <w:rFonts w:ascii="Wingdings" w:hAnsi="Wingdings" w:hint="default"/>
      </w:rPr>
    </w:lvl>
    <w:lvl w:ilvl="6" w:tplc="BA9EB974">
      <w:start w:val="1"/>
      <w:numFmt w:val="bullet"/>
      <w:lvlText w:val=""/>
      <w:lvlJc w:val="left"/>
      <w:pPr>
        <w:ind w:left="5040" w:hanging="360"/>
      </w:pPr>
      <w:rPr>
        <w:rFonts w:ascii="Symbol" w:hAnsi="Symbol" w:hint="default"/>
      </w:rPr>
    </w:lvl>
    <w:lvl w:ilvl="7" w:tplc="438E3420">
      <w:start w:val="1"/>
      <w:numFmt w:val="bullet"/>
      <w:lvlText w:val="o"/>
      <w:lvlJc w:val="left"/>
      <w:pPr>
        <w:ind w:left="5760" w:hanging="360"/>
      </w:pPr>
      <w:rPr>
        <w:rFonts w:ascii="Courier New" w:hAnsi="Courier New" w:hint="default"/>
      </w:rPr>
    </w:lvl>
    <w:lvl w:ilvl="8" w:tplc="1520CBFA">
      <w:start w:val="1"/>
      <w:numFmt w:val="bullet"/>
      <w:lvlText w:val=""/>
      <w:lvlJc w:val="left"/>
      <w:pPr>
        <w:ind w:left="6480" w:hanging="360"/>
      </w:pPr>
      <w:rPr>
        <w:rFonts w:ascii="Wingdings" w:hAnsi="Wingdings" w:hint="default"/>
      </w:rPr>
    </w:lvl>
  </w:abstractNum>
  <w:abstractNum w:abstractNumId="267" w15:restartNumberingAfterBreak="0">
    <w:nsid w:val="2CC705CB"/>
    <w:multiLevelType w:val="hybridMultilevel"/>
    <w:tmpl w:val="53A433B0"/>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2CF139EE"/>
    <w:multiLevelType w:val="hybridMultilevel"/>
    <w:tmpl w:val="DBECA254"/>
    <w:lvl w:ilvl="0" w:tplc="E568879C">
      <w:start w:val="1"/>
      <w:numFmt w:val="bullet"/>
      <w:lvlText w:val=""/>
      <w:lvlJc w:val="left"/>
      <w:pPr>
        <w:ind w:left="720" w:hanging="360"/>
      </w:pPr>
      <w:rPr>
        <w:rFonts w:ascii="Symbol" w:hAnsi="Symbol" w:hint="default"/>
      </w:rPr>
    </w:lvl>
    <w:lvl w:ilvl="1" w:tplc="D4FEC424">
      <w:start w:val="1"/>
      <w:numFmt w:val="bullet"/>
      <w:lvlText w:val="·"/>
      <w:lvlJc w:val="left"/>
      <w:pPr>
        <w:ind w:left="1440" w:hanging="360"/>
      </w:pPr>
      <w:rPr>
        <w:rFonts w:ascii="Symbol" w:hAnsi="Symbol" w:hint="default"/>
      </w:rPr>
    </w:lvl>
    <w:lvl w:ilvl="2" w:tplc="554EE2DE">
      <w:start w:val="1"/>
      <w:numFmt w:val="bullet"/>
      <w:lvlText w:val=""/>
      <w:lvlJc w:val="left"/>
      <w:pPr>
        <w:ind w:left="2160" w:hanging="360"/>
      </w:pPr>
      <w:rPr>
        <w:rFonts w:ascii="Wingdings" w:hAnsi="Wingdings" w:hint="default"/>
      </w:rPr>
    </w:lvl>
    <w:lvl w:ilvl="3" w:tplc="FCF01364">
      <w:start w:val="1"/>
      <w:numFmt w:val="bullet"/>
      <w:lvlText w:val=""/>
      <w:lvlJc w:val="left"/>
      <w:pPr>
        <w:ind w:left="2880" w:hanging="360"/>
      </w:pPr>
      <w:rPr>
        <w:rFonts w:ascii="Symbol" w:hAnsi="Symbol" w:hint="default"/>
      </w:rPr>
    </w:lvl>
    <w:lvl w:ilvl="4" w:tplc="501A76AA">
      <w:start w:val="1"/>
      <w:numFmt w:val="bullet"/>
      <w:lvlText w:val="o"/>
      <w:lvlJc w:val="left"/>
      <w:pPr>
        <w:ind w:left="3600" w:hanging="360"/>
      </w:pPr>
      <w:rPr>
        <w:rFonts w:ascii="Courier New" w:hAnsi="Courier New" w:hint="default"/>
      </w:rPr>
    </w:lvl>
    <w:lvl w:ilvl="5" w:tplc="F9DABEE4">
      <w:start w:val="1"/>
      <w:numFmt w:val="bullet"/>
      <w:lvlText w:val=""/>
      <w:lvlJc w:val="left"/>
      <w:pPr>
        <w:ind w:left="4320" w:hanging="360"/>
      </w:pPr>
      <w:rPr>
        <w:rFonts w:ascii="Wingdings" w:hAnsi="Wingdings" w:hint="default"/>
      </w:rPr>
    </w:lvl>
    <w:lvl w:ilvl="6" w:tplc="DFE0486C">
      <w:start w:val="1"/>
      <w:numFmt w:val="bullet"/>
      <w:lvlText w:val=""/>
      <w:lvlJc w:val="left"/>
      <w:pPr>
        <w:ind w:left="5040" w:hanging="360"/>
      </w:pPr>
      <w:rPr>
        <w:rFonts w:ascii="Symbol" w:hAnsi="Symbol" w:hint="default"/>
      </w:rPr>
    </w:lvl>
    <w:lvl w:ilvl="7" w:tplc="E5429706">
      <w:start w:val="1"/>
      <w:numFmt w:val="bullet"/>
      <w:lvlText w:val="o"/>
      <w:lvlJc w:val="left"/>
      <w:pPr>
        <w:ind w:left="5760" w:hanging="360"/>
      </w:pPr>
      <w:rPr>
        <w:rFonts w:ascii="Courier New" w:hAnsi="Courier New" w:hint="default"/>
      </w:rPr>
    </w:lvl>
    <w:lvl w:ilvl="8" w:tplc="6E6CB426">
      <w:start w:val="1"/>
      <w:numFmt w:val="bullet"/>
      <w:lvlText w:val=""/>
      <w:lvlJc w:val="left"/>
      <w:pPr>
        <w:ind w:left="6480" w:hanging="360"/>
      </w:pPr>
      <w:rPr>
        <w:rFonts w:ascii="Wingdings" w:hAnsi="Wingdings" w:hint="default"/>
      </w:rPr>
    </w:lvl>
  </w:abstractNum>
  <w:abstractNum w:abstractNumId="269" w15:restartNumberingAfterBreak="0">
    <w:nsid w:val="2DB7FB99"/>
    <w:multiLevelType w:val="hybridMultilevel"/>
    <w:tmpl w:val="9F64628A"/>
    <w:lvl w:ilvl="0" w:tplc="B470E0D2">
      <w:start w:val="1"/>
      <w:numFmt w:val="bullet"/>
      <w:lvlText w:val=""/>
      <w:lvlJc w:val="left"/>
      <w:pPr>
        <w:ind w:left="720" w:hanging="360"/>
      </w:pPr>
      <w:rPr>
        <w:rFonts w:ascii="Symbol" w:hAnsi="Symbol" w:hint="default"/>
      </w:rPr>
    </w:lvl>
    <w:lvl w:ilvl="1" w:tplc="570E0E62">
      <w:start w:val="1"/>
      <w:numFmt w:val="bullet"/>
      <w:lvlText w:val="·"/>
      <w:lvlJc w:val="left"/>
      <w:pPr>
        <w:ind w:left="1440" w:hanging="360"/>
      </w:pPr>
      <w:rPr>
        <w:rFonts w:ascii="Symbol" w:hAnsi="Symbol" w:hint="default"/>
      </w:rPr>
    </w:lvl>
    <w:lvl w:ilvl="2" w:tplc="0A5E2788">
      <w:start w:val="1"/>
      <w:numFmt w:val="bullet"/>
      <w:lvlText w:val=""/>
      <w:lvlJc w:val="left"/>
      <w:pPr>
        <w:ind w:left="2160" w:hanging="360"/>
      </w:pPr>
      <w:rPr>
        <w:rFonts w:ascii="Wingdings" w:hAnsi="Wingdings" w:hint="default"/>
      </w:rPr>
    </w:lvl>
    <w:lvl w:ilvl="3" w:tplc="D626ECBC">
      <w:start w:val="1"/>
      <w:numFmt w:val="bullet"/>
      <w:lvlText w:val=""/>
      <w:lvlJc w:val="left"/>
      <w:pPr>
        <w:ind w:left="2880" w:hanging="360"/>
      </w:pPr>
      <w:rPr>
        <w:rFonts w:ascii="Symbol" w:hAnsi="Symbol" w:hint="default"/>
      </w:rPr>
    </w:lvl>
    <w:lvl w:ilvl="4" w:tplc="7DB29FD4">
      <w:start w:val="1"/>
      <w:numFmt w:val="bullet"/>
      <w:lvlText w:val="o"/>
      <w:lvlJc w:val="left"/>
      <w:pPr>
        <w:ind w:left="3600" w:hanging="360"/>
      </w:pPr>
      <w:rPr>
        <w:rFonts w:ascii="Courier New" w:hAnsi="Courier New" w:hint="default"/>
      </w:rPr>
    </w:lvl>
    <w:lvl w:ilvl="5" w:tplc="0D3AD002">
      <w:start w:val="1"/>
      <w:numFmt w:val="bullet"/>
      <w:lvlText w:val=""/>
      <w:lvlJc w:val="left"/>
      <w:pPr>
        <w:ind w:left="4320" w:hanging="360"/>
      </w:pPr>
      <w:rPr>
        <w:rFonts w:ascii="Wingdings" w:hAnsi="Wingdings" w:hint="default"/>
      </w:rPr>
    </w:lvl>
    <w:lvl w:ilvl="6" w:tplc="716EE2C2">
      <w:start w:val="1"/>
      <w:numFmt w:val="bullet"/>
      <w:lvlText w:val=""/>
      <w:lvlJc w:val="left"/>
      <w:pPr>
        <w:ind w:left="5040" w:hanging="360"/>
      </w:pPr>
      <w:rPr>
        <w:rFonts w:ascii="Symbol" w:hAnsi="Symbol" w:hint="default"/>
      </w:rPr>
    </w:lvl>
    <w:lvl w:ilvl="7" w:tplc="DDE4316C">
      <w:start w:val="1"/>
      <w:numFmt w:val="bullet"/>
      <w:lvlText w:val="o"/>
      <w:lvlJc w:val="left"/>
      <w:pPr>
        <w:ind w:left="5760" w:hanging="360"/>
      </w:pPr>
      <w:rPr>
        <w:rFonts w:ascii="Courier New" w:hAnsi="Courier New" w:hint="default"/>
      </w:rPr>
    </w:lvl>
    <w:lvl w:ilvl="8" w:tplc="8536035E">
      <w:start w:val="1"/>
      <w:numFmt w:val="bullet"/>
      <w:lvlText w:val=""/>
      <w:lvlJc w:val="left"/>
      <w:pPr>
        <w:ind w:left="6480" w:hanging="360"/>
      </w:pPr>
      <w:rPr>
        <w:rFonts w:ascii="Wingdings" w:hAnsi="Wingdings" w:hint="default"/>
      </w:rPr>
    </w:lvl>
  </w:abstractNum>
  <w:abstractNum w:abstractNumId="270" w15:restartNumberingAfterBreak="0">
    <w:nsid w:val="2E0B8F59"/>
    <w:multiLevelType w:val="hybridMultilevel"/>
    <w:tmpl w:val="9C92FDB0"/>
    <w:lvl w:ilvl="0" w:tplc="F7CCD71A">
      <w:start w:val="1"/>
      <w:numFmt w:val="decimal"/>
      <w:lvlText w:val="%1."/>
      <w:lvlJc w:val="left"/>
      <w:pPr>
        <w:ind w:left="720" w:hanging="360"/>
      </w:pPr>
    </w:lvl>
    <w:lvl w:ilvl="1" w:tplc="A142E1DC">
      <w:start w:val="1"/>
      <w:numFmt w:val="lowerLetter"/>
      <w:lvlText w:val="%2."/>
      <w:lvlJc w:val="left"/>
      <w:pPr>
        <w:ind w:left="1440" w:hanging="360"/>
      </w:pPr>
    </w:lvl>
    <w:lvl w:ilvl="2" w:tplc="62C23E08">
      <w:start w:val="1"/>
      <w:numFmt w:val="lowerRoman"/>
      <w:lvlText w:val="%3."/>
      <w:lvlJc w:val="right"/>
      <w:pPr>
        <w:ind w:left="2160" w:hanging="180"/>
      </w:pPr>
    </w:lvl>
    <w:lvl w:ilvl="3" w:tplc="419EE0A4">
      <w:start w:val="1"/>
      <w:numFmt w:val="decimal"/>
      <w:lvlText w:val="%4."/>
      <w:lvlJc w:val="left"/>
      <w:pPr>
        <w:ind w:left="2880" w:hanging="360"/>
      </w:pPr>
    </w:lvl>
    <w:lvl w:ilvl="4" w:tplc="952063BC">
      <w:start w:val="1"/>
      <w:numFmt w:val="lowerLetter"/>
      <w:lvlText w:val="%5."/>
      <w:lvlJc w:val="left"/>
      <w:pPr>
        <w:ind w:left="3600" w:hanging="360"/>
      </w:pPr>
    </w:lvl>
    <w:lvl w:ilvl="5" w:tplc="9F589E9E">
      <w:start w:val="1"/>
      <w:numFmt w:val="lowerRoman"/>
      <w:lvlText w:val="%6."/>
      <w:lvlJc w:val="right"/>
      <w:pPr>
        <w:ind w:left="4320" w:hanging="180"/>
      </w:pPr>
    </w:lvl>
    <w:lvl w:ilvl="6" w:tplc="A9F6E15C">
      <w:start w:val="1"/>
      <w:numFmt w:val="decimal"/>
      <w:lvlText w:val="%7."/>
      <w:lvlJc w:val="left"/>
      <w:pPr>
        <w:ind w:left="5040" w:hanging="360"/>
      </w:pPr>
    </w:lvl>
    <w:lvl w:ilvl="7" w:tplc="1D80FE56">
      <w:start w:val="1"/>
      <w:numFmt w:val="lowerLetter"/>
      <w:lvlText w:val="%8."/>
      <w:lvlJc w:val="left"/>
      <w:pPr>
        <w:ind w:left="5760" w:hanging="360"/>
      </w:pPr>
    </w:lvl>
    <w:lvl w:ilvl="8" w:tplc="B25AB60E">
      <w:start w:val="1"/>
      <w:numFmt w:val="lowerRoman"/>
      <w:lvlText w:val="%9."/>
      <w:lvlJc w:val="right"/>
      <w:pPr>
        <w:ind w:left="6480" w:hanging="180"/>
      </w:pPr>
    </w:lvl>
  </w:abstractNum>
  <w:abstractNum w:abstractNumId="271" w15:restartNumberingAfterBreak="0">
    <w:nsid w:val="2E984035"/>
    <w:multiLevelType w:val="hybridMultilevel"/>
    <w:tmpl w:val="1592FF8C"/>
    <w:lvl w:ilvl="0" w:tplc="FFFFFFF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2" w15:restartNumberingAfterBreak="0">
    <w:nsid w:val="2EEB4123"/>
    <w:multiLevelType w:val="hybridMultilevel"/>
    <w:tmpl w:val="9446E208"/>
    <w:lvl w:ilvl="0" w:tplc="E594F4EE">
      <w:start w:val="1"/>
      <w:numFmt w:val="bullet"/>
      <w:lvlText w:val=""/>
      <w:lvlJc w:val="left"/>
      <w:pPr>
        <w:ind w:left="720" w:hanging="360"/>
      </w:pPr>
      <w:rPr>
        <w:rFonts w:ascii="Symbol" w:hAnsi="Symbol" w:hint="default"/>
      </w:rPr>
    </w:lvl>
    <w:lvl w:ilvl="1" w:tplc="E9C273B2">
      <w:start w:val="1"/>
      <w:numFmt w:val="bullet"/>
      <w:lvlText w:val="·"/>
      <w:lvlJc w:val="left"/>
      <w:pPr>
        <w:ind w:left="1440" w:hanging="360"/>
      </w:pPr>
      <w:rPr>
        <w:rFonts w:ascii="Symbol" w:hAnsi="Symbol" w:hint="default"/>
      </w:rPr>
    </w:lvl>
    <w:lvl w:ilvl="2" w:tplc="D2525326">
      <w:start w:val="1"/>
      <w:numFmt w:val="bullet"/>
      <w:lvlText w:val=""/>
      <w:lvlJc w:val="left"/>
      <w:pPr>
        <w:ind w:left="2160" w:hanging="360"/>
      </w:pPr>
      <w:rPr>
        <w:rFonts w:ascii="Wingdings" w:hAnsi="Wingdings" w:hint="default"/>
      </w:rPr>
    </w:lvl>
    <w:lvl w:ilvl="3" w:tplc="3F808B56">
      <w:start w:val="1"/>
      <w:numFmt w:val="bullet"/>
      <w:lvlText w:val=""/>
      <w:lvlJc w:val="left"/>
      <w:pPr>
        <w:ind w:left="2880" w:hanging="360"/>
      </w:pPr>
      <w:rPr>
        <w:rFonts w:ascii="Symbol" w:hAnsi="Symbol" w:hint="default"/>
      </w:rPr>
    </w:lvl>
    <w:lvl w:ilvl="4" w:tplc="DD3E545C">
      <w:start w:val="1"/>
      <w:numFmt w:val="bullet"/>
      <w:lvlText w:val="o"/>
      <w:lvlJc w:val="left"/>
      <w:pPr>
        <w:ind w:left="3600" w:hanging="360"/>
      </w:pPr>
      <w:rPr>
        <w:rFonts w:ascii="Courier New" w:hAnsi="Courier New" w:hint="default"/>
      </w:rPr>
    </w:lvl>
    <w:lvl w:ilvl="5" w:tplc="DEC0FEBC">
      <w:start w:val="1"/>
      <w:numFmt w:val="bullet"/>
      <w:lvlText w:val=""/>
      <w:lvlJc w:val="left"/>
      <w:pPr>
        <w:ind w:left="4320" w:hanging="360"/>
      </w:pPr>
      <w:rPr>
        <w:rFonts w:ascii="Wingdings" w:hAnsi="Wingdings" w:hint="default"/>
      </w:rPr>
    </w:lvl>
    <w:lvl w:ilvl="6" w:tplc="FAF29A80">
      <w:start w:val="1"/>
      <w:numFmt w:val="bullet"/>
      <w:lvlText w:val=""/>
      <w:lvlJc w:val="left"/>
      <w:pPr>
        <w:ind w:left="5040" w:hanging="360"/>
      </w:pPr>
      <w:rPr>
        <w:rFonts w:ascii="Symbol" w:hAnsi="Symbol" w:hint="default"/>
      </w:rPr>
    </w:lvl>
    <w:lvl w:ilvl="7" w:tplc="C83678C8">
      <w:start w:val="1"/>
      <w:numFmt w:val="bullet"/>
      <w:lvlText w:val="o"/>
      <w:lvlJc w:val="left"/>
      <w:pPr>
        <w:ind w:left="5760" w:hanging="360"/>
      </w:pPr>
      <w:rPr>
        <w:rFonts w:ascii="Courier New" w:hAnsi="Courier New" w:hint="default"/>
      </w:rPr>
    </w:lvl>
    <w:lvl w:ilvl="8" w:tplc="FF921350">
      <w:start w:val="1"/>
      <w:numFmt w:val="bullet"/>
      <w:lvlText w:val=""/>
      <w:lvlJc w:val="left"/>
      <w:pPr>
        <w:ind w:left="6480" w:hanging="360"/>
      </w:pPr>
      <w:rPr>
        <w:rFonts w:ascii="Wingdings" w:hAnsi="Wingdings" w:hint="default"/>
      </w:rPr>
    </w:lvl>
  </w:abstractNum>
  <w:abstractNum w:abstractNumId="273" w15:restartNumberingAfterBreak="0">
    <w:nsid w:val="2EF37D0C"/>
    <w:multiLevelType w:val="hybridMultilevel"/>
    <w:tmpl w:val="EC9CBC10"/>
    <w:lvl w:ilvl="0" w:tplc="22904EFC">
      <w:start w:val="1"/>
      <w:numFmt w:val="bullet"/>
      <w:lvlText w:val=""/>
      <w:lvlJc w:val="left"/>
      <w:pPr>
        <w:ind w:left="720" w:hanging="360"/>
      </w:pPr>
      <w:rPr>
        <w:rFonts w:ascii="Symbol" w:hAnsi="Symbol" w:hint="default"/>
      </w:rPr>
    </w:lvl>
    <w:lvl w:ilvl="1" w:tplc="7E505842">
      <w:start w:val="1"/>
      <w:numFmt w:val="bullet"/>
      <w:lvlText w:val="·"/>
      <w:lvlJc w:val="left"/>
      <w:pPr>
        <w:ind w:left="1440" w:hanging="360"/>
      </w:pPr>
      <w:rPr>
        <w:rFonts w:ascii="Symbol" w:hAnsi="Symbol" w:hint="default"/>
      </w:rPr>
    </w:lvl>
    <w:lvl w:ilvl="2" w:tplc="53902718">
      <w:start w:val="1"/>
      <w:numFmt w:val="bullet"/>
      <w:lvlText w:val=""/>
      <w:lvlJc w:val="left"/>
      <w:pPr>
        <w:ind w:left="2160" w:hanging="360"/>
      </w:pPr>
      <w:rPr>
        <w:rFonts w:ascii="Wingdings" w:hAnsi="Wingdings" w:hint="default"/>
      </w:rPr>
    </w:lvl>
    <w:lvl w:ilvl="3" w:tplc="28D005D0">
      <w:start w:val="1"/>
      <w:numFmt w:val="bullet"/>
      <w:lvlText w:val=""/>
      <w:lvlJc w:val="left"/>
      <w:pPr>
        <w:ind w:left="2880" w:hanging="360"/>
      </w:pPr>
      <w:rPr>
        <w:rFonts w:ascii="Symbol" w:hAnsi="Symbol" w:hint="default"/>
      </w:rPr>
    </w:lvl>
    <w:lvl w:ilvl="4" w:tplc="4EE07140">
      <w:start w:val="1"/>
      <w:numFmt w:val="bullet"/>
      <w:lvlText w:val="o"/>
      <w:lvlJc w:val="left"/>
      <w:pPr>
        <w:ind w:left="3600" w:hanging="360"/>
      </w:pPr>
      <w:rPr>
        <w:rFonts w:ascii="Courier New" w:hAnsi="Courier New" w:hint="default"/>
      </w:rPr>
    </w:lvl>
    <w:lvl w:ilvl="5" w:tplc="3348AC08">
      <w:start w:val="1"/>
      <w:numFmt w:val="bullet"/>
      <w:lvlText w:val=""/>
      <w:lvlJc w:val="left"/>
      <w:pPr>
        <w:ind w:left="4320" w:hanging="360"/>
      </w:pPr>
      <w:rPr>
        <w:rFonts w:ascii="Wingdings" w:hAnsi="Wingdings" w:hint="default"/>
      </w:rPr>
    </w:lvl>
    <w:lvl w:ilvl="6" w:tplc="3DAEB424">
      <w:start w:val="1"/>
      <w:numFmt w:val="bullet"/>
      <w:lvlText w:val=""/>
      <w:lvlJc w:val="left"/>
      <w:pPr>
        <w:ind w:left="5040" w:hanging="360"/>
      </w:pPr>
      <w:rPr>
        <w:rFonts w:ascii="Symbol" w:hAnsi="Symbol" w:hint="default"/>
      </w:rPr>
    </w:lvl>
    <w:lvl w:ilvl="7" w:tplc="5C0464D2">
      <w:start w:val="1"/>
      <w:numFmt w:val="bullet"/>
      <w:lvlText w:val="o"/>
      <w:lvlJc w:val="left"/>
      <w:pPr>
        <w:ind w:left="5760" w:hanging="360"/>
      </w:pPr>
      <w:rPr>
        <w:rFonts w:ascii="Courier New" w:hAnsi="Courier New" w:hint="default"/>
      </w:rPr>
    </w:lvl>
    <w:lvl w:ilvl="8" w:tplc="2D22EFDE">
      <w:start w:val="1"/>
      <w:numFmt w:val="bullet"/>
      <w:lvlText w:val=""/>
      <w:lvlJc w:val="left"/>
      <w:pPr>
        <w:ind w:left="6480" w:hanging="360"/>
      </w:pPr>
      <w:rPr>
        <w:rFonts w:ascii="Wingdings" w:hAnsi="Wingdings" w:hint="default"/>
      </w:rPr>
    </w:lvl>
  </w:abstractNum>
  <w:abstractNum w:abstractNumId="274" w15:restartNumberingAfterBreak="0">
    <w:nsid w:val="2F04CB0C"/>
    <w:multiLevelType w:val="hybridMultilevel"/>
    <w:tmpl w:val="3F646D68"/>
    <w:lvl w:ilvl="0" w:tplc="88629AE0">
      <w:start w:val="1"/>
      <w:numFmt w:val="decimal"/>
      <w:lvlText w:val="%1."/>
      <w:lvlJc w:val="left"/>
      <w:pPr>
        <w:ind w:left="720" w:hanging="360"/>
      </w:pPr>
    </w:lvl>
    <w:lvl w:ilvl="1" w:tplc="EF7C08DE">
      <w:start w:val="1"/>
      <w:numFmt w:val="lowerLetter"/>
      <w:lvlText w:val="%2."/>
      <w:lvlJc w:val="left"/>
      <w:pPr>
        <w:ind w:left="1440" w:hanging="360"/>
      </w:pPr>
    </w:lvl>
    <w:lvl w:ilvl="2" w:tplc="A84AA7B0">
      <w:start w:val="1"/>
      <w:numFmt w:val="lowerRoman"/>
      <w:lvlText w:val="%3."/>
      <w:lvlJc w:val="right"/>
      <w:pPr>
        <w:ind w:left="2160" w:hanging="180"/>
      </w:pPr>
    </w:lvl>
    <w:lvl w:ilvl="3" w:tplc="744AA690">
      <w:start w:val="1"/>
      <w:numFmt w:val="decimal"/>
      <w:lvlText w:val="%4."/>
      <w:lvlJc w:val="left"/>
      <w:pPr>
        <w:ind w:left="2880" w:hanging="360"/>
      </w:pPr>
    </w:lvl>
    <w:lvl w:ilvl="4" w:tplc="955204C8">
      <w:start w:val="3"/>
      <w:numFmt w:val="lowerLetter"/>
      <w:lvlText w:val="%5."/>
      <w:lvlJc w:val="left"/>
      <w:pPr>
        <w:ind w:left="3600" w:hanging="360"/>
      </w:pPr>
    </w:lvl>
    <w:lvl w:ilvl="5" w:tplc="D4D201D4">
      <w:start w:val="1"/>
      <w:numFmt w:val="lowerRoman"/>
      <w:lvlText w:val="%6."/>
      <w:lvlJc w:val="right"/>
      <w:pPr>
        <w:ind w:left="4320" w:hanging="180"/>
      </w:pPr>
    </w:lvl>
    <w:lvl w:ilvl="6" w:tplc="9CFE475E">
      <w:start w:val="1"/>
      <w:numFmt w:val="decimal"/>
      <w:lvlText w:val="%7."/>
      <w:lvlJc w:val="left"/>
      <w:pPr>
        <w:ind w:left="5040" w:hanging="360"/>
      </w:pPr>
    </w:lvl>
    <w:lvl w:ilvl="7" w:tplc="6038AD50">
      <w:start w:val="1"/>
      <w:numFmt w:val="lowerLetter"/>
      <w:lvlText w:val="%8."/>
      <w:lvlJc w:val="left"/>
      <w:pPr>
        <w:ind w:left="5760" w:hanging="360"/>
      </w:pPr>
    </w:lvl>
    <w:lvl w:ilvl="8" w:tplc="52EA5948">
      <w:start w:val="1"/>
      <w:numFmt w:val="lowerRoman"/>
      <w:lvlText w:val="%9."/>
      <w:lvlJc w:val="right"/>
      <w:pPr>
        <w:ind w:left="6480" w:hanging="180"/>
      </w:pPr>
    </w:lvl>
  </w:abstractNum>
  <w:abstractNum w:abstractNumId="275" w15:restartNumberingAfterBreak="0">
    <w:nsid w:val="2F0E6D3B"/>
    <w:multiLevelType w:val="hybridMultilevel"/>
    <w:tmpl w:val="0F6845A0"/>
    <w:lvl w:ilvl="0" w:tplc="93A0EBA0">
      <w:start w:val="1"/>
      <w:numFmt w:val="bullet"/>
      <w:lvlText w:val=""/>
      <w:lvlJc w:val="left"/>
      <w:pPr>
        <w:ind w:left="720" w:hanging="360"/>
      </w:pPr>
      <w:rPr>
        <w:rFonts w:ascii="Symbol" w:hAnsi="Symbol" w:hint="default"/>
      </w:rPr>
    </w:lvl>
    <w:lvl w:ilvl="1" w:tplc="0D2A5EFC">
      <w:start w:val="1"/>
      <w:numFmt w:val="bullet"/>
      <w:lvlText w:val="o"/>
      <w:lvlJc w:val="left"/>
      <w:pPr>
        <w:ind w:left="1440" w:hanging="360"/>
      </w:pPr>
      <w:rPr>
        <w:rFonts w:ascii="Courier New" w:hAnsi="Courier New" w:hint="default"/>
      </w:rPr>
    </w:lvl>
    <w:lvl w:ilvl="2" w:tplc="459A84B4">
      <w:start w:val="1"/>
      <w:numFmt w:val="bullet"/>
      <w:lvlText w:val="o"/>
      <w:lvlJc w:val="left"/>
      <w:pPr>
        <w:ind w:left="2160" w:hanging="360"/>
      </w:pPr>
      <w:rPr>
        <w:rFonts w:ascii="&quot;Courier New&quot;" w:hAnsi="&quot;Courier New&quot;" w:hint="default"/>
      </w:rPr>
    </w:lvl>
    <w:lvl w:ilvl="3" w:tplc="568C920A">
      <w:start w:val="1"/>
      <w:numFmt w:val="bullet"/>
      <w:lvlText w:val=""/>
      <w:lvlJc w:val="left"/>
      <w:pPr>
        <w:ind w:left="2880" w:hanging="360"/>
      </w:pPr>
      <w:rPr>
        <w:rFonts w:ascii="Symbol" w:hAnsi="Symbol" w:hint="default"/>
      </w:rPr>
    </w:lvl>
    <w:lvl w:ilvl="4" w:tplc="11C4FF8E">
      <w:start w:val="1"/>
      <w:numFmt w:val="bullet"/>
      <w:lvlText w:val="o"/>
      <w:lvlJc w:val="left"/>
      <w:pPr>
        <w:ind w:left="3600" w:hanging="360"/>
      </w:pPr>
      <w:rPr>
        <w:rFonts w:ascii="Courier New" w:hAnsi="Courier New" w:hint="default"/>
      </w:rPr>
    </w:lvl>
    <w:lvl w:ilvl="5" w:tplc="9FF6456E">
      <w:start w:val="1"/>
      <w:numFmt w:val="bullet"/>
      <w:lvlText w:val=""/>
      <w:lvlJc w:val="left"/>
      <w:pPr>
        <w:ind w:left="4320" w:hanging="360"/>
      </w:pPr>
      <w:rPr>
        <w:rFonts w:ascii="Wingdings" w:hAnsi="Wingdings" w:hint="default"/>
      </w:rPr>
    </w:lvl>
    <w:lvl w:ilvl="6" w:tplc="13D06DDC">
      <w:start w:val="1"/>
      <w:numFmt w:val="bullet"/>
      <w:lvlText w:val=""/>
      <w:lvlJc w:val="left"/>
      <w:pPr>
        <w:ind w:left="5040" w:hanging="360"/>
      </w:pPr>
      <w:rPr>
        <w:rFonts w:ascii="Symbol" w:hAnsi="Symbol" w:hint="default"/>
      </w:rPr>
    </w:lvl>
    <w:lvl w:ilvl="7" w:tplc="EE6ADC50">
      <w:start w:val="1"/>
      <w:numFmt w:val="bullet"/>
      <w:lvlText w:val="o"/>
      <w:lvlJc w:val="left"/>
      <w:pPr>
        <w:ind w:left="5760" w:hanging="360"/>
      </w:pPr>
      <w:rPr>
        <w:rFonts w:ascii="Courier New" w:hAnsi="Courier New" w:hint="default"/>
      </w:rPr>
    </w:lvl>
    <w:lvl w:ilvl="8" w:tplc="A70E5E70">
      <w:start w:val="1"/>
      <w:numFmt w:val="bullet"/>
      <w:lvlText w:val=""/>
      <w:lvlJc w:val="left"/>
      <w:pPr>
        <w:ind w:left="6480" w:hanging="360"/>
      </w:pPr>
      <w:rPr>
        <w:rFonts w:ascii="Wingdings" w:hAnsi="Wingdings" w:hint="default"/>
      </w:rPr>
    </w:lvl>
  </w:abstractNum>
  <w:abstractNum w:abstractNumId="276" w15:restartNumberingAfterBreak="0">
    <w:nsid w:val="2F5C1333"/>
    <w:multiLevelType w:val="hybridMultilevel"/>
    <w:tmpl w:val="6A2C9726"/>
    <w:lvl w:ilvl="0" w:tplc="2172620A">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2F812C32"/>
    <w:multiLevelType w:val="hybridMultilevel"/>
    <w:tmpl w:val="0D2E2410"/>
    <w:lvl w:ilvl="0" w:tplc="04090003">
      <w:start w:val="1"/>
      <w:numFmt w:val="bullet"/>
      <w:lvlText w:val="o"/>
      <w:lvlJc w:val="left"/>
      <w:pPr>
        <w:ind w:left="1440" w:hanging="360"/>
      </w:pPr>
      <w:rPr>
        <w:rFonts w:ascii="Courier New" w:hAnsi="Courier New"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8" w15:restartNumberingAfterBreak="0">
    <w:nsid w:val="2FA7E9EC"/>
    <w:multiLevelType w:val="hybridMultilevel"/>
    <w:tmpl w:val="E514CB66"/>
    <w:lvl w:ilvl="0" w:tplc="C4208E32">
      <w:start w:val="1"/>
      <w:numFmt w:val="bullet"/>
      <w:lvlText w:val="·"/>
      <w:lvlJc w:val="left"/>
      <w:pPr>
        <w:ind w:left="720" w:hanging="360"/>
      </w:pPr>
      <w:rPr>
        <w:rFonts w:ascii="Symbol" w:hAnsi="Symbol" w:hint="default"/>
      </w:rPr>
    </w:lvl>
    <w:lvl w:ilvl="1" w:tplc="AA8AEB5C">
      <w:start w:val="1"/>
      <w:numFmt w:val="bullet"/>
      <w:lvlText w:val="o"/>
      <w:lvlJc w:val="left"/>
      <w:pPr>
        <w:ind w:left="1440" w:hanging="360"/>
      </w:pPr>
      <w:rPr>
        <w:rFonts w:ascii="Courier New" w:hAnsi="Courier New" w:hint="default"/>
      </w:rPr>
    </w:lvl>
    <w:lvl w:ilvl="2" w:tplc="C76E4B6A">
      <w:start w:val="1"/>
      <w:numFmt w:val="bullet"/>
      <w:lvlText w:val=""/>
      <w:lvlJc w:val="left"/>
      <w:pPr>
        <w:ind w:left="2160" w:hanging="360"/>
      </w:pPr>
      <w:rPr>
        <w:rFonts w:ascii="Wingdings" w:hAnsi="Wingdings" w:hint="default"/>
      </w:rPr>
    </w:lvl>
    <w:lvl w:ilvl="3" w:tplc="8C30B0B4">
      <w:start w:val="1"/>
      <w:numFmt w:val="bullet"/>
      <w:lvlText w:val=""/>
      <w:lvlJc w:val="left"/>
      <w:pPr>
        <w:ind w:left="2880" w:hanging="360"/>
      </w:pPr>
      <w:rPr>
        <w:rFonts w:ascii="Symbol" w:hAnsi="Symbol" w:hint="default"/>
      </w:rPr>
    </w:lvl>
    <w:lvl w:ilvl="4" w:tplc="5F72FBE4">
      <w:start w:val="1"/>
      <w:numFmt w:val="bullet"/>
      <w:lvlText w:val="o"/>
      <w:lvlJc w:val="left"/>
      <w:pPr>
        <w:ind w:left="3600" w:hanging="360"/>
      </w:pPr>
      <w:rPr>
        <w:rFonts w:ascii="Courier New" w:hAnsi="Courier New" w:hint="default"/>
      </w:rPr>
    </w:lvl>
    <w:lvl w:ilvl="5" w:tplc="270204C8">
      <w:start w:val="1"/>
      <w:numFmt w:val="bullet"/>
      <w:lvlText w:val=""/>
      <w:lvlJc w:val="left"/>
      <w:pPr>
        <w:ind w:left="4320" w:hanging="360"/>
      </w:pPr>
      <w:rPr>
        <w:rFonts w:ascii="Wingdings" w:hAnsi="Wingdings" w:hint="default"/>
      </w:rPr>
    </w:lvl>
    <w:lvl w:ilvl="6" w:tplc="C7F480D6">
      <w:start w:val="1"/>
      <w:numFmt w:val="bullet"/>
      <w:lvlText w:val=""/>
      <w:lvlJc w:val="left"/>
      <w:pPr>
        <w:ind w:left="5040" w:hanging="360"/>
      </w:pPr>
      <w:rPr>
        <w:rFonts w:ascii="Symbol" w:hAnsi="Symbol" w:hint="default"/>
      </w:rPr>
    </w:lvl>
    <w:lvl w:ilvl="7" w:tplc="29A87614">
      <w:start w:val="1"/>
      <w:numFmt w:val="bullet"/>
      <w:lvlText w:val="o"/>
      <w:lvlJc w:val="left"/>
      <w:pPr>
        <w:ind w:left="5760" w:hanging="360"/>
      </w:pPr>
      <w:rPr>
        <w:rFonts w:ascii="Courier New" w:hAnsi="Courier New" w:hint="default"/>
      </w:rPr>
    </w:lvl>
    <w:lvl w:ilvl="8" w:tplc="69205EBE">
      <w:start w:val="1"/>
      <w:numFmt w:val="bullet"/>
      <w:lvlText w:val=""/>
      <w:lvlJc w:val="left"/>
      <w:pPr>
        <w:ind w:left="6480" w:hanging="360"/>
      </w:pPr>
      <w:rPr>
        <w:rFonts w:ascii="Wingdings" w:hAnsi="Wingdings" w:hint="default"/>
      </w:rPr>
    </w:lvl>
  </w:abstractNum>
  <w:abstractNum w:abstractNumId="279" w15:restartNumberingAfterBreak="0">
    <w:nsid w:val="2FBF009B"/>
    <w:multiLevelType w:val="hybridMultilevel"/>
    <w:tmpl w:val="AB4ABB2C"/>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0" w15:restartNumberingAfterBreak="0">
    <w:nsid w:val="2FC4D7AF"/>
    <w:multiLevelType w:val="hybridMultilevel"/>
    <w:tmpl w:val="DC962856"/>
    <w:lvl w:ilvl="0" w:tplc="E8E2EC14">
      <w:start w:val="1"/>
      <w:numFmt w:val="bullet"/>
      <w:lvlText w:val=""/>
      <w:lvlJc w:val="left"/>
      <w:pPr>
        <w:ind w:left="720" w:hanging="360"/>
      </w:pPr>
      <w:rPr>
        <w:rFonts w:ascii="Symbol" w:hAnsi="Symbol" w:hint="default"/>
      </w:rPr>
    </w:lvl>
    <w:lvl w:ilvl="1" w:tplc="72CC63CE">
      <w:start w:val="1"/>
      <w:numFmt w:val="bullet"/>
      <w:lvlText w:val="o"/>
      <w:lvlJc w:val="left"/>
      <w:pPr>
        <w:ind w:left="1440" w:hanging="360"/>
      </w:pPr>
      <w:rPr>
        <w:rFonts w:ascii="Courier New" w:hAnsi="Courier New" w:hint="default"/>
      </w:rPr>
    </w:lvl>
    <w:lvl w:ilvl="2" w:tplc="538468E6">
      <w:start w:val="1"/>
      <w:numFmt w:val="bullet"/>
      <w:lvlText w:val=""/>
      <w:lvlJc w:val="left"/>
      <w:pPr>
        <w:ind w:left="2160" w:hanging="360"/>
      </w:pPr>
      <w:rPr>
        <w:rFonts w:ascii="Wingdings" w:hAnsi="Wingdings" w:hint="default"/>
      </w:rPr>
    </w:lvl>
    <w:lvl w:ilvl="3" w:tplc="A6F224E4">
      <w:start w:val="1"/>
      <w:numFmt w:val="bullet"/>
      <w:lvlText w:val=""/>
      <w:lvlJc w:val="left"/>
      <w:pPr>
        <w:ind w:left="2880" w:hanging="360"/>
      </w:pPr>
      <w:rPr>
        <w:rFonts w:ascii="Symbol" w:hAnsi="Symbol" w:hint="default"/>
      </w:rPr>
    </w:lvl>
    <w:lvl w:ilvl="4" w:tplc="C8DC29D4">
      <w:start w:val="1"/>
      <w:numFmt w:val="bullet"/>
      <w:lvlText w:val="o"/>
      <w:lvlJc w:val="left"/>
      <w:pPr>
        <w:ind w:left="3600" w:hanging="360"/>
      </w:pPr>
      <w:rPr>
        <w:rFonts w:ascii="Courier New" w:hAnsi="Courier New" w:hint="default"/>
      </w:rPr>
    </w:lvl>
    <w:lvl w:ilvl="5" w:tplc="2BACE180">
      <w:start w:val="1"/>
      <w:numFmt w:val="bullet"/>
      <w:lvlText w:val=""/>
      <w:lvlJc w:val="left"/>
      <w:pPr>
        <w:ind w:left="4320" w:hanging="360"/>
      </w:pPr>
      <w:rPr>
        <w:rFonts w:ascii="Wingdings" w:hAnsi="Wingdings" w:hint="default"/>
      </w:rPr>
    </w:lvl>
    <w:lvl w:ilvl="6" w:tplc="866EA610">
      <w:start w:val="1"/>
      <w:numFmt w:val="bullet"/>
      <w:lvlText w:val=""/>
      <w:lvlJc w:val="left"/>
      <w:pPr>
        <w:ind w:left="5040" w:hanging="360"/>
      </w:pPr>
      <w:rPr>
        <w:rFonts w:ascii="Symbol" w:hAnsi="Symbol" w:hint="default"/>
      </w:rPr>
    </w:lvl>
    <w:lvl w:ilvl="7" w:tplc="5A8AEF50">
      <w:start w:val="1"/>
      <w:numFmt w:val="bullet"/>
      <w:lvlText w:val="o"/>
      <w:lvlJc w:val="left"/>
      <w:pPr>
        <w:ind w:left="5760" w:hanging="360"/>
      </w:pPr>
      <w:rPr>
        <w:rFonts w:ascii="Courier New" w:hAnsi="Courier New" w:hint="default"/>
      </w:rPr>
    </w:lvl>
    <w:lvl w:ilvl="8" w:tplc="68C6114A">
      <w:start w:val="1"/>
      <w:numFmt w:val="bullet"/>
      <w:lvlText w:val=""/>
      <w:lvlJc w:val="left"/>
      <w:pPr>
        <w:ind w:left="6480" w:hanging="360"/>
      </w:pPr>
      <w:rPr>
        <w:rFonts w:ascii="Wingdings" w:hAnsi="Wingdings" w:hint="default"/>
      </w:rPr>
    </w:lvl>
  </w:abstractNum>
  <w:abstractNum w:abstractNumId="281" w15:restartNumberingAfterBreak="0">
    <w:nsid w:val="3018EA39"/>
    <w:multiLevelType w:val="hybridMultilevel"/>
    <w:tmpl w:val="4F003FBE"/>
    <w:lvl w:ilvl="0" w:tplc="AE964B0E">
      <w:start w:val="1"/>
      <w:numFmt w:val="decimal"/>
      <w:lvlText w:val="%1."/>
      <w:lvlJc w:val="left"/>
      <w:pPr>
        <w:ind w:left="720" w:hanging="360"/>
      </w:pPr>
    </w:lvl>
    <w:lvl w:ilvl="1" w:tplc="A55AE84C">
      <w:start w:val="1"/>
      <w:numFmt w:val="lowerLetter"/>
      <w:lvlText w:val="%2."/>
      <w:lvlJc w:val="left"/>
      <w:pPr>
        <w:ind w:left="1440" w:hanging="360"/>
      </w:pPr>
    </w:lvl>
    <w:lvl w:ilvl="2" w:tplc="2E1AF752">
      <w:start w:val="6"/>
      <w:numFmt w:val="lowerRoman"/>
      <w:lvlText w:val="%3."/>
      <w:lvlJc w:val="right"/>
      <w:pPr>
        <w:ind w:left="2160" w:hanging="180"/>
      </w:pPr>
    </w:lvl>
    <w:lvl w:ilvl="3" w:tplc="9956FEF4">
      <w:start w:val="1"/>
      <w:numFmt w:val="decimal"/>
      <w:lvlText w:val="%4."/>
      <w:lvlJc w:val="left"/>
      <w:pPr>
        <w:ind w:left="2880" w:hanging="360"/>
      </w:pPr>
    </w:lvl>
    <w:lvl w:ilvl="4" w:tplc="88CA56C2">
      <w:start w:val="1"/>
      <w:numFmt w:val="lowerLetter"/>
      <w:lvlText w:val="%5."/>
      <w:lvlJc w:val="left"/>
      <w:pPr>
        <w:ind w:left="3600" w:hanging="360"/>
      </w:pPr>
    </w:lvl>
    <w:lvl w:ilvl="5" w:tplc="C34E1868">
      <w:start w:val="1"/>
      <w:numFmt w:val="lowerRoman"/>
      <w:lvlText w:val="%6."/>
      <w:lvlJc w:val="right"/>
      <w:pPr>
        <w:ind w:left="4320" w:hanging="180"/>
      </w:pPr>
    </w:lvl>
    <w:lvl w:ilvl="6" w:tplc="D2E2B24C">
      <w:start w:val="1"/>
      <w:numFmt w:val="decimal"/>
      <w:lvlText w:val="%7."/>
      <w:lvlJc w:val="left"/>
      <w:pPr>
        <w:ind w:left="5040" w:hanging="360"/>
      </w:pPr>
    </w:lvl>
    <w:lvl w:ilvl="7" w:tplc="837E0088">
      <w:start w:val="1"/>
      <w:numFmt w:val="lowerLetter"/>
      <w:lvlText w:val="%8."/>
      <w:lvlJc w:val="left"/>
      <w:pPr>
        <w:ind w:left="5760" w:hanging="360"/>
      </w:pPr>
    </w:lvl>
    <w:lvl w:ilvl="8" w:tplc="DAA45B8A">
      <w:start w:val="1"/>
      <w:numFmt w:val="lowerRoman"/>
      <w:lvlText w:val="%9."/>
      <w:lvlJc w:val="right"/>
      <w:pPr>
        <w:ind w:left="6480" w:hanging="180"/>
      </w:pPr>
    </w:lvl>
  </w:abstractNum>
  <w:abstractNum w:abstractNumId="282" w15:restartNumberingAfterBreak="0">
    <w:nsid w:val="3053EFFB"/>
    <w:multiLevelType w:val="hybridMultilevel"/>
    <w:tmpl w:val="5CF6E58C"/>
    <w:lvl w:ilvl="0" w:tplc="A6DCEBE0">
      <w:start w:val="1"/>
      <w:numFmt w:val="decimal"/>
      <w:lvlText w:val="%1."/>
      <w:lvlJc w:val="left"/>
      <w:pPr>
        <w:ind w:left="720" w:hanging="360"/>
      </w:pPr>
    </w:lvl>
    <w:lvl w:ilvl="1" w:tplc="9354872C">
      <w:start w:val="1"/>
      <w:numFmt w:val="lowerLetter"/>
      <w:lvlText w:val="%2."/>
      <w:lvlJc w:val="left"/>
      <w:pPr>
        <w:ind w:left="1440" w:hanging="360"/>
      </w:pPr>
    </w:lvl>
    <w:lvl w:ilvl="2" w:tplc="2ADEF686">
      <w:start w:val="1"/>
      <w:numFmt w:val="lowerRoman"/>
      <w:lvlText w:val="%3."/>
      <w:lvlJc w:val="right"/>
      <w:pPr>
        <w:ind w:left="2160" w:hanging="180"/>
      </w:pPr>
    </w:lvl>
    <w:lvl w:ilvl="3" w:tplc="2CAA04E6">
      <w:start w:val="1"/>
      <w:numFmt w:val="decimal"/>
      <w:lvlText w:val="%4."/>
      <w:lvlJc w:val="left"/>
      <w:pPr>
        <w:ind w:left="2880" w:hanging="360"/>
      </w:pPr>
    </w:lvl>
    <w:lvl w:ilvl="4" w:tplc="6B24B6DE">
      <w:start w:val="1"/>
      <w:numFmt w:val="lowerLetter"/>
      <w:lvlText w:val="%5."/>
      <w:lvlJc w:val="left"/>
      <w:pPr>
        <w:ind w:left="3600" w:hanging="360"/>
      </w:pPr>
    </w:lvl>
    <w:lvl w:ilvl="5" w:tplc="F1C84EEA">
      <w:start w:val="1"/>
      <w:numFmt w:val="lowerRoman"/>
      <w:lvlText w:val="%6."/>
      <w:lvlJc w:val="right"/>
      <w:pPr>
        <w:ind w:left="4320" w:hanging="180"/>
      </w:pPr>
    </w:lvl>
    <w:lvl w:ilvl="6" w:tplc="DF123134">
      <w:start w:val="1"/>
      <w:numFmt w:val="decimal"/>
      <w:lvlText w:val="%7."/>
      <w:lvlJc w:val="left"/>
      <w:pPr>
        <w:ind w:left="5040" w:hanging="360"/>
      </w:pPr>
    </w:lvl>
    <w:lvl w:ilvl="7" w:tplc="185E41DA">
      <w:start w:val="1"/>
      <w:numFmt w:val="lowerLetter"/>
      <w:lvlText w:val="%8."/>
      <w:lvlJc w:val="left"/>
      <w:pPr>
        <w:ind w:left="5760" w:hanging="360"/>
      </w:pPr>
    </w:lvl>
    <w:lvl w:ilvl="8" w:tplc="B7F4B256">
      <w:start w:val="1"/>
      <w:numFmt w:val="lowerRoman"/>
      <w:lvlText w:val="%9."/>
      <w:lvlJc w:val="right"/>
      <w:pPr>
        <w:ind w:left="6480" w:hanging="180"/>
      </w:pPr>
    </w:lvl>
  </w:abstractNum>
  <w:abstractNum w:abstractNumId="283" w15:restartNumberingAfterBreak="0">
    <w:nsid w:val="309FD48A"/>
    <w:multiLevelType w:val="hybridMultilevel"/>
    <w:tmpl w:val="01D0F1E6"/>
    <w:lvl w:ilvl="0" w:tplc="B8BC8CD0">
      <w:start w:val="1"/>
      <w:numFmt w:val="bullet"/>
      <w:lvlText w:val=""/>
      <w:lvlJc w:val="left"/>
      <w:pPr>
        <w:ind w:left="720" w:hanging="360"/>
      </w:pPr>
      <w:rPr>
        <w:rFonts w:ascii="Symbol" w:hAnsi="Symbol" w:hint="default"/>
      </w:rPr>
    </w:lvl>
    <w:lvl w:ilvl="1" w:tplc="99189FC4">
      <w:start w:val="1"/>
      <w:numFmt w:val="bullet"/>
      <w:lvlText w:val="o"/>
      <w:lvlJc w:val="left"/>
      <w:pPr>
        <w:ind w:left="1440" w:hanging="360"/>
      </w:pPr>
      <w:rPr>
        <w:rFonts w:ascii="&quot;Courier New&quot;" w:hAnsi="&quot;Courier New&quot;" w:hint="default"/>
      </w:rPr>
    </w:lvl>
    <w:lvl w:ilvl="2" w:tplc="BD4471F8">
      <w:start w:val="1"/>
      <w:numFmt w:val="bullet"/>
      <w:lvlText w:val=""/>
      <w:lvlJc w:val="left"/>
      <w:pPr>
        <w:ind w:left="2160" w:hanging="360"/>
      </w:pPr>
      <w:rPr>
        <w:rFonts w:ascii="Wingdings" w:hAnsi="Wingdings" w:hint="default"/>
      </w:rPr>
    </w:lvl>
    <w:lvl w:ilvl="3" w:tplc="92F2C7B6">
      <w:start w:val="1"/>
      <w:numFmt w:val="bullet"/>
      <w:lvlText w:val=""/>
      <w:lvlJc w:val="left"/>
      <w:pPr>
        <w:ind w:left="2880" w:hanging="360"/>
      </w:pPr>
      <w:rPr>
        <w:rFonts w:ascii="Symbol" w:hAnsi="Symbol" w:hint="default"/>
      </w:rPr>
    </w:lvl>
    <w:lvl w:ilvl="4" w:tplc="108877F0">
      <w:start w:val="1"/>
      <w:numFmt w:val="bullet"/>
      <w:lvlText w:val="o"/>
      <w:lvlJc w:val="left"/>
      <w:pPr>
        <w:ind w:left="3600" w:hanging="360"/>
      </w:pPr>
      <w:rPr>
        <w:rFonts w:ascii="Courier New" w:hAnsi="Courier New" w:hint="default"/>
      </w:rPr>
    </w:lvl>
    <w:lvl w:ilvl="5" w:tplc="BED47F88">
      <w:start w:val="1"/>
      <w:numFmt w:val="bullet"/>
      <w:lvlText w:val=""/>
      <w:lvlJc w:val="left"/>
      <w:pPr>
        <w:ind w:left="4320" w:hanging="360"/>
      </w:pPr>
      <w:rPr>
        <w:rFonts w:ascii="Wingdings" w:hAnsi="Wingdings" w:hint="default"/>
      </w:rPr>
    </w:lvl>
    <w:lvl w:ilvl="6" w:tplc="1DC69530">
      <w:start w:val="1"/>
      <w:numFmt w:val="bullet"/>
      <w:lvlText w:val=""/>
      <w:lvlJc w:val="left"/>
      <w:pPr>
        <w:ind w:left="5040" w:hanging="360"/>
      </w:pPr>
      <w:rPr>
        <w:rFonts w:ascii="Symbol" w:hAnsi="Symbol" w:hint="default"/>
      </w:rPr>
    </w:lvl>
    <w:lvl w:ilvl="7" w:tplc="EBBACDB8">
      <w:start w:val="1"/>
      <w:numFmt w:val="bullet"/>
      <w:lvlText w:val="o"/>
      <w:lvlJc w:val="left"/>
      <w:pPr>
        <w:ind w:left="5760" w:hanging="360"/>
      </w:pPr>
      <w:rPr>
        <w:rFonts w:ascii="Courier New" w:hAnsi="Courier New" w:hint="default"/>
      </w:rPr>
    </w:lvl>
    <w:lvl w:ilvl="8" w:tplc="A1B08B12">
      <w:start w:val="1"/>
      <w:numFmt w:val="bullet"/>
      <w:lvlText w:val=""/>
      <w:lvlJc w:val="left"/>
      <w:pPr>
        <w:ind w:left="6480" w:hanging="360"/>
      </w:pPr>
      <w:rPr>
        <w:rFonts w:ascii="Wingdings" w:hAnsi="Wingdings" w:hint="default"/>
      </w:rPr>
    </w:lvl>
  </w:abstractNum>
  <w:abstractNum w:abstractNumId="284" w15:restartNumberingAfterBreak="0">
    <w:nsid w:val="311ED0B7"/>
    <w:multiLevelType w:val="hybridMultilevel"/>
    <w:tmpl w:val="E3FCFD38"/>
    <w:lvl w:ilvl="0" w:tplc="DCA6640A">
      <w:start w:val="1"/>
      <w:numFmt w:val="decimal"/>
      <w:lvlText w:val="%1."/>
      <w:lvlJc w:val="left"/>
      <w:pPr>
        <w:ind w:left="720" w:hanging="360"/>
      </w:pPr>
    </w:lvl>
    <w:lvl w:ilvl="1" w:tplc="56A09DC8">
      <w:start w:val="1"/>
      <w:numFmt w:val="lowerLetter"/>
      <w:lvlText w:val="%2."/>
      <w:lvlJc w:val="left"/>
      <w:pPr>
        <w:ind w:left="1440" w:hanging="360"/>
      </w:pPr>
    </w:lvl>
    <w:lvl w:ilvl="2" w:tplc="9B44F838">
      <w:start w:val="1"/>
      <w:numFmt w:val="lowerRoman"/>
      <w:lvlText w:val="%3."/>
      <w:lvlJc w:val="right"/>
      <w:pPr>
        <w:ind w:left="2160" w:hanging="180"/>
      </w:pPr>
    </w:lvl>
    <w:lvl w:ilvl="3" w:tplc="41A02022">
      <w:start w:val="1"/>
      <w:numFmt w:val="decimal"/>
      <w:lvlText w:val="%4."/>
      <w:lvlJc w:val="left"/>
      <w:pPr>
        <w:ind w:left="2880" w:hanging="360"/>
      </w:pPr>
    </w:lvl>
    <w:lvl w:ilvl="4" w:tplc="35F2F3F4">
      <w:start w:val="2"/>
      <w:numFmt w:val="lowerLetter"/>
      <w:lvlText w:val="%5."/>
      <w:lvlJc w:val="left"/>
      <w:pPr>
        <w:ind w:left="3600" w:hanging="360"/>
      </w:pPr>
    </w:lvl>
    <w:lvl w:ilvl="5" w:tplc="7722D16A">
      <w:start w:val="1"/>
      <w:numFmt w:val="lowerRoman"/>
      <w:lvlText w:val="%6."/>
      <w:lvlJc w:val="right"/>
      <w:pPr>
        <w:ind w:left="4320" w:hanging="180"/>
      </w:pPr>
    </w:lvl>
    <w:lvl w:ilvl="6" w:tplc="876CC0DE">
      <w:start w:val="1"/>
      <w:numFmt w:val="decimal"/>
      <w:lvlText w:val="%7."/>
      <w:lvlJc w:val="left"/>
      <w:pPr>
        <w:ind w:left="5040" w:hanging="360"/>
      </w:pPr>
    </w:lvl>
    <w:lvl w:ilvl="7" w:tplc="77348458">
      <w:start w:val="1"/>
      <w:numFmt w:val="lowerLetter"/>
      <w:lvlText w:val="%8."/>
      <w:lvlJc w:val="left"/>
      <w:pPr>
        <w:ind w:left="5760" w:hanging="360"/>
      </w:pPr>
    </w:lvl>
    <w:lvl w:ilvl="8" w:tplc="AF1A0F02">
      <w:start w:val="1"/>
      <w:numFmt w:val="lowerRoman"/>
      <w:lvlText w:val="%9."/>
      <w:lvlJc w:val="right"/>
      <w:pPr>
        <w:ind w:left="6480" w:hanging="180"/>
      </w:pPr>
    </w:lvl>
  </w:abstractNum>
  <w:abstractNum w:abstractNumId="285" w15:restartNumberingAfterBreak="0">
    <w:nsid w:val="31702FA2"/>
    <w:multiLevelType w:val="hybridMultilevel"/>
    <w:tmpl w:val="0F8A8884"/>
    <w:lvl w:ilvl="0" w:tplc="CE669374">
      <w:start w:val="1"/>
      <w:numFmt w:val="decimal"/>
      <w:lvlText w:val="%1."/>
      <w:lvlJc w:val="left"/>
      <w:pPr>
        <w:ind w:left="720" w:hanging="360"/>
      </w:pPr>
    </w:lvl>
    <w:lvl w:ilvl="1" w:tplc="512C65E6">
      <w:start w:val="1"/>
      <w:numFmt w:val="lowerLetter"/>
      <w:lvlText w:val="%2."/>
      <w:lvlJc w:val="left"/>
      <w:pPr>
        <w:ind w:left="1440" w:hanging="360"/>
      </w:pPr>
    </w:lvl>
    <w:lvl w:ilvl="2" w:tplc="B5DE7AC8">
      <w:start w:val="1"/>
      <w:numFmt w:val="lowerRoman"/>
      <w:lvlText w:val="%3."/>
      <w:lvlJc w:val="right"/>
      <w:pPr>
        <w:ind w:left="2160" w:hanging="180"/>
      </w:pPr>
    </w:lvl>
    <w:lvl w:ilvl="3" w:tplc="B352FB80">
      <w:start w:val="1"/>
      <w:numFmt w:val="decimal"/>
      <w:lvlText w:val="%4."/>
      <w:lvlJc w:val="left"/>
      <w:pPr>
        <w:ind w:left="2880" w:hanging="360"/>
      </w:pPr>
    </w:lvl>
    <w:lvl w:ilvl="4" w:tplc="215E6388">
      <w:start w:val="1"/>
      <w:numFmt w:val="lowerLetter"/>
      <w:lvlText w:val="%5."/>
      <w:lvlJc w:val="left"/>
      <w:pPr>
        <w:ind w:left="3600" w:hanging="360"/>
      </w:pPr>
    </w:lvl>
    <w:lvl w:ilvl="5" w:tplc="F6E69326">
      <w:start w:val="1"/>
      <w:numFmt w:val="lowerRoman"/>
      <w:lvlText w:val="%6."/>
      <w:lvlJc w:val="right"/>
      <w:pPr>
        <w:ind w:left="4320" w:hanging="180"/>
      </w:pPr>
    </w:lvl>
    <w:lvl w:ilvl="6" w:tplc="AA3AFF3E">
      <w:start w:val="1"/>
      <w:numFmt w:val="decimal"/>
      <w:lvlText w:val="%7."/>
      <w:lvlJc w:val="left"/>
      <w:pPr>
        <w:ind w:left="5040" w:hanging="360"/>
      </w:pPr>
    </w:lvl>
    <w:lvl w:ilvl="7" w:tplc="9806BA3A">
      <w:start w:val="1"/>
      <w:numFmt w:val="lowerLetter"/>
      <w:lvlText w:val="%8."/>
      <w:lvlJc w:val="left"/>
      <w:pPr>
        <w:ind w:left="5760" w:hanging="360"/>
      </w:pPr>
    </w:lvl>
    <w:lvl w:ilvl="8" w:tplc="E9982E04">
      <w:start w:val="1"/>
      <w:numFmt w:val="lowerRoman"/>
      <w:lvlText w:val="%9."/>
      <w:lvlJc w:val="right"/>
      <w:pPr>
        <w:ind w:left="6480" w:hanging="180"/>
      </w:pPr>
    </w:lvl>
  </w:abstractNum>
  <w:abstractNum w:abstractNumId="286" w15:restartNumberingAfterBreak="0">
    <w:nsid w:val="31936D28"/>
    <w:multiLevelType w:val="hybridMultilevel"/>
    <w:tmpl w:val="62083AD2"/>
    <w:lvl w:ilvl="0" w:tplc="1368CE7C">
      <w:start w:val="1"/>
      <w:numFmt w:val="decimal"/>
      <w:lvlText w:val="%1."/>
      <w:lvlJc w:val="left"/>
      <w:pPr>
        <w:ind w:left="720" w:hanging="360"/>
      </w:pPr>
    </w:lvl>
    <w:lvl w:ilvl="1" w:tplc="DFB82350">
      <w:start w:val="1"/>
      <w:numFmt w:val="lowerLetter"/>
      <w:lvlText w:val="%2."/>
      <w:lvlJc w:val="left"/>
      <w:pPr>
        <w:ind w:left="1440" w:hanging="360"/>
      </w:pPr>
    </w:lvl>
    <w:lvl w:ilvl="2" w:tplc="F5BE0A10">
      <w:start w:val="1"/>
      <w:numFmt w:val="lowerRoman"/>
      <w:lvlText w:val="%3."/>
      <w:lvlJc w:val="right"/>
      <w:pPr>
        <w:ind w:left="2160" w:hanging="180"/>
      </w:pPr>
    </w:lvl>
    <w:lvl w:ilvl="3" w:tplc="4A8A0354">
      <w:start w:val="1"/>
      <w:numFmt w:val="decimal"/>
      <w:lvlText w:val="%4."/>
      <w:lvlJc w:val="left"/>
      <w:pPr>
        <w:ind w:left="2880" w:hanging="360"/>
      </w:pPr>
    </w:lvl>
    <w:lvl w:ilvl="4" w:tplc="E5EC0A14">
      <w:start w:val="1"/>
      <w:numFmt w:val="lowerLetter"/>
      <w:lvlText w:val="%5."/>
      <w:lvlJc w:val="left"/>
      <w:pPr>
        <w:ind w:left="3600" w:hanging="360"/>
      </w:pPr>
    </w:lvl>
    <w:lvl w:ilvl="5" w:tplc="08340A94">
      <w:start w:val="1"/>
      <w:numFmt w:val="lowerRoman"/>
      <w:lvlText w:val="%6."/>
      <w:lvlJc w:val="right"/>
      <w:pPr>
        <w:ind w:left="4320" w:hanging="180"/>
      </w:pPr>
    </w:lvl>
    <w:lvl w:ilvl="6" w:tplc="4BB84A1E">
      <w:start w:val="1"/>
      <w:numFmt w:val="decimal"/>
      <w:lvlText w:val="%7."/>
      <w:lvlJc w:val="left"/>
      <w:pPr>
        <w:ind w:left="5040" w:hanging="360"/>
      </w:pPr>
    </w:lvl>
    <w:lvl w:ilvl="7" w:tplc="E3B8A61A">
      <w:start w:val="1"/>
      <w:numFmt w:val="lowerLetter"/>
      <w:lvlText w:val="%8."/>
      <w:lvlJc w:val="left"/>
      <w:pPr>
        <w:ind w:left="5760" w:hanging="360"/>
      </w:pPr>
    </w:lvl>
    <w:lvl w:ilvl="8" w:tplc="A634C2B8">
      <w:start w:val="1"/>
      <w:numFmt w:val="lowerRoman"/>
      <w:lvlText w:val="%9."/>
      <w:lvlJc w:val="right"/>
      <w:pPr>
        <w:ind w:left="6480" w:hanging="180"/>
      </w:pPr>
    </w:lvl>
  </w:abstractNum>
  <w:abstractNum w:abstractNumId="287" w15:restartNumberingAfterBreak="0">
    <w:nsid w:val="31BAB39C"/>
    <w:multiLevelType w:val="hybridMultilevel"/>
    <w:tmpl w:val="309C2E5C"/>
    <w:lvl w:ilvl="0" w:tplc="D2CA3594">
      <w:start w:val="1"/>
      <w:numFmt w:val="bullet"/>
      <w:lvlText w:val="o"/>
      <w:lvlJc w:val="left"/>
      <w:pPr>
        <w:ind w:left="720" w:hanging="360"/>
      </w:pPr>
      <w:rPr>
        <w:rFonts w:ascii="&quot;Courier New&quot;" w:hAnsi="&quot;Courier New&quot;" w:hint="default"/>
      </w:rPr>
    </w:lvl>
    <w:lvl w:ilvl="1" w:tplc="DF601604">
      <w:start w:val="1"/>
      <w:numFmt w:val="bullet"/>
      <w:lvlText w:val="o"/>
      <w:lvlJc w:val="left"/>
      <w:pPr>
        <w:ind w:left="1440" w:hanging="360"/>
      </w:pPr>
      <w:rPr>
        <w:rFonts w:ascii="Courier New" w:hAnsi="Courier New" w:hint="default"/>
      </w:rPr>
    </w:lvl>
    <w:lvl w:ilvl="2" w:tplc="11B83D74">
      <w:start w:val="1"/>
      <w:numFmt w:val="bullet"/>
      <w:lvlText w:val=""/>
      <w:lvlJc w:val="left"/>
      <w:pPr>
        <w:ind w:left="2160" w:hanging="360"/>
      </w:pPr>
      <w:rPr>
        <w:rFonts w:ascii="Wingdings" w:hAnsi="Wingdings" w:hint="default"/>
      </w:rPr>
    </w:lvl>
    <w:lvl w:ilvl="3" w:tplc="1CECF0F4">
      <w:start w:val="1"/>
      <w:numFmt w:val="bullet"/>
      <w:lvlText w:val=""/>
      <w:lvlJc w:val="left"/>
      <w:pPr>
        <w:ind w:left="2880" w:hanging="360"/>
      </w:pPr>
      <w:rPr>
        <w:rFonts w:ascii="Symbol" w:hAnsi="Symbol" w:hint="default"/>
      </w:rPr>
    </w:lvl>
    <w:lvl w:ilvl="4" w:tplc="5304495E">
      <w:start w:val="1"/>
      <w:numFmt w:val="bullet"/>
      <w:lvlText w:val="o"/>
      <w:lvlJc w:val="left"/>
      <w:pPr>
        <w:ind w:left="3600" w:hanging="360"/>
      </w:pPr>
      <w:rPr>
        <w:rFonts w:ascii="Courier New" w:hAnsi="Courier New" w:hint="default"/>
      </w:rPr>
    </w:lvl>
    <w:lvl w:ilvl="5" w:tplc="1F766594">
      <w:start w:val="1"/>
      <w:numFmt w:val="bullet"/>
      <w:lvlText w:val=""/>
      <w:lvlJc w:val="left"/>
      <w:pPr>
        <w:ind w:left="4320" w:hanging="360"/>
      </w:pPr>
      <w:rPr>
        <w:rFonts w:ascii="Wingdings" w:hAnsi="Wingdings" w:hint="default"/>
      </w:rPr>
    </w:lvl>
    <w:lvl w:ilvl="6" w:tplc="3488C47E">
      <w:start w:val="1"/>
      <w:numFmt w:val="bullet"/>
      <w:lvlText w:val=""/>
      <w:lvlJc w:val="left"/>
      <w:pPr>
        <w:ind w:left="5040" w:hanging="360"/>
      </w:pPr>
      <w:rPr>
        <w:rFonts w:ascii="Symbol" w:hAnsi="Symbol" w:hint="default"/>
      </w:rPr>
    </w:lvl>
    <w:lvl w:ilvl="7" w:tplc="B6461C08">
      <w:start w:val="1"/>
      <w:numFmt w:val="bullet"/>
      <w:lvlText w:val="o"/>
      <w:lvlJc w:val="left"/>
      <w:pPr>
        <w:ind w:left="5760" w:hanging="360"/>
      </w:pPr>
      <w:rPr>
        <w:rFonts w:ascii="Courier New" w:hAnsi="Courier New" w:hint="default"/>
      </w:rPr>
    </w:lvl>
    <w:lvl w:ilvl="8" w:tplc="A6C8BFA0">
      <w:start w:val="1"/>
      <w:numFmt w:val="bullet"/>
      <w:lvlText w:val=""/>
      <w:lvlJc w:val="left"/>
      <w:pPr>
        <w:ind w:left="6480" w:hanging="360"/>
      </w:pPr>
      <w:rPr>
        <w:rFonts w:ascii="Wingdings" w:hAnsi="Wingdings" w:hint="default"/>
      </w:rPr>
    </w:lvl>
  </w:abstractNum>
  <w:abstractNum w:abstractNumId="288" w15:restartNumberingAfterBreak="0">
    <w:nsid w:val="31C50A35"/>
    <w:multiLevelType w:val="hybridMultilevel"/>
    <w:tmpl w:val="74D80456"/>
    <w:lvl w:ilvl="0" w:tplc="AEBE2144">
      <w:start w:val="1"/>
      <w:numFmt w:val="bullet"/>
      <w:lvlText w:val=""/>
      <w:lvlJc w:val="left"/>
      <w:pPr>
        <w:ind w:left="720" w:hanging="360"/>
      </w:pPr>
      <w:rPr>
        <w:rFonts w:ascii="Symbol" w:hAnsi="Symbol" w:hint="default"/>
      </w:rPr>
    </w:lvl>
    <w:lvl w:ilvl="1" w:tplc="80F47D36">
      <w:start w:val="1"/>
      <w:numFmt w:val="bullet"/>
      <w:lvlText w:val="o"/>
      <w:lvlJc w:val="left"/>
      <w:pPr>
        <w:ind w:left="1440" w:hanging="360"/>
      </w:pPr>
      <w:rPr>
        <w:rFonts w:ascii="&quot;Courier New&quot;" w:hAnsi="&quot;Courier New&quot;" w:hint="default"/>
      </w:rPr>
    </w:lvl>
    <w:lvl w:ilvl="2" w:tplc="F5EC1F0C">
      <w:start w:val="1"/>
      <w:numFmt w:val="bullet"/>
      <w:lvlText w:val=""/>
      <w:lvlJc w:val="left"/>
      <w:pPr>
        <w:ind w:left="2160" w:hanging="360"/>
      </w:pPr>
      <w:rPr>
        <w:rFonts w:ascii="Wingdings" w:hAnsi="Wingdings" w:hint="default"/>
      </w:rPr>
    </w:lvl>
    <w:lvl w:ilvl="3" w:tplc="980C9462">
      <w:start w:val="1"/>
      <w:numFmt w:val="bullet"/>
      <w:lvlText w:val=""/>
      <w:lvlJc w:val="left"/>
      <w:pPr>
        <w:ind w:left="2880" w:hanging="360"/>
      </w:pPr>
      <w:rPr>
        <w:rFonts w:ascii="Symbol" w:hAnsi="Symbol" w:hint="default"/>
      </w:rPr>
    </w:lvl>
    <w:lvl w:ilvl="4" w:tplc="D73A75D4">
      <w:start w:val="1"/>
      <w:numFmt w:val="bullet"/>
      <w:lvlText w:val="o"/>
      <w:lvlJc w:val="left"/>
      <w:pPr>
        <w:ind w:left="3600" w:hanging="360"/>
      </w:pPr>
      <w:rPr>
        <w:rFonts w:ascii="Courier New" w:hAnsi="Courier New" w:hint="default"/>
      </w:rPr>
    </w:lvl>
    <w:lvl w:ilvl="5" w:tplc="C01C8DD0">
      <w:start w:val="1"/>
      <w:numFmt w:val="bullet"/>
      <w:lvlText w:val=""/>
      <w:lvlJc w:val="left"/>
      <w:pPr>
        <w:ind w:left="4320" w:hanging="360"/>
      </w:pPr>
      <w:rPr>
        <w:rFonts w:ascii="Wingdings" w:hAnsi="Wingdings" w:hint="default"/>
      </w:rPr>
    </w:lvl>
    <w:lvl w:ilvl="6" w:tplc="E6B691B0">
      <w:start w:val="1"/>
      <w:numFmt w:val="bullet"/>
      <w:lvlText w:val=""/>
      <w:lvlJc w:val="left"/>
      <w:pPr>
        <w:ind w:left="5040" w:hanging="360"/>
      </w:pPr>
      <w:rPr>
        <w:rFonts w:ascii="Symbol" w:hAnsi="Symbol" w:hint="default"/>
      </w:rPr>
    </w:lvl>
    <w:lvl w:ilvl="7" w:tplc="B456FE3E">
      <w:start w:val="1"/>
      <w:numFmt w:val="bullet"/>
      <w:lvlText w:val="o"/>
      <w:lvlJc w:val="left"/>
      <w:pPr>
        <w:ind w:left="5760" w:hanging="360"/>
      </w:pPr>
      <w:rPr>
        <w:rFonts w:ascii="Courier New" w:hAnsi="Courier New" w:hint="default"/>
      </w:rPr>
    </w:lvl>
    <w:lvl w:ilvl="8" w:tplc="52F26184">
      <w:start w:val="1"/>
      <w:numFmt w:val="bullet"/>
      <w:lvlText w:val=""/>
      <w:lvlJc w:val="left"/>
      <w:pPr>
        <w:ind w:left="6480" w:hanging="360"/>
      </w:pPr>
      <w:rPr>
        <w:rFonts w:ascii="Wingdings" w:hAnsi="Wingdings" w:hint="default"/>
      </w:rPr>
    </w:lvl>
  </w:abstractNum>
  <w:abstractNum w:abstractNumId="289" w15:restartNumberingAfterBreak="0">
    <w:nsid w:val="31DAB21A"/>
    <w:multiLevelType w:val="hybridMultilevel"/>
    <w:tmpl w:val="59F8E1C0"/>
    <w:lvl w:ilvl="0" w:tplc="23501978">
      <w:start w:val="1"/>
      <w:numFmt w:val="decimal"/>
      <w:lvlText w:val="%1."/>
      <w:lvlJc w:val="left"/>
      <w:pPr>
        <w:ind w:left="720" w:hanging="360"/>
      </w:pPr>
    </w:lvl>
    <w:lvl w:ilvl="1" w:tplc="82F44262">
      <w:start w:val="1"/>
      <w:numFmt w:val="lowerLetter"/>
      <w:lvlText w:val="%2."/>
      <w:lvlJc w:val="left"/>
      <w:pPr>
        <w:ind w:left="1440" w:hanging="360"/>
      </w:pPr>
    </w:lvl>
    <w:lvl w:ilvl="2" w:tplc="1248D040">
      <w:start w:val="1"/>
      <w:numFmt w:val="lowerRoman"/>
      <w:lvlText w:val="%3."/>
      <w:lvlJc w:val="right"/>
      <w:pPr>
        <w:ind w:left="2160" w:hanging="180"/>
      </w:pPr>
    </w:lvl>
    <w:lvl w:ilvl="3" w:tplc="9C3AE05E">
      <w:start w:val="1"/>
      <w:numFmt w:val="decimal"/>
      <w:lvlText w:val="%4."/>
      <w:lvlJc w:val="left"/>
      <w:pPr>
        <w:ind w:left="2880" w:hanging="360"/>
      </w:pPr>
    </w:lvl>
    <w:lvl w:ilvl="4" w:tplc="2DF8FD16">
      <w:start w:val="1"/>
      <w:numFmt w:val="lowerLetter"/>
      <w:lvlText w:val="%5."/>
      <w:lvlJc w:val="left"/>
      <w:pPr>
        <w:ind w:left="3600" w:hanging="360"/>
      </w:pPr>
    </w:lvl>
    <w:lvl w:ilvl="5" w:tplc="BA70FE62">
      <w:start w:val="1"/>
      <w:numFmt w:val="lowerRoman"/>
      <w:lvlText w:val="%6."/>
      <w:lvlJc w:val="right"/>
      <w:pPr>
        <w:ind w:left="4320" w:hanging="180"/>
      </w:pPr>
    </w:lvl>
    <w:lvl w:ilvl="6" w:tplc="7D60295A">
      <w:start w:val="1"/>
      <w:numFmt w:val="decimal"/>
      <w:lvlText w:val="%7."/>
      <w:lvlJc w:val="left"/>
      <w:pPr>
        <w:ind w:left="5040" w:hanging="360"/>
      </w:pPr>
    </w:lvl>
    <w:lvl w:ilvl="7" w:tplc="D4FA34E2">
      <w:start w:val="1"/>
      <w:numFmt w:val="lowerLetter"/>
      <w:lvlText w:val="%8."/>
      <w:lvlJc w:val="left"/>
      <w:pPr>
        <w:ind w:left="5760" w:hanging="360"/>
      </w:pPr>
    </w:lvl>
    <w:lvl w:ilvl="8" w:tplc="1E90C0C0">
      <w:start w:val="1"/>
      <w:numFmt w:val="lowerRoman"/>
      <w:lvlText w:val="%9."/>
      <w:lvlJc w:val="right"/>
      <w:pPr>
        <w:ind w:left="6480" w:hanging="180"/>
      </w:pPr>
    </w:lvl>
  </w:abstractNum>
  <w:abstractNum w:abstractNumId="290" w15:restartNumberingAfterBreak="0">
    <w:nsid w:val="31F1CCAF"/>
    <w:multiLevelType w:val="hybridMultilevel"/>
    <w:tmpl w:val="9ADEE7BE"/>
    <w:lvl w:ilvl="0" w:tplc="E2FEF08A">
      <w:start w:val="1"/>
      <w:numFmt w:val="bullet"/>
      <w:lvlText w:val=""/>
      <w:lvlJc w:val="left"/>
      <w:pPr>
        <w:ind w:left="1080" w:hanging="360"/>
      </w:pPr>
      <w:rPr>
        <w:rFonts w:ascii="Symbol" w:hAnsi="Symbol" w:hint="default"/>
      </w:rPr>
    </w:lvl>
    <w:lvl w:ilvl="1" w:tplc="A4F2862A">
      <w:start w:val="1"/>
      <w:numFmt w:val="bullet"/>
      <w:lvlText w:val="o"/>
      <w:lvlJc w:val="left"/>
      <w:pPr>
        <w:ind w:left="1800" w:hanging="360"/>
      </w:pPr>
      <w:rPr>
        <w:rFonts w:ascii="Courier New" w:hAnsi="Courier New" w:hint="default"/>
      </w:rPr>
    </w:lvl>
    <w:lvl w:ilvl="2" w:tplc="6CA8F780">
      <w:start w:val="1"/>
      <w:numFmt w:val="bullet"/>
      <w:lvlText w:val=""/>
      <w:lvlJc w:val="left"/>
      <w:pPr>
        <w:ind w:left="2520" w:hanging="360"/>
      </w:pPr>
      <w:rPr>
        <w:rFonts w:ascii="Wingdings" w:hAnsi="Wingdings" w:hint="default"/>
      </w:rPr>
    </w:lvl>
    <w:lvl w:ilvl="3" w:tplc="7346B3E0">
      <w:start w:val="1"/>
      <w:numFmt w:val="bullet"/>
      <w:lvlText w:val=""/>
      <w:lvlJc w:val="left"/>
      <w:pPr>
        <w:ind w:left="3240" w:hanging="360"/>
      </w:pPr>
      <w:rPr>
        <w:rFonts w:ascii="Symbol" w:hAnsi="Symbol" w:hint="default"/>
      </w:rPr>
    </w:lvl>
    <w:lvl w:ilvl="4" w:tplc="31482076">
      <w:start w:val="1"/>
      <w:numFmt w:val="bullet"/>
      <w:lvlText w:val="o"/>
      <w:lvlJc w:val="left"/>
      <w:pPr>
        <w:ind w:left="3960" w:hanging="360"/>
      </w:pPr>
      <w:rPr>
        <w:rFonts w:ascii="Courier New" w:hAnsi="Courier New" w:hint="default"/>
      </w:rPr>
    </w:lvl>
    <w:lvl w:ilvl="5" w:tplc="94920DE8">
      <w:start w:val="1"/>
      <w:numFmt w:val="bullet"/>
      <w:lvlText w:val=""/>
      <w:lvlJc w:val="left"/>
      <w:pPr>
        <w:ind w:left="4680" w:hanging="360"/>
      </w:pPr>
      <w:rPr>
        <w:rFonts w:ascii="Wingdings" w:hAnsi="Wingdings" w:hint="default"/>
      </w:rPr>
    </w:lvl>
    <w:lvl w:ilvl="6" w:tplc="DC48466A">
      <w:start w:val="1"/>
      <w:numFmt w:val="bullet"/>
      <w:lvlText w:val=""/>
      <w:lvlJc w:val="left"/>
      <w:pPr>
        <w:ind w:left="5400" w:hanging="360"/>
      </w:pPr>
      <w:rPr>
        <w:rFonts w:ascii="Symbol" w:hAnsi="Symbol" w:hint="default"/>
      </w:rPr>
    </w:lvl>
    <w:lvl w:ilvl="7" w:tplc="B67E999A">
      <w:start w:val="1"/>
      <w:numFmt w:val="bullet"/>
      <w:lvlText w:val="o"/>
      <w:lvlJc w:val="left"/>
      <w:pPr>
        <w:ind w:left="6120" w:hanging="360"/>
      </w:pPr>
      <w:rPr>
        <w:rFonts w:ascii="Courier New" w:hAnsi="Courier New" w:hint="default"/>
      </w:rPr>
    </w:lvl>
    <w:lvl w:ilvl="8" w:tplc="2B50F410">
      <w:start w:val="1"/>
      <w:numFmt w:val="bullet"/>
      <w:lvlText w:val=""/>
      <w:lvlJc w:val="left"/>
      <w:pPr>
        <w:ind w:left="6840" w:hanging="360"/>
      </w:pPr>
      <w:rPr>
        <w:rFonts w:ascii="Wingdings" w:hAnsi="Wingdings" w:hint="default"/>
      </w:rPr>
    </w:lvl>
  </w:abstractNum>
  <w:abstractNum w:abstractNumId="291" w15:restartNumberingAfterBreak="0">
    <w:nsid w:val="32552FF4"/>
    <w:multiLevelType w:val="multilevel"/>
    <w:tmpl w:val="4C90986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2" w15:restartNumberingAfterBreak="0">
    <w:nsid w:val="32785049"/>
    <w:multiLevelType w:val="hybridMultilevel"/>
    <w:tmpl w:val="E0408504"/>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3" w15:restartNumberingAfterBreak="0">
    <w:nsid w:val="32CD3B89"/>
    <w:multiLevelType w:val="hybridMultilevel"/>
    <w:tmpl w:val="83EEC8AC"/>
    <w:lvl w:ilvl="0" w:tplc="1DDE3B76">
      <w:start w:val="1"/>
      <w:numFmt w:val="bullet"/>
      <w:lvlText w:val=""/>
      <w:lvlJc w:val="left"/>
      <w:pPr>
        <w:ind w:left="720" w:hanging="360"/>
      </w:pPr>
      <w:rPr>
        <w:rFonts w:ascii="Symbol" w:hAnsi="Symbol" w:hint="default"/>
      </w:rPr>
    </w:lvl>
    <w:lvl w:ilvl="1" w:tplc="67C8E420">
      <w:start w:val="1"/>
      <w:numFmt w:val="bullet"/>
      <w:lvlText w:val="o"/>
      <w:lvlJc w:val="left"/>
      <w:pPr>
        <w:ind w:left="1440" w:hanging="360"/>
      </w:pPr>
      <w:rPr>
        <w:rFonts w:ascii="&quot;Courier New&quot;" w:hAnsi="&quot;Courier New&quot;" w:hint="default"/>
      </w:rPr>
    </w:lvl>
    <w:lvl w:ilvl="2" w:tplc="61047480">
      <w:start w:val="1"/>
      <w:numFmt w:val="bullet"/>
      <w:lvlText w:val=""/>
      <w:lvlJc w:val="left"/>
      <w:pPr>
        <w:ind w:left="2160" w:hanging="360"/>
      </w:pPr>
      <w:rPr>
        <w:rFonts w:ascii="Wingdings" w:hAnsi="Wingdings" w:hint="default"/>
      </w:rPr>
    </w:lvl>
    <w:lvl w:ilvl="3" w:tplc="E8D25C78">
      <w:start w:val="1"/>
      <w:numFmt w:val="bullet"/>
      <w:lvlText w:val=""/>
      <w:lvlJc w:val="left"/>
      <w:pPr>
        <w:ind w:left="2880" w:hanging="360"/>
      </w:pPr>
      <w:rPr>
        <w:rFonts w:ascii="Symbol" w:hAnsi="Symbol" w:hint="default"/>
      </w:rPr>
    </w:lvl>
    <w:lvl w:ilvl="4" w:tplc="DD9C4514">
      <w:start w:val="1"/>
      <w:numFmt w:val="bullet"/>
      <w:lvlText w:val="o"/>
      <w:lvlJc w:val="left"/>
      <w:pPr>
        <w:ind w:left="3600" w:hanging="360"/>
      </w:pPr>
      <w:rPr>
        <w:rFonts w:ascii="Courier New" w:hAnsi="Courier New" w:hint="default"/>
      </w:rPr>
    </w:lvl>
    <w:lvl w:ilvl="5" w:tplc="6A221988">
      <w:start w:val="1"/>
      <w:numFmt w:val="bullet"/>
      <w:lvlText w:val=""/>
      <w:lvlJc w:val="left"/>
      <w:pPr>
        <w:ind w:left="4320" w:hanging="360"/>
      </w:pPr>
      <w:rPr>
        <w:rFonts w:ascii="Wingdings" w:hAnsi="Wingdings" w:hint="default"/>
      </w:rPr>
    </w:lvl>
    <w:lvl w:ilvl="6" w:tplc="C84CC07A">
      <w:start w:val="1"/>
      <w:numFmt w:val="bullet"/>
      <w:lvlText w:val=""/>
      <w:lvlJc w:val="left"/>
      <w:pPr>
        <w:ind w:left="5040" w:hanging="360"/>
      </w:pPr>
      <w:rPr>
        <w:rFonts w:ascii="Symbol" w:hAnsi="Symbol" w:hint="default"/>
      </w:rPr>
    </w:lvl>
    <w:lvl w:ilvl="7" w:tplc="96524B68">
      <w:start w:val="1"/>
      <w:numFmt w:val="bullet"/>
      <w:lvlText w:val="o"/>
      <w:lvlJc w:val="left"/>
      <w:pPr>
        <w:ind w:left="5760" w:hanging="360"/>
      </w:pPr>
      <w:rPr>
        <w:rFonts w:ascii="Courier New" w:hAnsi="Courier New" w:hint="default"/>
      </w:rPr>
    </w:lvl>
    <w:lvl w:ilvl="8" w:tplc="669C0C40">
      <w:start w:val="1"/>
      <w:numFmt w:val="bullet"/>
      <w:lvlText w:val=""/>
      <w:lvlJc w:val="left"/>
      <w:pPr>
        <w:ind w:left="6480" w:hanging="360"/>
      </w:pPr>
      <w:rPr>
        <w:rFonts w:ascii="Wingdings" w:hAnsi="Wingdings" w:hint="default"/>
      </w:rPr>
    </w:lvl>
  </w:abstractNum>
  <w:abstractNum w:abstractNumId="294" w15:restartNumberingAfterBreak="0">
    <w:nsid w:val="32FA3A42"/>
    <w:multiLevelType w:val="hybridMultilevel"/>
    <w:tmpl w:val="909E6582"/>
    <w:lvl w:ilvl="0" w:tplc="B89E179C">
      <w:start w:val="1"/>
      <w:numFmt w:val="decimal"/>
      <w:lvlText w:val="%1."/>
      <w:lvlJc w:val="left"/>
      <w:pPr>
        <w:ind w:left="720" w:hanging="360"/>
      </w:pPr>
    </w:lvl>
    <w:lvl w:ilvl="1" w:tplc="255ED784">
      <w:start w:val="1"/>
      <w:numFmt w:val="lowerLetter"/>
      <w:lvlText w:val="%2."/>
      <w:lvlJc w:val="left"/>
      <w:pPr>
        <w:ind w:left="1440" w:hanging="360"/>
      </w:pPr>
    </w:lvl>
    <w:lvl w:ilvl="2" w:tplc="698479DC">
      <w:start w:val="1"/>
      <w:numFmt w:val="lowerRoman"/>
      <w:lvlText w:val="%3."/>
      <w:lvlJc w:val="right"/>
      <w:pPr>
        <w:ind w:left="2160" w:hanging="180"/>
      </w:pPr>
    </w:lvl>
    <w:lvl w:ilvl="3" w:tplc="66E2861C">
      <w:start w:val="1"/>
      <w:numFmt w:val="decimal"/>
      <w:lvlText w:val="%4."/>
      <w:lvlJc w:val="left"/>
      <w:pPr>
        <w:ind w:left="2880" w:hanging="360"/>
      </w:pPr>
    </w:lvl>
    <w:lvl w:ilvl="4" w:tplc="4F6EA25A">
      <w:start w:val="1"/>
      <w:numFmt w:val="lowerLetter"/>
      <w:lvlText w:val="%5."/>
      <w:lvlJc w:val="left"/>
      <w:pPr>
        <w:ind w:left="3600" w:hanging="360"/>
      </w:pPr>
    </w:lvl>
    <w:lvl w:ilvl="5" w:tplc="D7C43606">
      <w:start w:val="1"/>
      <w:numFmt w:val="lowerRoman"/>
      <w:lvlText w:val="%6."/>
      <w:lvlJc w:val="right"/>
      <w:pPr>
        <w:ind w:left="4320" w:hanging="180"/>
      </w:pPr>
    </w:lvl>
    <w:lvl w:ilvl="6" w:tplc="F9DAA6A2">
      <w:start w:val="1"/>
      <w:numFmt w:val="decimal"/>
      <w:lvlText w:val="%7."/>
      <w:lvlJc w:val="left"/>
      <w:pPr>
        <w:ind w:left="5040" w:hanging="360"/>
      </w:pPr>
    </w:lvl>
    <w:lvl w:ilvl="7" w:tplc="0E98513A">
      <w:start w:val="1"/>
      <w:numFmt w:val="lowerLetter"/>
      <w:lvlText w:val="%8."/>
      <w:lvlJc w:val="left"/>
      <w:pPr>
        <w:ind w:left="5760" w:hanging="360"/>
      </w:pPr>
    </w:lvl>
    <w:lvl w:ilvl="8" w:tplc="7E944FFE">
      <w:start w:val="1"/>
      <w:numFmt w:val="lowerRoman"/>
      <w:lvlText w:val="%9."/>
      <w:lvlJc w:val="right"/>
      <w:pPr>
        <w:ind w:left="6480" w:hanging="180"/>
      </w:pPr>
    </w:lvl>
  </w:abstractNum>
  <w:abstractNum w:abstractNumId="295" w15:restartNumberingAfterBreak="0">
    <w:nsid w:val="333996FF"/>
    <w:multiLevelType w:val="hybridMultilevel"/>
    <w:tmpl w:val="682A792A"/>
    <w:lvl w:ilvl="0" w:tplc="B3A41356">
      <w:start w:val="2"/>
      <w:numFmt w:val="upperRoman"/>
      <w:lvlText w:val="%1."/>
      <w:lvlJc w:val="right"/>
      <w:pPr>
        <w:ind w:left="720" w:hanging="360"/>
      </w:pPr>
    </w:lvl>
    <w:lvl w:ilvl="1" w:tplc="4F721C8A">
      <w:start w:val="1"/>
      <w:numFmt w:val="lowerLetter"/>
      <w:lvlText w:val="%2."/>
      <w:lvlJc w:val="left"/>
      <w:pPr>
        <w:ind w:left="1440" w:hanging="360"/>
      </w:pPr>
    </w:lvl>
    <w:lvl w:ilvl="2" w:tplc="3F0403E8">
      <w:start w:val="1"/>
      <w:numFmt w:val="lowerRoman"/>
      <w:lvlText w:val="%3."/>
      <w:lvlJc w:val="right"/>
      <w:pPr>
        <w:ind w:left="2160" w:hanging="180"/>
      </w:pPr>
    </w:lvl>
    <w:lvl w:ilvl="3" w:tplc="4314D5AC">
      <w:start w:val="1"/>
      <w:numFmt w:val="decimal"/>
      <w:lvlText w:val="%4."/>
      <w:lvlJc w:val="left"/>
      <w:pPr>
        <w:ind w:left="2880" w:hanging="360"/>
      </w:pPr>
    </w:lvl>
    <w:lvl w:ilvl="4" w:tplc="E654D652">
      <w:start w:val="1"/>
      <w:numFmt w:val="lowerLetter"/>
      <w:lvlText w:val="%5."/>
      <w:lvlJc w:val="left"/>
      <w:pPr>
        <w:ind w:left="3600" w:hanging="360"/>
      </w:pPr>
    </w:lvl>
    <w:lvl w:ilvl="5" w:tplc="8966A468">
      <w:start w:val="1"/>
      <w:numFmt w:val="lowerRoman"/>
      <w:lvlText w:val="%6."/>
      <w:lvlJc w:val="right"/>
      <w:pPr>
        <w:ind w:left="4320" w:hanging="180"/>
      </w:pPr>
    </w:lvl>
    <w:lvl w:ilvl="6" w:tplc="A9000AC6">
      <w:start w:val="1"/>
      <w:numFmt w:val="decimal"/>
      <w:lvlText w:val="%7."/>
      <w:lvlJc w:val="left"/>
      <w:pPr>
        <w:ind w:left="5040" w:hanging="360"/>
      </w:pPr>
    </w:lvl>
    <w:lvl w:ilvl="7" w:tplc="C7F6BB1C">
      <w:start w:val="1"/>
      <w:numFmt w:val="lowerLetter"/>
      <w:lvlText w:val="%8."/>
      <w:lvlJc w:val="left"/>
      <w:pPr>
        <w:ind w:left="5760" w:hanging="360"/>
      </w:pPr>
    </w:lvl>
    <w:lvl w:ilvl="8" w:tplc="AD8A0F4E">
      <w:start w:val="1"/>
      <w:numFmt w:val="lowerRoman"/>
      <w:lvlText w:val="%9."/>
      <w:lvlJc w:val="right"/>
      <w:pPr>
        <w:ind w:left="6480" w:hanging="180"/>
      </w:pPr>
    </w:lvl>
  </w:abstractNum>
  <w:abstractNum w:abstractNumId="296" w15:restartNumberingAfterBreak="0">
    <w:nsid w:val="334E67BE"/>
    <w:multiLevelType w:val="hybridMultilevel"/>
    <w:tmpl w:val="4EE8939A"/>
    <w:lvl w:ilvl="0" w:tplc="04090005">
      <w:start w:val="1"/>
      <w:numFmt w:val="bullet"/>
      <w:lvlText w:val=""/>
      <w:lvlJc w:val="left"/>
      <w:pPr>
        <w:ind w:left="2880" w:hanging="360"/>
      </w:pPr>
      <w:rPr>
        <w:rFonts w:ascii="Wingdings" w:hAnsi="Wingdings"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97" w15:restartNumberingAfterBreak="0">
    <w:nsid w:val="335E3AA3"/>
    <w:multiLevelType w:val="hybridMultilevel"/>
    <w:tmpl w:val="C09498C2"/>
    <w:lvl w:ilvl="0" w:tplc="B59E0A5C">
      <w:start w:val="1"/>
      <w:numFmt w:val="decimal"/>
      <w:lvlText w:val="%1."/>
      <w:lvlJc w:val="left"/>
      <w:pPr>
        <w:ind w:left="720" w:hanging="360"/>
      </w:pPr>
    </w:lvl>
    <w:lvl w:ilvl="1" w:tplc="C14C1FE6">
      <w:start w:val="1"/>
      <w:numFmt w:val="lowerLetter"/>
      <w:lvlText w:val="%2."/>
      <w:lvlJc w:val="left"/>
      <w:pPr>
        <w:ind w:left="1440" w:hanging="360"/>
      </w:pPr>
    </w:lvl>
    <w:lvl w:ilvl="2" w:tplc="03BC8394">
      <w:start w:val="1"/>
      <w:numFmt w:val="lowerRoman"/>
      <w:lvlText w:val="%3."/>
      <w:lvlJc w:val="right"/>
      <w:pPr>
        <w:ind w:left="2160" w:hanging="180"/>
      </w:pPr>
    </w:lvl>
    <w:lvl w:ilvl="3" w:tplc="3E3E3698">
      <w:start w:val="1"/>
      <w:numFmt w:val="decimal"/>
      <w:lvlText w:val="%4."/>
      <w:lvlJc w:val="left"/>
      <w:pPr>
        <w:ind w:left="2880" w:hanging="360"/>
      </w:pPr>
    </w:lvl>
    <w:lvl w:ilvl="4" w:tplc="D6006B82">
      <w:start w:val="1"/>
      <w:numFmt w:val="lowerLetter"/>
      <w:lvlText w:val="%5."/>
      <w:lvlJc w:val="left"/>
      <w:pPr>
        <w:ind w:left="3600" w:hanging="360"/>
      </w:pPr>
    </w:lvl>
    <w:lvl w:ilvl="5" w:tplc="DB306528">
      <w:start w:val="1"/>
      <w:numFmt w:val="lowerRoman"/>
      <w:lvlText w:val="%6."/>
      <w:lvlJc w:val="right"/>
      <w:pPr>
        <w:ind w:left="4320" w:hanging="180"/>
      </w:pPr>
    </w:lvl>
    <w:lvl w:ilvl="6" w:tplc="3CE2FF7E">
      <w:start w:val="1"/>
      <w:numFmt w:val="decimal"/>
      <w:lvlText w:val="%7."/>
      <w:lvlJc w:val="left"/>
      <w:pPr>
        <w:ind w:left="5040" w:hanging="360"/>
      </w:pPr>
    </w:lvl>
    <w:lvl w:ilvl="7" w:tplc="53C8B0CE">
      <w:start w:val="1"/>
      <w:numFmt w:val="lowerLetter"/>
      <w:lvlText w:val="%8."/>
      <w:lvlJc w:val="left"/>
      <w:pPr>
        <w:ind w:left="5760" w:hanging="360"/>
      </w:pPr>
    </w:lvl>
    <w:lvl w:ilvl="8" w:tplc="5BFA1490">
      <w:start w:val="1"/>
      <w:numFmt w:val="lowerRoman"/>
      <w:lvlText w:val="%9."/>
      <w:lvlJc w:val="right"/>
      <w:pPr>
        <w:ind w:left="6480" w:hanging="180"/>
      </w:pPr>
    </w:lvl>
  </w:abstractNum>
  <w:abstractNum w:abstractNumId="298" w15:restartNumberingAfterBreak="0">
    <w:nsid w:val="336794B5"/>
    <w:multiLevelType w:val="hybridMultilevel"/>
    <w:tmpl w:val="3370D988"/>
    <w:lvl w:ilvl="0" w:tplc="ED5ED048">
      <w:start w:val="1"/>
      <w:numFmt w:val="decimal"/>
      <w:lvlText w:val="%1."/>
      <w:lvlJc w:val="left"/>
      <w:pPr>
        <w:ind w:left="720" w:hanging="360"/>
      </w:pPr>
    </w:lvl>
    <w:lvl w:ilvl="1" w:tplc="FAC866DC">
      <w:start w:val="1"/>
      <w:numFmt w:val="lowerLetter"/>
      <w:lvlText w:val="%2."/>
      <w:lvlJc w:val="left"/>
      <w:pPr>
        <w:ind w:left="1440" w:hanging="360"/>
      </w:pPr>
    </w:lvl>
    <w:lvl w:ilvl="2" w:tplc="91EEDC00">
      <w:start w:val="2"/>
      <w:numFmt w:val="lowerRoman"/>
      <w:lvlText w:val="%3."/>
      <w:lvlJc w:val="right"/>
      <w:pPr>
        <w:ind w:left="2160" w:hanging="180"/>
      </w:pPr>
    </w:lvl>
    <w:lvl w:ilvl="3" w:tplc="861ED5AE">
      <w:start w:val="1"/>
      <w:numFmt w:val="decimal"/>
      <w:lvlText w:val="%4."/>
      <w:lvlJc w:val="left"/>
      <w:pPr>
        <w:ind w:left="2880" w:hanging="360"/>
      </w:pPr>
    </w:lvl>
    <w:lvl w:ilvl="4" w:tplc="FE06DC98">
      <w:start w:val="1"/>
      <w:numFmt w:val="lowerLetter"/>
      <w:lvlText w:val="%5."/>
      <w:lvlJc w:val="left"/>
      <w:pPr>
        <w:ind w:left="3600" w:hanging="360"/>
      </w:pPr>
    </w:lvl>
    <w:lvl w:ilvl="5" w:tplc="451CBBAC">
      <w:start w:val="1"/>
      <w:numFmt w:val="lowerRoman"/>
      <w:lvlText w:val="%6."/>
      <w:lvlJc w:val="right"/>
      <w:pPr>
        <w:ind w:left="4320" w:hanging="180"/>
      </w:pPr>
    </w:lvl>
    <w:lvl w:ilvl="6" w:tplc="5706DAB4">
      <w:start w:val="1"/>
      <w:numFmt w:val="decimal"/>
      <w:lvlText w:val="%7."/>
      <w:lvlJc w:val="left"/>
      <w:pPr>
        <w:ind w:left="5040" w:hanging="360"/>
      </w:pPr>
    </w:lvl>
    <w:lvl w:ilvl="7" w:tplc="B24CADC0">
      <w:start w:val="1"/>
      <w:numFmt w:val="lowerLetter"/>
      <w:lvlText w:val="%8."/>
      <w:lvlJc w:val="left"/>
      <w:pPr>
        <w:ind w:left="5760" w:hanging="360"/>
      </w:pPr>
    </w:lvl>
    <w:lvl w:ilvl="8" w:tplc="2BC21F12">
      <w:start w:val="1"/>
      <w:numFmt w:val="lowerRoman"/>
      <w:lvlText w:val="%9."/>
      <w:lvlJc w:val="right"/>
      <w:pPr>
        <w:ind w:left="6480" w:hanging="180"/>
      </w:pPr>
    </w:lvl>
  </w:abstractNum>
  <w:abstractNum w:abstractNumId="299" w15:restartNumberingAfterBreak="0">
    <w:nsid w:val="3391B64D"/>
    <w:multiLevelType w:val="hybridMultilevel"/>
    <w:tmpl w:val="73A4F674"/>
    <w:lvl w:ilvl="0" w:tplc="41329536">
      <w:start w:val="1"/>
      <w:numFmt w:val="decimal"/>
      <w:lvlText w:val="%1."/>
      <w:lvlJc w:val="left"/>
      <w:pPr>
        <w:ind w:left="720" w:hanging="360"/>
      </w:pPr>
    </w:lvl>
    <w:lvl w:ilvl="1" w:tplc="BC44F6DA">
      <w:start w:val="1"/>
      <w:numFmt w:val="lowerLetter"/>
      <w:lvlText w:val="%2."/>
      <w:lvlJc w:val="left"/>
      <w:pPr>
        <w:ind w:left="1440" w:hanging="360"/>
      </w:pPr>
    </w:lvl>
    <w:lvl w:ilvl="2" w:tplc="B0A4249C">
      <w:start w:val="1"/>
      <w:numFmt w:val="lowerRoman"/>
      <w:lvlText w:val="%3."/>
      <w:lvlJc w:val="right"/>
      <w:pPr>
        <w:ind w:left="2160" w:hanging="180"/>
      </w:pPr>
    </w:lvl>
    <w:lvl w:ilvl="3" w:tplc="EB64DB2C">
      <w:start w:val="1"/>
      <w:numFmt w:val="decimal"/>
      <w:lvlText w:val="%4."/>
      <w:lvlJc w:val="left"/>
      <w:pPr>
        <w:ind w:left="2880" w:hanging="360"/>
      </w:pPr>
    </w:lvl>
    <w:lvl w:ilvl="4" w:tplc="C650608C">
      <w:start w:val="3"/>
      <w:numFmt w:val="lowerLetter"/>
      <w:lvlText w:val="%5."/>
      <w:lvlJc w:val="left"/>
      <w:pPr>
        <w:ind w:left="3600" w:hanging="360"/>
      </w:pPr>
    </w:lvl>
    <w:lvl w:ilvl="5" w:tplc="37CE5BCE">
      <w:start w:val="1"/>
      <w:numFmt w:val="lowerRoman"/>
      <w:lvlText w:val="%6."/>
      <w:lvlJc w:val="right"/>
      <w:pPr>
        <w:ind w:left="4320" w:hanging="180"/>
      </w:pPr>
    </w:lvl>
    <w:lvl w:ilvl="6" w:tplc="7AD0DB66">
      <w:start w:val="1"/>
      <w:numFmt w:val="decimal"/>
      <w:lvlText w:val="%7."/>
      <w:lvlJc w:val="left"/>
      <w:pPr>
        <w:ind w:left="5040" w:hanging="360"/>
      </w:pPr>
    </w:lvl>
    <w:lvl w:ilvl="7" w:tplc="700CEBE2">
      <w:start w:val="1"/>
      <w:numFmt w:val="lowerLetter"/>
      <w:lvlText w:val="%8."/>
      <w:lvlJc w:val="left"/>
      <w:pPr>
        <w:ind w:left="5760" w:hanging="360"/>
      </w:pPr>
    </w:lvl>
    <w:lvl w:ilvl="8" w:tplc="BDFABEA6">
      <w:start w:val="1"/>
      <w:numFmt w:val="lowerRoman"/>
      <w:lvlText w:val="%9."/>
      <w:lvlJc w:val="right"/>
      <w:pPr>
        <w:ind w:left="6480" w:hanging="180"/>
      </w:pPr>
    </w:lvl>
  </w:abstractNum>
  <w:abstractNum w:abstractNumId="300" w15:restartNumberingAfterBreak="0">
    <w:nsid w:val="33A010D8"/>
    <w:multiLevelType w:val="hybridMultilevel"/>
    <w:tmpl w:val="CED67C28"/>
    <w:lvl w:ilvl="0" w:tplc="758AB840">
      <w:start w:val="1"/>
      <w:numFmt w:val="decimal"/>
      <w:lvlText w:val="%1."/>
      <w:lvlJc w:val="left"/>
      <w:pPr>
        <w:ind w:left="720" w:hanging="360"/>
      </w:pPr>
    </w:lvl>
    <w:lvl w:ilvl="1" w:tplc="0978A19C">
      <w:start w:val="1"/>
      <w:numFmt w:val="lowerLetter"/>
      <w:lvlText w:val="%2."/>
      <w:lvlJc w:val="left"/>
      <w:pPr>
        <w:ind w:left="1440" w:hanging="360"/>
      </w:pPr>
    </w:lvl>
    <w:lvl w:ilvl="2" w:tplc="4EA6A790">
      <w:start w:val="8"/>
      <w:numFmt w:val="lowerRoman"/>
      <w:lvlText w:val="%3."/>
      <w:lvlJc w:val="right"/>
      <w:pPr>
        <w:ind w:left="2160" w:hanging="180"/>
      </w:pPr>
    </w:lvl>
    <w:lvl w:ilvl="3" w:tplc="A9AE1400">
      <w:start w:val="1"/>
      <w:numFmt w:val="decimal"/>
      <w:lvlText w:val="%4."/>
      <w:lvlJc w:val="left"/>
      <w:pPr>
        <w:ind w:left="2880" w:hanging="360"/>
      </w:pPr>
    </w:lvl>
    <w:lvl w:ilvl="4" w:tplc="AD3E95A4">
      <w:start w:val="1"/>
      <w:numFmt w:val="lowerLetter"/>
      <w:lvlText w:val="%5."/>
      <w:lvlJc w:val="left"/>
      <w:pPr>
        <w:ind w:left="3600" w:hanging="360"/>
      </w:pPr>
    </w:lvl>
    <w:lvl w:ilvl="5" w:tplc="2F868B48">
      <w:start w:val="1"/>
      <w:numFmt w:val="lowerRoman"/>
      <w:lvlText w:val="%6."/>
      <w:lvlJc w:val="right"/>
      <w:pPr>
        <w:ind w:left="4320" w:hanging="180"/>
      </w:pPr>
    </w:lvl>
    <w:lvl w:ilvl="6" w:tplc="C1E29458">
      <w:start w:val="1"/>
      <w:numFmt w:val="decimal"/>
      <w:lvlText w:val="%7."/>
      <w:lvlJc w:val="left"/>
      <w:pPr>
        <w:ind w:left="5040" w:hanging="360"/>
      </w:pPr>
    </w:lvl>
    <w:lvl w:ilvl="7" w:tplc="57AE2414">
      <w:start w:val="1"/>
      <w:numFmt w:val="lowerLetter"/>
      <w:lvlText w:val="%8."/>
      <w:lvlJc w:val="left"/>
      <w:pPr>
        <w:ind w:left="5760" w:hanging="360"/>
      </w:pPr>
    </w:lvl>
    <w:lvl w:ilvl="8" w:tplc="9B4654BC">
      <w:start w:val="1"/>
      <w:numFmt w:val="lowerRoman"/>
      <w:lvlText w:val="%9."/>
      <w:lvlJc w:val="right"/>
      <w:pPr>
        <w:ind w:left="6480" w:hanging="180"/>
      </w:pPr>
    </w:lvl>
  </w:abstractNum>
  <w:abstractNum w:abstractNumId="301" w15:restartNumberingAfterBreak="0">
    <w:nsid w:val="33CB6719"/>
    <w:multiLevelType w:val="hybridMultilevel"/>
    <w:tmpl w:val="2BFE203C"/>
    <w:lvl w:ilvl="0" w:tplc="287684E4">
      <w:start w:val="1"/>
      <w:numFmt w:val="bullet"/>
      <w:lvlText w:val=""/>
      <w:lvlJc w:val="left"/>
      <w:pPr>
        <w:ind w:left="720" w:hanging="360"/>
      </w:pPr>
      <w:rPr>
        <w:rFonts w:ascii="Symbol" w:hAnsi="Symbol" w:hint="default"/>
      </w:rPr>
    </w:lvl>
    <w:lvl w:ilvl="1" w:tplc="907C7CFE">
      <w:start w:val="1"/>
      <w:numFmt w:val="bullet"/>
      <w:lvlText w:val="·"/>
      <w:lvlJc w:val="left"/>
      <w:pPr>
        <w:ind w:left="1440" w:hanging="360"/>
      </w:pPr>
      <w:rPr>
        <w:rFonts w:ascii="Symbol" w:hAnsi="Symbol" w:hint="default"/>
      </w:rPr>
    </w:lvl>
    <w:lvl w:ilvl="2" w:tplc="8DCAE72E">
      <w:start w:val="1"/>
      <w:numFmt w:val="bullet"/>
      <w:lvlText w:val=""/>
      <w:lvlJc w:val="left"/>
      <w:pPr>
        <w:ind w:left="2160" w:hanging="360"/>
      </w:pPr>
      <w:rPr>
        <w:rFonts w:ascii="Wingdings" w:hAnsi="Wingdings" w:hint="default"/>
      </w:rPr>
    </w:lvl>
    <w:lvl w:ilvl="3" w:tplc="849E3970">
      <w:start w:val="1"/>
      <w:numFmt w:val="bullet"/>
      <w:lvlText w:val=""/>
      <w:lvlJc w:val="left"/>
      <w:pPr>
        <w:ind w:left="2880" w:hanging="360"/>
      </w:pPr>
      <w:rPr>
        <w:rFonts w:ascii="Symbol" w:hAnsi="Symbol" w:hint="default"/>
      </w:rPr>
    </w:lvl>
    <w:lvl w:ilvl="4" w:tplc="F93AF390">
      <w:start w:val="1"/>
      <w:numFmt w:val="bullet"/>
      <w:lvlText w:val="o"/>
      <w:lvlJc w:val="left"/>
      <w:pPr>
        <w:ind w:left="3600" w:hanging="360"/>
      </w:pPr>
      <w:rPr>
        <w:rFonts w:ascii="Courier New" w:hAnsi="Courier New" w:hint="default"/>
      </w:rPr>
    </w:lvl>
    <w:lvl w:ilvl="5" w:tplc="6C626CD8">
      <w:start w:val="1"/>
      <w:numFmt w:val="bullet"/>
      <w:lvlText w:val=""/>
      <w:lvlJc w:val="left"/>
      <w:pPr>
        <w:ind w:left="4320" w:hanging="360"/>
      </w:pPr>
      <w:rPr>
        <w:rFonts w:ascii="Wingdings" w:hAnsi="Wingdings" w:hint="default"/>
      </w:rPr>
    </w:lvl>
    <w:lvl w:ilvl="6" w:tplc="04FEE560">
      <w:start w:val="1"/>
      <w:numFmt w:val="bullet"/>
      <w:lvlText w:val=""/>
      <w:lvlJc w:val="left"/>
      <w:pPr>
        <w:ind w:left="5040" w:hanging="360"/>
      </w:pPr>
      <w:rPr>
        <w:rFonts w:ascii="Symbol" w:hAnsi="Symbol" w:hint="default"/>
      </w:rPr>
    </w:lvl>
    <w:lvl w:ilvl="7" w:tplc="441AF4EE">
      <w:start w:val="1"/>
      <w:numFmt w:val="bullet"/>
      <w:lvlText w:val="o"/>
      <w:lvlJc w:val="left"/>
      <w:pPr>
        <w:ind w:left="5760" w:hanging="360"/>
      </w:pPr>
      <w:rPr>
        <w:rFonts w:ascii="Courier New" w:hAnsi="Courier New" w:hint="default"/>
      </w:rPr>
    </w:lvl>
    <w:lvl w:ilvl="8" w:tplc="E2C8B0C2">
      <w:start w:val="1"/>
      <w:numFmt w:val="bullet"/>
      <w:lvlText w:val=""/>
      <w:lvlJc w:val="left"/>
      <w:pPr>
        <w:ind w:left="6480" w:hanging="360"/>
      </w:pPr>
      <w:rPr>
        <w:rFonts w:ascii="Wingdings" w:hAnsi="Wingdings" w:hint="default"/>
      </w:rPr>
    </w:lvl>
  </w:abstractNum>
  <w:abstractNum w:abstractNumId="302" w15:restartNumberingAfterBreak="0">
    <w:nsid w:val="33FB863E"/>
    <w:multiLevelType w:val="hybridMultilevel"/>
    <w:tmpl w:val="692C2294"/>
    <w:lvl w:ilvl="0" w:tplc="085036FC">
      <w:start w:val="1"/>
      <w:numFmt w:val="bullet"/>
      <w:lvlText w:val=""/>
      <w:lvlJc w:val="left"/>
      <w:pPr>
        <w:ind w:left="720" w:hanging="360"/>
      </w:pPr>
      <w:rPr>
        <w:rFonts w:ascii="Symbol" w:hAnsi="Symbol" w:hint="default"/>
      </w:rPr>
    </w:lvl>
    <w:lvl w:ilvl="1" w:tplc="B2B2EB82">
      <w:start w:val="1"/>
      <w:numFmt w:val="bullet"/>
      <w:lvlText w:val="·"/>
      <w:lvlJc w:val="left"/>
      <w:pPr>
        <w:ind w:left="1440" w:hanging="360"/>
      </w:pPr>
      <w:rPr>
        <w:rFonts w:ascii="Symbol" w:hAnsi="Symbol" w:hint="default"/>
      </w:rPr>
    </w:lvl>
    <w:lvl w:ilvl="2" w:tplc="6D3616E8">
      <w:start w:val="1"/>
      <w:numFmt w:val="bullet"/>
      <w:lvlText w:val=""/>
      <w:lvlJc w:val="left"/>
      <w:pPr>
        <w:ind w:left="2160" w:hanging="360"/>
      </w:pPr>
      <w:rPr>
        <w:rFonts w:ascii="Wingdings" w:hAnsi="Wingdings" w:hint="default"/>
      </w:rPr>
    </w:lvl>
    <w:lvl w:ilvl="3" w:tplc="48961B4C">
      <w:start w:val="1"/>
      <w:numFmt w:val="bullet"/>
      <w:lvlText w:val=""/>
      <w:lvlJc w:val="left"/>
      <w:pPr>
        <w:ind w:left="2880" w:hanging="360"/>
      </w:pPr>
      <w:rPr>
        <w:rFonts w:ascii="Symbol" w:hAnsi="Symbol" w:hint="default"/>
      </w:rPr>
    </w:lvl>
    <w:lvl w:ilvl="4" w:tplc="9C107A84">
      <w:start w:val="1"/>
      <w:numFmt w:val="bullet"/>
      <w:lvlText w:val="o"/>
      <w:lvlJc w:val="left"/>
      <w:pPr>
        <w:ind w:left="3600" w:hanging="360"/>
      </w:pPr>
      <w:rPr>
        <w:rFonts w:ascii="Courier New" w:hAnsi="Courier New" w:hint="default"/>
      </w:rPr>
    </w:lvl>
    <w:lvl w:ilvl="5" w:tplc="93BC2E8E">
      <w:start w:val="1"/>
      <w:numFmt w:val="bullet"/>
      <w:lvlText w:val=""/>
      <w:lvlJc w:val="left"/>
      <w:pPr>
        <w:ind w:left="4320" w:hanging="360"/>
      </w:pPr>
      <w:rPr>
        <w:rFonts w:ascii="Wingdings" w:hAnsi="Wingdings" w:hint="default"/>
      </w:rPr>
    </w:lvl>
    <w:lvl w:ilvl="6" w:tplc="8D0C6E7E">
      <w:start w:val="1"/>
      <w:numFmt w:val="bullet"/>
      <w:lvlText w:val=""/>
      <w:lvlJc w:val="left"/>
      <w:pPr>
        <w:ind w:left="5040" w:hanging="360"/>
      </w:pPr>
      <w:rPr>
        <w:rFonts w:ascii="Symbol" w:hAnsi="Symbol" w:hint="default"/>
      </w:rPr>
    </w:lvl>
    <w:lvl w:ilvl="7" w:tplc="79B0D6AE">
      <w:start w:val="1"/>
      <w:numFmt w:val="bullet"/>
      <w:lvlText w:val="o"/>
      <w:lvlJc w:val="left"/>
      <w:pPr>
        <w:ind w:left="5760" w:hanging="360"/>
      </w:pPr>
      <w:rPr>
        <w:rFonts w:ascii="Courier New" w:hAnsi="Courier New" w:hint="default"/>
      </w:rPr>
    </w:lvl>
    <w:lvl w:ilvl="8" w:tplc="9176EB9A">
      <w:start w:val="1"/>
      <w:numFmt w:val="bullet"/>
      <w:lvlText w:val=""/>
      <w:lvlJc w:val="left"/>
      <w:pPr>
        <w:ind w:left="6480" w:hanging="360"/>
      </w:pPr>
      <w:rPr>
        <w:rFonts w:ascii="Wingdings" w:hAnsi="Wingdings" w:hint="default"/>
      </w:rPr>
    </w:lvl>
  </w:abstractNum>
  <w:abstractNum w:abstractNumId="303" w15:restartNumberingAfterBreak="0">
    <w:nsid w:val="341D360D"/>
    <w:multiLevelType w:val="hybridMultilevel"/>
    <w:tmpl w:val="063454C0"/>
    <w:lvl w:ilvl="0" w:tplc="A418AAB6">
      <w:start w:val="1"/>
      <w:numFmt w:val="decimal"/>
      <w:lvlText w:val="%1."/>
      <w:lvlJc w:val="left"/>
      <w:pPr>
        <w:ind w:left="720" w:hanging="360"/>
      </w:pPr>
    </w:lvl>
    <w:lvl w:ilvl="1" w:tplc="99C0EC82">
      <w:start w:val="1"/>
      <w:numFmt w:val="lowerLetter"/>
      <w:lvlText w:val="%2."/>
      <w:lvlJc w:val="left"/>
      <w:pPr>
        <w:ind w:left="1440" w:hanging="360"/>
      </w:pPr>
    </w:lvl>
    <w:lvl w:ilvl="2" w:tplc="ED0A3748">
      <w:start w:val="1"/>
      <w:numFmt w:val="lowerRoman"/>
      <w:lvlText w:val="%3."/>
      <w:lvlJc w:val="right"/>
      <w:pPr>
        <w:ind w:left="2160" w:hanging="180"/>
      </w:pPr>
    </w:lvl>
    <w:lvl w:ilvl="3" w:tplc="4B20910E">
      <w:start w:val="1"/>
      <w:numFmt w:val="decimal"/>
      <w:lvlText w:val="%4."/>
      <w:lvlJc w:val="left"/>
      <w:pPr>
        <w:ind w:left="2880" w:hanging="360"/>
      </w:pPr>
    </w:lvl>
    <w:lvl w:ilvl="4" w:tplc="4580BB02">
      <w:start w:val="1"/>
      <w:numFmt w:val="lowerLetter"/>
      <w:lvlText w:val="%5."/>
      <w:lvlJc w:val="left"/>
      <w:pPr>
        <w:ind w:left="3600" w:hanging="360"/>
      </w:pPr>
    </w:lvl>
    <w:lvl w:ilvl="5" w:tplc="C34010D0">
      <w:start w:val="1"/>
      <w:numFmt w:val="lowerRoman"/>
      <w:lvlText w:val="%6."/>
      <w:lvlJc w:val="right"/>
      <w:pPr>
        <w:ind w:left="4320" w:hanging="180"/>
      </w:pPr>
    </w:lvl>
    <w:lvl w:ilvl="6" w:tplc="4C7E0B6E">
      <w:start w:val="1"/>
      <w:numFmt w:val="decimal"/>
      <w:lvlText w:val="%7."/>
      <w:lvlJc w:val="left"/>
      <w:pPr>
        <w:ind w:left="5040" w:hanging="360"/>
      </w:pPr>
    </w:lvl>
    <w:lvl w:ilvl="7" w:tplc="F05E08F6">
      <w:start w:val="1"/>
      <w:numFmt w:val="lowerLetter"/>
      <w:lvlText w:val="%8."/>
      <w:lvlJc w:val="left"/>
      <w:pPr>
        <w:ind w:left="5760" w:hanging="360"/>
      </w:pPr>
    </w:lvl>
    <w:lvl w:ilvl="8" w:tplc="31BC8502">
      <w:start w:val="1"/>
      <w:numFmt w:val="lowerRoman"/>
      <w:lvlText w:val="%9."/>
      <w:lvlJc w:val="right"/>
      <w:pPr>
        <w:ind w:left="6480" w:hanging="180"/>
      </w:pPr>
    </w:lvl>
  </w:abstractNum>
  <w:abstractNum w:abstractNumId="304" w15:restartNumberingAfterBreak="0">
    <w:nsid w:val="3472D7CA"/>
    <w:multiLevelType w:val="hybridMultilevel"/>
    <w:tmpl w:val="55145246"/>
    <w:lvl w:ilvl="0" w:tplc="A7805B4A">
      <w:start w:val="1"/>
      <w:numFmt w:val="bullet"/>
      <w:lvlText w:val=""/>
      <w:lvlJc w:val="left"/>
      <w:pPr>
        <w:ind w:left="720" w:hanging="360"/>
      </w:pPr>
      <w:rPr>
        <w:rFonts w:ascii="Symbol" w:hAnsi="Symbol" w:hint="default"/>
      </w:rPr>
    </w:lvl>
    <w:lvl w:ilvl="1" w:tplc="94A038F8">
      <w:start w:val="1"/>
      <w:numFmt w:val="bullet"/>
      <w:lvlText w:val="o"/>
      <w:lvlJc w:val="left"/>
      <w:pPr>
        <w:ind w:left="1440" w:hanging="360"/>
      </w:pPr>
      <w:rPr>
        <w:rFonts w:ascii="Courier New" w:hAnsi="Courier New" w:hint="default"/>
      </w:rPr>
    </w:lvl>
    <w:lvl w:ilvl="2" w:tplc="C97C1858">
      <w:start w:val="1"/>
      <w:numFmt w:val="bullet"/>
      <w:lvlText w:val="o"/>
      <w:lvlJc w:val="left"/>
      <w:pPr>
        <w:ind w:left="2160" w:hanging="360"/>
      </w:pPr>
      <w:rPr>
        <w:rFonts w:ascii="&quot;Courier New&quot;" w:hAnsi="&quot;Courier New&quot;" w:hint="default"/>
      </w:rPr>
    </w:lvl>
    <w:lvl w:ilvl="3" w:tplc="568A68CC">
      <w:start w:val="1"/>
      <w:numFmt w:val="bullet"/>
      <w:lvlText w:val=""/>
      <w:lvlJc w:val="left"/>
      <w:pPr>
        <w:ind w:left="2880" w:hanging="360"/>
      </w:pPr>
      <w:rPr>
        <w:rFonts w:ascii="Symbol" w:hAnsi="Symbol" w:hint="default"/>
      </w:rPr>
    </w:lvl>
    <w:lvl w:ilvl="4" w:tplc="C28E6DE0">
      <w:start w:val="1"/>
      <w:numFmt w:val="bullet"/>
      <w:lvlText w:val="o"/>
      <w:lvlJc w:val="left"/>
      <w:pPr>
        <w:ind w:left="3600" w:hanging="360"/>
      </w:pPr>
      <w:rPr>
        <w:rFonts w:ascii="Courier New" w:hAnsi="Courier New" w:hint="default"/>
      </w:rPr>
    </w:lvl>
    <w:lvl w:ilvl="5" w:tplc="88022D4C">
      <w:start w:val="1"/>
      <w:numFmt w:val="bullet"/>
      <w:lvlText w:val=""/>
      <w:lvlJc w:val="left"/>
      <w:pPr>
        <w:ind w:left="4320" w:hanging="360"/>
      </w:pPr>
      <w:rPr>
        <w:rFonts w:ascii="Wingdings" w:hAnsi="Wingdings" w:hint="default"/>
      </w:rPr>
    </w:lvl>
    <w:lvl w:ilvl="6" w:tplc="028AB08A">
      <w:start w:val="1"/>
      <w:numFmt w:val="bullet"/>
      <w:lvlText w:val=""/>
      <w:lvlJc w:val="left"/>
      <w:pPr>
        <w:ind w:left="5040" w:hanging="360"/>
      </w:pPr>
      <w:rPr>
        <w:rFonts w:ascii="Symbol" w:hAnsi="Symbol" w:hint="default"/>
      </w:rPr>
    </w:lvl>
    <w:lvl w:ilvl="7" w:tplc="0AAA9578">
      <w:start w:val="1"/>
      <w:numFmt w:val="bullet"/>
      <w:lvlText w:val="o"/>
      <w:lvlJc w:val="left"/>
      <w:pPr>
        <w:ind w:left="5760" w:hanging="360"/>
      </w:pPr>
      <w:rPr>
        <w:rFonts w:ascii="Courier New" w:hAnsi="Courier New" w:hint="default"/>
      </w:rPr>
    </w:lvl>
    <w:lvl w:ilvl="8" w:tplc="B2C47DB0">
      <w:start w:val="1"/>
      <w:numFmt w:val="bullet"/>
      <w:lvlText w:val=""/>
      <w:lvlJc w:val="left"/>
      <w:pPr>
        <w:ind w:left="6480" w:hanging="360"/>
      </w:pPr>
      <w:rPr>
        <w:rFonts w:ascii="Wingdings" w:hAnsi="Wingdings" w:hint="default"/>
      </w:rPr>
    </w:lvl>
  </w:abstractNum>
  <w:abstractNum w:abstractNumId="305" w15:restartNumberingAfterBreak="0">
    <w:nsid w:val="34874326"/>
    <w:multiLevelType w:val="hybridMultilevel"/>
    <w:tmpl w:val="8D1048A0"/>
    <w:lvl w:ilvl="0" w:tplc="86B42858">
      <w:start w:val="1"/>
      <w:numFmt w:val="decimal"/>
      <w:lvlText w:val="%1."/>
      <w:lvlJc w:val="left"/>
      <w:pPr>
        <w:ind w:left="720" w:hanging="360"/>
      </w:pPr>
    </w:lvl>
    <w:lvl w:ilvl="1" w:tplc="FFEEE932">
      <w:start w:val="1"/>
      <w:numFmt w:val="lowerLetter"/>
      <w:lvlText w:val="%2."/>
      <w:lvlJc w:val="left"/>
      <w:pPr>
        <w:ind w:left="1440" w:hanging="360"/>
      </w:pPr>
    </w:lvl>
    <w:lvl w:ilvl="2" w:tplc="DBC4B0AA">
      <w:start w:val="1"/>
      <w:numFmt w:val="lowerRoman"/>
      <w:lvlText w:val="%3."/>
      <w:lvlJc w:val="right"/>
      <w:pPr>
        <w:ind w:left="2160" w:hanging="180"/>
      </w:pPr>
    </w:lvl>
    <w:lvl w:ilvl="3" w:tplc="E730DAD4">
      <w:start w:val="1"/>
      <w:numFmt w:val="decimal"/>
      <w:lvlText w:val="%4."/>
      <w:lvlJc w:val="left"/>
      <w:pPr>
        <w:ind w:left="2880" w:hanging="360"/>
      </w:pPr>
    </w:lvl>
    <w:lvl w:ilvl="4" w:tplc="B046E0E0">
      <w:start w:val="1"/>
      <w:numFmt w:val="lowerLetter"/>
      <w:lvlText w:val="%5."/>
      <w:lvlJc w:val="left"/>
      <w:pPr>
        <w:ind w:left="3600" w:hanging="360"/>
      </w:pPr>
    </w:lvl>
    <w:lvl w:ilvl="5" w:tplc="855A75C8">
      <w:start w:val="1"/>
      <w:numFmt w:val="lowerRoman"/>
      <w:lvlText w:val="%6."/>
      <w:lvlJc w:val="right"/>
      <w:pPr>
        <w:ind w:left="4320" w:hanging="180"/>
      </w:pPr>
    </w:lvl>
    <w:lvl w:ilvl="6" w:tplc="DEE6B5E6">
      <w:start w:val="1"/>
      <w:numFmt w:val="decimal"/>
      <w:lvlText w:val="%7."/>
      <w:lvlJc w:val="left"/>
      <w:pPr>
        <w:ind w:left="5040" w:hanging="360"/>
      </w:pPr>
    </w:lvl>
    <w:lvl w:ilvl="7" w:tplc="D7E89074">
      <w:start w:val="1"/>
      <w:numFmt w:val="lowerLetter"/>
      <w:lvlText w:val="%8."/>
      <w:lvlJc w:val="left"/>
      <w:pPr>
        <w:ind w:left="5760" w:hanging="360"/>
      </w:pPr>
    </w:lvl>
    <w:lvl w:ilvl="8" w:tplc="5A307ED4">
      <w:start w:val="1"/>
      <w:numFmt w:val="lowerRoman"/>
      <w:lvlText w:val="%9."/>
      <w:lvlJc w:val="right"/>
      <w:pPr>
        <w:ind w:left="6480" w:hanging="180"/>
      </w:pPr>
    </w:lvl>
  </w:abstractNum>
  <w:abstractNum w:abstractNumId="306" w15:restartNumberingAfterBreak="0">
    <w:nsid w:val="34A20765"/>
    <w:multiLevelType w:val="hybridMultilevel"/>
    <w:tmpl w:val="CDD63162"/>
    <w:lvl w:ilvl="0" w:tplc="F572DE2E">
      <w:start w:val="1"/>
      <w:numFmt w:val="bullet"/>
      <w:lvlText w:val="o"/>
      <w:lvlJc w:val="left"/>
      <w:pPr>
        <w:ind w:left="720" w:hanging="360"/>
      </w:pPr>
      <w:rPr>
        <w:rFonts w:ascii="&quot;Courier New&quot;" w:hAnsi="&quot;Courier New&quot;" w:hint="default"/>
      </w:rPr>
    </w:lvl>
    <w:lvl w:ilvl="1" w:tplc="366C192E">
      <w:start w:val="1"/>
      <w:numFmt w:val="bullet"/>
      <w:lvlText w:val="o"/>
      <w:lvlJc w:val="left"/>
      <w:pPr>
        <w:ind w:left="1440" w:hanging="360"/>
      </w:pPr>
      <w:rPr>
        <w:rFonts w:ascii="Courier New" w:hAnsi="Courier New" w:hint="default"/>
      </w:rPr>
    </w:lvl>
    <w:lvl w:ilvl="2" w:tplc="7BA00776">
      <w:start w:val="1"/>
      <w:numFmt w:val="bullet"/>
      <w:lvlText w:val=""/>
      <w:lvlJc w:val="left"/>
      <w:pPr>
        <w:ind w:left="2160" w:hanging="360"/>
      </w:pPr>
      <w:rPr>
        <w:rFonts w:ascii="Wingdings" w:hAnsi="Wingdings" w:hint="default"/>
      </w:rPr>
    </w:lvl>
    <w:lvl w:ilvl="3" w:tplc="AB5A5076">
      <w:start w:val="1"/>
      <w:numFmt w:val="bullet"/>
      <w:lvlText w:val=""/>
      <w:lvlJc w:val="left"/>
      <w:pPr>
        <w:ind w:left="2880" w:hanging="360"/>
      </w:pPr>
      <w:rPr>
        <w:rFonts w:ascii="Symbol" w:hAnsi="Symbol" w:hint="default"/>
      </w:rPr>
    </w:lvl>
    <w:lvl w:ilvl="4" w:tplc="0FAC921C">
      <w:start w:val="1"/>
      <w:numFmt w:val="bullet"/>
      <w:lvlText w:val="o"/>
      <w:lvlJc w:val="left"/>
      <w:pPr>
        <w:ind w:left="3600" w:hanging="360"/>
      </w:pPr>
      <w:rPr>
        <w:rFonts w:ascii="Courier New" w:hAnsi="Courier New" w:hint="default"/>
      </w:rPr>
    </w:lvl>
    <w:lvl w:ilvl="5" w:tplc="BFB06820">
      <w:start w:val="1"/>
      <w:numFmt w:val="bullet"/>
      <w:lvlText w:val=""/>
      <w:lvlJc w:val="left"/>
      <w:pPr>
        <w:ind w:left="4320" w:hanging="360"/>
      </w:pPr>
      <w:rPr>
        <w:rFonts w:ascii="Wingdings" w:hAnsi="Wingdings" w:hint="default"/>
      </w:rPr>
    </w:lvl>
    <w:lvl w:ilvl="6" w:tplc="F7DAF458">
      <w:start w:val="1"/>
      <w:numFmt w:val="bullet"/>
      <w:lvlText w:val=""/>
      <w:lvlJc w:val="left"/>
      <w:pPr>
        <w:ind w:left="5040" w:hanging="360"/>
      </w:pPr>
      <w:rPr>
        <w:rFonts w:ascii="Symbol" w:hAnsi="Symbol" w:hint="default"/>
      </w:rPr>
    </w:lvl>
    <w:lvl w:ilvl="7" w:tplc="7BAAC5B2">
      <w:start w:val="1"/>
      <w:numFmt w:val="bullet"/>
      <w:lvlText w:val="o"/>
      <w:lvlJc w:val="left"/>
      <w:pPr>
        <w:ind w:left="5760" w:hanging="360"/>
      </w:pPr>
      <w:rPr>
        <w:rFonts w:ascii="Courier New" w:hAnsi="Courier New" w:hint="default"/>
      </w:rPr>
    </w:lvl>
    <w:lvl w:ilvl="8" w:tplc="C672BDF6">
      <w:start w:val="1"/>
      <w:numFmt w:val="bullet"/>
      <w:lvlText w:val=""/>
      <w:lvlJc w:val="left"/>
      <w:pPr>
        <w:ind w:left="6480" w:hanging="360"/>
      </w:pPr>
      <w:rPr>
        <w:rFonts w:ascii="Wingdings" w:hAnsi="Wingdings" w:hint="default"/>
      </w:rPr>
    </w:lvl>
  </w:abstractNum>
  <w:abstractNum w:abstractNumId="307" w15:restartNumberingAfterBreak="0">
    <w:nsid w:val="34BA02D7"/>
    <w:multiLevelType w:val="hybridMultilevel"/>
    <w:tmpl w:val="9CF4AF2E"/>
    <w:lvl w:ilvl="0" w:tplc="E7D0DD22">
      <w:start w:val="1"/>
      <w:numFmt w:val="bullet"/>
      <w:lvlText w:val=""/>
      <w:lvlJc w:val="left"/>
      <w:pPr>
        <w:ind w:left="720" w:hanging="360"/>
      </w:pPr>
      <w:rPr>
        <w:rFonts w:ascii="Symbol" w:hAnsi="Symbol" w:hint="default"/>
      </w:rPr>
    </w:lvl>
    <w:lvl w:ilvl="1" w:tplc="102E0AD2">
      <w:start w:val="1"/>
      <w:numFmt w:val="bullet"/>
      <w:lvlText w:val="o"/>
      <w:lvlJc w:val="left"/>
      <w:pPr>
        <w:ind w:left="1440" w:hanging="360"/>
      </w:pPr>
      <w:rPr>
        <w:rFonts w:ascii="Courier New" w:hAnsi="Courier New" w:hint="default"/>
      </w:rPr>
    </w:lvl>
    <w:lvl w:ilvl="2" w:tplc="7D745D04">
      <w:start w:val="1"/>
      <w:numFmt w:val="bullet"/>
      <w:lvlText w:val=""/>
      <w:lvlJc w:val="left"/>
      <w:pPr>
        <w:ind w:left="2160" w:hanging="360"/>
      </w:pPr>
      <w:rPr>
        <w:rFonts w:ascii="Wingdings" w:hAnsi="Wingdings" w:hint="default"/>
      </w:rPr>
    </w:lvl>
    <w:lvl w:ilvl="3" w:tplc="C910EDFA">
      <w:start w:val="1"/>
      <w:numFmt w:val="bullet"/>
      <w:lvlText w:val="·"/>
      <w:lvlJc w:val="left"/>
      <w:pPr>
        <w:ind w:left="2880" w:hanging="360"/>
      </w:pPr>
      <w:rPr>
        <w:rFonts w:ascii="Symbol" w:hAnsi="Symbol" w:hint="default"/>
      </w:rPr>
    </w:lvl>
    <w:lvl w:ilvl="4" w:tplc="3CC60BBC">
      <w:start w:val="1"/>
      <w:numFmt w:val="bullet"/>
      <w:lvlText w:val="o"/>
      <w:lvlJc w:val="left"/>
      <w:pPr>
        <w:ind w:left="3600" w:hanging="360"/>
      </w:pPr>
      <w:rPr>
        <w:rFonts w:ascii="Courier New" w:hAnsi="Courier New" w:hint="default"/>
      </w:rPr>
    </w:lvl>
    <w:lvl w:ilvl="5" w:tplc="664AA12C">
      <w:start w:val="1"/>
      <w:numFmt w:val="bullet"/>
      <w:lvlText w:val=""/>
      <w:lvlJc w:val="left"/>
      <w:pPr>
        <w:ind w:left="4320" w:hanging="360"/>
      </w:pPr>
      <w:rPr>
        <w:rFonts w:ascii="Wingdings" w:hAnsi="Wingdings" w:hint="default"/>
      </w:rPr>
    </w:lvl>
    <w:lvl w:ilvl="6" w:tplc="A60EE7F0">
      <w:start w:val="1"/>
      <w:numFmt w:val="bullet"/>
      <w:lvlText w:val=""/>
      <w:lvlJc w:val="left"/>
      <w:pPr>
        <w:ind w:left="5040" w:hanging="360"/>
      </w:pPr>
      <w:rPr>
        <w:rFonts w:ascii="Symbol" w:hAnsi="Symbol" w:hint="default"/>
      </w:rPr>
    </w:lvl>
    <w:lvl w:ilvl="7" w:tplc="A3AA190E">
      <w:start w:val="1"/>
      <w:numFmt w:val="bullet"/>
      <w:lvlText w:val="o"/>
      <w:lvlJc w:val="left"/>
      <w:pPr>
        <w:ind w:left="5760" w:hanging="360"/>
      </w:pPr>
      <w:rPr>
        <w:rFonts w:ascii="Courier New" w:hAnsi="Courier New" w:hint="default"/>
      </w:rPr>
    </w:lvl>
    <w:lvl w:ilvl="8" w:tplc="A59AB76C">
      <w:start w:val="1"/>
      <w:numFmt w:val="bullet"/>
      <w:lvlText w:val=""/>
      <w:lvlJc w:val="left"/>
      <w:pPr>
        <w:ind w:left="6480" w:hanging="360"/>
      </w:pPr>
      <w:rPr>
        <w:rFonts w:ascii="Wingdings" w:hAnsi="Wingdings" w:hint="default"/>
      </w:rPr>
    </w:lvl>
  </w:abstractNum>
  <w:abstractNum w:abstractNumId="308" w15:restartNumberingAfterBreak="0">
    <w:nsid w:val="3571B091"/>
    <w:multiLevelType w:val="hybridMultilevel"/>
    <w:tmpl w:val="397A72CA"/>
    <w:lvl w:ilvl="0" w:tplc="249CEF68">
      <w:start w:val="1"/>
      <w:numFmt w:val="bullet"/>
      <w:lvlText w:val=""/>
      <w:lvlJc w:val="left"/>
      <w:pPr>
        <w:ind w:left="720" w:hanging="360"/>
      </w:pPr>
      <w:rPr>
        <w:rFonts w:ascii="Symbol" w:hAnsi="Symbol" w:hint="default"/>
      </w:rPr>
    </w:lvl>
    <w:lvl w:ilvl="1" w:tplc="30C6757A">
      <w:start w:val="1"/>
      <w:numFmt w:val="bullet"/>
      <w:lvlText w:val="o"/>
      <w:lvlJc w:val="left"/>
      <w:pPr>
        <w:ind w:left="1440" w:hanging="360"/>
      </w:pPr>
      <w:rPr>
        <w:rFonts w:ascii="Courier New" w:hAnsi="Courier New" w:hint="default"/>
      </w:rPr>
    </w:lvl>
    <w:lvl w:ilvl="2" w:tplc="5BD218F4">
      <w:start w:val="1"/>
      <w:numFmt w:val="bullet"/>
      <w:lvlText w:val=""/>
      <w:lvlJc w:val="left"/>
      <w:pPr>
        <w:ind w:left="2160" w:hanging="360"/>
      </w:pPr>
      <w:rPr>
        <w:rFonts w:ascii="Wingdings" w:hAnsi="Wingdings" w:hint="default"/>
      </w:rPr>
    </w:lvl>
    <w:lvl w:ilvl="3" w:tplc="982C3616">
      <w:start w:val="1"/>
      <w:numFmt w:val="bullet"/>
      <w:lvlText w:val="·"/>
      <w:lvlJc w:val="left"/>
      <w:pPr>
        <w:ind w:left="2880" w:hanging="360"/>
      </w:pPr>
      <w:rPr>
        <w:rFonts w:ascii="Symbol" w:hAnsi="Symbol" w:hint="default"/>
      </w:rPr>
    </w:lvl>
    <w:lvl w:ilvl="4" w:tplc="3698C8B0">
      <w:start w:val="1"/>
      <w:numFmt w:val="bullet"/>
      <w:lvlText w:val="o"/>
      <w:lvlJc w:val="left"/>
      <w:pPr>
        <w:ind w:left="3600" w:hanging="360"/>
      </w:pPr>
      <w:rPr>
        <w:rFonts w:ascii="Courier New" w:hAnsi="Courier New" w:hint="default"/>
      </w:rPr>
    </w:lvl>
    <w:lvl w:ilvl="5" w:tplc="A5A8AE6E">
      <w:start w:val="1"/>
      <w:numFmt w:val="bullet"/>
      <w:lvlText w:val=""/>
      <w:lvlJc w:val="left"/>
      <w:pPr>
        <w:ind w:left="4320" w:hanging="360"/>
      </w:pPr>
      <w:rPr>
        <w:rFonts w:ascii="Wingdings" w:hAnsi="Wingdings" w:hint="default"/>
      </w:rPr>
    </w:lvl>
    <w:lvl w:ilvl="6" w:tplc="3AF68112">
      <w:start w:val="1"/>
      <w:numFmt w:val="bullet"/>
      <w:lvlText w:val=""/>
      <w:lvlJc w:val="left"/>
      <w:pPr>
        <w:ind w:left="5040" w:hanging="360"/>
      </w:pPr>
      <w:rPr>
        <w:rFonts w:ascii="Symbol" w:hAnsi="Symbol" w:hint="default"/>
      </w:rPr>
    </w:lvl>
    <w:lvl w:ilvl="7" w:tplc="1D2A384C">
      <w:start w:val="1"/>
      <w:numFmt w:val="bullet"/>
      <w:lvlText w:val="o"/>
      <w:lvlJc w:val="left"/>
      <w:pPr>
        <w:ind w:left="5760" w:hanging="360"/>
      </w:pPr>
      <w:rPr>
        <w:rFonts w:ascii="Courier New" w:hAnsi="Courier New" w:hint="default"/>
      </w:rPr>
    </w:lvl>
    <w:lvl w:ilvl="8" w:tplc="48509978">
      <w:start w:val="1"/>
      <w:numFmt w:val="bullet"/>
      <w:lvlText w:val=""/>
      <w:lvlJc w:val="left"/>
      <w:pPr>
        <w:ind w:left="6480" w:hanging="360"/>
      </w:pPr>
      <w:rPr>
        <w:rFonts w:ascii="Wingdings" w:hAnsi="Wingdings" w:hint="default"/>
      </w:rPr>
    </w:lvl>
  </w:abstractNum>
  <w:abstractNum w:abstractNumId="309" w15:restartNumberingAfterBreak="0">
    <w:nsid w:val="35923CDB"/>
    <w:multiLevelType w:val="hybridMultilevel"/>
    <w:tmpl w:val="EA88E12A"/>
    <w:lvl w:ilvl="0" w:tplc="B6BA863E">
      <w:start w:val="1"/>
      <w:numFmt w:val="bullet"/>
      <w:lvlText w:val=""/>
      <w:lvlJc w:val="left"/>
      <w:pPr>
        <w:ind w:left="720" w:hanging="360"/>
      </w:pPr>
      <w:rPr>
        <w:rFonts w:ascii="Symbol" w:hAnsi="Symbol" w:hint="default"/>
      </w:rPr>
    </w:lvl>
    <w:lvl w:ilvl="1" w:tplc="6F825962">
      <w:start w:val="1"/>
      <w:numFmt w:val="bullet"/>
      <w:lvlText w:val="o"/>
      <w:lvlJc w:val="left"/>
      <w:pPr>
        <w:ind w:left="1440" w:hanging="360"/>
      </w:pPr>
      <w:rPr>
        <w:rFonts w:ascii="Courier New" w:hAnsi="Courier New" w:hint="default"/>
      </w:rPr>
    </w:lvl>
    <w:lvl w:ilvl="2" w:tplc="824E60F6">
      <w:start w:val="1"/>
      <w:numFmt w:val="bullet"/>
      <w:lvlText w:val="o"/>
      <w:lvlJc w:val="left"/>
      <w:pPr>
        <w:ind w:left="2160" w:hanging="360"/>
      </w:pPr>
      <w:rPr>
        <w:rFonts w:ascii="&quot;Courier New&quot;" w:hAnsi="&quot;Courier New&quot;" w:hint="default"/>
      </w:rPr>
    </w:lvl>
    <w:lvl w:ilvl="3" w:tplc="30047982">
      <w:start w:val="1"/>
      <w:numFmt w:val="bullet"/>
      <w:lvlText w:val=""/>
      <w:lvlJc w:val="left"/>
      <w:pPr>
        <w:ind w:left="2880" w:hanging="360"/>
      </w:pPr>
      <w:rPr>
        <w:rFonts w:ascii="Symbol" w:hAnsi="Symbol" w:hint="default"/>
      </w:rPr>
    </w:lvl>
    <w:lvl w:ilvl="4" w:tplc="F0C44BF0">
      <w:start w:val="1"/>
      <w:numFmt w:val="bullet"/>
      <w:lvlText w:val="o"/>
      <w:lvlJc w:val="left"/>
      <w:pPr>
        <w:ind w:left="3600" w:hanging="360"/>
      </w:pPr>
      <w:rPr>
        <w:rFonts w:ascii="Courier New" w:hAnsi="Courier New" w:hint="default"/>
      </w:rPr>
    </w:lvl>
    <w:lvl w:ilvl="5" w:tplc="C67C2CBE">
      <w:start w:val="1"/>
      <w:numFmt w:val="bullet"/>
      <w:lvlText w:val=""/>
      <w:lvlJc w:val="left"/>
      <w:pPr>
        <w:ind w:left="4320" w:hanging="360"/>
      </w:pPr>
      <w:rPr>
        <w:rFonts w:ascii="Wingdings" w:hAnsi="Wingdings" w:hint="default"/>
      </w:rPr>
    </w:lvl>
    <w:lvl w:ilvl="6" w:tplc="EFE6E94A">
      <w:start w:val="1"/>
      <w:numFmt w:val="bullet"/>
      <w:lvlText w:val=""/>
      <w:lvlJc w:val="left"/>
      <w:pPr>
        <w:ind w:left="5040" w:hanging="360"/>
      </w:pPr>
      <w:rPr>
        <w:rFonts w:ascii="Symbol" w:hAnsi="Symbol" w:hint="default"/>
      </w:rPr>
    </w:lvl>
    <w:lvl w:ilvl="7" w:tplc="6A9AF3E0">
      <w:start w:val="1"/>
      <w:numFmt w:val="bullet"/>
      <w:lvlText w:val="o"/>
      <w:lvlJc w:val="left"/>
      <w:pPr>
        <w:ind w:left="5760" w:hanging="360"/>
      </w:pPr>
      <w:rPr>
        <w:rFonts w:ascii="Courier New" w:hAnsi="Courier New" w:hint="default"/>
      </w:rPr>
    </w:lvl>
    <w:lvl w:ilvl="8" w:tplc="60FAE3D2">
      <w:start w:val="1"/>
      <w:numFmt w:val="bullet"/>
      <w:lvlText w:val=""/>
      <w:lvlJc w:val="left"/>
      <w:pPr>
        <w:ind w:left="6480" w:hanging="360"/>
      </w:pPr>
      <w:rPr>
        <w:rFonts w:ascii="Wingdings" w:hAnsi="Wingdings" w:hint="default"/>
      </w:rPr>
    </w:lvl>
  </w:abstractNum>
  <w:abstractNum w:abstractNumId="310" w15:restartNumberingAfterBreak="0">
    <w:nsid w:val="359A9812"/>
    <w:multiLevelType w:val="hybridMultilevel"/>
    <w:tmpl w:val="67D603B4"/>
    <w:lvl w:ilvl="0" w:tplc="74C05162">
      <w:start w:val="1"/>
      <w:numFmt w:val="decimal"/>
      <w:lvlText w:val="%1."/>
      <w:lvlJc w:val="left"/>
      <w:pPr>
        <w:ind w:left="720" w:hanging="360"/>
      </w:pPr>
    </w:lvl>
    <w:lvl w:ilvl="1" w:tplc="A96ABC44">
      <w:start w:val="1"/>
      <w:numFmt w:val="lowerLetter"/>
      <w:lvlText w:val="%2."/>
      <w:lvlJc w:val="left"/>
      <w:pPr>
        <w:ind w:left="1440" w:hanging="360"/>
      </w:pPr>
    </w:lvl>
    <w:lvl w:ilvl="2" w:tplc="00028DD8">
      <w:start w:val="1"/>
      <w:numFmt w:val="lowerRoman"/>
      <w:lvlText w:val="%3."/>
      <w:lvlJc w:val="right"/>
      <w:pPr>
        <w:ind w:left="2160" w:hanging="180"/>
      </w:pPr>
    </w:lvl>
    <w:lvl w:ilvl="3" w:tplc="3D22C050">
      <w:start w:val="4"/>
      <w:numFmt w:val="decimal"/>
      <w:lvlText w:val="%4."/>
      <w:lvlJc w:val="left"/>
      <w:pPr>
        <w:ind w:left="2880" w:hanging="360"/>
      </w:pPr>
    </w:lvl>
    <w:lvl w:ilvl="4" w:tplc="3B44FAE4">
      <w:start w:val="1"/>
      <w:numFmt w:val="lowerLetter"/>
      <w:lvlText w:val="%5."/>
      <w:lvlJc w:val="left"/>
      <w:pPr>
        <w:ind w:left="3600" w:hanging="360"/>
      </w:pPr>
    </w:lvl>
    <w:lvl w:ilvl="5" w:tplc="BE60EF9C">
      <w:start w:val="1"/>
      <w:numFmt w:val="lowerRoman"/>
      <w:lvlText w:val="%6."/>
      <w:lvlJc w:val="right"/>
      <w:pPr>
        <w:ind w:left="4320" w:hanging="180"/>
      </w:pPr>
    </w:lvl>
    <w:lvl w:ilvl="6" w:tplc="DD84BB00">
      <w:start w:val="1"/>
      <w:numFmt w:val="decimal"/>
      <w:lvlText w:val="%7."/>
      <w:lvlJc w:val="left"/>
      <w:pPr>
        <w:ind w:left="5040" w:hanging="360"/>
      </w:pPr>
    </w:lvl>
    <w:lvl w:ilvl="7" w:tplc="98E659A0">
      <w:start w:val="1"/>
      <w:numFmt w:val="lowerLetter"/>
      <w:lvlText w:val="%8."/>
      <w:lvlJc w:val="left"/>
      <w:pPr>
        <w:ind w:left="5760" w:hanging="360"/>
      </w:pPr>
    </w:lvl>
    <w:lvl w:ilvl="8" w:tplc="C2B42A66">
      <w:start w:val="1"/>
      <w:numFmt w:val="lowerRoman"/>
      <w:lvlText w:val="%9."/>
      <w:lvlJc w:val="right"/>
      <w:pPr>
        <w:ind w:left="6480" w:hanging="180"/>
      </w:pPr>
    </w:lvl>
  </w:abstractNum>
  <w:abstractNum w:abstractNumId="311" w15:restartNumberingAfterBreak="0">
    <w:nsid w:val="35F7095E"/>
    <w:multiLevelType w:val="hybridMultilevel"/>
    <w:tmpl w:val="45428AD0"/>
    <w:lvl w:ilvl="0" w:tplc="EBD00780">
      <w:start w:val="1"/>
      <w:numFmt w:val="bullet"/>
      <w:lvlText w:val=""/>
      <w:lvlJc w:val="left"/>
      <w:pPr>
        <w:ind w:left="720" w:hanging="360"/>
      </w:pPr>
      <w:rPr>
        <w:rFonts w:ascii="Symbol" w:hAnsi="Symbol" w:hint="default"/>
      </w:rPr>
    </w:lvl>
    <w:lvl w:ilvl="1" w:tplc="0E5ACE4E">
      <w:start w:val="1"/>
      <w:numFmt w:val="bullet"/>
      <w:lvlText w:val="o"/>
      <w:lvlJc w:val="left"/>
      <w:pPr>
        <w:ind w:left="1440" w:hanging="360"/>
      </w:pPr>
      <w:rPr>
        <w:rFonts w:ascii="Courier New" w:hAnsi="Courier New" w:hint="default"/>
      </w:rPr>
    </w:lvl>
    <w:lvl w:ilvl="2" w:tplc="1A22EAE6">
      <w:start w:val="1"/>
      <w:numFmt w:val="bullet"/>
      <w:lvlText w:val=""/>
      <w:lvlJc w:val="left"/>
      <w:pPr>
        <w:ind w:left="2160" w:hanging="360"/>
      </w:pPr>
      <w:rPr>
        <w:rFonts w:ascii="Wingdings" w:hAnsi="Wingdings" w:hint="default"/>
      </w:rPr>
    </w:lvl>
    <w:lvl w:ilvl="3" w:tplc="39723E52">
      <w:start w:val="1"/>
      <w:numFmt w:val="bullet"/>
      <w:lvlText w:val=""/>
      <w:lvlJc w:val="left"/>
      <w:pPr>
        <w:ind w:left="2880" w:hanging="360"/>
      </w:pPr>
      <w:rPr>
        <w:rFonts w:ascii="Symbol" w:hAnsi="Symbol" w:hint="default"/>
      </w:rPr>
    </w:lvl>
    <w:lvl w:ilvl="4" w:tplc="336AC52E">
      <w:start w:val="1"/>
      <w:numFmt w:val="bullet"/>
      <w:lvlText w:val="·"/>
      <w:lvlJc w:val="left"/>
      <w:pPr>
        <w:ind w:left="3600" w:hanging="360"/>
      </w:pPr>
      <w:rPr>
        <w:rFonts w:ascii="Symbol" w:hAnsi="Symbol" w:hint="default"/>
      </w:rPr>
    </w:lvl>
    <w:lvl w:ilvl="5" w:tplc="0D1643C6">
      <w:start w:val="1"/>
      <w:numFmt w:val="bullet"/>
      <w:lvlText w:val=""/>
      <w:lvlJc w:val="left"/>
      <w:pPr>
        <w:ind w:left="4320" w:hanging="360"/>
      </w:pPr>
      <w:rPr>
        <w:rFonts w:ascii="Wingdings" w:hAnsi="Wingdings" w:hint="default"/>
      </w:rPr>
    </w:lvl>
    <w:lvl w:ilvl="6" w:tplc="6CCE804C">
      <w:start w:val="1"/>
      <w:numFmt w:val="bullet"/>
      <w:lvlText w:val=""/>
      <w:lvlJc w:val="left"/>
      <w:pPr>
        <w:ind w:left="5040" w:hanging="360"/>
      </w:pPr>
      <w:rPr>
        <w:rFonts w:ascii="Symbol" w:hAnsi="Symbol" w:hint="default"/>
      </w:rPr>
    </w:lvl>
    <w:lvl w:ilvl="7" w:tplc="535C6660">
      <w:start w:val="1"/>
      <w:numFmt w:val="bullet"/>
      <w:lvlText w:val="o"/>
      <w:lvlJc w:val="left"/>
      <w:pPr>
        <w:ind w:left="5760" w:hanging="360"/>
      </w:pPr>
      <w:rPr>
        <w:rFonts w:ascii="Courier New" w:hAnsi="Courier New" w:hint="default"/>
      </w:rPr>
    </w:lvl>
    <w:lvl w:ilvl="8" w:tplc="01A8D452">
      <w:start w:val="1"/>
      <w:numFmt w:val="bullet"/>
      <w:lvlText w:val=""/>
      <w:lvlJc w:val="left"/>
      <w:pPr>
        <w:ind w:left="6480" w:hanging="360"/>
      </w:pPr>
      <w:rPr>
        <w:rFonts w:ascii="Wingdings" w:hAnsi="Wingdings" w:hint="default"/>
      </w:rPr>
    </w:lvl>
  </w:abstractNum>
  <w:abstractNum w:abstractNumId="312" w15:restartNumberingAfterBreak="0">
    <w:nsid w:val="3606A435"/>
    <w:multiLevelType w:val="hybridMultilevel"/>
    <w:tmpl w:val="BB02E828"/>
    <w:lvl w:ilvl="0" w:tplc="0E703DAA">
      <w:start w:val="1"/>
      <w:numFmt w:val="decimal"/>
      <w:lvlText w:val="%1."/>
      <w:lvlJc w:val="left"/>
      <w:pPr>
        <w:ind w:left="720" w:hanging="360"/>
      </w:pPr>
    </w:lvl>
    <w:lvl w:ilvl="1" w:tplc="0E066C88">
      <w:start w:val="1"/>
      <w:numFmt w:val="lowerLetter"/>
      <w:lvlText w:val="%2."/>
      <w:lvlJc w:val="left"/>
      <w:pPr>
        <w:ind w:left="1440" w:hanging="360"/>
      </w:pPr>
    </w:lvl>
    <w:lvl w:ilvl="2" w:tplc="35A69B38">
      <w:start w:val="8"/>
      <w:numFmt w:val="lowerRoman"/>
      <w:lvlText w:val="%3."/>
      <w:lvlJc w:val="right"/>
      <w:pPr>
        <w:ind w:left="2160" w:hanging="180"/>
      </w:pPr>
    </w:lvl>
    <w:lvl w:ilvl="3" w:tplc="4A0AE852">
      <w:start w:val="1"/>
      <w:numFmt w:val="decimal"/>
      <w:lvlText w:val="%4."/>
      <w:lvlJc w:val="left"/>
      <w:pPr>
        <w:ind w:left="2880" w:hanging="360"/>
      </w:pPr>
    </w:lvl>
    <w:lvl w:ilvl="4" w:tplc="3894DD52">
      <w:start w:val="1"/>
      <w:numFmt w:val="lowerLetter"/>
      <w:lvlText w:val="%5."/>
      <w:lvlJc w:val="left"/>
      <w:pPr>
        <w:ind w:left="3600" w:hanging="360"/>
      </w:pPr>
    </w:lvl>
    <w:lvl w:ilvl="5" w:tplc="4D90E35A">
      <w:start w:val="1"/>
      <w:numFmt w:val="lowerRoman"/>
      <w:lvlText w:val="%6."/>
      <w:lvlJc w:val="right"/>
      <w:pPr>
        <w:ind w:left="4320" w:hanging="180"/>
      </w:pPr>
    </w:lvl>
    <w:lvl w:ilvl="6" w:tplc="835CCE76">
      <w:start w:val="1"/>
      <w:numFmt w:val="decimal"/>
      <w:lvlText w:val="%7."/>
      <w:lvlJc w:val="left"/>
      <w:pPr>
        <w:ind w:left="5040" w:hanging="360"/>
      </w:pPr>
    </w:lvl>
    <w:lvl w:ilvl="7" w:tplc="14B4BDBA">
      <w:start w:val="1"/>
      <w:numFmt w:val="lowerLetter"/>
      <w:lvlText w:val="%8."/>
      <w:lvlJc w:val="left"/>
      <w:pPr>
        <w:ind w:left="5760" w:hanging="360"/>
      </w:pPr>
    </w:lvl>
    <w:lvl w:ilvl="8" w:tplc="214EF594">
      <w:start w:val="1"/>
      <w:numFmt w:val="lowerRoman"/>
      <w:lvlText w:val="%9."/>
      <w:lvlJc w:val="right"/>
      <w:pPr>
        <w:ind w:left="6480" w:hanging="180"/>
      </w:pPr>
    </w:lvl>
  </w:abstractNum>
  <w:abstractNum w:abstractNumId="313" w15:restartNumberingAfterBreak="0">
    <w:nsid w:val="36079C00"/>
    <w:multiLevelType w:val="hybridMultilevel"/>
    <w:tmpl w:val="63808392"/>
    <w:lvl w:ilvl="0" w:tplc="D97ACBEE">
      <w:start w:val="1"/>
      <w:numFmt w:val="bullet"/>
      <w:lvlText w:val="o"/>
      <w:lvlJc w:val="left"/>
      <w:pPr>
        <w:ind w:left="720" w:hanging="360"/>
      </w:pPr>
      <w:rPr>
        <w:rFonts w:ascii="&quot;Courier New&quot;" w:hAnsi="&quot;Courier New&quot;" w:hint="default"/>
      </w:rPr>
    </w:lvl>
    <w:lvl w:ilvl="1" w:tplc="F090558C">
      <w:start w:val="1"/>
      <w:numFmt w:val="bullet"/>
      <w:lvlText w:val="o"/>
      <w:lvlJc w:val="left"/>
      <w:pPr>
        <w:ind w:left="1440" w:hanging="360"/>
      </w:pPr>
      <w:rPr>
        <w:rFonts w:ascii="Courier New" w:hAnsi="Courier New" w:hint="default"/>
      </w:rPr>
    </w:lvl>
    <w:lvl w:ilvl="2" w:tplc="33F81FD0">
      <w:start w:val="1"/>
      <w:numFmt w:val="bullet"/>
      <w:lvlText w:val=""/>
      <w:lvlJc w:val="left"/>
      <w:pPr>
        <w:ind w:left="2160" w:hanging="360"/>
      </w:pPr>
      <w:rPr>
        <w:rFonts w:ascii="Wingdings" w:hAnsi="Wingdings" w:hint="default"/>
      </w:rPr>
    </w:lvl>
    <w:lvl w:ilvl="3" w:tplc="D1460F7A">
      <w:start w:val="1"/>
      <w:numFmt w:val="bullet"/>
      <w:lvlText w:val=""/>
      <w:lvlJc w:val="left"/>
      <w:pPr>
        <w:ind w:left="2880" w:hanging="360"/>
      </w:pPr>
      <w:rPr>
        <w:rFonts w:ascii="Symbol" w:hAnsi="Symbol" w:hint="default"/>
      </w:rPr>
    </w:lvl>
    <w:lvl w:ilvl="4" w:tplc="390E5232">
      <w:start w:val="1"/>
      <w:numFmt w:val="bullet"/>
      <w:lvlText w:val="o"/>
      <w:lvlJc w:val="left"/>
      <w:pPr>
        <w:ind w:left="3600" w:hanging="360"/>
      </w:pPr>
      <w:rPr>
        <w:rFonts w:ascii="Courier New" w:hAnsi="Courier New" w:hint="default"/>
      </w:rPr>
    </w:lvl>
    <w:lvl w:ilvl="5" w:tplc="DADA670E">
      <w:start w:val="1"/>
      <w:numFmt w:val="bullet"/>
      <w:lvlText w:val=""/>
      <w:lvlJc w:val="left"/>
      <w:pPr>
        <w:ind w:left="4320" w:hanging="360"/>
      </w:pPr>
      <w:rPr>
        <w:rFonts w:ascii="Wingdings" w:hAnsi="Wingdings" w:hint="default"/>
      </w:rPr>
    </w:lvl>
    <w:lvl w:ilvl="6" w:tplc="F0824A6E">
      <w:start w:val="1"/>
      <w:numFmt w:val="bullet"/>
      <w:lvlText w:val=""/>
      <w:lvlJc w:val="left"/>
      <w:pPr>
        <w:ind w:left="5040" w:hanging="360"/>
      </w:pPr>
      <w:rPr>
        <w:rFonts w:ascii="Symbol" w:hAnsi="Symbol" w:hint="default"/>
      </w:rPr>
    </w:lvl>
    <w:lvl w:ilvl="7" w:tplc="D9565710">
      <w:start w:val="1"/>
      <w:numFmt w:val="bullet"/>
      <w:lvlText w:val="o"/>
      <w:lvlJc w:val="left"/>
      <w:pPr>
        <w:ind w:left="5760" w:hanging="360"/>
      </w:pPr>
      <w:rPr>
        <w:rFonts w:ascii="Courier New" w:hAnsi="Courier New" w:hint="default"/>
      </w:rPr>
    </w:lvl>
    <w:lvl w:ilvl="8" w:tplc="78A23CC0">
      <w:start w:val="1"/>
      <w:numFmt w:val="bullet"/>
      <w:lvlText w:val=""/>
      <w:lvlJc w:val="left"/>
      <w:pPr>
        <w:ind w:left="6480" w:hanging="360"/>
      </w:pPr>
      <w:rPr>
        <w:rFonts w:ascii="Wingdings" w:hAnsi="Wingdings" w:hint="default"/>
      </w:rPr>
    </w:lvl>
  </w:abstractNum>
  <w:abstractNum w:abstractNumId="314" w15:restartNumberingAfterBreak="0">
    <w:nsid w:val="36300AE0"/>
    <w:multiLevelType w:val="hybridMultilevel"/>
    <w:tmpl w:val="31C84E12"/>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5" w15:restartNumberingAfterBreak="0">
    <w:nsid w:val="367E0B80"/>
    <w:multiLevelType w:val="hybridMultilevel"/>
    <w:tmpl w:val="C7DE35AE"/>
    <w:lvl w:ilvl="0" w:tplc="CA465F7E">
      <w:start w:val="1"/>
      <w:numFmt w:val="bullet"/>
      <w:lvlText w:val=""/>
      <w:lvlJc w:val="left"/>
      <w:pPr>
        <w:ind w:left="720" w:hanging="360"/>
      </w:pPr>
      <w:rPr>
        <w:rFonts w:ascii="Symbol" w:hAnsi="Symbol" w:hint="default"/>
      </w:rPr>
    </w:lvl>
    <w:lvl w:ilvl="1" w:tplc="BF56FC72">
      <w:start w:val="1"/>
      <w:numFmt w:val="bullet"/>
      <w:lvlText w:val="o"/>
      <w:lvlJc w:val="left"/>
      <w:pPr>
        <w:ind w:left="1440" w:hanging="360"/>
      </w:pPr>
      <w:rPr>
        <w:rFonts w:ascii="&quot;Courier New&quot;" w:hAnsi="&quot;Courier New&quot;" w:hint="default"/>
      </w:rPr>
    </w:lvl>
    <w:lvl w:ilvl="2" w:tplc="4B6E1646">
      <w:start w:val="1"/>
      <w:numFmt w:val="bullet"/>
      <w:lvlText w:val=""/>
      <w:lvlJc w:val="left"/>
      <w:pPr>
        <w:ind w:left="2160" w:hanging="360"/>
      </w:pPr>
      <w:rPr>
        <w:rFonts w:ascii="Wingdings" w:hAnsi="Wingdings" w:hint="default"/>
      </w:rPr>
    </w:lvl>
    <w:lvl w:ilvl="3" w:tplc="F92476B0">
      <w:start w:val="1"/>
      <w:numFmt w:val="bullet"/>
      <w:lvlText w:val=""/>
      <w:lvlJc w:val="left"/>
      <w:pPr>
        <w:ind w:left="2880" w:hanging="360"/>
      </w:pPr>
      <w:rPr>
        <w:rFonts w:ascii="Symbol" w:hAnsi="Symbol" w:hint="default"/>
      </w:rPr>
    </w:lvl>
    <w:lvl w:ilvl="4" w:tplc="AA68090E">
      <w:start w:val="1"/>
      <w:numFmt w:val="bullet"/>
      <w:lvlText w:val="o"/>
      <w:lvlJc w:val="left"/>
      <w:pPr>
        <w:ind w:left="3600" w:hanging="360"/>
      </w:pPr>
      <w:rPr>
        <w:rFonts w:ascii="Courier New" w:hAnsi="Courier New" w:hint="default"/>
      </w:rPr>
    </w:lvl>
    <w:lvl w:ilvl="5" w:tplc="9EF835AC">
      <w:start w:val="1"/>
      <w:numFmt w:val="bullet"/>
      <w:lvlText w:val=""/>
      <w:lvlJc w:val="left"/>
      <w:pPr>
        <w:ind w:left="4320" w:hanging="360"/>
      </w:pPr>
      <w:rPr>
        <w:rFonts w:ascii="Wingdings" w:hAnsi="Wingdings" w:hint="default"/>
      </w:rPr>
    </w:lvl>
    <w:lvl w:ilvl="6" w:tplc="62885276">
      <w:start w:val="1"/>
      <w:numFmt w:val="bullet"/>
      <w:lvlText w:val=""/>
      <w:lvlJc w:val="left"/>
      <w:pPr>
        <w:ind w:left="5040" w:hanging="360"/>
      </w:pPr>
      <w:rPr>
        <w:rFonts w:ascii="Symbol" w:hAnsi="Symbol" w:hint="default"/>
      </w:rPr>
    </w:lvl>
    <w:lvl w:ilvl="7" w:tplc="E00A59AE">
      <w:start w:val="1"/>
      <w:numFmt w:val="bullet"/>
      <w:lvlText w:val="o"/>
      <w:lvlJc w:val="left"/>
      <w:pPr>
        <w:ind w:left="5760" w:hanging="360"/>
      </w:pPr>
      <w:rPr>
        <w:rFonts w:ascii="Courier New" w:hAnsi="Courier New" w:hint="default"/>
      </w:rPr>
    </w:lvl>
    <w:lvl w:ilvl="8" w:tplc="E01C3D5E">
      <w:start w:val="1"/>
      <w:numFmt w:val="bullet"/>
      <w:lvlText w:val=""/>
      <w:lvlJc w:val="left"/>
      <w:pPr>
        <w:ind w:left="6480" w:hanging="360"/>
      </w:pPr>
      <w:rPr>
        <w:rFonts w:ascii="Wingdings" w:hAnsi="Wingdings" w:hint="default"/>
      </w:rPr>
    </w:lvl>
  </w:abstractNum>
  <w:abstractNum w:abstractNumId="316" w15:restartNumberingAfterBreak="0">
    <w:nsid w:val="36935377"/>
    <w:multiLevelType w:val="hybridMultilevel"/>
    <w:tmpl w:val="7744E9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7" w15:restartNumberingAfterBreak="0">
    <w:nsid w:val="3717E190"/>
    <w:multiLevelType w:val="hybridMultilevel"/>
    <w:tmpl w:val="B4B27DF6"/>
    <w:lvl w:ilvl="0" w:tplc="B47231AC">
      <w:start w:val="1"/>
      <w:numFmt w:val="decimal"/>
      <w:lvlText w:val="%1."/>
      <w:lvlJc w:val="left"/>
      <w:pPr>
        <w:ind w:left="720" w:hanging="360"/>
      </w:pPr>
    </w:lvl>
    <w:lvl w:ilvl="1" w:tplc="1A663B06">
      <w:start w:val="1"/>
      <w:numFmt w:val="lowerLetter"/>
      <w:lvlText w:val="%2."/>
      <w:lvlJc w:val="left"/>
      <w:pPr>
        <w:ind w:left="1440" w:hanging="360"/>
      </w:pPr>
    </w:lvl>
    <w:lvl w:ilvl="2" w:tplc="E2020666">
      <w:start w:val="1"/>
      <w:numFmt w:val="lowerRoman"/>
      <w:lvlText w:val="%3."/>
      <w:lvlJc w:val="right"/>
      <w:pPr>
        <w:ind w:left="2160" w:hanging="180"/>
      </w:pPr>
    </w:lvl>
    <w:lvl w:ilvl="3" w:tplc="DA5695EA">
      <w:start w:val="1"/>
      <w:numFmt w:val="decimal"/>
      <w:lvlText w:val="%4."/>
      <w:lvlJc w:val="left"/>
      <w:pPr>
        <w:ind w:left="2880" w:hanging="360"/>
      </w:pPr>
    </w:lvl>
    <w:lvl w:ilvl="4" w:tplc="A1FCA892">
      <w:start w:val="2"/>
      <w:numFmt w:val="lowerLetter"/>
      <w:lvlText w:val="%5."/>
      <w:lvlJc w:val="left"/>
      <w:pPr>
        <w:ind w:left="3600" w:hanging="360"/>
      </w:pPr>
    </w:lvl>
    <w:lvl w:ilvl="5" w:tplc="5DC60888">
      <w:start w:val="1"/>
      <w:numFmt w:val="lowerRoman"/>
      <w:lvlText w:val="%6."/>
      <w:lvlJc w:val="right"/>
      <w:pPr>
        <w:ind w:left="4320" w:hanging="180"/>
      </w:pPr>
    </w:lvl>
    <w:lvl w:ilvl="6" w:tplc="A26A3E9A">
      <w:start w:val="1"/>
      <w:numFmt w:val="decimal"/>
      <w:lvlText w:val="%7."/>
      <w:lvlJc w:val="left"/>
      <w:pPr>
        <w:ind w:left="5040" w:hanging="360"/>
      </w:pPr>
    </w:lvl>
    <w:lvl w:ilvl="7" w:tplc="28C0A920">
      <w:start w:val="1"/>
      <w:numFmt w:val="lowerLetter"/>
      <w:lvlText w:val="%8."/>
      <w:lvlJc w:val="left"/>
      <w:pPr>
        <w:ind w:left="5760" w:hanging="360"/>
      </w:pPr>
    </w:lvl>
    <w:lvl w:ilvl="8" w:tplc="DF6E2BE2">
      <w:start w:val="1"/>
      <w:numFmt w:val="lowerRoman"/>
      <w:lvlText w:val="%9."/>
      <w:lvlJc w:val="right"/>
      <w:pPr>
        <w:ind w:left="6480" w:hanging="180"/>
      </w:pPr>
    </w:lvl>
  </w:abstractNum>
  <w:abstractNum w:abstractNumId="318" w15:restartNumberingAfterBreak="0">
    <w:nsid w:val="3787082F"/>
    <w:multiLevelType w:val="hybridMultilevel"/>
    <w:tmpl w:val="2DD21D4C"/>
    <w:lvl w:ilvl="0" w:tplc="3490FCB0">
      <w:start w:val="5"/>
      <w:numFmt w:val="decimal"/>
      <w:lvlText w:val="%1."/>
      <w:lvlJc w:val="left"/>
      <w:pPr>
        <w:ind w:left="720" w:hanging="360"/>
      </w:pPr>
    </w:lvl>
    <w:lvl w:ilvl="1" w:tplc="74B60092">
      <w:start w:val="1"/>
      <w:numFmt w:val="lowerLetter"/>
      <w:lvlText w:val="%2."/>
      <w:lvlJc w:val="left"/>
      <w:pPr>
        <w:ind w:left="1440" w:hanging="360"/>
      </w:pPr>
    </w:lvl>
    <w:lvl w:ilvl="2" w:tplc="576C2420">
      <w:start w:val="1"/>
      <w:numFmt w:val="lowerRoman"/>
      <w:lvlText w:val="%3."/>
      <w:lvlJc w:val="right"/>
      <w:pPr>
        <w:ind w:left="2160" w:hanging="180"/>
      </w:pPr>
    </w:lvl>
    <w:lvl w:ilvl="3" w:tplc="5E16F552">
      <w:start w:val="1"/>
      <w:numFmt w:val="decimal"/>
      <w:lvlText w:val="%4."/>
      <w:lvlJc w:val="left"/>
      <w:pPr>
        <w:ind w:left="2880" w:hanging="360"/>
      </w:pPr>
    </w:lvl>
    <w:lvl w:ilvl="4" w:tplc="D3E243EC">
      <w:start w:val="1"/>
      <w:numFmt w:val="lowerLetter"/>
      <w:lvlText w:val="%5."/>
      <w:lvlJc w:val="left"/>
      <w:pPr>
        <w:ind w:left="3600" w:hanging="360"/>
      </w:pPr>
    </w:lvl>
    <w:lvl w:ilvl="5" w:tplc="0AA4B6CE">
      <w:start w:val="1"/>
      <w:numFmt w:val="lowerRoman"/>
      <w:lvlText w:val="%6."/>
      <w:lvlJc w:val="right"/>
      <w:pPr>
        <w:ind w:left="4320" w:hanging="180"/>
      </w:pPr>
    </w:lvl>
    <w:lvl w:ilvl="6" w:tplc="81401812">
      <w:start w:val="1"/>
      <w:numFmt w:val="decimal"/>
      <w:lvlText w:val="%7."/>
      <w:lvlJc w:val="left"/>
      <w:pPr>
        <w:ind w:left="5040" w:hanging="360"/>
      </w:pPr>
    </w:lvl>
    <w:lvl w:ilvl="7" w:tplc="AB94CEB2">
      <w:start w:val="1"/>
      <w:numFmt w:val="lowerLetter"/>
      <w:lvlText w:val="%8."/>
      <w:lvlJc w:val="left"/>
      <w:pPr>
        <w:ind w:left="5760" w:hanging="360"/>
      </w:pPr>
    </w:lvl>
    <w:lvl w:ilvl="8" w:tplc="3678F7EE">
      <w:start w:val="1"/>
      <w:numFmt w:val="lowerRoman"/>
      <w:lvlText w:val="%9."/>
      <w:lvlJc w:val="right"/>
      <w:pPr>
        <w:ind w:left="6480" w:hanging="180"/>
      </w:pPr>
    </w:lvl>
  </w:abstractNum>
  <w:abstractNum w:abstractNumId="319" w15:restartNumberingAfterBreak="0">
    <w:nsid w:val="3798D34C"/>
    <w:multiLevelType w:val="hybridMultilevel"/>
    <w:tmpl w:val="9ADECD66"/>
    <w:lvl w:ilvl="0" w:tplc="76669588">
      <w:start w:val="1"/>
      <w:numFmt w:val="bullet"/>
      <w:lvlText w:val=""/>
      <w:lvlJc w:val="left"/>
      <w:pPr>
        <w:ind w:left="720" w:hanging="360"/>
      </w:pPr>
      <w:rPr>
        <w:rFonts w:ascii="Symbol" w:hAnsi="Symbol" w:hint="default"/>
      </w:rPr>
    </w:lvl>
    <w:lvl w:ilvl="1" w:tplc="FA949CFE">
      <w:start w:val="1"/>
      <w:numFmt w:val="bullet"/>
      <w:lvlText w:val="o"/>
      <w:lvlJc w:val="left"/>
      <w:pPr>
        <w:ind w:left="1440" w:hanging="360"/>
      </w:pPr>
      <w:rPr>
        <w:rFonts w:ascii="&quot;Courier New&quot;" w:hAnsi="&quot;Courier New&quot;" w:hint="default"/>
      </w:rPr>
    </w:lvl>
    <w:lvl w:ilvl="2" w:tplc="4C8E7576">
      <w:start w:val="1"/>
      <w:numFmt w:val="bullet"/>
      <w:lvlText w:val=""/>
      <w:lvlJc w:val="left"/>
      <w:pPr>
        <w:ind w:left="2160" w:hanging="360"/>
      </w:pPr>
      <w:rPr>
        <w:rFonts w:ascii="Wingdings" w:hAnsi="Wingdings" w:hint="default"/>
      </w:rPr>
    </w:lvl>
    <w:lvl w:ilvl="3" w:tplc="96A25158">
      <w:start w:val="1"/>
      <w:numFmt w:val="bullet"/>
      <w:lvlText w:val=""/>
      <w:lvlJc w:val="left"/>
      <w:pPr>
        <w:ind w:left="2880" w:hanging="360"/>
      </w:pPr>
      <w:rPr>
        <w:rFonts w:ascii="Symbol" w:hAnsi="Symbol" w:hint="default"/>
      </w:rPr>
    </w:lvl>
    <w:lvl w:ilvl="4" w:tplc="F52C3B98">
      <w:start w:val="1"/>
      <w:numFmt w:val="bullet"/>
      <w:lvlText w:val="o"/>
      <w:lvlJc w:val="left"/>
      <w:pPr>
        <w:ind w:left="3600" w:hanging="360"/>
      </w:pPr>
      <w:rPr>
        <w:rFonts w:ascii="Courier New" w:hAnsi="Courier New" w:hint="default"/>
      </w:rPr>
    </w:lvl>
    <w:lvl w:ilvl="5" w:tplc="B560A656">
      <w:start w:val="1"/>
      <w:numFmt w:val="bullet"/>
      <w:lvlText w:val=""/>
      <w:lvlJc w:val="left"/>
      <w:pPr>
        <w:ind w:left="4320" w:hanging="360"/>
      </w:pPr>
      <w:rPr>
        <w:rFonts w:ascii="Wingdings" w:hAnsi="Wingdings" w:hint="default"/>
      </w:rPr>
    </w:lvl>
    <w:lvl w:ilvl="6" w:tplc="E312B234">
      <w:start w:val="1"/>
      <w:numFmt w:val="bullet"/>
      <w:lvlText w:val=""/>
      <w:lvlJc w:val="left"/>
      <w:pPr>
        <w:ind w:left="5040" w:hanging="360"/>
      </w:pPr>
      <w:rPr>
        <w:rFonts w:ascii="Symbol" w:hAnsi="Symbol" w:hint="default"/>
      </w:rPr>
    </w:lvl>
    <w:lvl w:ilvl="7" w:tplc="17C08E4C">
      <w:start w:val="1"/>
      <w:numFmt w:val="bullet"/>
      <w:lvlText w:val="o"/>
      <w:lvlJc w:val="left"/>
      <w:pPr>
        <w:ind w:left="5760" w:hanging="360"/>
      </w:pPr>
      <w:rPr>
        <w:rFonts w:ascii="Courier New" w:hAnsi="Courier New" w:hint="default"/>
      </w:rPr>
    </w:lvl>
    <w:lvl w:ilvl="8" w:tplc="6BEA4C10">
      <w:start w:val="1"/>
      <w:numFmt w:val="bullet"/>
      <w:lvlText w:val=""/>
      <w:lvlJc w:val="left"/>
      <w:pPr>
        <w:ind w:left="6480" w:hanging="360"/>
      </w:pPr>
      <w:rPr>
        <w:rFonts w:ascii="Wingdings" w:hAnsi="Wingdings" w:hint="default"/>
      </w:rPr>
    </w:lvl>
  </w:abstractNum>
  <w:abstractNum w:abstractNumId="320" w15:restartNumberingAfterBreak="0">
    <w:nsid w:val="379F8AAF"/>
    <w:multiLevelType w:val="hybridMultilevel"/>
    <w:tmpl w:val="B1126ED8"/>
    <w:lvl w:ilvl="0" w:tplc="FFFFFFFF">
      <w:start w:val="1"/>
      <w:numFmt w:val="bullet"/>
      <w:lvlText w:val=""/>
      <w:lvlJc w:val="left"/>
      <w:pPr>
        <w:ind w:left="-360" w:hanging="360"/>
      </w:pPr>
      <w:rPr>
        <w:rFonts w:ascii="Symbol" w:hAnsi="Symbol" w:hint="default"/>
      </w:rPr>
    </w:lvl>
    <w:lvl w:ilvl="1" w:tplc="BEF67F24">
      <w:start w:val="1"/>
      <w:numFmt w:val="bullet"/>
      <w:lvlText w:val="o"/>
      <w:lvlJc w:val="left"/>
      <w:pPr>
        <w:ind w:left="360" w:hanging="360"/>
      </w:pPr>
      <w:rPr>
        <w:rFonts w:ascii="Courier New" w:hAnsi="Courier New" w:hint="default"/>
      </w:rPr>
    </w:lvl>
    <w:lvl w:ilvl="2" w:tplc="0CE868B4">
      <w:start w:val="1"/>
      <w:numFmt w:val="bullet"/>
      <w:lvlText w:val="o"/>
      <w:lvlJc w:val="left"/>
      <w:pPr>
        <w:ind w:left="1080" w:hanging="360"/>
      </w:pPr>
      <w:rPr>
        <w:rFonts w:ascii="Courier New" w:hAnsi="Courier New" w:hint="default"/>
      </w:rPr>
    </w:lvl>
    <w:lvl w:ilvl="3" w:tplc="1B9EDFD8">
      <w:start w:val="1"/>
      <w:numFmt w:val="bullet"/>
      <w:lvlText w:val=""/>
      <w:lvlJc w:val="left"/>
      <w:pPr>
        <w:ind w:left="1800" w:hanging="360"/>
      </w:pPr>
      <w:rPr>
        <w:rFonts w:ascii="Symbol" w:hAnsi="Symbol" w:hint="default"/>
      </w:rPr>
    </w:lvl>
    <w:lvl w:ilvl="4" w:tplc="07FEF098">
      <w:start w:val="1"/>
      <w:numFmt w:val="bullet"/>
      <w:lvlText w:val="o"/>
      <w:lvlJc w:val="left"/>
      <w:pPr>
        <w:ind w:left="2520" w:hanging="360"/>
      </w:pPr>
      <w:rPr>
        <w:rFonts w:ascii="Courier New" w:hAnsi="Courier New" w:hint="default"/>
      </w:rPr>
    </w:lvl>
    <w:lvl w:ilvl="5" w:tplc="9D962D70">
      <w:start w:val="1"/>
      <w:numFmt w:val="bullet"/>
      <w:lvlText w:val=""/>
      <w:lvlJc w:val="left"/>
      <w:pPr>
        <w:ind w:left="3240" w:hanging="360"/>
      </w:pPr>
      <w:rPr>
        <w:rFonts w:ascii="Wingdings" w:hAnsi="Wingdings" w:hint="default"/>
      </w:rPr>
    </w:lvl>
    <w:lvl w:ilvl="6" w:tplc="84448548">
      <w:start w:val="1"/>
      <w:numFmt w:val="bullet"/>
      <w:lvlText w:val=""/>
      <w:lvlJc w:val="left"/>
      <w:pPr>
        <w:ind w:left="3960" w:hanging="360"/>
      </w:pPr>
      <w:rPr>
        <w:rFonts w:ascii="Symbol" w:hAnsi="Symbol" w:hint="default"/>
      </w:rPr>
    </w:lvl>
    <w:lvl w:ilvl="7" w:tplc="AC9EB1AA">
      <w:start w:val="1"/>
      <w:numFmt w:val="bullet"/>
      <w:lvlText w:val="o"/>
      <w:lvlJc w:val="left"/>
      <w:pPr>
        <w:ind w:left="4680" w:hanging="360"/>
      </w:pPr>
      <w:rPr>
        <w:rFonts w:ascii="Courier New" w:hAnsi="Courier New" w:hint="default"/>
      </w:rPr>
    </w:lvl>
    <w:lvl w:ilvl="8" w:tplc="6472C518">
      <w:start w:val="1"/>
      <w:numFmt w:val="bullet"/>
      <w:lvlText w:val=""/>
      <w:lvlJc w:val="left"/>
      <w:pPr>
        <w:ind w:left="5400" w:hanging="360"/>
      </w:pPr>
      <w:rPr>
        <w:rFonts w:ascii="Wingdings" w:hAnsi="Wingdings" w:hint="default"/>
      </w:rPr>
    </w:lvl>
  </w:abstractNum>
  <w:abstractNum w:abstractNumId="321" w15:restartNumberingAfterBreak="0">
    <w:nsid w:val="37B602BF"/>
    <w:multiLevelType w:val="hybridMultilevel"/>
    <w:tmpl w:val="FB2089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180"/>
      </w:pPr>
      <w:rPr>
        <w:rFonts w:ascii="Symbol" w:hAnsi="Symbol" w:hint="default"/>
      </w:rPr>
    </w:lvl>
    <w:lvl w:ilvl="3" w:tplc="FFFFFFFF">
      <w:start w:val="1"/>
      <w:numFmt w:val="bullet"/>
      <w:lvlText w:val=""/>
      <w:lvlJc w:val="left"/>
      <w:pPr>
        <w:ind w:left="3240" w:hanging="360"/>
      </w:pPr>
      <w:rPr>
        <w:rFonts w:ascii="Wingdings" w:hAnsi="Wingdings" w:hint="default"/>
      </w:r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2" w15:restartNumberingAfterBreak="0">
    <w:nsid w:val="37F31342"/>
    <w:multiLevelType w:val="hybridMultilevel"/>
    <w:tmpl w:val="8AF4280A"/>
    <w:lvl w:ilvl="0" w:tplc="56289330">
      <w:start w:val="1"/>
      <w:numFmt w:val="bullet"/>
      <w:lvlText w:val=""/>
      <w:lvlJc w:val="left"/>
      <w:pPr>
        <w:ind w:left="720" w:hanging="360"/>
      </w:pPr>
      <w:rPr>
        <w:rFonts w:ascii="Symbol" w:hAnsi="Symbol" w:hint="default"/>
      </w:rPr>
    </w:lvl>
    <w:lvl w:ilvl="1" w:tplc="150CEABE">
      <w:start w:val="1"/>
      <w:numFmt w:val="bullet"/>
      <w:lvlText w:val="·"/>
      <w:lvlJc w:val="left"/>
      <w:pPr>
        <w:ind w:left="1440" w:hanging="360"/>
      </w:pPr>
      <w:rPr>
        <w:rFonts w:ascii="Symbol" w:hAnsi="Symbol" w:hint="default"/>
      </w:rPr>
    </w:lvl>
    <w:lvl w:ilvl="2" w:tplc="09789E86">
      <w:start w:val="1"/>
      <w:numFmt w:val="bullet"/>
      <w:lvlText w:val=""/>
      <w:lvlJc w:val="left"/>
      <w:pPr>
        <w:ind w:left="2160" w:hanging="360"/>
      </w:pPr>
      <w:rPr>
        <w:rFonts w:ascii="Wingdings" w:hAnsi="Wingdings" w:hint="default"/>
      </w:rPr>
    </w:lvl>
    <w:lvl w:ilvl="3" w:tplc="09EE70FE">
      <w:start w:val="1"/>
      <w:numFmt w:val="bullet"/>
      <w:lvlText w:val=""/>
      <w:lvlJc w:val="left"/>
      <w:pPr>
        <w:ind w:left="2880" w:hanging="360"/>
      </w:pPr>
      <w:rPr>
        <w:rFonts w:ascii="Symbol" w:hAnsi="Symbol" w:hint="default"/>
      </w:rPr>
    </w:lvl>
    <w:lvl w:ilvl="4" w:tplc="2CB81D98">
      <w:start w:val="1"/>
      <w:numFmt w:val="bullet"/>
      <w:lvlText w:val="o"/>
      <w:lvlJc w:val="left"/>
      <w:pPr>
        <w:ind w:left="3600" w:hanging="360"/>
      </w:pPr>
      <w:rPr>
        <w:rFonts w:ascii="Courier New" w:hAnsi="Courier New" w:hint="default"/>
      </w:rPr>
    </w:lvl>
    <w:lvl w:ilvl="5" w:tplc="AA643BF8">
      <w:start w:val="1"/>
      <w:numFmt w:val="bullet"/>
      <w:lvlText w:val=""/>
      <w:lvlJc w:val="left"/>
      <w:pPr>
        <w:ind w:left="4320" w:hanging="360"/>
      </w:pPr>
      <w:rPr>
        <w:rFonts w:ascii="Wingdings" w:hAnsi="Wingdings" w:hint="default"/>
      </w:rPr>
    </w:lvl>
    <w:lvl w:ilvl="6" w:tplc="05862B3E">
      <w:start w:val="1"/>
      <w:numFmt w:val="bullet"/>
      <w:lvlText w:val=""/>
      <w:lvlJc w:val="left"/>
      <w:pPr>
        <w:ind w:left="5040" w:hanging="360"/>
      </w:pPr>
      <w:rPr>
        <w:rFonts w:ascii="Symbol" w:hAnsi="Symbol" w:hint="default"/>
      </w:rPr>
    </w:lvl>
    <w:lvl w:ilvl="7" w:tplc="719A7F3E">
      <w:start w:val="1"/>
      <w:numFmt w:val="bullet"/>
      <w:lvlText w:val="o"/>
      <w:lvlJc w:val="left"/>
      <w:pPr>
        <w:ind w:left="5760" w:hanging="360"/>
      </w:pPr>
      <w:rPr>
        <w:rFonts w:ascii="Courier New" w:hAnsi="Courier New" w:hint="default"/>
      </w:rPr>
    </w:lvl>
    <w:lvl w:ilvl="8" w:tplc="F4865BE0">
      <w:start w:val="1"/>
      <w:numFmt w:val="bullet"/>
      <w:lvlText w:val=""/>
      <w:lvlJc w:val="left"/>
      <w:pPr>
        <w:ind w:left="6480" w:hanging="360"/>
      </w:pPr>
      <w:rPr>
        <w:rFonts w:ascii="Wingdings" w:hAnsi="Wingdings" w:hint="default"/>
      </w:rPr>
    </w:lvl>
  </w:abstractNum>
  <w:abstractNum w:abstractNumId="323" w15:restartNumberingAfterBreak="0">
    <w:nsid w:val="37F97799"/>
    <w:multiLevelType w:val="hybridMultilevel"/>
    <w:tmpl w:val="3CF04440"/>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4" w15:restartNumberingAfterBreak="0">
    <w:nsid w:val="37FB85C6"/>
    <w:multiLevelType w:val="hybridMultilevel"/>
    <w:tmpl w:val="E956424C"/>
    <w:lvl w:ilvl="0" w:tplc="C0AE5924">
      <w:start w:val="1"/>
      <w:numFmt w:val="decimal"/>
      <w:lvlText w:val="%1."/>
      <w:lvlJc w:val="left"/>
      <w:pPr>
        <w:ind w:left="720" w:hanging="360"/>
      </w:pPr>
    </w:lvl>
    <w:lvl w:ilvl="1" w:tplc="3BFA33E8">
      <w:start w:val="1"/>
      <w:numFmt w:val="lowerLetter"/>
      <w:lvlText w:val="%2."/>
      <w:lvlJc w:val="left"/>
      <w:pPr>
        <w:ind w:left="1440" w:hanging="360"/>
      </w:pPr>
    </w:lvl>
    <w:lvl w:ilvl="2" w:tplc="9202CAD4">
      <w:start w:val="1"/>
      <w:numFmt w:val="lowerRoman"/>
      <w:lvlText w:val="%3."/>
      <w:lvlJc w:val="right"/>
      <w:pPr>
        <w:ind w:left="2160" w:hanging="180"/>
      </w:pPr>
    </w:lvl>
    <w:lvl w:ilvl="3" w:tplc="9A7E4BB8">
      <w:start w:val="1"/>
      <w:numFmt w:val="decimal"/>
      <w:lvlText w:val="%4."/>
      <w:lvlJc w:val="left"/>
      <w:pPr>
        <w:ind w:left="2880" w:hanging="360"/>
      </w:pPr>
    </w:lvl>
    <w:lvl w:ilvl="4" w:tplc="51C6A65E">
      <w:start w:val="1"/>
      <w:numFmt w:val="lowerLetter"/>
      <w:lvlText w:val="%5."/>
      <w:lvlJc w:val="left"/>
      <w:pPr>
        <w:ind w:left="3600" w:hanging="360"/>
      </w:pPr>
    </w:lvl>
    <w:lvl w:ilvl="5" w:tplc="E660A388">
      <w:start w:val="1"/>
      <w:numFmt w:val="lowerRoman"/>
      <w:lvlText w:val="%6."/>
      <w:lvlJc w:val="right"/>
      <w:pPr>
        <w:ind w:left="4320" w:hanging="180"/>
      </w:pPr>
    </w:lvl>
    <w:lvl w:ilvl="6" w:tplc="3EB4FC1C">
      <w:start w:val="1"/>
      <w:numFmt w:val="decimal"/>
      <w:lvlText w:val="%7."/>
      <w:lvlJc w:val="left"/>
      <w:pPr>
        <w:ind w:left="5040" w:hanging="360"/>
      </w:pPr>
    </w:lvl>
    <w:lvl w:ilvl="7" w:tplc="67C442E6">
      <w:start w:val="1"/>
      <w:numFmt w:val="lowerLetter"/>
      <w:lvlText w:val="%8."/>
      <w:lvlJc w:val="left"/>
      <w:pPr>
        <w:ind w:left="5760" w:hanging="360"/>
      </w:pPr>
    </w:lvl>
    <w:lvl w:ilvl="8" w:tplc="F28C7E3A">
      <w:start w:val="1"/>
      <w:numFmt w:val="lowerRoman"/>
      <w:lvlText w:val="%9."/>
      <w:lvlJc w:val="right"/>
      <w:pPr>
        <w:ind w:left="6480" w:hanging="180"/>
      </w:pPr>
    </w:lvl>
  </w:abstractNum>
  <w:abstractNum w:abstractNumId="325" w15:restartNumberingAfterBreak="0">
    <w:nsid w:val="37FDF7DD"/>
    <w:multiLevelType w:val="hybridMultilevel"/>
    <w:tmpl w:val="7652A2B6"/>
    <w:lvl w:ilvl="0" w:tplc="B3124F4A">
      <w:start w:val="1"/>
      <w:numFmt w:val="decimal"/>
      <w:lvlText w:val="%1."/>
      <w:lvlJc w:val="left"/>
      <w:pPr>
        <w:ind w:left="720" w:hanging="360"/>
      </w:pPr>
    </w:lvl>
    <w:lvl w:ilvl="1" w:tplc="4D38EAE0">
      <w:start w:val="1"/>
      <w:numFmt w:val="lowerLetter"/>
      <w:lvlText w:val="%2."/>
      <w:lvlJc w:val="left"/>
      <w:pPr>
        <w:ind w:left="1440" w:hanging="360"/>
      </w:pPr>
    </w:lvl>
    <w:lvl w:ilvl="2" w:tplc="260600B6">
      <w:start w:val="1"/>
      <w:numFmt w:val="lowerRoman"/>
      <w:lvlText w:val="%3."/>
      <w:lvlJc w:val="right"/>
      <w:pPr>
        <w:ind w:left="2160" w:hanging="180"/>
      </w:pPr>
    </w:lvl>
    <w:lvl w:ilvl="3" w:tplc="A01E45FA">
      <w:start w:val="1"/>
      <w:numFmt w:val="decimal"/>
      <w:lvlText w:val="%4."/>
      <w:lvlJc w:val="left"/>
      <w:pPr>
        <w:ind w:left="2880" w:hanging="360"/>
      </w:pPr>
    </w:lvl>
    <w:lvl w:ilvl="4" w:tplc="F74A7BD6">
      <w:start w:val="1"/>
      <w:numFmt w:val="lowerLetter"/>
      <w:lvlText w:val="%5."/>
      <w:lvlJc w:val="left"/>
      <w:pPr>
        <w:ind w:left="3600" w:hanging="360"/>
      </w:pPr>
    </w:lvl>
    <w:lvl w:ilvl="5" w:tplc="6218AF14">
      <w:start w:val="1"/>
      <w:numFmt w:val="lowerRoman"/>
      <w:lvlText w:val="%6."/>
      <w:lvlJc w:val="right"/>
      <w:pPr>
        <w:ind w:left="4320" w:hanging="180"/>
      </w:pPr>
    </w:lvl>
    <w:lvl w:ilvl="6" w:tplc="40B4A1BC">
      <w:start w:val="1"/>
      <w:numFmt w:val="decimal"/>
      <w:lvlText w:val="%7."/>
      <w:lvlJc w:val="left"/>
      <w:pPr>
        <w:ind w:left="5040" w:hanging="360"/>
      </w:pPr>
    </w:lvl>
    <w:lvl w:ilvl="7" w:tplc="172684B6">
      <w:start w:val="1"/>
      <w:numFmt w:val="lowerLetter"/>
      <w:lvlText w:val="%8."/>
      <w:lvlJc w:val="left"/>
      <w:pPr>
        <w:ind w:left="5760" w:hanging="360"/>
      </w:pPr>
    </w:lvl>
    <w:lvl w:ilvl="8" w:tplc="B78E4B1E">
      <w:start w:val="1"/>
      <w:numFmt w:val="lowerRoman"/>
      <w:lvlText w:val="%9."/>
      <w:lvlJc w:val="right"/>
      <w:pPr>
        <w:ind w:left="6480" w:hanging="180"/>
      </w:pPr>
    </w:lvl>
  </w:abstractNum>
  <w:abstractNum w:abstractNumId="326" w15:restartNumberingAfterBreak="0">
    <w:nsid w:val="38012143"/>
    <w:multiLevelType w:val="hybridMultilevel"/>
    <w:tmpl w:val="D50CCC02"/>
    <w:lvl w:ilvl="0" w:tplc="139824E6">
      <w:start w:val="1"/>
      <w:numFmt w:val="bullet"/>
      <w:lvlText w:val="o"/>
      <w:lvlJc w:val="left"/>
      <w:pPr>
        <w:ind w:left="2160" w:hanging="360"/>
      </w:pPr>
      <w:rPr>
        <w:rFonts w:ascii="Courier New" w:hAnsi="Courier New" w:hint="default"/>
      </w:rPr>
    </w:lvl>
    <w:lvl w:ilvl="1" w:tplc="F6220AD0">
      <w:start w:val="1"/>
      <w:numFmt w:val="bullet"/>
      <w:lvlText w:val="o"/>
      <w:lvlJc w:val="left"/>
      <w:pPr>
        <w:ind w:left="2880" w:hanging="360"/>
      </w:pPr>
      <w:rPr>
        <w:rFonts w:ascii="Courier New" w:hAnsi="Courier New" w:hint="default"/>
      </w:rPr>
    </w:lvl>
    <w:lvl w:ilvl="2" w:tplc="4ED00288">
      <w:start w:val="1"/>
      <w:numFmt w:val="bullet"/>
      <w:lvlText w:val=""/>
      <w:lvlJc w:val="left"/>
      <w:pPr>
        <w:ind w:left="3600" w:hanging="360"/>
      </w:pPr>
      <w:rPr>
        <w:rFonts w:ascii="Wingdings" w:hAnsi="Wingdings" w:hint="default"/>
      </w:rPr>
    </w:lvl>
    <w:lvl w:ilvl="3" w:tplc="6ACCA6B6">
      <w:start w:val="1"/>
      <w:numFmt w:val="bullet"/>
      <w:lvlText w:val=""/>
      <w:lvlJc w:val="left"/>
      <w:pPr>
        <w:ind w:left="4320" w:hanging="360"/>
      </w:pPr>
      <w:rPr>
        <w:rFonts w:ascii="Symbol" w:hAnsi="Symbol" w:hint="default"/>
      </w:rPr>
    </w:lvl>
    <w:lvl w:ilvl="4" w:tplc="15CC8010">
      <w:start w:val="1"/>
      <w:numFmt w:val="bullet"/>
      <w:lvlText w:val="o"/>
      <w:lvlJc w:val="left"/>
      <w:pPr>
        <w:ind w:left="5040" w:hanging="360"/>
      </w:pPr>
      <w:rPr>
        <w:rFonts w:ascii="Courier New" w:hAnsi="Courier New" w:hint="default"/>
      </w:rPr>
    </w:lvl>
    <w:lvl w:ilvl="5" w:tplc="646AA1F8">
      <w:start w:val="1"/>
      <w:numFmt w:val="bullet"/>
      <w:lvlText w:val=""/>
      <w:lvlJc w:val="left"/>
      <w:pPr>
        <w:ind w:left="5760" w:hanging="360"/>
      </w:pPr>
      <w:rPr>
        <w:rFonts w:ascii="Wingdings" w:hAnsi="Wingdings" w:hint="default"/>
      </w:rPr>
    </w:lvl>
    <w:lvl w:ilvl="6" w:tplc="2DD21AA8">
      <w:start w:val="1"/>
      <w:numFmt w:val="bullet"/>
      <w:lvlText w:val=""/>
      <w:lvlJc w:val="left"/>
      <w:pPr>
        <w:ind w:left="6480" w:hanging="360"/>
      </w:pPr>
      <w:rPr>
        <w:rFonts w:ascii="Symbol" w:hAnsi="Symbol" w:hint="default"/>
      </w:rPr>
    </w:lvl>
    <w:lvl w:ilvl="7" w:tplc="FE00D37A">
      <w:start w:val="1"/>
      <w:numFmt w:val="bullet"/>
      <w:lvlText w:val="o"/>
      <w:lvlJc w:val="left"/>
      <w:pPr>
        <w:ind w:left="7200" w:hanging="360"/>
      </w:pPr>
      <w:rPr>
        <w:rFonts w:ascii="Courier New" w:hAnsi="Courier New" w:hint="default"/>
      </w:rPr>
    </w:lvl>
    <w:lvl w:ilvl="8" w:tplc="8C46F0C8">
      <w:start w:val="1"/>
      <w:numFmt w:val="bullet"/>
      <w:lvlText w:val=""/>
      <w:lvlJc w:val="left"/>
      <w:pPr>
        <w:ind w:left="7920" w:hanging="360"/>
      </w:pPr>
      <w:rPr>
        <w:rFonts w:ascii="Wingdings" w:hAnsi="Wingdings" w:hint="default"/>
      </w:rPr>
    </w:lvl>
  </w:abstractNum>
  <w:abstractNum w:abstractNumId="327" w15:restartNumberingAfterBreak="0">
    <w:nsid w:val="386E5D14"/>
    <w:multiLevelType w:val="hybridMultilevel"/>
    <w:tmpl w:val="B33A4354"/>
    <w:lvl w:ilvl="0" w:tplc="7F36A6AE">
      <w:start w:val="1"/>
      <w:numFmt w:val="decimal"/>
      <w:lvlText w:val="%1."/>
      <w:lvlJc w:val="left"/>
      <w:pPr>
        <w:ind w:left="720" w:hanging="360"/>
      </w:pPr>
    </w:lvl>
    <w:lvl w:ilvl="1" w:tplc="E08E6520">
      <w:start w:val="1"/>
      <w:numFmt w:val="lowerLetter"/>
      <w:lvlText w:val="%2."/>
      <w:lvlJc w:val="left"/>
      <w:pPr>
        <w:ind w:left="1440" w:hanging="360"/>
      </w:pPr>
    </w:lvl>
    <w:lvl w:ilvl="2" w:tplc="11788ECC">
      <w:start w:val="4"/>
      <w:numFmt w:val="lowerRoman"/>
      <w:lvlText w:val="%3."/>
      <w:lvlJc w:val="right"/>
      <w:pPr>
        <w:ind w:left="2160" w:hanging="180"/>
      </w:pPr>
    </w:lvl>
    <w:lvl w:ilvl="3" w:tplc="A224D592">
      <w:start w:val="1"/>
      <w:numFmt w:val="decimal"/>
      <w:lvlText w:val="%4."/>
      <w:lvlJc w:val="left"/>
      <w:pPr>
        <w:ind w:left="2880" w:hanging="360"/>
      </w:pPr>
    </w:lvl>
    <w:lvl w:ilvl="4" w:tplc="D1868FC2">
      <w:start w:val="1"/>
      <w:numFmt w:val="lowerLetter"/>
      <w:lvlText w:val="%5."/>
      <w:lvlJc w:val="left"/>
      <w:pPr>
        <w:ind w:left="3600" w:hanging="360"/>
      </w:pPr>
    </w:lvl>
    <w:lvl w:ilvl="5" w:tplc="B04E2746">
      <w:start w:val="1"/>
      <w:numFmt w:val="lowerRoman"/>
      <w:lvlText w:val="%6."/>
      <w:lvlJc w:val="right"/>
      <w:pPr>
        <w:ind w:left="4320" w:hanging="180"/>
      </w:pPr>
    </w:lvl>
    <w:lvl w:ilvl="6" w:tplc="1DB2975E">
      <w:start w:val="1"/>
      <w:numFmt w:val="decimal"/>
      <w:lvlText w:val="%7."/>
      <w:lvlJc w:val="left"/>
      <w:pPr>
        <w:ind w:left="5040" w:hanging="360"/>
      </w:pPr>
    </w:lvl>
    <w:lvl w:ilvl="7" w:tplc="674A22CC">
      <w:start w:val="1"/>
      <w:numFmt w:val="lowerLetter"/>
      <w:lvlText w:val="%8."/>
      <w:lvlJc w:val="left"/>
      <w:pPr>
        <w:ind w:left="5760" w:hanging="360"/>
      </w:pPr>
    </w:lvl>
    <w:lvl w:ilvl="8" w:tplc="63869510">
      <w:start w:val="1"/>
      <w:numFmt w:val="lowerRoman"/>
      <w:lvlText w:val="%9."/>
      <w:lvlJc w:val="right"/>
      <w:pPr>
        <w:ind w:left="6480" w:hanging="180"/>
      </w:pPr>
    </w:lvl>
  </w:abstractNum>
  <w:abstractNum w:abstractNumId="328" w15:restartNumberingAfterBreak="0">
    <w:nsid w:val="3878FF97"/>
    <w:multiLevelType w:val="hybridMultilevel"/>
    <w:tmpl w:val="4C70E988"/>
    <w:lvl w:ilvl="0" w:tplc="88941FDA">
      <w:start w:val="1"/>
      <w:numFmt w:val="decimal"/>
      <w:lvlText w:val="%1."/>
      <w:lvlJc w:val="left"/>
      <w:pPr>
        <w:ind w:left="720" w:hanging="360"/>
      </w:pPr>
    </w:lvl>
    <w:lvl w:ilvl="1" w:tplc="642EA682">
      <w:start w:val="1"/>
      <w:numFmt w:val="lowerLetter"/>
      <w:lvlText w:val="%2."/>
      <w:lvlJc w:val="left"/>
      <w:pPr>
        <w:ind w:left="1440" w:hanging="360"/>
      </w:pPr>
    </w:lvl>
    <w:lvl w:ilvl="2" w:tplc="740695FA">
      <w:start w:val="2"/>
      <w:numFmt w:val="lowerRoman"/>
      <w:lvlText w:val="%3."/>
      <w:lvlJc w:val="right"/>
      <w:pPr>
        <w:ind w:left="2160" w:hanging="180"/>
      </w:pPr>
    </w:lvl>
    <w:lvl w:ilvl="3" w:tplc="1084DB42">
      <w:start w:val="1"/>
      <w:numFmt w:val="decimal"/>
      <w:lvlText w:val="%4."/>
      <w:lvlJc w:val="left"/>
      <w:pPr>
        <w:ind w:left="2880" w:hanging="360"/>
      </w:pPr>
    </w:lvl>
    <w:lvl w:ilvl="4" w:tplc="FA24C21C">
      <w:start w:val="1"/>
      <w:numFmt w:val="lowerLetter"/>
      <w:lvlText w:val="%5."/>
      <w:lvlJc w:val="left"/>
      <w:pPr>
        <w:ind w:left="3600" w:hanging="360"/>
      </w:pPr>
    </w:lvl>
    <w:lvl w:ilvl="5" w:tplc="60D898AE">
      <w:start w:val="1"/>
      <w:numFmt w:val="lowerRoman"/>
      <w:lvlText w:val="%6."/>
      <w:lvlJc w:val="right"/>
      <w:pPr>
        <w:ind w:left="4320" w:hanging="180"/>
      </w:pPr>
    </w:lvl>
    <w:lvl w:ilvl="6" w:tplc="F092C860">
      <w:start w:val="1"/>
      <w:numFmt w:val="decimal"/>
      <w:lvlText w:val="%7."/>
      <w:lvlJc w:val="left"/>
      <w:pPr>
        <w:ind w:left="5040" w:hanging="360"/>
      </w:pPr>
    </w:lvl>
    <w:lvl w:ilvl="7" w:tplc="9202ECC0">
      <w:start w:val="1"/>
      <w:numFmt w:val="lowerLetter"/>
      <w:lvlText w:val="%8."/>
      <w:lvlJc w:val="left"/>
      <w:pPr>
        <w:ind w:left="5760" w:hanging="360"/>
      </w:pPr>
    </w:lvl>
    <w:lvl w:ilvl="8" w:tplc="25ACBA0E">
      <w:start w:val="1"/>
      <w:numFmt w:val="lowerRoman"/>
      <w:lvlText w:val="%9."/>
      <w:lvlJc w:val="right"/>
      <w:pPr>
        <w:ind w:left="6480" w:hanging="180"/>
      </w:pPr>
    </w:lvl>
  </w:abstractNum>
  <w:abstractNum w:abstractNumId="329" w15:restartNumberingAfterBreak="0">
    <w:nsid w:val="38B445D3"/>
    <w:multiLevelType w:val="hybridMultilevel"/>
    <w:tmpl w:val="D38883E2"/>
    <w:lvl w:ilvl="0" w:tplc="065E8B68">
      <w:start w:val="1"/>
      <w:numFmt w:val="bullet"/>
      <w:lvlText w:val=""/>
      <w:lvlJc w:val="left"/>
      <w:pPr>
        <w:ind w:left="720" w:hanging="360"/>
      </w:pPr>
      <w:rPr>
        <w:rFonts w:ascii="Symbol" w:hAnsi="Symbol" w:hint="default"/>
      </w:rPr>
    </w:lvl>
    <w:lvl w:ilvl="1" w:tplc="818A289E">
      <w:start w:val="1"/>
      <w:numFmt w:val="bullet"/>
      <w:lvlText w:val="·"/>
      <w:lvlJc w:val="left"/>
      <w:pPr>
        <w:ind w:left="1440" w:hanging="360"/>
      </w:pPr>
      <w:rPr>
        <w:rFonts w:ascii="Symbol" w:hAnsi="Symbol" w:hint="default"/>
      </w:rPr>
    </w:lvl>
    <w:lvl w:ilvl="2" w:tplc="79FC2D3E">
      <w:start w:val="1"/>
      <w:numFmt w:val="bullet"/>
      <w:lvlText w:val=""/>
      <w:lvlJc w:val="left"/>
      <w:pPr>
        <w:ind w:left="2160" w:hanging="360"/>
      </w:pPr>
      <w:rPr>
        <w:rFonts w:ascii="Wingdings" w:hAnsi="Wingdings" w:hint="default"/>
      </w:rPr>
    </w:lvl>
    <w:lvl w:ilvl="3" w:tplc="233AD09E">
      <w:start w:val="1"/>
      <w:numFmt w:val="bullet"/>
      <w:lvlText w:val=""/>
      <w:lvlJc w:val="left"/>
      <w:pPr>
        <w:ind w:left="2880" w:hanging="360"/>
      </w:pPr>
      <w:rPr>
        <w:rFonts w:ascii="Symbol" w:hAnsi="Symbol" w:hint="default"/>
      </w:rPr>
    </w:lvl>
    <w:lvl w:ilvl="4" w:tplc="DD106088">
      <w:start w:val="1"/>
      <w:numFmt w:val="bullet"/>
      <w:lvlText w:val="o"/>
      <w:lvlJc w:val="left"/>
      <w:pPr>
        <w:ind w:left="3600" w:hanging="360"/>
      </w:pPr>
      <w:rPr>
        <w:rFonts w:ascii="Courier New" w:hAnsi="Courier New" w:hint="default"/>
      </w:rPr>
    </w:lvl>
    <w:lvl w:ilvl="5" w:tplc="98BE4C1A">
      <w:start w:val="1"/>
      <w:numFmt w:val="bullet"/>
      <w:lvlText w:val=""/>
      <w:lvlJc w:val="left"/>
      <w:pPr>
        <w:ind w:left="4320" w:hanging="360"/>
      </w:pPr>
      <w:rPr>
        <w:rFonts w:ascii="Wingdings" w:hAnsi="Wingdings" w:hint="default"/>
      </w:rPr>
    </w:lvl>
    <w:lvl w:ilvl="6" w:tplc="00FC010A">
      <w:start w:val="1"/>
      <w:numFmt w:val="bullet"/>
      <w:lvlText w:val=""/>
      <w:lvlJc w:val="left"/>
      <w:pPr>
        <w:ind w:left="5040" w:hanging="360"/>
      </w:pPr>
      <w:rPr>
        <w:rFonts w:ascii="Symbol" w:hAnsi="Symbol" w:hint="default"/>
      </w:rPr>
    </w:lvl>
    <w:lvl w:ilvl="7" w:tplc="5338FAA4">
      <w:start w:val="1"/>
      <w:numFmt w:val="bullet"/>
      <w:lvlText w:val="o"/>
      <w:lvlJc w:val="left"/>
      <w:pPr>
        <w:ind w:left="5760" w:hanging="360"/>
      </w:pPr>
      <w:rPr>
        <w:rFonts w:ascii="Courier New" w:hAnsi="Courier New" w:hint="default"/>
      </w:rPr>
    </w:lvl>
    <w:lvl w:ilvl="8" w:tplc="0F324220">
      <w:start w:val="1"/>
      <w:numFmt w:val="bullet"/>
      <w:lvlText w:val=""/>
      <w:lvlJc w:val="left"/>
      <w:pPr>
        <w:ind w:left="6480" w:hanging="360"/>
      </w:pPr>
      <w:rPr>
        <w:rFonts w:ascii="Wingdings" w:hAnsi="Wingdings" w:hint="default"/>
      </w:rPr>
    </w:lvl>
  </w:abstractNum>
  <w:abstractNum w:abstractNumId="330" w15:restartNumberingAfterBreak="0">
    <w:nsid w:val="38C0C883"/>
    <w:multiLevelType w:val="hybridMultilevel"/>
    <w:tmpl w:val="6F742D8A"/>
    <w:lvl w:ilvl="0" w:tplc="4E242F6A">
      <w:start w:val="1"/>
      <w:numFmt w:val="decimal"/>
      <w:lvlText w:val="%1."/>
      <w:lvlJc w:val="left"/>
      <w:pPr>
        <w:ind w:left="720" w:hanging="360"/>
      </w:pPr>
    </w:lvl>
    <w:lvl w:ilvl="1" w:tplc="5E28C00C">
      <w:start w:val="1"/>
      <w:numFmt w:val="lowerLetter"/>
      <w:lvlText w:val="%2."/>
      <w:lvlJc w:val="left"/>
      <w:pPr>
        <w:ind w:left="1440" w:hanging="360"/>
      </w:pPr>
    </w:lvl>
    <w:lvl w:ilvl="2" w:tplc="2D3A885A">
      <w:start w:val="1"/>
      <w:numFmt w:val="lowerRoman"/>
      <w:lvlText w:val="%3."/>
      <w:lvlJc w:val="right"/>
      <w:pPr>
        <w:ind w:left="2160" w:hanging="180"/>
      </w:pPr>
    </w:lvl>
    <w:lvl w:ilvl="3" w:tplc="44002A8E">
      <w:start w:val="1"/>
      <w:numFmt w:val="decimal"/>
      <w:lvlText w:val="%4."/>
      <w:lvlJc w:val="left"/>
      <w:pPr>
        <w:ind w:left="2880" w:hanging="360"/>
      </w:pPr>
    </w:lvl>
    <w:lvl w:ilvl="4" w:tplc="0D724024">
      <w:start w:val="1"/>
      <w:numFmt w:val="lowerLetter"/>
      <w:lvlText w:val="%5."/>
      <w:lvlJc w:val="left"/>
      <w:pPr>
        <w:ind w:left="3600" w:hanging="360"/>
      </w:pPr>
    </w:lvl>
    <w:lvl w:ilvl="5" w:tplc="234EB5EA">
      <w:start w:val="1"/>
      <w:numFmt w:val="lowerRoman"/>
      <w:lvlText w:val="%6."/>
      <w:lvlJc w:val="right"/>
      <w:pPr>
        <w:ind w:left="4320" w:hanging="180"/>
      </w:pPr>
    </w:lvl>
    <w:lvl w:ilvl="6" w:tplc="4EF437A8">
      <w:start w:val="1"/>
      <w:numFmt w:val="decimal"/>
      <w:lvlText w:val="%7."/>
      <w:lvlJc w:val="left"/>
      <w:pPr>
        <w:ind w:left="5040" w:hanging="360"/>
      </w:pPr>
    </w:lvl>
    <w:lvl w:ilvl="7" w:tplc="92705610">
      <w:start w:val="1"/>
      <w:numFmt w:val="lowerLetter"/>
      <w:lvlText w:val="%8."/>
      <w:lvlJc w:val="left"/>
      <w:pPr>
        <w:ind w:left="5760" w:hanging="360"/>
      </w:pPr>
    </w:lvl>
    <w:lvl w:ilvl="8" w:tplc="2D380A04">
      <w:start w:val="1"/>
      <w:numFmt w:val="lowerRoman"/>
      <w:lvlText w:val="%9."/>
      <w:lvlJc w:val="right"/>
      <w:pPr>
        <w:ind w:left="6480" w:hanging="180"/>
      </w:pPr>
    </w:lvl>
  </w:abstractNum>
  <w:abstractNum w:abstractNumId="331" w15:restartNumberingAfterBreak="0">
    <w:nsid w:val="38D696CB"/>
    <w:multiLevelType w:val="hybridMultilevel"/>
    <w:tmpl w:val="DC9CFAFE"/>
    <w:lvl w:ilvl="0" w:tplc="83A26724">
      <w:start w:val="1"/>
      <w:numFmt w:val="bullet"/>
      <w:lvlText w:val=""/>
      <w:lvlJc w:val="left"/>
      <w:pPr>
        <w:ind w:left="720" w:hanging="360"/>
      </w:pPr>
      <w:rPr>
        <w:rFonts w:ascii="Symbol" w:hAnsi="Symbol" w:hint="default"/>
      </w:rPr>
    </w:lvl>
    <w:lvl w:ilvl="1" w:tplc="308841F6">
      <w:start w:val="1"/>
      <w:numFmt w:val="bullet"/>
      <w:lvlText w:val="o"/>
      <w:lvlJc w:val="left"/>
      <w:pPr>
        <w:ind w:left="1440" w:hanging="360"/>
      </w:pPr>
      <w:rPr>
        <w:rFonts w:ascii="Courier New" w:hAnsi="Courier New" w:hint="default"/>
      </w:rPr>
    </w:lvl>
    <w:lvl w:ilvl="2" w:tplc="EE027226">
      <w:start w:val="1"/>
      <w:numFmt w:val="bullet"/>
      <w:lvlText w:val="o"/>
      <w:lvlJc w:val="left"/>
      <w:pPr>
        <w:ind w:left="2160" w:hanging="360"/>
      </w:pPr>
      <w:rPr>
        <w:rFonts w:ascii="&quot;Courier New&quot;" w:hAnsi="&quot;Courier New&quot;" w:hint="default"/>
      </w:rPr>
    </w:lvl>
    <w:lvl w:ilvl="3" w:tplc="A5CCF256">
      <w:start w:val="1"/>
      <w:numFmt w:val="bullet"/>
      <w:lvlText w:val=""/>
      <w:lvlJc w:val="left"/>
      <w:pPr>
        <w:ind w:left="2880" w:hanging="360"/>
      </w:pPr>
      <w:rPr>
        <w:rFonts w:ascii="Symbol" w:hAnsi="Symbol" w:hint="default"/>
      </w:rPr>
    </w:lvl>
    <w:lvl w:ilvl="4" w:tplc="56F8BB42">
      <w:start w:val="1"/>
      <w:numFmt w:val="bullet"/>
      <w:lvlText w:val="o"/>
      <w:lvlJc w:val="left"/>
      <w:pPr>
        <w:ind w:left="3600" w:hanging="360"/>
      </w:pPr>
      <w:rPr>
        <w:rFonts w:ascii="Courier New" w:hAnsi="Courier New" w:hint="default"/>
      </w:rPr>
    </w:lvl>
    <w:lvl w:ilvl="5" w:tplc="61B8390E">
      <w:start w:val="1"/>
      <w:numFmt w:val="bullet"/>
      <w:lvlText w:val=""/>
      <w:lvlJc w:val="left"/>
      <w:pPr>
        <w:ind w:left="4320" w:hanging="360"/>
      </w:pPr>
      <w:rPr>
        <w:rFonts w:ascii="Wingdings" w:hAnsi="Wingdings" w:hint="default"/>
      </w:rPr>
    </w:lvl>
    <w:lvl w:ilvl="6" w:tplc="3986226E">
      <w:start w:val="1"/>
      <w:numFmt w:val="bullet"/>
      <w:lvlText w:val=""/>
      <w:lvlJc w:val="left"/>
      <w:pPr>
        <w:ind w:left="5040" w:hanging="360"/>
      </w:pPr>
      <w:rPr>
        <w:rFonts w:ascii="Symbol" w:hAnsi="Symbol" w:hint="default"/>
      </w:rPr>
    </w:lvl>
    <w:lvl w:ilvl="7" w:tplc="3932BA72">
      <w:start w:val="1"/>
      <w:numFmt w:val="bullet"/>
      <w:lvlText w:val="o"/>
      <w:lvlJc w:val="left"/>
      <w:pPr>
        <w:ind w:left="5760" w:hanging="360"/>
      </w:pPr>
      <w:rPr>
        <w:rFonts w:ascii="Courier New" w:hAnsi="Courier New" w:hint="default"/>
      </w:rPr>
    </w:lvl>
    <w:lvl w:ilvl="8" w:tplc="573C2004">
      <w:start w:val="1"/>
      <w:numFmt w:val="bullet"/>
      <w:lvlText w:val=""/>
      <w:lvlJc w:val="left"/>
      <w:pPr>
        <w:ind w:left="6480" w:hanging="360"/>
      </w:pPr>
      <w:rPr>
        <w:rFonts w:ascii="Wingdings" w:hAnsi="Wingdings" w:hint="default"/>
      </w:rPr>
    </w:lvl>
  </w:abstractNum>
  <w:abstractNum w:abstractNumId="332" w15:restartNumberingAfterBreak="0">
    <w:nsid w:val="391F19ED"/>
    <w:multiLevelType w:val="hybridMultilevel"/>
    <w:tmpl w:val="2F342504"/>
    <w:lvl w:ilvl="0" w:tplc="805CC4D8">
      <w:start w:val="1"/>
      <w:numFmt w:val="bullet"/>
      <w:lvlText w:val=""/>
      <w:lvlJc w:val="left"/>
      <w:pPr>
        <w:ind w:left="720" w:hanging="360"/>
      </w:pPr>
      <w:rPr>
        <w:rFonts w:ascii="Symbol" w:hAnsi="Symbol" w:hint="default"/>
      </w:rPr>
    </w:lvl>
    <w:lvl w:ilvl="1" w:tplc="0E8C7E2A">
      <w:start w:val="1"/>
      <w:numFmt w:val="bullet"/>
      <w:lvlText w:val="o"/>
      <w:lvlJc w:val="left"/>
      <w:pPr>
        <w:ind w:left="1440" w:hanging="360"/>
      </w:pPr>
      <w:rPr>
        <w:rFonts w:ascii="Courier New" w:hAnsi="Courier New" w:hint="default"/>
      </w:rPr>
    </w:lvl>
    <w:lvl w:ilvl="2" w:tplc="6E2C05D0">
      <w:start w:val="1"/>
      <w:numFmt w:val="bullet"/>
      <w:lvlText w:val="§"/>
      <w:lvlJc w:val="left"/>
      <w:pPr>
        <w:ind w:left="2160" w:hanging="360"/>
      </w:pPr>
      <w:rPr>
        <w:rFonts w:ascii="Wingdings" w:hAnsi="Wingdings" w:hint="default"/>
      </w:rPr>
    </w:lvl>
    <w:lvl w:ilvl="3" w:tplc="807ED646">
      <w:start w:val="1"/>
      <w:numFmt w:val="bullet"/>
      <w:lvlText w:val=""/>
      <w:lvlJc w:val="left"/>
      <w:pPr>
        <w:ind w:left="2880" w:hanging="360"/>
      </w:pPr>
      <w:rPr>
        <w:rFonts w:ascii="Symbol" w:hAnsi="Symbol" w:hint="default"/>
      </w:rPr>
    </w:lvl>
    <w:lvl w:ilvl="4" w:tplc="CF06C818">
      <w:start w:val="1"/>
      <w:numFmt w:val="bullet"/>
      <w:lvlText w:val="o"/>
      <w:lvlJc w:val="left"/>
      <w:pPr>
        <w:ind w:left="3600" w:hanging="360"/>
      </w:pPr>
      <w:rPr>
        <w:rFonts w:ascii="Courier New" w:hAnsi="Courier New" w:hint="default"/>
      </w:rPr>
    </w:lvl>
    <w:lvl w:ilvl="5" w:tplc="F61E6FA4">
      <w:start w:val="1"/>
      <w:numFmt w:val="bullet"/>
      <w:lvlText w:val=""/>
      <w:lvlJc w:val="left"/>
      <w:pPr>
        <w:ind w:left="4320" w:hanging="360"/>
      </w:pPr>
      <w:rPr>
        <w:rFonts w:ascii="Wingdings" w:hAnsi="Wingdings" w:hint="default"/>
      </w:rPr>
    </w:lvl>
    <w:lvl w:ilvl="6" w:tplc="6C2A07FA">
      <w:start w:val="1"/>
      <w:numFmt w:val="bullet"/>
      <w:lvlText w:val=""/>
      <w:lvlJc w:val="left"/>
      <w:pPr>
        <w:ind w:left="5040" w:hanging="360"/>
      </w:pPr>
      <w:rPr>
        <w:rFonts w:ascii="Symbol" w:hAnsi="Symbol" w:hint="default"/>
      </w:rPr>
    </w:lvl>
    <w:lvl w:ilvl="7" w:tplc="440A8EDC">
      <w:start w:val="1"/>
      <w:numFmt w:val="bullet"/>
      <w:lvlText w:val="o"/>
      <w:lvlJc w:val="left"/>
      <w:pPr>
        <w:ind w:left="5760" w:hanging="360"/>
      </w:pPr>
      <w:rPr>
        <w:rFonts w:ascii="Courier New" w:hAnsi="Courier New" w:hint="default"/>
      </w:rPr>
    </w:lvl>
    <w:lvl w:ilvl="8" w:tplc="116CD100">
      <w:start w:val="1"/>
      <w:numFmt w:val="bullet"/>
      <w:lvlText w:val=""/>
      <w:lvlJc w:val="left"/>
      <w:pPr>
        <w:ind w:left="6480" w:hanging="360"/>
      </w:pPr>
      <w:rPr>
        <w:rFonts w:ascii="Wingdings" w:hAnsi="Wingdings" w:hint="default"/>
      </w:rPr>
    </w:lvl>
  </w:abstractNum>
  <w:abstractNum w:abstractNumId="333" w15:restartNumberingAfterBreak="0">
    <w:nsid w:val="3926C2FA"/>
    <w:multiLevelType w:val="hybridMultilevel"/>
    <w:tmpl w:val="7846AF7A"/>
    <w:lvl w:ilvl="0" w:tplc="5E06972A">
      <w:start w:val="1"/>
      <w:numFmt w:val="bullet"/>
      <w:lvlText w:val=""/>
      <w:lvlJc w:val="left"/>
      <w:pPr>
        <w:ind w:left="720" w:hanging="360"/>
      </w:pPr>
      <w:rPr>
        <w:rFonts w:ascii="Symbol" w:hAnsi="Symbol" w:hint="default"/>
      </w:rPr>
    </w:lvl>
    <w:lvl w:ilvl="1" w:tplc="C19035D2">
      <w:start w:val="1"/>
      <w:numFmt w:val="bullet"/>
      <w:lvlText w:val="·"/>
      <w:lvlJc w:val="left"/>
      <w:pPr>
        <w:ind w:left="1440" w:hanging="360"/>
      </w:pPr>
      <w:rPr>
        <w:rFonts w:ascii="Symbol" w:hAnsi="Symbol" w:hint="default"/>
      </w:rPr>
    </w:lvl>
    <w:lvl w:ilvl="2" w:tplc="40602B9A">
      <w:start w:val="1"/>
      <w:numFmt w:val="bullet"/>
      <w:lvlText w:val=""/>
      <w:lvlJc w:val="left"/>
      <w:pPr>
        <w:ind w:left="2160" w:hanging="360"/>
      </w:pPr>
      <w:rPr>
        <w:rFonts w:ascii="Wingdings" w:hAnsi="Wingdings" w:hint="default"/>
      </w:rPr>
    </w:lvl>
    <w:lvl w:ilvl="3" w:tplc="160E7B20">
      <w:start w:val="1"/>
      <w:numFmt w:val="bullet"/>
      <w:lvlText w:val=""/>
      <w:lvlJc w:val="left"/>
      <w:pPr>
        <w:ind w:left="2880" w:hanging="360"/>
      </w:pPr>
      <w:rPr>
        <w:rFonts w:ascii="Symbol" w:hAnsi="Symbol" w:hint="default"/>
      </w:rPr>
    </w:lvl>
    <w:lvl w:ilvl="4" w:tplc="19DC57C4">
      <w:start w:val="1"/>
      <w:numFmt w:val="bullet"/>
      <w:lvlText w:val="o"/>
      <w:lvlJc w:val="left"/>
      <w:pPr>
        <w:ind w:left="3600" w:hanging="360"/>
      </w:pPr>
      <w:rPr>
        <w:rFonts w:ascii="Courier New" w:hAnsi="Courier New" w:hint="default"/>
      </w:rPr>
    </w:lvl>
    <w:lvl w:ilvl="5" w:tplc="5114EDC6">
      <w:start w:val="1"/>
      <w:numFmt w:val="bullet"/>
      <w:lvlText w:val=""/>
      <w:lvlJc w:val="left"/>
      <w:pPr>
        <w:ind w:left="4320" w:hanging="360"/>
      </w:pPr>
      <w:rPr>
        <w:rFonts w:ascii="Wingdings" w:hAnsi="Wingdings" w:hint="default"/>
      </w:rPr>
    </w:lvl>
    <w:lvl w:ilvl="6" w:tplc="50A8AD0A">
      <w:start w:val="1"/>
      <w:numFmt w:val="bullet"/>
      <w:lvlText w:val=""/>
      <w:lvlJc w:val="left"/>
      <w:pPr>
        <w:ind w:left="5040" w:hanging="360"/>
      </w:pPr>
      <w:rPr>
        <w:rFonts w:ascii="Symbol" w:hAnsi="Symbol" w:hint="default"/>
      </w:rPr>
    </w:lvl>
    <w:lvl w:ilvl="7" w:tplc="D3EA393C">
      <w:start w:val="1"/>
      <w:numFmt w:val="bullet"/>
      <w:lvlText w:val="o"/>
      <w:lvlJc w:val="left"/>
      <w:pPr>
        <w:ind w:left="5760" w:hanging="360"/>
      </w:pPr>
      <w:rPr>
        <w:rFonts w:ascii="Courier New" w:hAnsi="Courier New" w:hint="default"/>
      </w:rPr>
    </w:lvl>
    <w:lvl w:ilvl="8" w:tplc="2AD226C6">
      <w:start w:val="1"/>
      <w:numFmt w:val="bullet"/>
      <w:lvlText w:val=""/>
      <w:lvlJc w:val="left"/>
      <w:pPr>
        <w:ind w:left="6480" w:hanging="360"/>
      </w:pPr>
      <w:rPr>
        <w:rFonts w:ascii="Wingdings" w:hAnsi="Wingdings" w:hint="default"/>
      </w:rPr>
    </w:lvl>
  </w:abstractNum>
  <w:abstractNum w:abstractNumId="334" w15:restartNumberingAfterBreak="0">
    <w:nsid w:val="392BE5AE"/>
    <w:multiLevelType w:val="hybridMultilevel"/>
    <w:tmpl w:val="0B786C12"/>
    <w:lvl w:ilvl="0" w:tplc="8C46D022">
      <w:start w:val="1"/>
      <w:numFmt w:val="decimal"/>
      <w:lvlText w:val="%1."/>
      <w:lvlJc w:val="left"/>
      <w:pPr>
        <w:ind w:left="720" w:hanging="360"/>
      </w:pPr>
    </w:lvl>
    <w:lvl w:ilvl="1" w:tplc="3170E7D8">
      <w:start w:val="1"/>
      <w:numFmt w:val="lowerLetter"/>
      <w:lvlText w:val="%2."/>
      <w:lvlJc w:val="left"/>
      <w:pPr>
        <w:ind w:left="1440" w:hanging="360"/>
      </w:pPr>
    </w:lvl>
    <w:lvl w:ilvl="2" w:tplc="EF869DE8">
      <w:start w:val="4"/>
      <w:numFmt w:val="lowerRoman"/>
      <w:lvlText w:val="%3."/>
      <w:lvlJc w:val="right"/>
      <w:pPr>
        <w:ind w:left="2160" w:hanging="180"/>
      </w:pPr>
    </w:lvl>
    <w:lvl w:ilvl="3" w:tplc="4DA40562">
      <w:start w:val="1"/>
      <w:numFmt w:val="decimal"/>
      <w:lvlText w:val="%4."/>
      <w:lvlJc w:val="left"/>
      <w:pPr>
        <w:ind w:left="2880" w:hanging="360"/>
      </w:pPr>
    </w:lvl>
    <w:lvl w:ilvl="4" w:tplc="CBF03618">
      <w:start w:val="1"/>
      <w:numFmt w:val="lowerLetter"/>
      <w:lvlText w:val="%5."/>
      <w:lvlJc w:val="left"/>
      <w:pPr>
        <w:ind w:left="3600" w:hanging="360"/>
      </w:pPr>
    </w:lvl>
    <w:lvl w:ilvl="5" w:tplc="C8AABA58">
      <w:start w:val="1"/>
      <w:numFmt w:val="lowerRoman"/>
      <w:lvlText w:val="%6."/>
      <w:lvlJc w:val="right"/>
      <w:pPr>
        <w:ind w:left="4320" w:hanging="180"/>
      </w:pPr>
    </w:lvl>
    <w:lvl w:ilvl="6" w:tplc="68F29C48">
      <w:start w:val="1"/>
      <w:numFmt w:val="decimal"/>
      <w:lvlText w:val="%7."/>
      <w:lvlJc w:val="left"/>
      <w:pPr>
        <w:ind w:left="5040" w:hanging="360"/>
      </w:pPr>
    </w:lvl>
    <w:lvl w:ilvl="7" w:tplc="FB08068C">
      <w:start w:val="1"/>
      <w:numFmt w:val="lowerLetter"/>
      <w:lvlText w:val="%8."/>
      <w:lvlJc w:val="left"/>
      <w:pPr>
        <w:ind w:left="5760" w:hanging="360"/>
      </w:pPr>
    </w:lvl>
    <w:lvl w:ilvl="8" w:tplc="753E284E">
      <w:start w:val="1"/>
      <w:numFmt w:val="lowerRoman"/>
      <w:lvlText w:val="%9."/>
      <w:lvlJc w:val="right"/>
      <w:pPr>
        <w:ind w:left="6480" w:hanging="180"/>
      </w:pPr>
    </w:lvl>
  </w:abstractNum>
  <w:abstractNum w:abstractNumId="335" w15:restartNumberingAfterBreak="0">
    <w:nsid w:val="393F5E03"/>
    <w:multiLevelType w:val="hybridMultilevel"/>
    <w:tmpl w:val="CE80AC2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6" w15:restartNumberingAfterBreak="0">
    <w:nsid w:val="39614F41"/>
    <w:multiLevelType w:val="hybridMultilevel"/>
    <w:tmpl w:val="2B583DFA"/>
    <w:lvl w:ilvl="0" w:tplc="019C3EF8">
      <w:start w:val="1"/>
      <w:numFmt w:val="bullet"/>
      <w:lvlText w:val=""/>
      <w:lvlJc w:val="left"/>
      <w:pPr>
        <w:ind w:left="720" w:hanging="360"/>
      </w:pPr>
      <w:rPr>
        <w:rFonts w:ascii="Symbol" w:hAnsi="Symbol" w:hint="default"/>
      </w:rPr>
    </w:lvl>
    <w:lvl w:ilvl="1" w:tplc="FBB4DEEA">
      <w:start w:val="1"/>
      <w:numFmt w:val="bullet"/>
      <w:lvlText w:val="o"/>
      <w:lvlJc w:val="left"/>
      <w:pPr>
        <w:ind w:left="1440" w:hanging="360"/>
      </w:pPr>
      <w:rPr>
        <w:rFonts w:ascii="Courier New" w:hAnsi="Courier New" w:hint="default"/>
      </w:rPr>
    </w:lvl>
    <w:lvl w:ilvl="2" w:tplc="38322540">
      <w:start w:val="1"/>
      <w:numFmt w:val="bullet"/>
      <w:lvlText w:val="o"/>
      <w:lvlJc w:val="left"/>
      <w:pPr>
        <w:ind w:left="2160" w:hanging="360"/>
      </w:pPr>
      <w:rPr>
        <w:rFonts w:ascii="&quot;Courier New&quot;" w:hAnsi="&quot;Courier New&quot;" w:hint="default"/>
      </w:rPr>
    </w:lvl>
    <w:lvl w:ilvl="3" w:tplc="657CA276">
      <w:start w:val="1"/>
      <w:numFmt w:val="bullet"/>
      <w:lvlText w:val=""/>
      <w:lvlJc w:val="left"/>
      <w:pPr>
        <w:ind w:left="2880" w:hanging="360"/>
      </w:pPr>
      <w:rPr>
        <w:rFonts w:ascii="Symbol" w:hAnsi="Symbol" w:hint="default"/>
      </w:rPr>
    </w:lvl>
    <w:lvl w:ilvl="4" w:tplc="27B8053C">
      <w:start w:val="1"/>
      <w:numFmt w:val="bullet"/>
      <w:lvlText w:val="o"/>
      <w:lvlJc w:val="left"/>
      <w:pPr>
        <w:ind w:left="3600" w:hanging="360"/>
      </w:pPr>
      <w:rPr>
        <w:rFonts w:ascii="Courier New" w:hAnsi="Courier New" w:hint="default"/>
      </w:rPr>
    </w:lvl>
    <w:lvl w:ilvl="5" w:tplc="4E100BF2">
      <w:start w:val="1"/>
      <w:numFmt w:val="bullet"/>
      <w:lvlText w:val=""/>
      <w:lvlJc w:val="left"/>
      <w:pPr>
        <w:ind w:left="4320" w:hanging="360"/>
      </w:pPr>
      <w:rPr>
        <w:rFonts w:ascii="Wingdings" w:hAnsi="Wingdings" w:hint="default"/>
      </w:rPr>
    </w:lvl>
    <w:lvl w:ilvl="6" w:tplc="AF2E0B3E">
      <w:start w:val="1"/>
      <w:numFmt w:val="bullet"/>
      <w:lvlText w:val=""/>
      <w:lvlJc w:val="left"/>
      <w:pPr>
        <w:ind w:left="5040" w:hanging="360"/>
      </w:pPr>
      <w:rPr>
        <w:rFonts w:ascii="Symbol" w:hAnsi="Symbol" w:hint="default"/>
      </w:rPr>
    </w:lvl>
    <w:lvl w:ilvl="7" w:tplc="8DDC9FC2">
      <w:start w:val="1"/>
      <w:numFmt w:val="bullet"/>
      <w:lvlText w:val="o"/>
      <w:lvlJc w:val="left"/>
      <w:pPr>
        <w:ind w:left="5760" w:hanging="360"/>
      </w:pPr>
      <w:rPr>
        <w:rFonts w:ascii="Courier New" w:hAnsi="Courier New" w:hint="default"/>
      </w:rPr>
    </w:lvl>
    <w:lvl w:ilvl="8" w:tplc="71146AC2">
      <w:start w:val="1"/>
      <w:numFmt w:val="bullet"/>
      <w:lvlText w:val=""/>
      <w:lvlJc w:val="left"/>
      <w:pPr>
        <w:ind w:left="6480" w:hanging="360"/>
      </w:pPr>
      <w:rPr>
        <w:rFonts w:ascii="Wingdings" w:hAnsi="Wingdings" w:hint="default"/>
      </w:rPr>
    </w:lvl>
  </w:abstractNum>
  <w:abstractNum w:abstractNumId="337" w15:restartNumberingAfterBreak="0">
    <w:nsid w:val="39AA61A5"/>
    <w:multiLevelType w:val="hybridMultilevel"/>
    <w:tmpl w:val="2348F0B0"/>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39BB368B"/>
    <w:multiLevelType w:val="hybridMultilevel"/>
    <w:tmpl w:val="23E6B4F0"/>
    <w:lvl w:ilvl="0" w:tplc="D750A160">
      <w:start w:val="1"/>
      <w:numFmt w:val="decimal"/>
      <w:lvlText w:val="%1."/>
      <w:lvlJc w:val="left"/>
      <w:pPr>
        <w:ind w:left="720" w:hanging="360"/>
      </w:pPr>
    </w:lvl>
    <w:lvl w:ilvl="1" w:tplc="6DCE08F6">
      <w:start w:val="1"/>
      <w:numFmt w:val="lowerLetter"/>
      <w:lvlText w:val="%2."/>
      <w:lvlJc w:val="left"/>
      <w:pPr>
        <w:ind w:left="1440" w:hanging="360"/>
      </w:pPr>
    </w:lvl>
    <w:lvl w:ilvl="2" w:tplc="427E63DC">
      <w:start w:val="1"/>
      <w:numFmt w:val="lowerRoman"/>
      <w:lvlText w:val="%3."/>
      <w:lvlJc w:val="right"/>
      <w:pPr>
        <w:ind w:left="2160" w:hanging="180"/>
      </w:pPr>
    </w:lvl>
    <w:lvl w:ilvl="3" w:tplc="4B02EB22">
      <w:start w:val="1"/>
      <w:numFmt w:val="decimal"/>
      <w:lvlText w:val="%4."/>
      <w:lvlJc w:val="left"/>
      <w:pPr>
        <w:ind w:left="2880" w:hanging="360"/>
      </w:pPr>
    </w:lvl>
    <w:lvl w:ilvl="4" w:tplc="186C699C">
      <w:start w:val="1"/>
      <w:numFmt w:val="lowerLetter"/>
      <w:lvlText w:val="%5."/>
      <w:lvlJc w:val="left"/>
      <w:pPr>
        <w:ind w:left="3600" w:hanging="360"/>
      </w:pPr>
    </w:lvl>
    <w:lvl w:ilvl="5" w:tplc="FAA2A000">
      <w:start w:val="1"/>
      <w:numFmt w:val="lowerRoman"/>
      <w:lvlText w:val="%6."/>
      <w:lvlJc w:val="right"/>
      <w:pPr>
        <w:ind w:left="4320" w:hanging="180"/>
      </w:pPr>
    </w:lvl>
    <w:lvl w:ilvl="6" w:tplc="93F48D5A">
      <w:start w:val="1"/>
      <w:numFmt w:val="decimal"/>
      <w:lvlText w:val="%7."/>
      <w:lvlJc w:val="left"/>
      <w:pPr>
        <w:ind w:left="5040" w:hanging="360"/>
      </w:pPr>
    </w:lvl>
    <w:lvl w:ilvl="7" w:tplc="25E29494">
      <w:start w:val="1"/>
      <w:numFmt w:val="lowerLetter"/>
      <w:lvlText w:val="%8."/>
      <w:lvlJc w:val="left"/>
      <w:pPr>
        <w:ind w:left="5760" w:hanging="360"/>
      </w:pPr>
    </w:lvl>
    <w:lvl w:ilvl="8" w:tplc="8720600C">
      <w:start w:val="1"/>
      <w:numFmt w:val="lowerRoman"/>
      <w:lvlText w:val="%9."/>
      <w:lvlJc w:val="right"/>
      <w:pPr>
        <w:ind w:left="6480" w:hanging="180"/>
      </w:pPr>
    </w:lvl>
  </w:abstractNum>
  <w:abstractNum w:abstractNumId="339" w15:restartNumberingAfterBreak="0">
    <w:nsid w:val="39BD72E4"/>
    <w:multiLevelType w:val="hybridMultilevel"/>
    <w:tmpl w:val="701E8A32"/>
    <w:lvl w:ilvl="0" w:tplc="42AC1052">
      <w:start w:val="1"/>
      <w:numFmt w:val="decimal"/>
      <w:lvlText w:val="%1."/>
      <w:lvlJc w:val="left"/>
      <w:pPr>
        <w:ind w:left="720" w:hanging="360"/>
      </w:pPr>
    </w:lvl>
    <w:lvl w:ilvl="1" w:tplc="92DA3C12">
      <w:start w:val="1"/>
      <w:numFmt w:val="lowerLetter"/>
      <w:lvlText w:val="%2."/>
      <w:lvlJc w:val="left"/>
      <w:pPr>
        <w:ind w:left="1440" w:hanging="360"/>
      </w:pPr>
    </w:lvl>
    <w:lvl w:ilvl="2" w:tplc="F13C2554">
      <w:start w:val="1"/>
      <w:numFmt w:val="lowerRoman"/>
      <w:lvlText w:val="%3."/>
      <w:lvlJc w:val="right"/>
      <w:pPr>
        <w:ind w:left="2160" w:hanging="180"/>
      </w:pPr>
    </w:lvl>
    <w:lvl w:ilvl="3" w:tplc="79C06142">
      <w:start w:val="1"/>
      <w:numFmt w:val="decimal"/>
      <w:lvlText w:val="%4."/>
      <w:lvlJc w:val="left"/>
      <w:pPr>
        <w:ind w:left="2880" w:hanging="360"/>
      </w:pPr>
    </w:lvl>
    <w:lvl w:ilvl="4" w:tplc="AB542300">
      <w:start w:val="3"/>
      <w:numFmt w:val="lowerLetter"/>
      <w:lvlText w:val="%5."/>
      <w:lvlJc w:val="left"/>
      <w:pPr>
        <w:ind w:left="3600" w:hanging="360"/>
      </w:pPr>
    </w:lvl>
    <w:lvl w:ilvl="5" w:tplc="388CBF6A">
      <w:start w:val="1"/>
      <w:numFmt w:val="lowerRoman"/>
      <w:lvlText w:val="%6."/>
      <w:lvlJc w:val="right"/>
      <w:pPr>
        <w:ind w:left="4320" w:hanging="180"/>
      </w:pPr>
    </w:lvl>
    <w:lvl w:ilvl="6" w:tplc="C49290E2">
      <w:start w:val="1"/>
      <w:numFmt w:val="decimal"/>
      <w:lvlText w:val="%7."/>
      <w:lvlJc w:val="left"/>
      <w:pPr>
        <w:ind w:left="5040" w:hanging="360"/>
      </w:pPr>
    </w:lvl>
    <w:lvl w:ilvl="7" w:tplc="C212CF44">
      <w:start w:val="1"/>
      <w:numFmt w:val="lowerLetter"/>
      <w:lvlText w:val="%8."/>
      <w:lvlJc w:val="left"/>
      <w:pPr>
        <w:ind w:left="5760" w:hanging="360"/>
      </w:pPr>
    </w:lvl>
    <w:lvl w:ilvl="8" w:tplc="00424F56">
      <w:start w:val="1"/>
      <w:numFmt w:val="lowerRoman"/>
      <w:lvlText w:val="%9."/>
      <w:lvlJc w:val="right"/>
      <w:pPr>
        <w:ind w:left="6480" w:hanging="180"/>
      </w:pPr>
    </w:lvl>
  </w:abstractNum>
  <w:abstractNum w:abstractNumId="340" w15:restartNumberingAfterBreak="0">
    <w:nsid w:val="39D3FB1E"/>
    <w:multiLevelType w:val="hybridMultilevel"/>
    <w:tmpl w:val="1AFA2D08"/>
    <w:lvl w:ilvl="0" w:tplc="D29A0496">
      <w:start w:val="1"/>
      <w:numFmt w:val="bullet"/>
      <w:lvlText w:val="o"/>
      <w:lvlJc w:val="left"/>
      <w:pPr>
        <w:ind w:left="720" w:hanging="360"/>
      </w:pPr>
      <w:rPr>
        <w:rFonts w:ascii="&quot;Courier New&quot;" w:hAnsi="&quot;Courier New&quot;" w:hint="default"/>
      </w:rPr>
    </w:lvl>
    <w:lvl w:ilvl="1" w:tplc="501A68A8">
      <w:start w:val="1"/>
      <w:numFmt w:val="bullet"/>
      <w:lvlText w:val="o"/>
      <w:lvlJc w:val="left"/>
      <w:pPr>
        <w:ind w:left="1440" w:hanging="360"/>
      </w:pPr>
      <w:rPr>
        <w:rFonts w:ascii="Courier New" w:hAnsi="Courier New" w:hint="default"/>
      </w:rPr>
    </w:lvl>
    <w:lvl w:ilvl="2" w:tplc="4B5EE0F2">
      <w:start w:val="1"/>
      <w:numFmt w:val="bullet"/>
      <w:lvlText w:val=""/>
      <w:lvlJc w:val="left"/>
      <w:pPr>
        <w:ind w:left="2160" w:hanging="360"/>
      </w:pPr>
      <w:rPr>
        <w:rFonts w:ascii="Wingdings" w:hAnsi="Wingdings" w:hint="default"/>
      </w:rPr>
    </w:lvl>
    <w:lvl w:ilvl="3" w:tplc="6832B3A2">
      <w:start w:val="1"/>
      <w:numFmt w:val="bullet"/>
      <w:lvlText w:val=""/>
      <w:lvlJc w:val="left"/>
      <w:pPr>
        <w:ind w:left="2880" w:hanging="360"/>
      </w:pPr>
      <w:rPr>
        <w:rFonts w:ascii="Symbol" w:hAnsi="Symbol" w:hint="default"/>
      </w:rPr>
    </w:lvl>
    <w:lvl w:ilvl="4" w:tplc="EBC80C36">
      <w:start w:val="1"/>
      <w:numFmt w:val="bullet"/>
      <w:lvlText w:val="o"/>
      <w:lvlJc w:val="left"/>
      <w:pPr>
        <w:ind w:left="3600" w:hanging="360"/>
      </w:pPr>
      <w:rPr>
        <w:rFonts w:ascii="Courier New" w:hAnsi="Courier New" w:hint="default"/>
      </w:rPr>
    </w:lvl>
    <w:lvl w:ilvl="5" w:tplc="C9961094">
      <w:start w:val="1"/>
      <w:numFmt w:val="bullet"/>
      <w:lvlText w:val=""/>
      <w:lvlJc w:val="left"/>
      <w:pPr>
        <w:ind w:left="4320" w:hanging="360"/>
      </w:pPr>
      <w:rPr>
        <w:rFonts w:ascii="Wingdings" w:hAnsi="Wingdings" w:hint="default"/>
      </w:rPr>
    </w:lvl>
    <w:lvl w:ilvl="6" w:tplc="7F22D942">
      <w:start w:val="1"/>
      <w:numFmt w:val="bullet"/>
      <w:lvlText w:val=""/>
      <w:lvlJc w:val="left"/>
      <w:pPr>
        <w:ind w:left="5040" w:hanging="360"/>
      </w:pPr>
      <w:rPr>
        <w:rFonts w:ascii="Symbol" w:hAnsi="Symbol" w:hint="default"/>
      </w:rPr>
    </w:lvl>
    <w:lvl w:ilvl="7" w:tplc="6520EEC0">
      <w:start w:val="1"/>
      <w:numFmt w:val="bullet"/>
      <w:lvlText w:val="o"/>
      <w:lvlJc w:val="left"/>
      <w:pPr>
        <w:ind w:left="5760" w:hanging="360"/>
      </w:pPr>
      <w:rPr>
        <w:rFonts w:ascii="Courier New" w:hAnsi="Courier New" w:hint="default"/>
      </w:rPr>
    </w:lvl>
    <w:lvl w:ilvl="8" w:tplc="F612BECE">
      <w:start w:val="1"/>
      <w:numFmt w:val="bullet"/>
      <w:lvlText w:val=""/>
      <w:lvlJc w:val="left"/>
      <w:pPr>
        <w:ind w:left="6480" w:hanging="360"/>
      </w:pPr>
      <w:rPr>
        <w:rFonts w:ascii="Wingdings" w:hAnsi="Wingdings" w:hint="default"/>
      </w:rPr>
    </w:lvl>
  </w:abstractNum>
  <w:abstractNum w:abstractNumId="341" w15:restartNumberingAfterBreak="0">
    <w:nsid w:val="3A3844A9"/>
    <w:multiLevelType w:val="hybridMultilevel"/>
    <w:tmpl w:val="BEF07850"/>
    <w:lvl w:ilvl="0" w:tplc="DCA0A090">
      <w:start w:val="1"/>
      <w:numFmt w:val="decimal"/>
      <w:lvlText w:val="%1."/>
      <w:lvlJc w:val="left"/>
      <w:pPr>
        <w:ind w:left="720" w:hanging="360"/>
      </w:pPr>
      <w:rPr>
        <w:rFonts w:hint="default"/>
        <w:i w:val="0"/>
        <w:iCs w:val="0"/>
      </w:r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2160" w:hanging="180"/>
      </w:pPr>
    </w:lvl>
    <w:lvl w:ilvl="3" w:tplc="D5909FDC">
      <w:start w:val="4"/>
      <w:numFmt w:val="decimal"/>
      <w:lvlText w:val="%4."/>
      <w:lvlJc w:val="left"/>
      <w:pPr>
        <w:ind w:left="2880" w:hanging="360"/>
      </w:pPr>
      <w:rPr>
        <w:rFonts w:ascii="Aptos" w:eastAsia="Aptos" w:hAnsi="Aptos" w:cs="Aptos" w:hint="default"/>
        <w:i w:val="0"/>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2" w15:restartNumberingAfterBreak="0">
    <w:nsid w:val="3A62784C"/>
    <w:multiLevelType w:val="hybridMultilevel"/>
    <w:tmpl w:val="036486FC"/>
    <w:lvl w:ilvl="0" w:tplc="19EAA316">
      <w:start w:val="1"/>
      <w:numFmt w:val="decimal"/>
      <w:lvlText w:val="%1."/>
      <w:lvlJc w:val="left"/>
      <w:pPr>
        <w:ind w:left="720" w:hanging="360"/>
      </w:pPr>
    </w:lvl>
    <w:lvl w:ilvl="1" w:tplc="1EA065BA">
      <w:start w:val="1"/>
      <w:numFmt w:val="lowerLetter"/>
      <w:lvlText w:val="%2."/>
      <w:lvlJc w:val="left"/>
      <w:pPr>
        <w:ind w:left="1440" w:hanging="360"/>
      </w:pPr>
    </w:lvl>
    <w:lvl w:ilvl="2" w:tplc="2994850C">
      <w:start w:val="3"/>
      <w:numFmt w:val="lowerRoman"/>
      <w:lvlText w:val="%3."/>
      <w:lvlJc w:val="right"/>
      <w:pPr>
        <w:ind w:left="2160" w:hanging="180"/>
      </w:pPr>
    </w:lvl>
    <w:lvl w:ilvl="3" w:tplc="BF7EFE7C">
      <w:start w:val="1"/>
      <w:numFmt w:val="decimal"/>
      <w:lvlText w:val="%4."/>
      <w:lvlJc w:val="left"/>
      <w:pPr>
        <w:ind w:left="2880" w:hanging="360"/>
      </w:pPr>
    </w:lvl>
    <w:lvl w:ilvl="4" w:tplc="8B0A9E80">
      <w:start w:val="1"/>
      <w:numFmt w:val="lowerLetter"/>
      <w:lvlText w:val="%5."/>
      <w:lvlJc w:val="left"/>
      <w:pPr>
        <w:ind w:left="3600" w:hanging="360"/>
      </w:pPr>
    </w:lvl>
    <w:lvl w:ilvl="5" w:tplc="17B26C18">
      <w:start w:val="1"/>
      <w:numFmt w:val="lowerRoman"/>
      <w:lvlText w:val="%6."/>
      <w:lvlJc w:val="right"/>
      <w:pPr>
        <w:ind w:left="4320" w:hanging="180"/>
      </w:pPr>
    </w:lvl>
    <w:lvl w:ilvl="6" w:tplc="7060A332">
      <w:start w:val="1"/>
      <w:numFmt w:val="decimal"/>
      <w:lvlText w:val="%7."/>
      <w:lvlJc w:val="left"/>
      <w:pPr>
        <w:ind w:left="5040" w:hanging="360"/>
      </w:pPr>
    </w:lvl>
    <w:lvl w:ilvl="7" w:tplc="379CD318">
      <w:start w:val="1"/>
      <w:numFmt w:val="lowerLetter"/>
      <w:lvlText w:val="%8."/>
      <w:lvlJc w:val="left"/>
      <w:pPr>
        <w:ind w:left="5760" w:hanging="360"/>
      </w:pPr>
    </w:lvl>
    <w:lvl w:ilvl="8" w:tplc="C99AA9AA">
      <w:start w:val="1"/>
      <w:numFmt w:val="lowerRoman"/>
      <w:lvlText w:val="%9."/>
      <w:lvlJc w:val="right"/>
      <w:pPr>
        <w:ind w:left="6480" w:hanging="180"/>
      </w:pPr>
    </w:lvl>
  </w:abstractNum>
  <w:abstractNum w:abstractNumId="343" w15:restartNumberingAfterBreak="0">
    <w:nsid w:val="3AA10F38"/>
    <w:multiLevelType w:val="hybridMultilevel"/>
    <w:tmpl w:val="CC849F82"/>
    <w:lvl w:ilvl="0" w:tplc="E0B41D40">
      <w:start w:val="1"/>
      <w:numFmt w:val="decimal"/>
      <w:lvlText w:val="%1."/>
      <w:lvlJc w:val="left"/>
      <w:pPr>
        <w:ind w:left="720" w:hanging="360"/>
      </w:pPr>
    </w:lvl>
    <w:lvl w:ilvl="1" w:tplc="8982CEB2">
      <w:start w:val="1"/>
      <w:numFmt w:val="lowerLetter"/>
      <w:lvlText w:val="%2."/>
      <w:lvlJc w:val="left"/>
      <w:pPr>
        <w:ind w:left="1440" w:hanging="360"/>
      </w:pPr>
    </w:lvl>
    <w:lvl w:ilvl="2" w:tplc="43707358">
      <w:start w:val="1"/>
      <w:numFmt w:val="lowerRoman"/>
      <w:lvlText w:val="%3."/>
      <w:lvlJc w:val="right"/>
      <w:pPr>
        <w:ind w:left="2160" w:hanging="180"/>
      </w:pPr>
    </w:lvl>
    <w:lvl w:ilvl="3" w:tplc="8F58BF9E">
      <w:start w:val="1"/>
      <w:numFmt w:val="decimal"/>
      <w:lvlText w:val="%4."/>
      <w:lvlJc w:val="left"/>
      <w:pPr>
        <w:ind w:left="2880" w:hanging="360"/>
      </w:pPr>
    </w:lvl>
    <w:lvl w:ilvl="4" w:tplc="BA6694CE">
      <w:start w:val="1"/>
      <w:numFmt w:val="lowerLetter"/>
      <w:lvlText w:val="%5."/>
      <w:lvlJc w:val="left"/>
      <w:pPr>
        <w:ind w:left="3600" w:hanging="360"/>
      </w:pPr>
    </w:lvl>
    <w:lvl w:ilvl="5" w:tplc="134EEE40">
      <w:start w:val="1"/>
      <w:numFmt w:val="lowerRoman"/>
      <w:lvlText w:val="%6."/>
      <w:lvlJc w:val="right"/>
      <w:pPr>
        <w:ind w:left="4320" w:hanging="180"/>
      </w:pPr>
    </w:lvl>
    <w:lvl w:ilvl="6" w:tplc="8D465784">
      <w:start w:val="1"/>
      <w:numFmt w:val="decimal"/>
      <w:lvlText w:val="%7."/>
      <w:lvlJc w:val="left"/>
      <w:pPr>
        <w:ind w:left="5040" w:hanging="360"/>
      </w:pPr>
    </w:lvl>
    <w:lvl w:ilvl="7" w:tplc="C638DA4A">
      <w:start w:val="1"/>
      <w:numFmt w:val="lowerLetter"/>
      <w:lvlText w:val="%8."/>
      <w:lvlJc w:val="left"/>
      <w:pPr>
        <w:ind w:left="5760" w:hanging="360"/>
      </w:pPr>
    </w:lvl>
    <w:lvl w:ilvl="8" w:tplc="FEEC3680">
      <w:start w:val="1"/>
      <w:numFmt w:val="lowerRoman"/>
      <w:lvlText w:val="%9."/>
      <w:lvlJc w:val="right"/>
      <w:pPr>
        <w:ind w:left="6480" w:hanging="180"/>
      </w:pPr>
    </w:lvl>
  </w:abstractNum>
  <w:abstractNum w:abstractNumId="344" w15:restartNumberingAfterBreak="0">
    <w:nsid w:val="3AD3679A"/>
    <w:multiLevelType w:val="hybridMultilevel"/>
    <w:tmpl w:val="CDFCCBD4"/>
    <w:lvl w:ilvl="0" w:tplc="01462F44">
      <w:start w:val="1"/>
      <w:numFmt w:val="decimal"/>
      <w:lvlText w:val="%1."/>
      <w:lvlJc w:val="left"/>
      <w:pPr>
        <w:ind w:left="720" w:hanging="360"/>
      </w:pPr>
    </w:lvl>
    <w:lvl w:ilvl="1" w:tplc="91481836">
      <w:start w:val="1"/>
      <w:numFmt w:val="lowerLetter"/>
      <w:lvlText w:val="%2."/>
      <w:lvlJc w:val="left"/>
      <w:pPr>
        <w:ind w:left="1440" w:hanging="360"/>
      </w:pPr>
    </w:lvl>
    <w:lvl w:ilvl="2" w:tplc="1024B346">
      <w:start w:val="1"/>
      <w:numFmt w:val="lowerRoman"/>
      <w:lvlText w:val="%3."/>
      <w:lvlJc w:val="right"/>
      <w:pPr>
        <w:ind w:left="2160" w:hanging="180"/>
      </w:pPr>
    </w:lvl>
    <w:lvl w:ilvl="3" w:tplc="25081230">
      <w:start w:val="2"/>
      <w:numFmt w:val="decimal"/>
      <w:lvlText w:val="%4."/>
      <w:lvlJc w:val="left"/>
      <w:pPr>
        <w:ind w:left="2880" w:hanging="360"/>
      </w:pPr>
    </w:lvl>
    <w:lvl w:ilvl="4" w:tplc="0156931E">
      <w:start w:val="1"/>
      <w:numFmt w:val="lowerLetter"/>
      <w:lvlText w:val="%5."/>
      <w:lvlJc w:val="left"/>
      <w:pPr>
        <w:ind w:left="3600" w:hanging="360"/>
      </w:pPr>
    </w:lvl>
    <w:lvl w:ilvl="5" w:tplc="85B611CE">
      <w:start w:val="1"/>
      <w:numFmt w:val="lowerRoman"/>
      <w:lvlText w:val="%6."/>
      <w:lvlJc w:val="right"/>
      <w:pPr>
        <w:ind w:left="4320" w:hanging="180"/>
      </w:pPr>
    </w:lvl>
    <w:lvl w:ilvl="6" w:tplc="7F16E640">
      <w:start w:val="1"/>
      <w:numFmt w:val="decimal"/>
      <w:lvlText w:val="%7."/>
      <w:lvlJc w:val="left"/>
      <w:pPr>
        <w:ind w:left="5040" w:hanging="360"/>
      </w:pPr>
    </w:lvl>
    <w:lvl w:ilvl="7" w:tplc="AA806C22">
      <w:start w:val="1"/>
      <w:numFmt w:val="lowerLetter"/>
      <w:lvlText w:val="%8."/>
      <w:lvlJc w:val="left"/>
      <w:pPr>
        <w:ind w:left="5760" w:hanging="360"/>
      </w:pPr>
    </w:lvl>
    <w:lvl w:ilvl="8" w:tplc="D66EC040">
      <w:start w:val="1"/>
      <w:numFmt w:val="lowerRoman"/>
      <w:lvlText w:val="%9."/>
      <w:lvlJc w:val="right"/>
      <w:pPr>
        <w:ind w:left="6480" w:hanging="180"/>
      </w:pPr>
    </w:lvl>
  </w:abstractNum>
  <w:abstractNum w:abstractNumId="345" w15:restartNumberingAfterBreak="0">
    <w:nsid w:val="3AE2317F"/>
    <w:multiLevelType w:val="hybridMultilevel"/>
    <w:tmpl w:val="80DAAE5E"/>
    <w:lvl w:ilvl="0" w:tplc="F17E0BFA">
      <w:start w:val="1"/>
      <w:numFmt w:val="bullet"/>
      <w:lvlText w:val=""/>
      <w:lvlJc w:val="left"/>
      <w:pPr>
        <w:ind w:left="1080" w:hanging="360"/>
      </w:pPr>
      <w:rPr>
        <w:rFonts w:ascii="Symbol" w:hAnsi="Symbol" w:hint="default"/>
      </w:rPr>
    </w:lvl>
    <w:lvl w:ilvl="1" w:tplc="F5D6BB28" w:tentative="1">
      <w:start w:val="1"/>
      <w:numFmt w:val="bullet"/>
      <w:lvlText w:val="o"/>
      <w:lvlJc w:val="left"/>
      <w:pPr>
        <w:ind w:left="1800" w:hanging="360"/>
      </w:pPr>
      <w:rPr>
        <w:rFonts w:ascii="Courier New" w:hAnsi="Courier New" w:hint="default"/>
      </w:rPr>
    </w:lvl>
    <w:lvl w:ilvl="2" w:tplc="8F007A58" w:tentative="1">
      <w:start w:val="1"/>
      <w:numFmt w:val="bullet"/>
      <w:lvlText w:val=""/>
      <w:lvlJc w:val="left"/>
      <w:pPr>
        <w:ind w:left="2520" w:hanging="360"/>
      </w:pPr>
      <w:rPr>
        <w:rFonts w:ascii="Wingdings" w:hAnsi="Wingdings" w:hint="default"/>
      </w:rPr>
    </w:lvl>
    <w:lvl w:ilvl="3" w:tplc="12B86BC0" w:tentative="1">
      <w:start w:val="1"/>
      <w:numFmt w:val="bullet"/>
      <w:lvlText w:val=""/>
      <w:lvlJc w:val="left"/>
      <w:pPr>
        <w:ind w:left="3240" w:hanging="360"/>
      </w:pPr>
      <w:rPr>
        <w:rFonts w:ascii="Symbol" w:hAnsi="Symbol" w:hint="default"/>
      </w:rPr>
    </w:lvl>
    <w:lvl w:ilvl="4" w:tplc="1A9E6A14" w:tentative="1">
      <w:start w:val="1"/>
      <w:numFmt w:val="bullet"/>
      <w:lvlText w:val="o"/>
      <w:lvlJc w:val="left"/>
      <w:pPr>
        <w:ind w:left="3960" w:hanging="360"/>
      </w:pPr>
      <w:rPr>
        <w:rFonts w:ascii="Courier New" w:hAnsi="Courier New" w:hint="default"/>
      </w:rPr>
    </w:lvl>
    <w:lvl w:ilvl="5" w:tplc="F6BC49C4" w:tentative="1">
      <w:start w:val="1"/>
      <w:numFmt w:val="bullet"/>
      <w:lvlText w:val=""/>
      <w:lvlJc w:val="left"/>
      <w:pPr>
        <w:ind w:left="4680" w:hanging="360"/>
      </w:pPr>
      <w:rPr>
        <w:rFonts w:ascii="Wingdings" w:hAnsi="Wingdings" w:hint="default"/>
      </w:rPr>
    </w:lvl>
    <w:lvl w:ilvl="6" w:tplc="65120388" w:tentative="1">
      <w:start w:val="1"/>
      <w:numFmt w:val="bullet"/>
      <w:lvlText w:val=""/>
      <w:lvlJc w:val="left"/>
      <w:pPr>
        <w:ind w:left="5400" w:hanging="360"/>
      </w:pPr>
      <w:rPr>
        <w:rFonts w:ascii="Symbol" w:hAnsi="Symbol" w:hint="default"/>
      </w:rPr>
    </w:lvl>
    <w:lvl w:ilvl="7" w:tplc="BE462C0A" w:tentative="1">
      <w:start w:val="1"/>
      <w:numFmt w:val="bullet"/>
      <w:lvlText w:val="o"/>
      <w:lvlJc w:val="left"/>
      <w:pPr>
        <w:ind w:left="6120" w:hanging="360"/>
      </w:pPr>
      <w:rPr>
        <w:rFonts w:ascii="Courier New" w:hAnsi="Courier New" w:hint="default"/>
      </w:rPr>
    </w:lvl>
    <w:lvl w:ilvl="8" w:tplc="D66EC396" w:tentative="1">
      <w:start w:val="1"/>
      <w:numFmt w:val="bullet"/>
      <w:lvlText w:val=""/>
      <w:lvlJc w:val="left"/>
      <w:pPr>
        <w:ind w:left="6840" w:hanging="360"/>
      </w:pPr>
      <w:rPr>
        <w:rFonts w:ascii="Wingdings" w:hAnsi="Wingdings" w:hint="default"/>
      </w:rPr>
    </w:lvl>
  </w:abstractNum>
  <w:abstractNum w:abstractNumId="346" w15:restartNumberingAfterBreak="0">
    <w:nsid w:val="3B1F4FD0"/>
    <w:multiLevelType w:val="hybridMultilevel"/>
    <w:tmpl w:val="28721098"/>
    <w:lvl w:ilvl="0" w:tplc="FE78F840">
      <w:start w:val="1"/>
      <w:numFmt w:val="decimal"/>
      <w:lvlText w:val="%1."/>
      <w:lvlJc w:val="left"/>
      <w:pPr>
        <w:ind w:left="720" w:hanging="360"/>
      </w:pPr>
    </w:lvl>
    <w:lvl w:ilvl="1" w:tplc="3A7405FA">
      <w:start w:val="1"/>
      <w:numFmt w:val="lowerLetter"/>
      <w:lvlText w:val="%2."/>
      <w:lvlJc w:val="left"/>
      <w:pPr>
        <w:ind w:left="1440" w:hanging="360"/>
      </w:pPr>
    </w:lvl>
    <w:lvl w:ilvl="2" w:tplc="A6C66DEC">
      <w:start w:val="1"/>
      <w:numFmt w:val="lowerRoman"/>
      <w:lvlText w:val="%3."/>
      <w:lvlJc w:val="right"/>
      <w:pPr>
        <w:ind w:left="2160" w:hanging="180"/>
      </w:pPr>
    </w:lvl>
    <w:lvl w:ilvl="3" w:tplc="95A0C51A">
      <w:start w:val="2"/>
      <w:numFmt w:val="decimal"/>
      <w:lvlText w:val="%4."/>
      <w:lvlJc w:val="left"/>
      <w:pPr>
        <w:ind w:left="2880" w:hanging="360"/>
      </w:pPr>
    </w:lvl>
    <w:lvl w:ilvl="4" w:tplc="F7CCE96E">
      <w:start w:val="1"/>
      <w:numFmt w:val="lowerLetter"/>
      <w:lvlText w:val="%5."/>
      <w:lvlJc w:val="left"/>
      <w:pPr>
        <w:ind w:left="3600" w:hanging="360"/>
      </w:pPr>
    </w:lvl>
    <w:lvl w:ilvl="5" w:tplc="A5CE560E">
      <w:start w:val="1"/>
      <w:numFmt w:val="lowerRoman"/>
      <w:lvlText w:val="%6."/>
      <w:lvlJc w:val="right"/>
      <w:pPr>
        <w:ind w:left="4320" w:hanging="180"/>
      </w:pPr>
    </w:lvl>
    <w:lvl w:ilvl="6" w:tplc="B3DA415E">
      <w:start w:val="1"/>
      <w:numFmt w:val="decimal"/>
      <w:lvlText w:val="%7."/>
      <w:lvlJc w:val="left"/>
      <w:pPr>
        <w:ind w:left="5040" w:hanging="360"/>
      </w:pPr>
    </w:lvl>
    <w:lvl w:ilvl="7" w:tplc="2558F8B2">
      <w:start w:val="1"/>
      <w:numFmt w:val="lowerLetter"/>
      <w:lvlText w:val="%8."/>
      <w:lvlJc w:val="left"/>
      <w:pPr>
        <w:ind w:left="5760" w:hanging="360"/>
      </w:pPr>
    </w:lvl>
    <w:lvl w:ilvl="8" w:tplc="64487EDC">
      <w:start w:val="1"/>
      <w:numFmt w:val="lowerRoman"/>
      <w:lvlText w:val="%9."/>
      <w:lvlJc w:val="right"/>
      <w:pPr>
        <w:ind w:left="6480" w:hanging="180"/>
      </w:pPr>
    </w:lvl>
  </w:abstractNum>
  <w:abstractNum w:abstractNumId="347" w15:restartNumberingAfterBreak="0">
    <w:nsid w:val="3BD70F3C"/>
    <w:multiLevelType w:val="hybridMultilevel"/>
    <w:tmpl w:val="278684FA"/>
    <w:lvl w:ilvl="0" w:tplc="FFCA9E6E">
      <w:start w:val="1"/>
      <w:numFmt w:val="bullet"/>
      <w:lvlText w:val=""/>
      <w:lvlJc w:val="left"/>
      <w:pPr>
        <w:ind w:left="720" w:hanging="360"/>
      </w:pPr>
      <w:rPr>
        <w:rFonts w:ascii="Symbol" w:hAnsi="Symbol" w:hint="default"/>
      </w:rPr>
    </w:lvl>
    <w:lvl w:ilvl="1" w:tplc="5928B1CA">
      <w:start w:val="1"/>
      <w:numFmt w:val="bullet"/>
      <w:lvlText w:val="·"/>
      <w:lvlJc w:val="left"/>
      <w:pPr>
        <w:ind w:left="1440" w:hanging="360"/>
      </w:pPr>
      <w:rPr>
        <w:rFonts w:ascii="Symbol" w:hAnsi="Symbol" w:hint="default"/>
      </w:rPr>
    </w:lvl>
    <w:lvl w:ilvl="2" w:tplc="25CED462">
      <w:start w:val="1"/>
      <w:numFmt w:val="bullet"/>
      <w:lvlText w:val=""/>
      <w:lvlJc w:val="left"/>
      <w:pPr>
        <w:ind w:left="2160" w:hanging="360"/>
      </w:pPr>
      <w:rPr>
        <w:rFonts w:ascii="Wingdings" w:hAnsi="Wingdings" w:hint="default"/>
      </w:rPr>
    </w:lvl>
    <w:lvl w:ilvl="3" w:tplc="3CDE8BA4">
      <w:start w:val="1"/>
      <w:numFmt w:val="bullet"/>
      <w:lvlText w:val=""/>
      <w:lvlJc w:val="left"/>
      <w:pPr>
        <w:ind w:left="2880" w:hanging="360"/>
      </w:pPr>
      <w:rPr>
        <w:rFonts w:ascii="Symbol" w:hAnsi="Symbol" w:hint="default"/>
      </w:rPr>
    </w:lvl>
    <w:lvl w:ilvl="4" w:tplc="89587472">
      <w:start w:val="1"/>
      <w:numFmt w:val="bullet"/>
      <w:lvlText w:val="o"/>
      <w:lvlJc w:val="left"/>
      <w:pPr>
        <w:ind w:left="3600" w:hanging="360"/>
      </w:pPr>
      <w:rPr>
        <w:rFonts w:ascii="Courier New" w:hAnsi="Courier New" w:hint="default"/>
      </w:rPr>
    </w:lvl>
    <w:lvl w:ilvl="5" w:tplc="A14C7BF8">
      <w:start w:val="1"/>
      <w:numFmt w:val="bullet"/>
      <w:lvlText w:val=""/>
      <w:lvlJc w:val="left"/>
      <w:pPr>
        <w:ind w:left="4320" w:hanging="360"/>
      </w:pPr>
      <w:rPr>
        <w:rFonts w:ascii="Wingdings" w:hAnsi="Wingdings" w:hint="default"/>
      </w:rPr>
    </w:lvl>
    <w:lvl w:ilvl="6" w:tplc="4C04A4A8">
      <w:start w:val="1"/>
      <w:numFmt w:val="bullet"/>
      <w:lvlText w:val=""/>
      <w:lvlJc w:val="left"/>
      <w:pPr>
        <w:ind w:left="5040" w:hanging="360"/>
      </w:pPr>
      <w:rPr>
        <w:rFonts w:ascii="Symbol" w:hAnsi="Symbol" w:hint="default"/>
      </w:rPr>
    </w:lvl>
    <w:lvl w:ilvl="7" w:tplc="2D3257D2">
      <w:start w:val="1"/>
      <w:numFmt w:val="bullet"/>
      <w:lvlText w:val="o"/>
      <w:lvlJc w:val="left"/>
      <w:pPr>
        <w:ind w:left="5760" w:hanging="360"/>
      </w:pPr>
      <w:rPr>
        <w:rFonts w:ascii="Courier New" w:hAnsi="Courier New" w:hint="default"/>
      </w:rPr>
    </w:lvl>
    <w:lvl w:ilvl="8" w:tplc="99CA70D4">
      <w:start w:val="1"/>
      <w:numFmt w:val="bullet"/>
      <w:lvlText w:val=""/>
      <w:lvlJc w:val="left"/>
      <w:pPr>
        <w:ind w:left="6480" w:hanging="360"/>
      </w:pPr>
      <w:rPr>
        <w:rFonts w:ascii="Wingdings" w:hAnsi="Wingdings" w:hint="default"/>
      </w:rPr>
    </w:lvl>
  </w:abstractNum>
  <w:abstractNum w:abstractNumId="348" w15:restartNumberingAfterBreak="0">
    <w:nsid w:val="3C03AFD0"/>
    <w:multiLevelType w:val="hybridMultilevel"/>
    <w:tmpl w:val="77CC6BDA"/>
    <w:lvl w:ilvl="0" w:tplc="13761982">
      <w:start w:val="1"/>
      <w:numFmt w:val="decimal"/>
      <w:lvlText w:val="%1."/>
      <w:lvlJc w:val="left"/>
      <w:pPr>
        <w:ind w:left="720" w:hanging="360"/>
      </w:pPr>
    </w:lvl>
    <w:lvl w:ilvl="1" w:tplc="EE7A50F2">
      <w:start w:val="1"/>
      <w:numFmt w:val="lowerLetter"/>
      <w:lvlText w:val="%2."/>
      <w:lvlJc w:val="left"/>
      <w:pPr>
        <w:ind w:left="1440" w:hanging="360"/>
      </w:pPr>
    </w:lvl>
    <w:lvl w:ilvl="2" w:tplc="EB2C8A4A">
      <w:start w:val="1"/>
      <w:numFmt w:val="lowerRoman"/>
      <w:lvlText w:val="%3."/>
      <w:lvlJc w:val="right"/>
      <w:pPr>
        <w:ind w:left="2160" w:hanging="180"/>
      </w:pPr>
    </w:lvl>
    <w:lvl w:ilvl="3" w:tplc="D1D2F2DE">
      <w:start w:val="1"/>
      <w:numFmt w:val="decimal"/>
      <w:lvlText w:val="%4."/>
      <w:lvlJc w:val="left"/>
      <w:pPr>
        <w:ind w:left="2880" w:hanging="360"/>
      </w:pPr>
    </w:lvl>
    <w:lvl w:ilvl="4" w:tplc="B776CBF4">
      <w:start w:val="1"/>
      <w:numFmt w:val="lowerLetter"/>
      <w:lvlText w:val="%5."/>
      <w:lvlJc w:val="left"/>
      <w:pPr>
        <w:ind w:left="3600" w:hanging="360"/>
      </w:pPr>
    </w:lvl>
    <w:lvl w:ilvl="5" w:tplc="C4C201E8">
      <w:start w:val="1"/>
      <w:numFmt w:val="lowerRoman"/>
      <w:lvlText w:val="%6."/>
      <w:lvlJc w:val="right"/>
      <w:pPr>
        <w:ind w:left="4320" w:hanging="180"/>
      </w:pPr>
    </w:lvl>
    <w:lvl w:ilvl="6" w:tplc="8634E67E">
      <w:start w:val="1"/>
      <w:numFmt w:val="decimal"/>
      <w:lvlText w:val="%7."/>
      <w:lvlJc w:val="left"/>
      <w:pPr>
        <w:ind w:left="5040" w:hanging="360"/>
      </w:pPr>
    </w:lvl>
    <w:lvl w:ilvl="7" w:tplc="FA366F7A">
      <w:start w:val="1"/>
      <w:numFmt w:val="lowerLetter"/>
      <w:lvlText w:val="%8."/>
      <w:lvlJc w:val="left"/>
      <w:pPr>
        <w:ind w:left="5760" w:hanging="360"/>
      </w:pPr>
    </w:lvl>
    <w:lvl w:ilvl="8" w:tplc="1A42DBBC">
      <w:start w:val="1"/>
      <w:numFmt w:val="lowerRoman"/>
      <w:lvlText w:val="%9."/>
      <w:lvlJc w:val="right"/>
      <w:pPr>
        <w:ind w:left="6480" w:hanging="180"/>
      </w:pPr>
    </w:lvl>
  </w:abstractNum>
  <w:abstractNum w:abstractNumId="349" w15:restartNumberingAfterBreak="0">
    <w:nsid w:val="3C44E7DE"/>
    <w:multiLevelType w:val="hybridMultilevel"/>
    <w:tmpl w:val="A4C81B9E"/>
    <w:lvl w:ilvl="0" w:tplc="C0669B8C">
      <w:start w:val="1"/>
      <w:numFmt w:val="decimal"/>
      <w:lvlText w:val="%1."/>
      <w:lvlJc w:val="left"/>
      <w:pPr>
        <w:ind w:left="720" w:hanging="360"/>
      </w:pPr>
    </w:lvl>
    <w:lvl w:ilvl="1" w:tplc="F22AE21E">
      <w:start w:val="1"/>
      <w:numFmt w:val="lowerLetter"/>
      <w:lvlText w:val="%2."/>
      <w:lvlJc w:val="left"/>
      <w:pPr>
        <w:ind w:left="1440" w:hanging="360"/>
      </w:pPr>
    </w:lvl>
    <w:lvl w:ilvl="2" w:tplc="491C3140">
      <w:start w:val="2"/>
      <w:numFmt w:val="lowerRoman"/>
      <w:lvlText w:val="%3."/>
      <w:lvlJc w:val="right"/>
      <w:pPr>
        <w:ind w:left="2160" w:hanging="180"/>
      </w:pPr>
    </w:lvl>
    <w:lvl w:ilvl="3" w:tplc="D5F80534">
      <w:start w:val="1"/>
      <w:numFmt w:val="decimal"/>
      <w:lvlText w:val="%4."/>
      <w:lvlJc w:val="left"/>
      <w:pPr>
        <w:ind w:left="2880" w:hanging="360"/>
      </w:pPr>
    </w:lvl>
    <w:lvl w:ilvl="4" w:tplc="DC8CA9D6">
      <w:start w:val="1"/>
      <w:numFmt w:val="lowerLetter"/>
      <w:lvlText w:val="%5."/>
      <w:lvlJc w:val="left"/>
      <w:pPr>
        <w:ind w:left="3600" w:hanging="360"/>
      </w:pPr>
    </w:lvl>
    <w:lvl w:ilvl="5" w:tplc="164242F8">
      <w:start w:val="1"/>
      <w:numFmt w:val="lowerRoman"/>
      <w:lvlText w:val="%6."/>
      <w:lvlJc w:val="right"/>
      <w:pPr>
        <w:ind w:left="4320" w:hanging="180"/>
      </w:pPr>
    </w:lvl>
    <w:lvl w:ilvl="6" w:tplc="970AE952">
      <w:start w:val="1"/>
      <w:numFmt w:val="decimal"/>
      <w:lvlText w:val="%7."/>
      <w:lvlJc w:val="left"/>
      <w:pPr>
        <w:ind w:left="5040" w:hanging="360"/>
      </w:pPr>
    </w:lvl>
    <w:lvl w:ilvl="7" w:tplc="8A0A09B8">
      <w:start w:val="1"/>
      <w:numFmt w:val="lowerLetter"/>
      <w:lvlText w:val="%8."/>
      <w:lvlJc w:val="left"/>
      <w:pPr>
        <w:ind w:left="5760" w:hanging="360"/>
      </w:pPr>
    </w:lvl>
    <w:lvl w:ilvl="8" w:tplc="3666595C">
      <w:start w:val="1"/>
      <w:numFmt w:val="lowerRoman"/>
      <w:lvlText w:val="%9."/>
      <w:lvlJc w:val="right"/>
      <w:pPr>
        <w:ind w:left="6480" w:hanging="180"/>
      </w:pPr>
    </w:lvl>
  </w:abstractNum>
  <w:abstractNum w:abstractNumId="350" w15:restartNumberingAfterBreak="0">
    <w:nsid w:val="3C734255"/>
    <w:multiLevelType w:val="hybridMultilevel"/>
    <w:tmpl w:val="1862EE9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351" w15:restartNumberingAfterBreak="0">
    <w:nsid w:val="3C7DB8FC"/>
    <w:multiLevelType w:val="hybridMultilevel"/>
    <w:tmpl w:val="F73AF23C"/>
    <w:lvl w:ilvl="0" w:tplc="8362B2C6">
      <w:start w:val="1"/>
      <w:numFmt w:val="bullet"/>
      <w:lvlText w:val="·"/>
      <w:lvlJc w:val="left"/>
      <w:pPr>
        <w:ind w:left="720" w:hanging="360"/>
      </w:pPr>
      <w:rPr>
        <w:rFonts w:ascii="Symbol" w:hAnsi="Symbol" w:hint="default"/>
      </w:rPr>
    </w:lvl>
    <w:lvl w:ilvl="1" w:tplc="E96EE8AC">
      <w:start w:val="1"/>
      <w:numFmt w:val="bullet"/>
      <w:lvlText w:val="o"/>
      <w:lvlJc w:val="left"/>
      <w:pPr>
        <w:ind w:left="1440" w:hanging="360"/>
      </w:pPr>
      <w:rPr>
        <w:rFonts w:ascii="Courier New" w:hAnsi="Courier New" w:hint="default"/>
      </w:rPr>
    </w:lvl>
    <w:lvl w:ilvl="2" w:tplc="C6182450">
      <w:start w:val="1"/>
      <w:numFmt w:val="bullet"/>
      <w:lvlText w:val=""/>
      <w:lvlJc w:val="left"/>
      <w:pPr>
        <w:ind w:left="2160" w:hanging="360"/>
      </w:pPr>
      <w:rPr>
        <w:rFonts w:ascii="Wingdings" w:hAnsi="Wingdings" w:hint="default"/>
      </w:rPr>
    </w:lvl>
    <w:lvl w:ilvl="3" w:tplc="7DAEF58C">
      <w:start w:val="1"/>
      <w:numFmt w:val="bullet"/>
      <w:lvlText w:val=""/>
      <w:lvlJc w:val="left"/>
      <w:pPr>
        <w:ind w:left="2880" w:hanging="360"/>
      </w:pPr>
      <w:rPr>
        <w:rFonts w:ascii="Symbol" w:hAnsi="Symbol" w:hint="default"/>
      </w:rPr>
    </w:lvl>
    <w:lvl w:ilvl="4" w:tplc="A380CCEC">
      <w:start w:val="1"/>
      <w:numFmt w:val="bullet"/>
      <w:lvlText w:val="o"/>
      <w:lvlJc w:val="left"/>
      <w:pPr>
        <w:ind w:left="3600" w:hanging="360"/>
      </w:pPr>
      <w:rPr>
        <w:rFonts w:ascii="Courier New" w:hAnsi="Courier New" w:hint="default"/>
      </w:rPr>
    </w:lvl>
    <w:lvl w:ilvl="5" w:tplc="353EE090">
      <w:start w:val="1"/>
      <w:numFmt w:val="bullet"/>
      <w:lvlText w:val=""/>
      <w:lvlJc w:val="left"/>
      <w:pPr>
        <w:ind w:left="4320" w:hanging="360"/>
      </w:pPr>
      <w:rPr>
        <w:rFonts w:ascii="Wingdings" w:hAnsi="Wingdings" w:hint="default"/>
      </w:rPr>
    </w:lvl>
    <w:lvl w:ilvl="6" w:tplc="9954A8AC">
      <w:start w:val="1"/>
      <w:numFmt w:val="bullet"/>
      <w:lvlText w:val=""/>
      <w:lvlJc w:val="left"/>
      <w:pPr>
        <w:ind w:left="5040" w:hanging="360"/>
      </w:pPr>
      <w:rPr>
        <w:rFonts w:ascii="Symbol" w:hAnsi="Symbol" w:hint="default"/>
      </w:rPr>
    </w:lvl>
    <w:lvl w:ilvl="7" w:tplc="72965122">
      <w:start w:val="1"/>
      <w:numFmt w:val="bullet"/>
      <w:lvlText w:val="o"/>
      <w:lvlJc w:val="left"/>
      <w:pPr>
        <w:ind w:left="5760" w:hanging="360"/>
      </w:pPr>
      <w:rPr>
        <w:rFonts w:ascii="Courier New" w:hAnsi="Courier New" w:hint="default"/>
      </w:rPr>
    </w:lvl>
    <w:lvl w:ilvl="8" w:tplc="E19013F8">
      <w:start w:val="1"/>
      <w:numFmt w:val="bullet"/>
      <w:lvlText w:val=""/>
      <w:lvlJc w:val="left"/>
      <w:pPr>
        <w:ind w:left="6480" w:hanging="360"/>
      </w:pPr>
      <w:rPr>
        <w:rFonts w:ascii="Wingdings" w:hAnsi="Wingdings" w:hint="default"/>
      </w:rPr>
    </w:lvl>
  </w:abstractNum>
  <w:abstractNum w:abstractNumId="352" w15:restartNumberingAfterBreak="0">
    <w:nsid w:val="3C9C926F"/>
    <w:multiLevelType w:val="hybridMultilevel"/>
    <w:tmpl w:val="86307058"/>
    <w:lvl w:ilvl="0" w:tplc="3E6AE862">
      <w:start w:val="1"/>
      <w:numFmt w:val="decimal"/>
      <w:lvlText w:val="%1."/>
      <w:lvlJc w:val="left"/>
      <w:pPr>
        <w:ind w:left="720" w:hanging="360"/>
      </w:pPr>
    </w:lvl>
    <w:lvl w:ilvl="1" w:tplc="7D5EDB5E">
      <w:start w:val="1"/>
      <w:numFmt w:val="lowerLetter"/>
      <w:lvlText w:val="%2."/>
      <w:lvlJc w:val="left"/>
      <w:pPr>
        <w:ind w:left="1440" w:hanging="360"/>
      </w:pPr>
    </w:lvl>
    <w:lvl w:ilvl="2" w:tplc="5A4C7B8E">
      <w:start w:val="1"/>
      <w:numFmt w:val="lowerRoman"/>
      <w:lvlText w:val="%3."/>
      <w:lvlJc w:val="right"/>
      <w:pPr>
        <w:ind w:left="2160" w:hanging="180"/>
      </w:pPr>
    </w:lvl>
    <w:lvl w:ilvl="3" w:tplc="7B6A2EE8">
      <w:start w:val="4"/>
      <w:numFmt w:val="decimal"/>
      <w:lvlText w:val="%4."/>
      <w:lvlJc w:val="left"/>
      <w:pPr>
        <w:ind w:left="2880" w:hanging="360"/>
      </w:pPr>
    </w:lvl>
    <w:lvl w:ilvl="4" w:tplc="DB481866">
      <w:start w:val="1"/>
      <w:numFmt w:val="lowerLetter"/>
      <w:lvlText w:val="%5."/>
      <w:lvlJc w:val="left"/>
      <w:pPr>
        <w:ind w:left="3600" w:hanging="360"/>
      </w:pPr>
    </w:lvl>
    <w:lvl w:ilvl="5" w:tplc="80FE0614">
      <w:start w:val="1"/>
      <w:numFmt w:val="lowerRoman"/>
      <w:lvlText w:val="%6."/>
      <w:lvlJc w:val="right"/>
      <w:pPr>
        <w:ind w:left="4320" w:hanging="180"/>
      </w:pPr>
    </w:lvl>
    <w:lvl w:ilvl="6" w:tplc="7A3AA900">
      <w:start w:val="1"/>
      <w:numFmt w:val="decimal"/>
      <w:lvlText w:val="%7."/>
      <w:lvlJc w:val="left"/>
      <w:pPr>
        <w:ind w:left="5040" w:hanging="360"/>
      </w:pPr>
    </w:lvl>
    <w:lvl w:ilvl="7" w:tplc="EE5280A4">
      <w:start w:val="1"/>
      <w:numFmt w:val="lowerLetter"/>
      <w:lvlText w:val="%8."/>
      <w:lvlJc w:val="left"/>
      <w:pPr>
        <w:ind w:left="5760" w:hanging="360"/>
      </w:pPr>
    </w:lvl>
    <w:lvl w:ilvl="8" w:tplc="8828FEE2">
      <w:start w:val="1"/>
      <w:numFmt w:val="lowerRoman"/>
      <w:lvlText w:val="%9."/>
      <w:lvlJc w:val="right"/>
      <w:pPr>
        <w:ind w:left="6480" w:hanging="180"/>
      </w:pPr>
    </w:lvl>
  </w:abstractNum>
  <w:abstractNum w:abstractNumId="353" w15:restartNumberingAfterBreak="0">
    <w:nsid w:val="3CBA950E"/>
    <w:multiLevelType w:val="hybridMultilevel"/>
    <w:tmpl w:val="D794F89C"/>
    <w:lvl w:ilvl="0" w:tplc="12663440">
      <w:start w:val="1"/>
      <w:numFmt w:val="bullet"/>
      <w:lvlText w:val=""/>
      <w:lvlJc w:val="left"/>
      <w:pPr>
        <w:ind w:left="720" w:hanging="360"/>
      </w:pPr>
      <w:rPr>
        <w:rFonts w:ascii="Symbol" w:hAnsi="Symbol" w:hint="default"/>
      </w:rPr>
    </w:lvl>
    <w:lvl w:ilvl="1" w:tplc="C4A22AD8">
      <w:start w:val="1"/>
      <w:numFmt w:val="bullet"/>
      <w:lvlText w:val="o"/>
      <w:lvlJc w:val="left"/>
      <w:pPr>
        <w:ind w:left="1440" w:hanging="360"/>
      </w:pPr>
      <w:rPr>
        <w:rFonts w:ascii="Courier New" w:hAnsi="Courier New" w:hint="default"/>
      </w:rPr>
    </w:lvl>
    <w:lvl w:ilvl="2" w:tplc="0F4C14FC">
      <w:start w:val="1"/>
      <w:numFmt w:val="bullet"/>
      <w:lvlText w:val=""/>
      <w:lvlJc w:val="left"/>
      <w:pPr>
        <w:ind w:left="2160" w:hanging="360"/>
      </w:pPr>
      <w:rPr>
        <w:rFonts w:ascii="Wingdings" w:hAnsi="Wingdings" w:hint="default"/>
      </w:rPr>
    </w:lvl>
    <w:lvl w:ilvl="3" w:tplc="587AAA9A">
      <w:start w:val="1"/>
      <w:numFmt w:val="bullet"/>
      <w:lvlText w:val=""/>
      <w:lvlJc w:val="left"/>
      <w:pPr>
        <w:ind w:left="2880" w:hanging="360"/>
      </w:pPr>
      <w:rPr>
        <w:rFonts w:ascii="Symbol" w:hAnsi="Symbol" w:hint="default"/>
      </w:rPr>
    </w:lvl>
    <w:lvl w:ilvl="4" w:tplc="7ED08FDE">
      <w:start w:val="1"/>
      <w:numFmt w:val="bullet"/>
      <w:lvlText w:val="·"/>
      <w:lvlJc w:val="left"/>
      <w:pPr>
        <w:ind w:left="3600" w:hanging="360"/>
      </w:pPr>
      <w:rPr>
        <w:rFonts w:ascii="Symbol" w:hAnsi="Symbol" w:hint="default"/>
      </w:rPr>
    </w:lvl>
    <w:lvl w:ilvl="5" w:tplc="CF5ED2F8">
      <w:start w:val="1"/>
      <w:numFmt w:val="bullet"/>
      <w:lvlText w:val=""/>
      <w:lvlJc w:val="left"/>
      <w:pPr>
        <w:ind w:left="4320" w:hanging="360"/>
      </w:pPr>
      <w:rPr>
        <w:rFonts w:ascii="Wingdings" w:hAnsi="Wingdings" w:hint="default"/>
      </w:rPr>
    </w:lvl>
    <w:lvl w:ilvl="6" w:tplc="FA345CDC">
      <w:start w:val="1"/>
      <w:numFmt w:val="bullet"/>
      <w:lvlText w:val=""/>
      <w:lvlJc w:val="left"/>
      <w:pPr>
        <w:ind w:left="5040" w:hanging="360"/>
      </w:pPr>
      <w:rPr>
        <w:rFonts w:ascii="Symbol" w:hAnsi="Symbol" w:hint="default"/>
      </w:rPr>
    </w:lvl>
    <w:lvl w:ilvl="7" w:tplc="E44E44BC">
      <w:start w:val="1"/>
      <w:numFmt w:val="bullet"/>
      <w:lvlText w:val="o"/>
      <w:lvlJc w:val="left"/>
      <w:pPr>
        <w:ind w:left="5760" w:hanging="360"/>
      </w:pPr>
      <w:rPr>
        <w:rFonts w:ascii="Courier New" w:hAnsi="Courier New" w:hint="default"/>
      </w:rPr>
    </w:lvl>
    <w:lvl w:ilvl="8" w:tplc="4F0A870C">
      <w:start w:val="1"/>
      <w:numFmt w:val="bullet"/>
      <w:lvlText w:val=""/>
      <w:lvlJc w:val="left"/>
      <w:pPr>
        <w:ind w:left="6480" w:hanging="360"/>
      </w:pPr>
      <w:rPr>
        <w:rFonts w:ascii="Wingdings" w:hAnsi="Wingdings" w:hint="default"/>
      </w:rPr>
    </w:lvl>
  </w:abstractNum>
  <w:abstractNum w:abstractNumId="354" w15:restartNumberingAfterBreak="0">
    <w:nsid w:val="3CD0EE02"/>
    <w:multiLevelType w:val="hybridMultilevel"/>
    <w:tmpl w:val="FF52781C"/>
    <w:lvl w:ilvl="0" w:tplc="2A72B472">
      <w:start w:val="1"/>
      <w:numFmt w:val="decimal"/>
      <w:lvlText w:val="%1."/>
      <w:lvlJc w:val="left"/>
      <w:pPr>
        <w:ind w:left="720" w:hanging="360"/>
      </w:pPr>
    </w:lvl>
    <w:lvl w:ilvl="1" w:tplc="1458EA1E">
      <w:start w:val="1"/>
      <w:numFmt w:val="lowerLetter"/>
      <w:lvlText w:val="%2."/>
      <w:lvlJc w:val="left"/>
      <w:pPr>
        <w:ind w:left="1440" w:hanging="360"/>
      </w:pPr>
    </w:lvl>
    <w:lvl w:ilvl="2" w:tplc="3B72F7CA">
      <w:start w:val="1"/>
      <w:numFmt w:val="lowerRoman"/>
      <w:lvlText w:val="%3."/>
      <w:lvlJc w:val="right"/>
      <w:pPr>
        <w:ind w:left="2160" w:hanging="180"/>
      </w:pPr>
    </w:lvl>
    <w:lvl w:ilvl="3" w:tplc="A4A8293E">
      <w:start w:val="1"/>
      <w:numFmt w:val="decimal"/>
      <w:lvlText w:val="%4."/>
      <w:lvlJc w:val="left"/>
      <w:pPr>
        <w:ind w:left="2880" w:hanging="360"/>
      </w:pPr>
    </w:lvl>
    <w:lvl w:ilvl="4" w:tplc="95961E4E">
      <w:start w:val="1"/>
      <w:numFmt w:val="lowerLetter"/>
      <w:lvlText w:val="%5."/>
      <w:lvlJc w:val="left"/>
      <w:pPr>
        <w:ind w:left="3600" w:hanging="360"/>
      </w:pPr>
    </w:lvl>
    <w:lvl w:ilvl="5" w:tplc="FC865BBC">
      <w:start w:val="1"/>
      <w:numFmt w:val="lowerRoman"/>
      <w:lvlText w:val="%6."/>
      <w:lvlJc w:val="right"/>
      <w:pPr>
        <w:ind w:left="4320" w:hanging="180"/>
      </w:pPr>
    </w:lvl>
    <w:lvl w:ilvl="6" w:tplc="976EEE6E">
      <w:start w:val="1"/>
      <w:numFmt w:val="decimal"/>
      <w:lvlText w:val="%7."/>
      <w:lvlJc w:val="left"/>
      <w:pPr>
        <w:ind w:left="5040" w:hanging="360"/>
      </w:pPr>
    </w:lvl>
    <w:lvl w:ilvl="7" w:tplc="8A0C6DA4">
      <w:start w:val="1"/>
      <w:numFmt w:val="lowerLetter"/>
      <w:lvlText w:val="%8."/>
      <w:lvlJc w:val="left"/>
      <w:pPr>
        <w:ind w:left="5760" w:hanging="360"/>
      </w:pPr>
    </w:lvl>
    <w:lvl w:ilvl="8" w:tplc="C526D8C4">
      <w:start w:val="1"/>
      <w:numFmt w:val="lowerRoman"/>
      <w:lvlText w:val="%9."/>
      <w:lvlJc w:val="right"/>
      <w:pPr>
        <w:ind w:left="6480" w:hanging="180"/>
      </w:pPr>
    </w:lvl>
  </w:abstractNum>
  <w:abstractNum w:abstractNumId="355" w15:restartNumberingAfterBreak="0">
    <w:nsid w:val="3D044DCB"/>
    <w:multiLevelType w:val="hybridMultilevel"/>
    <w:tmpl w:val="809AFA6E"/>
    <w:lvl w:ilvl="0" w:tplc="196470D4">
      <w:start w:val="1"/>
      <w:numFmt w:val="bullet"/>
      <w:lvlText w:val="·"/>
      <w:lvlJc w:val="left"/>
      <w:pPr>
        <w:ind w:left="720" w:hanging="360"/>
      </w:pPr>
      <w:rPr>
        <w:rFonts w:ascii="Symbol" w:hAnsi="Symbol" w:hint="default"/>
      </w:rPr>
    </w:lvl>
    <w:lvl w:ilvl="1" w:tplc="D2083484">
      <w:start w:val="1"/>
      <w:numFmt w:val="bullet"/>
      <w:lvlText w:val="o"/>
      <w:lvlJc w:val="left"/>
      <w:pPr>
        <w:ind w:left="1440" w:hanging="360"/>
      </w:pPr>
      <w:rPr>
        <w:rFonts w:ascii="Courier New" w:hAnsi="Courier New" w:hint="default"/>
      </w:rPr>
    </w:lvl>
    <w:lvl w:ilvl="2" w:tplc="39A6F6FA">
      <w:start w:val="1"/>
      <w:numFmt w:val="bullet"/>
      <w:lvlText w:val=""/>
      <w:lvlJc w:val="left"/>
      <w:pPr>
        <w:ind w:left="2160" w:hanging="360"/>
      </w:pPr>
      <w:rPr>
        <w:rFonts w:ascii="Wingdings" w:hAnsi="Wingdings" w:hint="default"/>
      </w:rPr>
    </w:lvl>
    <w:lvl w:ilvl="3" w:tplc="63008D6C">
      <w:start w:val="1"/>
      <w:numFmt w:val="bullet"/>
      <w:lvlText w:val=""/>
      <w:lvlJc w:val="left"/>
      <w:pPr>
        <w:ind w:left="2880" w:hanging="360"/>
      </w:pPr>
      <w:rPr>
        <w:rFonts w:ascii="Symbol" w:hAnsi="Symbol" w:hint="default"/>
      </w:rPr>
    </w:lvl>
    <w:lvl w:ilvl="4" w:tplc="D4101B44">
      <w:start w:val="1"/>
      <w:numFmt w:val="bullet"/>
      <w:lvlText w:val="o"/>
      <w:lvlJc w:val="left"/>
      <w:pPr>
        <w:ind w:left="3600" w:hanging="360"/>
      </w:pPr>
      <w:rPr>
        <w:rFonts w:ascii="Courier New" w:hAnsi="Courier New" w:hint="default"/>
      </w:rPr>
    </w:lvl>
    <w:lvl w:ilvl="5" w:tplc="72A6E09A">
      <w:start w:val="1"/>
      <w:numFmt w:val="bullet"/>
      <w:lvlText w:val=""/>
      <w:lvlJc w:val="left"/>
      <w:pPr>
        <w:ind w:left="4320" w:hanging="360"/>
      </w:pPr>
      <w:rPr>
        <w:rFonts w:ascii="Wingdings" w:hAnsi="Wingdings" w:hint="default"/>
      </w:rPr>
    </w:lvl>
    <w:lvl w:ilvl="6" w:tplc="3202EFDE">
      <w:start w:val="1"/>
      <w:numFmt w:val="bullet"/>
      <w:lvlText w:val=""/>
      <w:lvlJc w:val="left"/>
      <w:pPr>
        <w:ind w:left="5040" w:hanging="360"/>
      </w:pPr>
      <w:rPr>
        <w:rFonts w:ascii="Symbol" w:hAnsi="Symbol" w:hint="default"/>
      </w:rPr>
    </w:lvl>
    <w:lvl w:ilvl="7" w:tplc="D2C2D428">
      <w:start w:val="1"/>
      <w:numFmt w:val="bullet"/>
      <w:lvlText w:val="o"/>
      <w:lvlJc w:val="left"/>
      <w:pPr>
        <w:ind w:left="5760" w:hanging="360"/>
      </w:pPr>
      <w:rPr>
        <w:rFonts w:ascii="Courier New" w:hAnsi="Courier New" w:hint="default"/>
      </w:rPr>
    </w:lvl>
    <w:lvl w:ilvl="8" w:tplc="BA8051A4">
      <w:start w:val="1"/>
      <w:numFmt w:val="bullet"/>
      <w:lvlText w:val=""/>
      <w:lvlJc w:val="left"/>
      <w:pPr>
        <w:ind w:left="6480" w:hanging="360"/>
      </w:pPr>
      <w:rPr>
        <w:rFonts w:ascii="Wingdings" w:hAnsi="Wingdings" w:hint="default"/>
      </w:rPr>
    </w:lvl>
  </w:abstractNum>
  <w:abstractNum w:abstractNumId="356" w15:restartNumberingAfterBreak="0">
    <w:nsid w:val="3D488E82"/>
    <w:multiLevelType w:val="hybridMultilevel"/>
    <w:tmpl w:val="9A30CF88"/>
    <w:lvl w:ilvl="0" w:tplc="29DEA3AC">
      <w:start w:val="1"/>
      <w:numFmt w:val="bullet"/>
      <w:lvlText w:val=""/>
      <w:lvlJc w:val="left"/>
      <w:pPr>
        <w:ind w:left="720" w:hanging="360"/>
      </w:pPr>
      <w:rPr>
        <w:rFonts w:ascii="Symbol" w:hAnsi="Symbol" w:hint="default"/>
      </w:rPr>
    </w:lvl>
    <w:lvl w:ilvl="1" w:tplc="73B8EF34">
      <w:start w:val="1"/>
      <w:numFmt w:val="bullet"/>
      <w:lvlText w:val="o"/>
      <w:lvlJc w:val="left"/>
      <w:pPr>
        <w:ind w:left="1440" w:hanging="360"/>
      </w:pPr>
      <w:rPr>
        <w:rFonts w:ascii="&quot;Courier New&quot;" w:hAnsi="&quot;Courier New&quot;" w:hint="default"/>
      </w:rPr>
    </w:lvl>
    <w:lvl w:ilvl="2" w:tplc="5C1C29CE">
      <w:start w:val="1"/>
      <w:numFmt w:val="bullet"/>
      <w:lvlText w:val=""/>
      <w:lvlJc w:val="left"/>
      <w:pPr>
        <w:ind w:left="2160" w:hanging="360"/>
      </w:pPr>
      <w:rPr>
        <w:rFonts w:ascii="Wingdings" w:hAnsi="Wingdings" w:hint="default"/>
      </w:rPr>
    </w:lvl>
    <w:lvl w:ilvl="3" w:tplc="1A5CB962">
      <w:start w:val="1"/>
      <w:numFmt w:val="bullet"/>
      <w:lvlText w:val=""/>
      <w:lvlJc w:val="left"/>
      <w:pPr>
        <w:ind w:left="2880" w:hanging="360"/>
      </w:pPr>
      <w:rPr>
        <w:rFonts w:ascii="Symbol" w:hAnsi="Symbol" w:hint="default"/>
      </w:rPr>
    </w:lvl>
    <w:lvl w:ilvl="4" w:tplc="66B4996A">
      <w:start w:val="1"/>
      <w:numFmt w:val="bullet"/>
      <w:lvlText w:val="o"/>
      <w:lvlJc w:val="left"/>
      <w:pPr>
        <w:ind w:left="3600" w:hanging="360"/>
      </w:pPr>
      <w:rPr>
        <w:rFonts w:ascii="Courier New" w:hAnsi="Courier New" w:hint="default"/>
      </w:rPr>
    </w:lvl>
    <w:lvl w:ilvl="5" w:tplc="E25A225E">
      <w:start w:val="1"/>
      <w:numFmt w:val="bullet"/>
      <w:lvlText w:val=""/>
      <w:lvlJc w:val="left"/>
      <w:pPr>
        <w:ind w:left="4320" w:hanging="360"/>
      </w:pPr>
      <w:rPr>
        <w:rFonts w:ascii="Wingdings" w:hAnsi="Wingdings" w:hint="default"/>
      </w:rPr>
    </w:lvl>
    <w:lvl w:ilvl="6" w:tplc="E8DE4BE6">
      <w:start w:val="1"/>
      <w:numFmt w:val="bullet"/>
      <w:lvlText w:val=""/>
      <w:lvlJc w:val="left"/>
      <w:pPr>
        <w:ind w:left="5040" w:hanging="360"/>
      </w:pPr>
      <w:rPr>
        <w:rFonts w:ascii="Symbol" w:hAnsi="Symbol" w:hint="default"/>
      </w:rPr>
    </w:lvl>
    <w:lvl w:ilvl="7" w:tplc="36BAEB3C">
      <w:start w:val="1"/>
      <w:numFmt w:val="bullet"/>
      <w:lvlText w:val="o"/>
      <w:lvlJc w:val="left"/>
      <w:pPr>
        <w:ind w:left="5760" w:hanging="360"/>
      </w:pPr>
      <w:rPr>
        <w:rFonts w:ascii="Courier New" w:hAnsi="Courier New" w:hint="default"/>
      </w:rPr>
    </w:lvl>
    <w:lvl w:ilvl="8" w:tplc="156AE1BC">
      <w:start w:val="1"/>
      <w:numFmt w:val="bullet"/>
      <w:lvlText w:val=""/>
      <w:lvlJc w:val="left"/>
      <w:pPr>
        <w:ind w:left="6480" w:hanging="360"/>
      </w:pPr>
      <w:rPr>
        <w:rFonts w:ascii="Wingdings" w:hAnsi="Wingdings" w:hint="default"/>
      </w:rPr>
    </w:lvl>
  </w:abstractNum>
  <w:abstractNum w:abstractNumId="357" w15:restartNumberingAfterBreak="0">
    <w:nsid w:val="3DFDC510"/>
    <w:multiLevelType w:val="hybridMultilevel"/>
    <w:tmpl w:val="44CE0FC6"/>
    <w:lvl w:ilvl="0" w:tplc="6CF8F090">
      <w:start w:val="1"/>
      <w:numFmt w:val="bullet"/>
      <w:lvlText w:val=""/>
      <w:lvlJc w:val="left"/>
      <w:pPr>
        <w:ind w:left="720" w:hanging="360"/>
      </w:pPr>
      <w:rPr>
        <w:rFonts w:ascii="Symbol" w:hAnsi="Symbol" w:hint="default"/>
      </w:rPr>
    </w:lvl>
    <w:lvl w:ilvl="1" w:tplc="484C1EB8">
      <w:start w:val="1"/>
      <w:numFmt w:val="bullet"/>
      <w:lvlText w:val="o"/>
      <w:lvlJc w:val="left"/>
      <w:pPr>
        <w:ind w:left="1440" w:hanging="360"/>
      </w:pPr>
      <w:rPr>
        <w:rFonts w:ascii="&quot;Courier New&quot;" w:hAnsi="&quot;Courier New&quot;" w:hint="default"/>
      </w:rPr>
    </w:lvl>
    <w:lvl w:ilvl="2" w:tplc="DAF0DDC8">
      <w:start w:val="1"/>
      <w:numFmt w:val="bullet"/>
      <w:lvlText w:val=""/>
      <w:lvlJc w:val="left"/>
      <w:pPr>
        <w:ind w:left="2160" w:hanging="360"/>
      </w:pPr>
      <w:rPr>
        <w:rFonts w:ascii="Wingdings" w:hAnsi="Wingdings" w:hint="default"/>
      </w:rPr>
    </w:lvl>
    <w:lvl w:ilvl="3" w:tplc="DC74F7E6">
      <w:start w:val="1"/>
      <w:numFmt w:val="bullet"/>
      <w:lvlText w:val=""/>
      <w:lvlJc w:val="left"/>
      <w:pPr>
        <w:ind w:left="2880" w:hanging="360"/>
      </w:pPr>
      <w:rPr>
        <w:rFonts w:ascii="Symbol" w:hAnsi="Symbol" w:hint="default"/>
      </w:rPr>
    </w:lvl>
    <w:lvl w:ilvl="4" w:tplc="FB00D34A">
      <w:start w:val="1"/>
      <w:numFmt w:val="bullet"/>
      <w:lvlText w:val="o"/>
      <w:lvlJc w:val="left"/>
      <w:pPr>
        <w:ind w:left="3600" w:hanging="360"/>
      </w:pPr>
      <w:rPr>
        <w:rFonts w:ascii="Courier New" w:hAnsi="Courier New" w:hint="default"/>
      </w:rPr>
    </w:lvl>
    <w:lvl w:ilvl="5" w:tplc="43C68FBC">
      <w:start w:val="1"/>
      <w:numFmt w:val="bullet"/>
      <w:lvlText w:val=""/>
      <w:lvlJc w:val="left"/>
      <w:pPr>
        <w:ind w:left="4320" w:hanging="360"/>
      </w:pPr>
      <w:rPr>
        <w:rFonts w:ascii="Wingdings" w:hAnsi="Wingdings" w:hint="default"/>
      </w:rPr>
    </w:lvl>
    <w:lvl w:ilvl="6" w:tplc="BAD4E246">
      <w:start w:val="1"/>
      <w:numFmt w:val="bullet"/>
      <w:lvlText w:val=""/>
      <w:lvlJc w:val="left"/>
      <w:pPr>
        <w:ind w:left="5040" w:hanging="360"/>
      </w:pPr>
      <w:rPr>
        <w:rFonts w:ascii="Symbol" w:hAnsi="Symbol" w:hint="default"/>
      </w:rPr>
    </w:lvl>
    <w:lvl w:ilvl="7" w:tplc="21EA901A">
      <w:start w:val="1"/>
      <w:numFmt w:val="bullet"/>
      <w:lvlText w:val="o"/>
      <w:lvlJc w:val="left"/>
      <w:pPr>
        <w:ind w:left="5760" w:hanging="360"/>
      </w:pPr>
      <w:rPr>
        <w:rFonts w:ascii="Courier New" w:hAnsi="Courier New" w:hint="default"/>
      </w:rPr>
    </w:lvl>
    <w:lvl w:ilvl="8" w:tplc="C5EEC3E2">
      <w:start w:val="1"/>
      <w:numFmt w:val="bullet"/>
      <w:lvlText w:val=""/>
      <w:lvlJc w:val="left"/>
      <w:pPr>
        <w:ind w:left="6480" w:hanging="360"/>
      </w:pPr>
      <w:rPr>
        <w:rFonts w:ascii="Wingdings" w:hAnsi="Wingdings" w:hint="default"/>
      </w:rPr>
    </w:lvl>
  </w:abstractNum>
  <w:abstractNum w:abstractNumId="358" w15:restartNumberingAfterBreak="0">
    <w:nsid w:val="3E6C04A5"/>
    <w:multiLevelType w:val="hybridMultilevel"/>
    <w:tmpl w:val="61CA1BE4"/>
    <w:lvl w:ilvl="0" w:tplc="7CAE812E">
      <w:start w:val="1"/>
      <w:numFmt w:val="decimal"/>
      <w:lvlText w:val="%1."/>
      <w:lvlJc w:val="left"/>
      <w:pPr>
        <w:ind w:left="720" w:hanging="360"/>
      </w:pPr>
    </w:lvl>
    <w:lvl w:ilvl="1" w:tplc="5D4EF1DE">
      <w:start w:val="1"/>
      <w:numFmt w:val="lowerLetter"/>
      <w:lvlText w:val="%2."/>
      <w:lvlJc w:val="left"/>
      <w:pPr>
        <w:ind w:left="1440" w:hanging="360"/>
      </w:pPr>
    </w:lvl>
    <w:lvl w:ilvl="2" w:tplc="6E6A54D0">
      <w:start w:val="2"/>
      <w:numFmt w:val="lowerRoman"/>
      <w:lvlText w:val="%3."/>
      <w:lvlJc w:val="right"/>
      <w:pPr>
        <w:ind w:left="2160" w:hanging="180"/>
      </w:pPr>
    </w:lvl>
    <w:lvl w:ilvl="3" w:tplc="3A5E7DF8">
      <w:start w:val="1"/>
      <w:numFmt w:val="decimal"/>
      <w:lvlText w:val="%4."/>
      <w:lvlJc w:val="left"/>
      <w:pPr>
        <w:ind w:left="2880" w:hanging="360"/>
      </w:pPr>
    </w:lvl>
    <w:lvl w:ilvl="4" w:tplc="05448242">
      <w:start w:val="1"/>
      <w:numFmt w:val="lowerLetter"/>
      <w:lvlText w:val="%5."/>
      <w:lvlJc w:val="left"/>
      <w:pPr>
        <w:ind w:left="3600" w:hanging="360"/>
      </w:pPr>
    </w:lvl>
    <w:lvl w:ilvl="5" w:tplc="84CAAB72">
      <w:start w:val="1"/>
      <w:numFmt w:val="lowerRoman"/>
      <w:lvlText w:val="%6."/>
      <w:lvlJc w:val="right"/>
      <w:pPr>
        <w:ind w:left="4320" w:hanging="180"/>
      </w:pPr>
    </w:lvl>
    <w:lvl w:ilvl="6" w:tplc="D5C2215A">
      <w:start w:val="1"/>
      <w:numFmt w:val="decimal"/>
      <w:lvlText w:val="%7."/>
      <w:lvlJc w:val="left"/>
      <w:pPr>
        <w:ind w:left="5040" w:hanging="360"/>
      </w:pPr>
    </w:lvl>
    <w:lvl w:ilvl="7" w:tplc="E404098C">
      <w:start w:val="1"/>
      <w:numFmt w:val="lowerLetter"/>
      <w:lvlText w:val="%8."/>
      <w:lvlJc w:val="left"/>
      <w:pPr>
        <w:ind w:left="5760" w:hanging="360"/>
      </w:pPr>
    </w:lvl>
    <w:lvl w:ilvl="8" w:tplc="B0B46FE6">
      <w:start w:val="1"/>
      <w:numFmt w:val="lowerRoman"/>
      <w:lvlText w:val="%9."/>
      <w:lvlJc w:val="right"/>
      <w:pPr>
        <w:ind w:left="6480" w:hanging="180"/>
      </w:pPr>
    </w:lvl>
  </w:abstractNum>
  <w:abstractNum w:abstractNumId="359" w15:restartNumberingAfterBreak="0">
    <w:nsid w:val="3EAA3999"/>
    <w:multiLevelType w:val="hybridMultilevel"/>
    <w:tmpl w:val="63ECBBD0"/>
    <w:lvl w:ilvl="0" w:tplc="FFFFFFF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0" w15:restartNumberingAfterBreak="0">
    <w:nsid w:val="3ECCEB62"/>
    <w:multiLevelType w:val="hybridMultilevel"/>
    <w:tmpl w:val="9B20C930"/>
    <w:lvl w:ilvl="0" w:tplc="C2BE703A">
      <w:start w:val="1"/>
      <w:numFmt w:val="bullet"/>
      <w:lvlText w:val=""/>
      <w:lvlJc w:val="left"/>
      <w:pPr>
        <w:ind w:left="720" w:hanging="360"/>
      </w:pPr>
      <w:rPr>
        <w:rFonts w:ascii="Symbol" w:hAnsi="Symbol" w:hint="default"/>
      </w:rPr>
    </w:lvl>
    <w:lvl w:ilvl="1" w:tplc="DAC2C23A">
      <w:start w:val="1"/>
      <w:numFmt w:val="bullet"/>
      <w:lvlText w:val="o"/>
      <w:lvlJc w:val="left"/>
      <w:pPr>
        <w:ind w:left="1440" w:hanging="360"/>
      </w:pPr>
      <w:rPr>
        <w:rFonts w:ascii="Courier New" w:hAnsi="Courier New" w:hint="default"/>
      </w:rPr>
    </w:lvl>
    <w:lvl w:ilvl="2" w:tplc="E0F0012E">
      <w:start w:val="1"/>
      <w:numFmt w:val="bullet"/>
      <w:lvlText w:val=""/>
      <w:lvlJc w:val="left"/>
      <w:pPr>
        <w:ind w:left="2160" w:hanging="360"/>
      </w:pPr>
      <w:rPr>
        <w:rFonts w:ascii="Wingdings" w:hAnsi="Wingdings" w:hint="default"/>
      </w:rPr>
    </w:lvl>
    <w:lvl w:ilvl="3" w:tplc="7DD498F0">
      <w:start w:val="1"/>
      <w:numFmt w:val="bullet"/>
      <w:lvlText w:val="·"/>
      <w:lvlJc w:val="left"/>
      <w:pPr>
        <w:ind w:left="2880" w:hanging="360"/>
      </w:pPr>
      <w:rPr>
        <w:rFonts w:ascii="Symbol" w:hAnsi="Symbol" w:hint="default"/>
      </w:rPr>
    </w:lvl>
    <w:lvl w:ilvl="4" w:tplc="AAF60FD8">
      <w:start w:val="1"/>
      <w:numFmt w:val="bullet"/>
      <w:lvlText w:val="o"/>
      <w:lvlJc w:val="left"/>
      <w:pPr>
        <w:ind w:left="3600" w:hanging="360"/>
      </w:pPr>
      <w:rPr>
        <w:rFonts w:ascii="Courier New" w:hAnsi="Courier New" w:hint="default"/>
      </w:rPr>
    </w:lvl>
    <w:lvl w:ilvl="5" w:tplc="542A2BEE">
      <w:start w:val="1"/>
      <w:numFmt w:val="bullet"/>
      <w:lvlText w:val=""/>
      <w:lvlJc w:val="left"/>
      <w:pPr>
        <w:ind w:left="4320" w:hanging="360"/>
      </w:pPr>
      <w:rPr>
        <w:rFonts w:ascii="Wingdings" w:hAnsi="Wingdings" w:hint="default"/>
      </w:rPr>
    </w:lvl>
    <w:lvl w:ilvl="6" w:tplc="C95C87FE">
      <w:start w:val="1"/>
      <w:numFmt w:val="bullet"/>
      <w:lvlText w:val=""/>
      <w:lvlJc w:val="left"/>
      <w:pPr>
        <w:ind w:left="5040" w:hanging="360"/>
      </w:pPr>
      <w:rPr>
        <w:rFonts w:ascii="Symbol" w:hAnsi="Symbol" w:hint="default"/>
      </w:rPr>
    </w:lvl>
    <w:lvl w:ilvl="7" w:tplc="C6A2EB82">
      <w:start w:val="1"/>
      <w:numFmt w:val="bullet"/>
      <w:lvlText w:val="o"/>
      <w:lvlJc w:val="left"/>
      <w:pPr>
        <w:ind w:left="5760" w:hanging="360"/>
      </w:pPr>
      <w:rPr>
        <w:rFonts w:ascii="Courier New" w:hAnsi="Courier New" w:hint="default"/>
      </w:rPr>
    </w:lvl>
    <w:lvl w:ilvl="8" w:tplc="8D8A6D42">
      <w:start w:val="1"/>
      <w:numFmt w:val="bullet"/>
      <w:lvlText w:val=""/>
      <w:lvlJc w:val="left"/>
      <w:pPr>
        <w:ind w:left="6480" w:hanging="360"/>
      </w:pPr>
      <w:rPr>
        <w:rFonts w:ascii="Wingdings" w:hAnsi="Wingdings" w:hint="default"/>
      </w:rPr>
    </w:lvl>
  </w:abstractNum>
  <w:abstractNum w:abstractNumId="361" w15:restartNumberingAfterBreak="0">
    <w:nsid w:val="3F4217EC"/>
    <w:multiLevelType w:val="hybridMultilevel"/>
    <w:tmpl w:val="F71EDE2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2" w15:restartNumberingAfterBreak="0">
    <w:nsid w:val="3F852522"/>
    <w:multiLevelType w:val="hybridMultilevel"/>
    <w:tmpl w:val="B888B930"/>
    <w:lvl w:ilvl="0" w:tplc="1284D29E">
      <w:start w:val="1"/>
      <w:numFmt w:val="decimal"/>
      <w:lvlText w:val="%1."/>
      <w:lvlJc w:val="left"/>
      <w:pPr>
        <w:ind w:left="720" w:hanging="360"/>
      </w:pPr>
    </w:lvl>
    <w:lvl w:ilvl="1" w:tplc="AE64D6D2">
      <w:start w:val="1"/>
      <w:numFmt w:val="lowerLetter"/>
      <w:lvlText w:val="%2."/>
      <w:lvlJc w:val="left"/>
      <w:pPr>
        <w:ind w:left="1440" w:hanging="360"/>
      </w:pPr>
    </w:lvl>
    <w:lvl w:ilvl="2" w:tplc="D876BC50">
      <w:start w:val="1"/>
      <w:numFmt w:val="lowerRoman"/>
      <w:lvlText w:val="%3."/>
      <w:lvlJc w:val="right"/>
      <w:pPr>
        <w:ind w:left="2160" w:hanging="180"/>
      </w:pPr>
    </w:lvl>
    <w:lvl w:ilvl="3" w:tplc="E0FA75B4">
      <w:start w:val="3"/>
      <w:numFmt w:val="decimal"/>
      <w:lvlText w:val="%4."/>
      <w:lvlJc w:val="left"/>
      <w:pPr>
        <w:ind w:left="2880" w:hanging="360"/>
      </w:pPr>
    </w:lvl>
    <w:lvl w:ilvl="4" w:tplc="13CA856C">
      <w:start w:val="1"/>
      <w:numFmt w:val="lowerLetter"/>
      <w:lvlText w:val="%5."/>
      <w:lvlJc w:val="left"/>
      <w:pPr>
        <w:ind w:left="3600" w:hanging="360"/>
      </w:pPr>
    </w:lvl>
    <w:lvl w:ilvl="5" w:tplc="23C255E6">
      <w:start w:val="1"/>
      <w:numFmt w:val="lowerRoman"/>
      <w:lvlText w:val="%6."/>
      <w:lvlJc w:val="right"/>
      <w:pPr>
        <w:ind w:left="4320" w:hanging="180"/>
      </w:pPr>
    </w:lvl>
    <w:lvl w:ilvl="6" w:tplc="E5628AE4">
      <w:start w:val="1"/>
      <w:numFmt w:val="decimal"/>
      <w:lvlText w:val="%7."/>
      <w:lvlJc w:val="left"/>
      <w:pPr>
        <w:ind w:left="5040" w:hanging="360"/>
      </w:pPr>
    </w:lvl>
    <w:lvl w:ilvl="7" w:tplc="E0E8D6CE">
      <w:start w:val="1"/>
      <w:numFmt w:val="lowerLetter"/>
      <w:lvlText w:val="%8."/>
      <w:lvlJc w:val="left"/>
      <w:pPr>
        <w:ind w:left="5760" w:hanging="360"/>
      </w:pPr>
    </w:lvl>
    <w:lvl w:ilvl="8" w:tplc="5E44D20E">
      <w:start w:val="1"/>
      <w:numFmt w:val="lowerRoman"/>
      <w:lvlText w:val="%9."/>
      <w:lvlJc w:val="right"/>
      <w:pPr>
        <w:ind w:left="6480" w:hanging="180"/>
      </w:pPr>
    </w:lvl>
  </w:abstractNum>
  <w:abstractNum w:abstractNumId="363" w15:restartNumberingAfterBreak="0">
    <w:nsid w:val="3F9541FA"/>
    <w:multiLevelType w:val="hybridMultilevel"/>
    <w:tmpl w:val="ADE6D0CC"/>
    <w:lvl w:ilvl="0" w:tplc="C816B24E">
      <w:start w:val="1"/>
      <w:numFmt w:val="decimal"/>
      <w:lvlText w:val="%1."/>
      <w:lvlJc w:val="left"/>
      <w:pPr>
        <w:ind w:left="720" w:hanging="360"/>
      </w:pPr>
    </w:lvl>
    <w:lvl w:ilvl="1" w:tplc="CD7A74F4">
      <w:start w:val="1"/>
      <w:numFmt w:val="lowerLetter"/>
      <w:lvlText w:val="%2."/>
      <w:lvlJc w:val="left"/>
      <w:pPr>
        <w:ind w:left="1440" w:hanging="360"/>
      </w:pPr>
    </w:lvl>
    <w:lvl w:ilvl="2" w:tplc="2AFEC1E2">
      <w:start w:val="1"/>
      <w:numFmt w:val="lowerRoman"/>
      <w:lvlText w:val="%3."/>
      <w:lvlJc w:val="right"/>
      <w:pPr>
        <w:ind w:left="2160" w:hanging="180"/>
      </w:pPr>
    </w:lvl>
    <w:lvl w:ilvl="3" w:tplc="B6322DE8">
      <w:start w:val="1"/>
      <w:numFmt w:val="decimal"/>
      <w:lvlText w:val="%4."/>
      <w:lvlJc w:val="left"/>
      <w:pPr>
        <w:ind w:left="2880" w:hanging="360"/>
      </w:pPr>
    </w:lvl>
    <w:lvl w:ilvl="4" w:tplc="87C87D92">
      <w:start w:val="1"/>
      <w:numFmt w:val="lowerLetter"/>
      <w:lvlText w:val="%5."/>
      <w:lvlJc w:val="left"/>
      <w:pPr>
        <w:ind w:left="3600" w:hanging="360"/>
      </w:pPr>
    </w:lvl>
    <w:lvl w:ilvl="5" w:tplc="E6AE60C4">
      <w:start w:val="1"/>
      <w:numFmt w:val="lowerRoman"/>
      <w:lvlText w:val="%6."/>
      <w:lvlJc w:val="right"/>
      <w:pPr>
        <w:ind w:left="4320" w:hanging="180"/>
      </w:pPr>
    </w:lvl>
    <w:lvl w:ilvl="6" w:tplc="C85297CC">
      <w:start w:val="1"/>
      <w:numFmt w:val="decimal"/>
      <w:lvlText w:val="%7."/>
      <w:lvlJc w:val="left"/>
      <w:pPr>
        <w:ind w:left="5040" w:hanging="360"/>
      </w:pPr>
    </w:lvl>
    <w:lvl w:ilvl="7" w:tplc="D68C3602">
      <w:start w:val="1"/>
      <w:numFmt w:val="lowerLetter"/>
      <w:lvlText w:val="%8."/>
      <w:lvlJc w:val="left"/>
      <w:pPr>
        <w:ind w:left="5760" w:hanging="360"/>
      </w:pPr>
    </w:lvl>
    <w:lvl w:ilvl="8" w:tplc="33F6B5C6">
      <w:start w:val="1"/>
      <w:numFmt w:val="lowerRoman"/>
      <w:lvlText w:val="%9."/>
      <w:lvlJc w:val="right"/>
      <w:pPr>
        <w:ind w:left="6480" w:hanging="180"/>
      </w:pPr>
    </w:lvl>
  </w:abstractNum>
  <w:abstractNum w:abstractNumId="364" w15:restartNumberingAfterBreak="0">
    <w:nsid w:val="3FC4B87D"/>
    <w:multiLevelType w:val="hybridMultilevel"/>
    <w:tmpl w:val="C7746086"/>
    <w:lvl w:ilvl="0" w:tplc="4BFA3348">
      <w:start w:val="1"/>
      <w:numFmt w:val="bullet"/>
      <w:lvlText w:val=""/>
      <w:lvlJc w:val="left"/>
      <w:pPr>
        <w:ind w:left="720" w:hanging="360"/>
      </w:pPr>
      <w:rPr>
        <w:rFonts w:ascii="Symbol" w:hAnsi="Symbol" w:hint="default"/>
      </w:rPr>
    </w:lvl>
    <w:lvl w:ilvl="1" w:tplc="ADE00A2E">
      <w:start w:val="1"/>
      <w:numFmt w:val="bullet"/>
      <w:lvlText w:val="o"/>
      <w:lvlJc w:val="left"/>
      <w:pPr>
        <w:ind w:left="1440" w:hanging="360"/>
      </w:pPr>
      <w:rPr>
        <w:rFonts w:ascii="Courier New" w:hAnsi="Courier New" w:hint="default"/>
      </w:rPr>
    </w:lvl>
    <w:lvl w:ilvl="2" w:tplc="EDEACCC8">
      <w:start w:val="1"/>
      <w:numFmt w:val="bullet"/>
      <w:lvlText w:val="§"/>
      <w:lvlJc w:val="left"/>
      <w:pPr>
        <w:ind w:left="2160" w:hanging="360"/>
      </w:pPr>
      <w:rPr>
        <w:rFonts w:ascii="Wingdings" w:hAnsi="Wingdings" w:hint="default"/>
      </w:rPr>
    </w:lvl>
    <w:lvl w:ilvl="3" w:tplc="9A5A1FBA">
      <w:start w:val="1"/>
      <w:numFmt w:val="bullet"/>
      <w:lvlText w:val=""/>
      <w:lvlJc w:val="left"/>
      <w:pPr>
        <w:ind w:left="2880" w:hanging="360"/>
      </w:pPr>
      <w:rPr>
        <w:rFonts w:ascii="Symbol" w:hAnsi="Symbol" w:hint="default"/>
      </w:rPr>
    </w:lvl>
    <w:lvl w:ilvl="4" w:tplc="9E44FD96">
      <w:start w:val="1"/>
      <w:numFmt w:val="bullet"/>
      <w:lvlText w:val="o"/>
      <w:lvlJc w:val="left"/>
      <w:pPr>
        <w:ind w:left="3600" w:hanging="360"/>
      </w:pPr>
      <w:rPr>
        <w:rFonts w:ascii="Courier New" w:hAnsi="Courier New" w:hint="default"/>
      </w:rPr>
    </w:lvl>
    <w:lvl w:ilvl="5" w:tplc="14462696">
      <w:start w:val="1"/>
      <w:numFmt w:val="bullet"/>
      <w:lvlText w:val=""/>
      <w:lvlJc w:val="left"/>
      <w:pPr>
        <w:ind w:left="4320" w:hanging="360"/>
      </w:pPr>
      <w:rPr>
        <w:rFonts w:ascii="Wingdings" w:hAnsi="Wingdings" w:hint="default"/>
      </w:rPr>
    </w:lvl>
    <w:lvl w:ilvl="6" w:tplc="91C82958">
      <w:start w:val="1"/>
      <w:numFmt w:val="bullet"/>
      <w:lvlText w:val=""/>
      <w:lvlJc w:val="left"/>
      <w:pPr>
        <w:ind w:left="5040" w:hanging="360"/>
      </w:pPr>
      <w:rPr>
        <w:rFonts w:ascii="Symbol" w:hAnsi="Symbol" w:hint="default"/>
      </w:rPr>
    </w:lvl>
    <w:lvl w:ilvl="7" w:tplc="93CA4B64">
      <w:start w:val="1"/>
      <w:numFmt w:val="bullet"/>
      <w:lvlText w:val="o"/>
      <w:lvlJc w:val="left"/>
      <w:pPr>
        <w:ind w:left="5760" w:hanging="360"/>
      </w:pPr>
      <w:rPr>
        <w:rFonts w:ascii="Courier New" w:hAnsi="Courier New" w:hint="default"/>
      </w:rPr>
    </w:lvl>
    <w:lvl w:ilvl="8" w:tplc="9CA859F4">
      <w:start w:val="1"/>
      <w:numFmt w:val="bullet"/>
      <w:lvlText w:val=""/>
      <w:lvlJc w:val="left"/>
      <w:pPr>
        <w:ind w:left="6480" w:hanging="360"/>
      </w:pPr>
      <w:rPr>
        <w:rFonts w:ascii="Wingdings" w:hAnsi="Wingdings" w:hint="default"/>
      </w:rPr>
    </w:lvl>
  </w:abstractNum>
  <w:abstractNum w:abstractNumId="365" w15:restartNumberingAfterBreak="0">
    <w:nsid w:val="3FDA525A"/>
    <w:multiLevelType w:val="hybridMultilevel"/>
    <w:tmpl w:val="923233C8"/>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6" w15:restartNumberingAfterBreak="0">
    <w:nsid w:val="40012EF8"/>
    <w:multiLevelType w:val="hybridMultilevel"/>
    <w:tmpl w:val="9F60B5F8"/>
    <w:lvl w:ilvl="0" w:tplc="856CE5C0">
      <w:start w:val="1"/>
      <w:numFmt w:val="decimal"/>
      <w:lvlText w:val="%1."/>
      <w:lvlJc w:val="left"/>
      <w:pPr>
        <w:ind w:left="720" w:hanging="360"/>
      </w:pPr>
    </w:lvl>
    <w:lvl w:ilvl="1" w:tplc="968275F0">
      <w:start w:val="1"/>
      <w:numFmt w:val="lowerLetter"/>
      <w:lvlText w:val="%2."/>
      <w:lvlJc w:val="left"/>
      <w:pPr>
        <w:ind w:left="1440" w:hanging="360"/>
      </w:pPr>
    </w:lvl>
    <w:lvl w:ilvl="2" w:tplc="FDF8D156">
      <w:start w:val="1"/>
      <w:numFmt w:val="lowerRoman"/>
      <w:lvlText w:val="%3."/>
      <w:lvlJc w:val="right"/>
      <w:pPr>
        <w:ind w:left="2160" w:hanging="180"/>
      </w:pPr>
    </w:lvl>
    <w:lvl w:ilvl="3" w:tplc="662AB6BA">
      <w:start w:val="1"/>
      <w:numFmt w:val="decimal"/>
      <w:lvlText w:val="%4."/>
      <w:lvlJc w:val="left"/>
      <w:pPr>
        <w:ind w:left="2880" w:hanging="360"/>
      </w:pPr>
    </w:lvl>
    <w:lvl w:ilvl="4" w:tplc="8B7C818A">
      <w:start w:val="2"/>
      <w:numFmt w:val="lowerLetter"/>
      <w:lvlText w:val="%5."/>
      <w:lvlJc w:val="left"/>
      <w:pPr>
        <w:ind w:left="3600" w:hanging="360"/>
      </w:pPr>
    </w:lvl>
    <w:lvl w:ilvl="5" w:tplc="F55A145A">
      <w:start w:val="1"/>
      <w:numFmt w:val="lowerRoman"/>
      <w:lvlText w:val="%6."/>
      <w:lvlJc w:val="right"/>
      <w:pPr>
        <w:ind w:left="4320" w:hanging="180"/>
      </w:pPr>
    </w:lvl>
    <w:lvl w:ilvl="6" w:tplc="22FC9A0C">
      <w:start w:val="1"/>
      <w:numFmt w:val="decimal"/>
      <w:lvlText w:val="%7."/>
      <w:lvlJc w:val="left"/>
      <w:pPr>
        <w:ind w:left="5040" w:hanging="360"/>
      </w:pPr>
    </w:lvl>
    <w:lvl w:ilvl="7" w:tplc="31CE2810">
      <w:start w:val="1"/>
      <w:numFmt w:val="lowerLetter"/>
      <w:lvlText w:val="%8."/>
      <w:lvlJc w:val="left"/>
      <w:pPr>
        <w:ind w:left="5760" w:hanging="360"/>
      </w:pPr>
    </w:lvl>
    <w:lvl w:ilvl="8" w:tplc="38A220BA">
      <w:start w:val="1"/>
      <w:numFmt w:val="lowerRoman"/>
      <w:lvlText w:val="%9."/>
      <w:lvlJc w:val="right"/>
      <w:pPr>
        <w:ind w:left="6480" w:hanging="180"/>
      </w:pPr>
    </w:lvl>
  </w:abstractNum>
  <w:abstractNum w:abstractNumId="367" w15:restartNumberingAfterBreak="0">
    <w:nsid w:val="401045E6"/>
    <w:multiLevelType w:val="hybridMultilevel"/>
    <w:tmpl w:val="40EE556A"/>
    <w:lvl w:ilvl="0" w:tplc="1E260244">
      <w:start w:val="1"/>
      <w:numFmt w:val="decimal"/>
      <w:lvlText w:val="%1."/>
      <w:lvlJc w:val="left"/>
      <w:pPr>
        <w:ind w:left="720" w:hanging="360"/>
      </w:pPr>
    </w:lvl>
    <w:lvl w:ilvl="1" w:tplc="60783CA8">
      <w:start w:val="1"/>
      <w:numFmt w:val="lowerLetter"/>
      <w:lvlText w:val="%2."/>
      <w:lvlJc w:val="left"/>
      <w:pPr>
        <w:ind w:left="1440" w:hanging="360"/>
      </w:pPr>
    </w:lvl>
    <w:lvl w:ilvl="2" w:tplc="863E8AAC">
      <w:start w:val="1"/>
      <w:numFmt w:val="lowerRoman"/>
      <w:lvlText w:val="%3."/>
      <w:lvlJc w:val="right"/>
      <w:pPr>
        <w:ind w:left="2160" w:hanging="180"/>
      </w:pPr>
    </w:lvl>
    <w:lvl w:ilvl="3" w:tplc="8898BAC6">
      <w:start w:val="1"/>
      <w:numFmt w:val="decimal"/>
      <w:lvlText w:val="%4."/>
      <w:lvlJc w:val="left"/>
      <w:pPr>
        <w:ind w:left="2880" w:hanging="360"/>
      </w:pPr>
    </w:lvl>
    <w:lvl w:ilvl="4" w:tplc="C36EF3B0">
      <w:start w:val="1"/>
      <w:numFmt w:val="lowerLetter"/>
      <w:lvlText w:val="%5."/>
      <w:lvlJc w:val="left"/>
      <w:pPr>
        <w:ind w:left="3600" w:hanging="360"/>
      </w:pPr>
    </w:lvl>
    <w:lvl w:ilvl="5" w:tplc="2D80F0E6">
      <w:start w:val="1"/>
      <w:numFmt w:val="lowerRoman"/>
      <w:lvlText w:val="%6."/>
      <w:lvlJc w:val="right"/>
      <w:pPr>
        <w:ind w:left="4320" w:hanging="180"/>
      </w:pPr>
    </w:lvl>
    <w:lvl w:ilvl="6" w:tplc="4202A0E4">
      <w:start w:val="1"/>
      <w:numFmt w:val="decimal"/>
      <w:lvlText w:val="%7."/>
      <w:lvlJc w:val="left"/>
      <w:pPr>
        <w:ind w:left="5040" w:hanging="360"/>
      </w:pPr>
    </w:lvl>
    <w:lvl w:ilvl="7" w:tplc="CEF88F68">
      <w:start w:val="1"/>
      <w:numFmt w:val="lowerLetter"/>
      <w:lvlText w:val="%8."/>
      <w:lvlJc w:val="left"/>
      <w:pPr>
        <w:ind w:left="5760" w:hanging="360"/>
      </w:pPr>
    </w:lvl>
    <w:lvl w:ilvl="8" w:tplc="F978126E">
      <w:start w:val="1"/>
      <w:numFmt w:val="lowerRoman"/>
      <w:lvlText w:val="%9."/>
      <w:lvlJc w:val="right"/>
      <w:pPr>
        <w:ind w:left="6480" w:hanging="180"/>
      </w:pPr>
    </w:lvl>
  </w:abstractNum>
  <w:abstractNum w:abstractNumId="368" w15:restartNumberingAfterBreak="0">
    <w:nsid w:val="405FBDC8"/>
    <w:multiLevelType w:val="hybridMultilevel"/>
    <w:tmpl w:val="44F863BE"/>
    <w:lvl w:ilvl="0" w:tplc="DDA6CB24">
      <w:start w:val="1"/>
      <w:numFmt w:val="bullet"/>
      <w:lvlText w:val=""/>
      <w:lvlJc w:val="left"/>
      <w:pPr>
        <w:ind w:left="720" w:hanging="360"/>
      </w:pPr>
      <w:rPr>
        <w:rFonts w:ascii="Symbol" w:hAnsi="Symbol" w:hint="default"/>
      </w:rPr>
    </w:lvl>
    <w:lvl w:ilvl="1" w:tplc="E38AA1FE">
      <w:start w:val="1"/>
      <w:numFmt w:val="bullet"/>
      <w:lvlText w:val="o"/>
      <w:lvlJc w:val="left"/>
      <w:pPr>
        <w:ind w:left="1440" w:hanging="360"/>
      </w:pPr>
      <w:rPr>
        <w:rFonts w:ascii="&quot;Courier New&quot;" w:hAnsi="&quot;Courier New&quot;" w:hint="default"/>
      </w:rPr>
    </w:lvl>
    <w:lvl w:ilvl="2" w:tplc="3BEC5DE6">
      <w:start w:val="1"/>
      <w:numFmt w:val="bullet"/>
      <w:lvlText w:val=""/>
      <w:lvlJc w:val="left"/>
      <w:pPr>
        <w:ind w:left="2160" w:hanging="360"/>
      </w:pPr>
      <w:rPr>
        <w:rFonts w:ascii="Wingdings" w:hAnsi="Wingdings" w:hint="default"/>
      </w:rPr>
    </w:lvl>
    <w:lvl w:ilvl="3" w:tplc="C00AB9AC">
      <w:start w:val="1"/>
      <w:numFmt w:val="bullet"/>
      <w:lvlText w:val=""/>
      <w:lvlJc w:val="left"/>
      <w:pPr>
        <w:ind w:left="2880" w:hanging="360"/>
      </w:pPr>
      <w:rPr>
        <w:rFonts w:ascii="Symbol" w:hAnsi="Symbol" w:hint="default"/>
      </w:rPr>
    </w:lvl>
    <w:lvl w:ilvl="4" w:tplc="82F0D2E0">
      <w:start w:val="1"/>
      <w:numFmt w:val="bullet"/>
      <w:lvlText w:val="o"/>
      <w:lvlJc w:val="left"/>
      <w:pPr>
        <w:ind w:left="3600" w:hanging="360"/>
      </w:pPr>
      <w:rPr>
        <w:rFonts w:ascii="Courier New" w:hAnsi="Courier New" w:hint="default"/>
      </w:rPr>
    </w:lvl>
    <w:lvl w:ilvl="5" w:tplc="7D220E7E">
      <w:start w:val="1"/>
      <w:numFmt w:val="bullet"/>
      <w:lvlText w:val=""/>
      <w:lvlJc w:val="left"/>
      <w:pPr>
        <w:ind w:left="4320" w:hanging="360"/>
      </w:pPr>
      <w:rPr>
        <w:rFonts w:ascii="Wingdings" w:hAnsi="Wingdings" w:hint="default"/>
      </w:rPr>
    </w:lvl>
    <w:lvl w:ilvl="6" w:tplc="3C68B282">
      <w:start w:val="1"/>
      <w:numFmt w:val="bullet"/>
      <w:lvlText w:val=""/>
      <w:lvlJc w:val="left"/>
      <w:pPr>
        <w:ind w:left="5040" w:hanging="360"/>
      </w:pPr>
      <w:rPr>
        <w:rFonts w:ascii="Symbol" w:hAnsi="Symbol" w:hint="default"/>
      </w:rPr>
    </w:lvl>
    <w:lvl w:ilvl="7" w:tplc="B4828B70">
      <w:start w:val="1"/>
      <w:numFmt w:val="bullet"/>
      <w:lvlText w:val="o"/>
      <w:lvlJc w:val="left"/>
      <w:pPr>
        <w:ind w:left="5760" w:hanging="360"/>
      </w:pPr>
      <w:rPr>
        <w:rFonts w:ascii="Courier New" w:hAnsi="Courier New" w:hint="default"/>
      </w:rPr>
    </w:lvl>
    <w:lvl w:ilvl="8" w:tplc="C826ED54">
      <w:start w:val="1"/>
      <w:numFmt w:val="bullet"/>
      <w:lvlText w:val=""/>
      <w:lvlJc w:val="left"/>
      <w:pPr>
        <w:ind w:left="6480" w:hanging="360"/>
      </w:pPr>
      <w:rPr>
        <w:rFonts w:ascii="Wingdings" w:hAnsi="Wingdings" w:hint="default"/>
      </w:rPr>
    </w:lvl>
  </w:abstractNum>
  <w:abstractNum w:abstractNumId="369" w15:restartNumberingAfterBreak="0">
    <w:nsid w:val="406F8D0E"/>
    <w:multiLevelType w:val="hybridMultilevel"/>
    <w:tmpl w:val="D7E62CC6"/>
    <w:lvl w:ilvl="0" w:tplc="F01AC47E">
      <w:start w:val="1"/>
      <w:numFmt w:val="decimal"/>
      <w:lvlText w:val="%1."/>
      <w:lvlJc w:val="left"/>
      <w:pPr>
        <w:ind w:left="720" w:hanging="360"/>
      </w:pPr>
    </w:lvl>
    <w:lvl w:ilvl="1" w:tplc="A53C9F3C">
      <w:start w:val="1"/>
      <w:numFmt w:val="lowerLetter"/>
      <w:lvlText w:val="%2."/>
      <w:lvlJc w:val="left"/>
      <w:pPr>
        <w:ind w:left="1440" w:hanging="360"/>
      </w:pPr>
    </w:lvl>
    <w:lvl w:ilvl="2" w:tplc="3DF89E8C">
      <w:start w:val="1"/>
      <w:numFmt w:val="lowerRoman"/>
      <w:lvlText w:val="%3."/>
      <w:lvlJc w:val="right"/>
      <w:pPr>
        <w:ind w:left="2160" w:hanging="180"/>
      </w:pPr>
    </w:lvl>
    <w:lvl w:ilvl="3" w:tplc="0A46689A">
      <w:start w:val="2"/>
      <w:numFmt w:val="decimal"/>
      <w:lvlText w:val="%4."/>
      <w:lvlJc w:val="left"/>
      <w:pPr>
        <w:ind w:left="2880" w:hanging="360"/>
      </w:pPr>
    </w:lvl>
    <w:lvl w:ilvl="4" w:tplc="5E38032A">
      <w:start w:val="1"/>
      <w:numFmt w:val="lowerLetter"/>
      <w:lvlText w:val="%5."/>
      <w:lvlJc w:val="left"/>
      <w:pPr>
        <w:ind w:left="3600" w:hanging="360"/>
      </w:pPr>
    </w:lvl>
    <w:lvl w:ilvl="5" w:tplc="DDFC8958">
      <w:start w:val="1"/>
      <w:numFmt w:val="lowerRoman"/>
      <w:lvlText w:val="%6."/>
      <w:lvlJc w:val="right"/>
      <w:pPr>
        <w:ind w:left="4320" w:hanging="180"/>
      </w:pPr>
    </w:lvl>
    <w:lvl w:ilvl="6" w:tplc="741E2E00">
      <w:start w:val="1"/>
      <w:numFmt w:val="decimal"/>
      <w:lvlText w:val="%7."/>
      <w:lvlJc w:val="left"/>
      <w:pPr>
        <w:ind w:left="5040" w:hanging="360"/>
      </w:pPr>
    </w:lvl>
    <w:lvl w:ilvl="7" w:tplc="43E64C4A">
      <w:start w:val="1"/>
      <w:numFmt w:val="lowerLetter"/>
      <w:lvlText w:val="%8."/>
      <w:lvlJc w:val="left"/>
      <w:pPr>
        <w:ind w:left="5760" w:hanging="360"/>
      </w:pPr>
    </w:lvl>
    <w:lvl w:ilvl="8" w:tplc="10922FBC">
      <w:start w:val="1"/>
      <w:numFmt w:val="lowerRoman"/>
      <w:lvlText w:val="%9."/>
      <w:lvlJc w:val="right"/>
      <w:pPr>
        <w:ind w:left="6480" w:hanging="180"/>
      </w:pPr>
    </w:lvl>
  </w:abstractNum>
  <w:abstractNum w:abstractNumId="370" w15:restartNumberingAfterBreak="0">
    <w:nsid w:val="4070526F"/>
    <w:multiLevelType w:val="hybridMultilevel"/>
    <w:tmpl w:val="F99A2C22"/>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1" w15:restartNumberingAfterBreak="0">
    <w:nsid w:val="407EF76B"/>
    <w:multiLevelType w:val="hybridMultilevel"/>
    <w:tmpl w:val="19785594"/>
    <w:lvl w:ilvl="0" w:tplc="7752044A">
      <w:start w:val="1"/>
      <w:numFmt w:val="bullet"/>
      <w:lvlText w:val=""/>
      <w:lvlJc w:val="left"/>
      <w:pPr>
        <w:ind w:left="720" w:hanging="360"/>
      </w:pPr>
      <w:rPr>
        <w:rFonts w:ascii="Symbol" w:hAnsi="Symbol" w:hint="default"/>
      </w:rPr>
    </w:lvl>
    <w:lvl w:ilvl="1" w:tplc="EFB20914">
      <w:start w:val="1"/>
      <w:numFmt w:val="bullet"/>
      <w:lvlText w:val="o"/>
      <w:lvlJc w:val="left"/>
      <w:pPr>
        <w:ind w:left="1440" w:hanging="360"/>
      </w:pPr>
      <w:rPr>
        <w:rFonts w:ascii="Courier New" w:hAnsi="Courier New" w:hint="default"/>
      </w:rPr>
    </w:lvl>
    <w:lvl w:ilvl="2" w:tplc="BE7643B6">
      <w:start w:val="1"/>
      <w:numFmt w:val="bullet"/>
      <w:lvlText w:val="o"/>
      <w:lvlJc w:val="left"/>
      <w:pPr>
        <w:ind w:left="2160" w:hanging="360"/>
      </w:pPr>
      <w:rPr>
        <w:rFonts w:ascii="&quot;Courier New&quot;" w:hAnsi="&quot;Courier New&quot;" w:hint="default"/>
      </w:rPr>
    </w:lvl>
    <w:lvl w:ilvl="3" w:tplc="26F049D2">
      <w:start w:val="1"/>
      <w:numFmt w:val="bullet"/>
      <w:lvlText w:val=""/>
      <w:lvlJc w:val="left"/>
      <w:pPr>
        <w:ind w:left="2880" w:hanging="360"/>
      </w:pPr>
      <w:rPr>
        <w:rFonts w:ascii="Symbol" w:hAnsi="Symbol" w:hint="default"/>
      </w:rPr>
    </w:lvl>
    <w:lvl w:ilvl="4" w:tplc="864694CE">
      <w:start w:val="1"/>
      <w:numFmt w:val="bullet"/>
      <w:lvlText w:val="o"/>
      <w:lvlJc w:val="left"/>
      <w:pPr>
        <w:ind w:left="3600" w:hanging="360"/>
      </w:pPr>
      <w:rPr>
        <w:rFonts w:ascii="Courier New" w:hAnsi="Courier New" w:hint="default"/>
      </w:rPr>
    </w:lvl>
    <w:lvl w:ilvl="5" w:tplc="2F40FA58">
      <w:start w:val="1"/>
      <w:numFmt w:val="bullet"/>
      <w:lvlText w:val=""/>
      <w:lvlJc w:val="left"/>
      <w:pPr>
        <w:ind w:left="4320" w:hanging="360"/>
      </w:pPr>
      <w:rPr>
        <w:rFonts w:ascii="Wingdings" w:hAnsi="Wingdings" w:hint="default"/>
      </w:rPr>
    </w:lvl>
    <w:lvl w:ilvl="6" w:tplc="BCEC4862">
      <w:start w:val="1"/>
      <w:numFmt w:val="bullet"/>
      <w:lvlText w:val=""/>
      <w:lvlJc w:val="left"/>
      <w:pPr>
        <w:ind w:left="5040" w:hanging="360"/>
      </w:pPr>
      <w:rPr>
        <w:rFonts w:ascii="Symbol" w:hAnsi="Symbol" w:hint="default"/>
      </w:rPr>
    </w:lvl>
    <w:lvl w:ilvl="7" w:tplc="576C21B8">
      <w:start w:val="1"/>
      <w:numFmt w:val="bullet"/>
      <w:lvlText w:val="o"/>
      <w:lvlJc w:val="left"/>
      <w:pPr>
        <w:ind w:left="5760" w:hanging="360"/>
      </w:pPr>
      <w:rPr>
        <w:rFonts w:ascii="Courier New" w:hAnsi="Courier New" w:hint="default"/>
      </w:rPr>
    </w:lvl>
    <w:lvl w:ilvl="8" w:tplc="FF18F056">
      <w:start w:val="1"/>
      <w:numFmt w:val="bullet"/>
      <w:lvlText w:val=""/>
      <w:lvlJc w:val="left"/>
      <w:pPr>
        <w:ind w:left="6480" w:hanging="360"/>
      </w:pPr>
      <w:rPr>
        <w:rFonts w:ascii="Wingdings" w:hAnsi="Wingdings" w:hint="default"/>
      </w:rPr>
    </w:lvl>
  </w:abstractNum>
  <w:abstractNum w:abstractNumId="372" w15:restartNumberingAfterBreak="0">
    <w:nsid w:val="40A2B3EB"/>
    <w:multiLevelType w:val="hybridMultilevel"/>
    <w:tmpl w:val="803E50D6"/>
    <w:lvl w:ilvl="0" w:tplc="B81695D8">
      <w:start w:val="5"/>
      <w:numFmt w:val="decimal"/>
      <w:lvlText w:val="%1."/>
      <w:lvlJc w:val="left"/>
      <w:pPr>
        <w:ind w:left="720" w:hanging="360"/>
      </w:pPr>
    </w:lvl>
    <w:lvl w:ilvl="1" w:tplc="00F04A74">
      <w:start w:val="1"/>
      <w:numFmt w:val="lowerLetter"/>
      <w:lvlText w:val="%2."/>
      <w:lvlJc w:val="left"/>
      <w:pPr>
        <w:ind w:left="1440" w:hanging="360"/>
      </w:pPr>
    </w:lvl>
    <w:lvl w:ilvl="2" w:tplc="DC6EE238">
      <w:start w:val="1"/>
      <w:numFmt w:val="lowerRoman"/>
      <w:lvlText w:val="%3."/>
      <w:lvlJc w:val="right"/>
      <w:pPr>
        <w:ind w:left="2160" w:hanging="180"/>
      </w:pPr>
    </w:lvl>
    <w:lvl w:ilvl="3" w:tplc="2C88E170">
      <w:start w:val="1"/>
      <w:numFmt w:val="decimal"/>
      <w:lvlText w:val="%4."/>
      <w:lvlJc w:val="left"/>
      <w:pPr>
        <w:ind w:left="2880" w:hanging="360"/>
      </w:pPr>
    </w:lvl>
    <w:lvl w:ilvl="4" w:tplc="357651E2">
      <w:start w:val="1"/>
      <w:numFmt w:val="lowerLetter"/>
      <w:lvlText w:val="%5."/>
      <w:lvlJc w:val="left"/>
      <w:pPr>
        <w:ind w:left="3600" w:hanging="360"/>
      </w:pPr>
    </w:lvl>
    <w:lvl w:ilvl="5" w:tplc="D58CD6AE">
      <w:start w:val="1"/>
      <w:numFmt w:val="lowerRoman"/>
      <w:lvlText w:val="%6."/>
      <w:lvlJc w:val="right"/>
      <w:pPr>
        <w:ind w:left="4320" w:hanging="180"/>
      </w:pPr>
    </w:lvl>
    <w:lvl w:ilvl="6" w:tplc="484045B6">
      <w:start w:val="1"/>
      <w:numFmt w:val="decimal"/>
      <w:lvlText w:val="%7."/>
      <w:lvlJc w:val="left"/>
      <w:pPr>
        <w:ind w:left="5040" w:hanging="360"/>
      </w:pPr>
    </w:lvl>
    <w:lvl w:ilvl="7" w:tplc="B9E4D100">
      <w:start w:val="1"/>
      <w:numFmt w:val="lowerLetter"/>
      <w:lvlText w:val="%8."/>
      <w:lvlJc w:val="left"/>
      <w:pPr>
        <w:ind w:left="5760" w:hanging="360"/>
      </w:pPr>
    </w:lvl>
    <w:lvl w:ilvl="8" w:tplc="8FDC8DA0">
      <w:start w:val="1"/>
      <w:numFmt w:val="lowerRoman"/>
      <w:lvlText w:val="%9."/>
      <w:lvlJc w:val="right"/>
      <w:pPr>
        <w:ind w:left="6480" w:hanging="180"/>
      </w:pPr>
    </w:lvl>
  </w:abstractNum>
  <w:abstractNum w:abstractNumId="373" w15:restartNumberingAfterBreak="0">
    <w:nsid w:val="40ECD657"/>
    <w:multiLevelType w:val="hybridMultilevel"/>
    <w:tmpl w:val="60E01020"/>
    <w:lvl w:ilvl="0" w:tplc="DF2635FA">
      <w:start w:val="1"/>
      <w:numFmt w:val="decimal"/>
      <w:lvlText w:val="%1."/>
      <w:lvlJc w:val="left"/>
      <w:pPr>
        <w:ind w:left="720" w:hanging="360"/>
      </w:pPr>
    </w:lvl>
    <w:lvl w:ilvl="1" w:tplc="473AE34C">
      <w:start w:val="1"/>
      <w:numFmt w:val="lowerLetter"/>
      <w:lvlText w:val="%2."/>
      <w:lvlJc w:val="left"/>
      <w:pPr>
        <w:ind w:left="1440" w:hanging="360"/>
      </w:pPr>
    </w:lvl>
    <w:lvl w:ilvl="2" w:tplc="8FB0EE84">
      <w:start w:val="2"/>
      <w:numFmt w:val="lowerRoman"/>
      <w:lvlText w:val="%3."/>
      <w:lvlJc w:val="right"/>
      <w:pPr>
        <w:ind w:left="2160" w:hanging="180"/>
      </w:pPr>
    </w:lvl>
    <w:lvl w:ilvl="3" w:tplc="E578CAE6">
      <w:start w:val="1"/>
      <w:numFmt w:val="decimal"/>
      <w:lvlText w:val="%4."/>
      <w:lvlJc w:val="left"/>
      <w:pPr>
        <w:ind w:left="2880" w:hanging="360"/>
      </w:pPr>
    </w:lvl>
    <w:lvl w:ilvl="4" w:tplc="52609F54">
      <w:start w:val="1"/>
      <w:numFmt w:val="lowerLetter"/>
      <w:lvlText w:val="%5."/>
      <w:lvlJc w:val="left"/>
      <w:pPr>
        <w:ind w:left="3600" w:hanging="360"/>
      </w:pPr>
    </w:lvl>
    <w:lvl w:ilvl="5" w:tplc="C98C8BF2">
      <w:start w:val="1"/>
      <w:numFmt w:val="lowerRoman"/>
      <w:lvlText w:val="%6."/>
      <w:lvlJc w:val="right"/>
      <w:pPr>
        <w:ind w:left="4320" w:hanging="180"/>
      </w:pPr>
    </w:lvl>
    <w:lvl w:ilvl="6" w:tplc="2CAAFA38">
      <w:start w:val="1"/>
      <w:numFmt w:val="decimal"/>
      <w:lvlText w:val="%7."/>
      <w:lvlJc w:val="left"/>
      <w:pPr>
        <w:ind w:left="5040" w:hanging="360"/>
      </w:pPr>
    </w:lvl>
    <w:lvl w:ilvl="7" w:tplc="CFCA0FEA">
      <w:start w:val="1"/>
      <w:numFmt w:val="lowerLetter"/>
      <w:lvlText w:val="%8."/>
      <w:lvlJc w:val="left"/>
      <w:pPr>
        <w:ind w:left="5760" w:hanging="360"/>
      </w:pPr>
    </w:lvl>
    <w:lvl w:ilvl="8" w:tplc="D9F062E4">
      <w:start w:val="1"/>
      <w:numFmt w:val="lowerRoman"/>
      <w:lvlText w:val="%9."/>
      <w:lvlJc w:val="right"/>
      <w:pPr>
        <w:ind w:left="6480" w:hanging="180"/>
      </w:pPr>
    </w:lvl>
  </w:abstractNum>
  <w:abstractNum w:abstractNumId="374" w15:restartNumberingAfterBreak="0">
    <w:nsid w:val="41866DE9"/>
    <w:multiLevelType w:val="hybridMultilevel"/>
    <w:tmpl w:val="3648C54C"/>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5" w15:restartNumberingAfterBreak="0">
    <w:nsid w:val="418D6D3C"/>
    <w:multiLevelType w:val="hybridMultilevel"/>
    <w:tmpl w:val="6624DA7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76" w15:restartNumberingAfterBreak="0">
    <w:nsid w:val="41B67B15"/>
    <w:multiLevelType w:val="hybridMultilevel"/>
    <w:tmpl w:val="6F546CF4"/>
    <w:lvl w:ilvl="0" w:tplc="3F8666C4">
      <w:start w:val="1"/>
      <w:numFmt w:val="decimal"/>
      <w:lvlText w:val="%1."/>
      <w:lvlJc w:val="left"/>
      <w:pPr>
        <w:ind w:left="720" w:hanging="360"/>
      </w:pPr>
      <w:rPr>
        <w:rFonts w:asciiTheme="minorHAnsi" w:eastAsiaTheme="minorHAnsi" w:hAnsiTheme="minorHAnsi" w:cstheme="minorBidi"/>
      </w:rPr>
    </w:lvl>
    <w:lvl w:ilvl="1" w:tplc="D1C892AE">
      <w:start w:val="1"/>
      <w:numFmt w:val="bullet"/>
      <w:lvlText w:val=""/>
      <w:lvlJc w:val="left"/>
      <w:pPr>
        <w:ind w:left="1440" w:hanging="360"/>
      </w:pPr>
      <w:rPr>
        <w:rFonts w:ascii="Symbol" w:hAnsi="Symbol" w:hint="default"/>
      </w:rPr>
    </w:lvl>
    <w:lvl w:ilvl="2" w:tplc="AB4CF4C4">
      <w:start w:val="1"/>
      <w:numFmt w:val="bullet"/>
      <w:lvlText w:val="o"/>
      <w:lvlJc w:val="left"/>
      <w:pPr>
        <w:ind w:left="2160" w:hanging="180"/>
      </w:pPr>
      <w:rPr>
        <w:rFonts w:ascii="Courier New" w:hAnsi="Courier New" w:hint="default"/>
      </w:rPr>
    </w:lvl>
    <w:lvl w:ilvl="3" w:tplc="844CE9C0">
      <w:start w:val="1"/>
      <w:numFmt w:val="bullet"/>
      <w:lvlText w:val=""/>
      <w:lvlJc w:val="left"/>
      <w:pPr>
        <w:ind w:left="2880" w:hanging="360"/>
      </w:pPr>
      <w:rPr>
        <w:rFonts w:ascii="Symbol" w:hAnsi="Symbol" w:hint="default"/>
      </w:rPr>
    </w:lvl>
    <w:lvl w:ilvl="4" w:tplc="079096BC">
      <w:start w:val="1"/>
      <w:numFmt w:val="lowerLetter"/>
      <w:lvlText w:val="%5."/>
      <w:lvlJc w:val="left"/>
      <w:pPr>
        <w:ind w:left="3600" w:hanging="360"/>
      </w:pPr>
    </w:lvl>
    <w:lvl w:ilvl="5" w:tplc="0F161CA8">
      <w:start w:val="1"/>
      <w:numFmt w:val="lowerRoman"/>
      <w:lvlText w:val="%6."/>
      <w:lvlJc w:val="right"/>
      <w:pPr>
        <w:ind w:left="4320" w:hanging="180"/>
      </w:pPr>
    </w:lvl>
    <w:lvl w:ilvl="6" w:tplc="CC7C5D78">
      <w:start w:val="1"/>
      <w:numFmt w:val="decimal"/>
      <w:lvlText w:val="%7."/>
      <w:lvlJc w:val="left"/>
      <w:pPr>
        <w:ind w:left="5040" w:hanging="360"/>
      </w:pPr>
    </w:lvl>
    <w:lvl w:ilvl="7" w:tplc="4DECDCBC">
      <w:start w:val="1"/>
      <w:numFmt w:val="lowerLetter"/>
      <w:lvlText w:val="%8."/>
      <w:lvlJc w:val="left"/>
      <w:pPr>
        <w:ind w:left="5760" w:hanging="360"/>
      </w:pPr>
    </w:lvl>
    <w:lvl w:ilvl="8" w:tplc="94621F6A">
      <w:start w:val="1"/>
      <w:numFmt w:val="lowerRoman"/>
      <w:lvlText w:val="%9."/>
      <w:lvlJc w:val="right"/>
      <w:pPr>
        <w:ind w:left="6480" w:hanging="180"/>
      </w:pPr>
    </w:lvl>
  </w:abstractNum>
  <w:abstractNum w:abstractNumId="377" w15:restartNumberingAfterBreak="0">
    <w:nsid w:val="41B6A137"/>
    <w:multiLevelType w:val="hybridMultilevel"/>
    <w:tmpl w:val="D4901586"/>
    <w:lvl w:ilvl="0" w:tplc="117E4EDC">
      <w:start w:val="1"/>
      <w:numFmt w:val="bullet"/>
      <w:lvlText w:val=""/>
      <w:lvlJc w:val="left"/>
      <w:pPr>
        <w:ind w:left="720" w:hanging="360"/>
      </w:pPr>
      <w:rPr>
        <w:rFonts w:ascii="Symbol" w:hAnsi="Symbol" w:hint="default"/>
      </w:rPr>
    </w:lvl>
    <w:lvl w:ilvl="1" w:tplc="AB0EBDCC">
      <w:start w:val="1"/>
      <w:numFmt w:val="bullet"/>
      <w:lvlText w:val="·"/>
      <w:lvlJc w:val="left"/>
      <w:pPr>
        <w:ind w:left="1440" w:hanging="360"/>
      </w:pPr>
      <w:rPr>
        <w:rFonts w:ascii="Symbol" w:hAnsi="Symbol" w:hint="default"/>
      </w:rPr>
    </w:lvl>
    <w:lvl w:ilvl="2" w:tplc="BDE0B34A">
      <w:start w:val="1"/>
      <w:numFmt w:val="bullet"/>
      <w:lvlText w:val=""/>
      <w:lvlJc w:val="left"/>
      <w:pPr>
        <w:ind w:left="2160" w:hanging="360"/>
      </w:pPr>
      <w:rPr>
        <w:rFonts w:ascii="Wingdings" w:hAnsi="Wingdings" w:hint="default"/>
      </w:rPr>
    </w:lvl>
    <w:lvl w:ilvl="3" w:tplc="9A646CB2">
      <w:start w:val="1"/>
      <w:numFmt w:val="bullet"/>
      <w:lvlText w:val=""/>
      <w:lvlJc w:val="left"/>
      <w:pPr>
        <w:ind w:left="2880" w:hanging="360"/>
      </w:pPr>
      <w:rPr>
        <w:rFonts w:ascii="Symbol" w:hAnsi="Symbol" w:hint="default"/>
      </w:rPr>
    </w:lvl>
    <w:lvl w:ilvl="4" w:tplc="70A6FB44">
      <w:start w:val="1"/>
      <w:numFmt w:val="bullet"/>
      <w:lvlText w:val="o"/>
      <w:lvlJc w:val="left"/>
      <w:pPr>
        <w:ind w:left="3600" w:hanging="360"/>
      </w:pPr>
      <w:rPr>
        <w:rFonts w:ascii="Courier New" w:hAnsi="Courier New" w:hint="default"/>
      </w:rPr>
    </w:lvl>
    <w:lvl w:ilvl="5" w:tplc="1D581D72">
      <w:start w:val="1"/>
      <w:numFmt w:val="bullet"/>
      <w:lvlText w:val=""/>
      <w:lvlJc w:val="left"/>
      <w:pPr>
        <w:ind w:left="4320" w:hanging="360"/>
      </w:pPr>
      <w:rPr>
        <w:rFonts w:ascii="Wingdings" w:hAnsi="Wingdings" w:hint="default"/>
      </w:rPr>
    </w:lvl>
    <w:lvl w:ilvl="6" w:tplc="FCF29B3A">
      <w:start w:val="1"/>
      <w:numFmt w:val="bullet"/>
      <w:lvlText w:val=""/>
      <w:lvlJc w:val="left"/>
      <w:pPr>
        <w:ind w:left="5040" w:hanging="360"/>
      </w:pPr>
      <w:rPr>
        <w:rFonts w:ascii="Symbol" w:hAnsi="Symbol" w:hint="default"/>
      </w:rPr>
    </w:lvl>
    <w:lvl w:ilvl="7" w:tplc="B1549124">
      <w:start w:val="1"/>
      <w:numFmt w:val="bullet"/>
      <w:lvlText w:val="o"/>
      <w:lvlJc w:val="left"/>
      <w:pPr>
        <w:ind w:left="5760" w:hanging="360"/>
      </w:pPr>
      <w:rPr>
        <w:rFonts w:ascii="Courier New" w:hAnsi="Courier New" w:hint="default"/>
      </w:rPr>
    </w:lvl>
    <w:lvl w:ilvl="8" w:tplc="AE822EF2">
      <w:start w:val="1"/>
      <w:numFmt w:val="bullet"/>
      <w:lvlText w:val=""/>
      <w:lvlJc w:val="left"/>
      <w:pPr>
        <w:ind w:left="6480" w:hanging="360"/>
      </w:pPr>
      <w:rPr>
        <w:rFonts w:ascii="Wingdings" w:hAnsi="Wingdings" w:hint="default"/>
      </w:rPr>
    </w:lvl>
  </w:abstractNum>
  <w:abstractNum w:abstractNumId="378" w15:restartNumberingAfterBreak="0">
    <w:nsid w:val="41CB79C7"/>
    <w:multiLevelType w:val="hybridMultilevel"/>
    <w:tmpl w:val="2DEE551E"/>
    <w:lvl w:ilvl="0" w:tplc="B80AF81A">
      <w:start w:val="1"/>
      <w:numFmt w:val="decimal"/>
      <w:lvlText w:val="%1."/>
      <w:lvlJc w:val="left"/>
      <w:pPr>
        <w:ind w:left="720" w:hanging="360"/>
      </w:pPr>
    </w:lvl>
    <w:lvl w:ilvl="1" w:tplc="97ECAC7A">
      <w:start w:val="1"/>
      <w:numFmt w:val="lowerLetter"/>
      <w:lvlText w:val="%2."/>
      <w:lvlJc w:val="left"/>
      <w:pPr>
        <w:ind w:left="1440" w:hanging="360"/>
      </w:pPr>
    </w:lvl>
    <w:lvl w:ilvl="2" w:tplc="7820F466">
      <w:start w:val="1"/>
      <w:numFmt w:val="lowerRoman"/>
      <w:lvlText w:val="%3."/>
      <w:lvlJc w:val="right"/>
      <w:pPr>
        <w:ind w:left="2160" w:hanging="180"/>
      </w:pPr>
    </w:lvl>
    <w:lvl w:ilvl="3" w:tplc="911ED41C">
      <w:start w:val="4"/>
      <w:numFmt w:val="decimal"/>
      <w:lvlText w:val="%4."/>
      <w:lvlJc w:val="left"/>
      <w:pPr>
        <w:ind w:left="2880" w:hanging="360"/>
      </w:pPr>
    </w:lvl>
    <w:lvl w:ilvl="4" w:tplc="E22AEDB0">
      <w:start w:val="1"/>
      <w:numFmt w:val="lowerLetter"/>
      <w:lvlText w:val="%5."/>
      <w:lvlJc w:val="left"/>
      <w:pPr>
        <w:ind w:left="3600" w:hanging="360"/>
      </w:pPr>
    </w:lvl>
    <w:lvl w:ilvl="5" w:tplc="04B04EE8">
      <w:start w:val="1"/>
      <w:numFmt w:val="lowerRoman"/>
      <w:lvlText w:val="%6."/>
      <w:lvlJc w:val="right"/>
      <w:pPr>
        <w:ind w:left="4320" w:hanging="180"/>
      </w:pPr>
    </w:lvl>
    <w:lvl w:ilvl="6" w:tplc="AE86FB3E">
      <w:start w:val="1"/>
      <w:numFmt w:val="decimal"/>
      <w:lvlText w:val="%7."/>
      <w:lvlJc w:val="left"/>
      <w:pPr>
        <w:ind w:left="5040" w:hanging="360"/>
      </w:pPr>
    </w:lvl>
    <w:lvl w:ilvl="7" w:tplc="026C6446">
      <w:start w:val="1"/>
      <w:numFmt w:val="lowerLetter"/>
      <w:lvlText w:val="%8."/>
      <w:lvlJc w:val="left"/>
      <w:pPr>
        <w:ind w:left="5760" w:hanging="360"/>
      </w:pPr>
    </w:lvl>
    <w:lvl w:ilvl="8" w:tplc="64A80A64">
      <w:start w:val="1"/>
      <w:numFmt w:val="lowerRoman"/>
      <w:lvlText w:val="%9."/>
      <w:lvlJc w:val="right"/>
      <w:pPr>
        <w:ind w:left="6480" w:hanging="180"/>
      </w:pPr>
    </w:lvl>
  </w:abstractNum>
  <w:abstractNum w:abstractNumId="379" w15:restartNumberingAfterBreak="0">
    <w:nsid w:val="421F659C"/>
    <w:multiLevelType w:val="hybridMultilevel"/>
    <w:tmpl w:val="BF22F5F8"/>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427CAE1F"/>
    <w:multiLevelType w:val="hybridMultilevel"/>
    <w:tmpl w:val="7160E94A"/>
    <w:lvl w:ilvl="0" w:tplc="46E400F6">
      <w:start w:val="1"/>
      <w:numFmt w:val="decimal"/>
      <w:lvlText w:val="%1."/>
      <w:lvlJc w:val="left"/>
      <w:pPr>
        <w:ind w:left="720" w:hanging="360"/>
      </w:pPr>
    </w:lvl>
    <w:lvl w:ilvl="1" w:tplc="43128DBC">
      <w:start w:val="1"/>
      <w:numFmt w:val="lowerLetter"/>
      <w:lvlText w:val="%2."/>
      <w:lvlJc w:val="left"/>
      <w:pPr>
        <w:ind w:left="1440" w:hanging="360"/>
      </w:pPr>
    </w:lvl>
    <w:lvl w:ilvl="2" w:tplc="D4489090">
      <w:start w:val="1"/>
      <w:numFmt w:val="lowerRoman"/>
      <w:lvlText w:val="%3."/>
      <w:lvlJc w:val="right"/>
      <w:pPr>
        <w:ind w:left="2160" w:hanging="180"/>
      </w:pPr>
    </w:lvl>
    <w:lvl w:ilvl="3" w:tplc="61265E30">
      <w:start w:val="1"/>
      <w:numFmt w:val="decimal"/>
      <w:lvlText w:val="%4."/>
      <w:lvlJc w:val="left"/>
      <w:pPr>
        <w:ind w:left="2880" w:hanging="360"/>
      </w:pPr>
    </w:lvl>
    <w:lvl w:ilvl="4" w:tplc="E6BA0254">
      <w:start w:val="1"/>
      <w:numFmt w:val="lowerLetter"/>
      <w:lvlText w:val="%5."/>
      <w:lvlJc w:val="left"/>
      <w:pPr>
        <w:ind w:left="3600" w:hanging="360"/>
      </w:pPr>
    </w:lvl>
    <w:lvl w:ilvl="5" w:tplc="9B663692">
      <w:start w:val="1"/>
      <w:numFmt w:val="lowerRoman"/>
      <w:lvlText w:val="%6."/>
      <w:lvlJc w:val="right"/>
      <w:pPr>
        <w:ind w:left="4320" w:hanging="180"/>
      </w:pPr>
    </w:lvl>
    <w:lvl w:ilvl="6" w:tplc="E46CC2C6">
      <w:start w:val="1"/>
      <w:numFmt w:val="decimal"/>
      <w:lvlText w:val="%7."/>
      <w:lvlJc w:val="left"/>
      <w:pPr>
        <w:ind w:left="5040" w:hanging="360"/>
      </w:pPr>
    </w:lvl>
    <w:lvl w:ilvl="7" w:tplc="A2CACD4A">
      <w:start w:val="1"/>
      <w:numFmt w:val="lowerLetter"/>
      <w:lvlText w:val="%8."/>
      <w:lvlJc w:val="left"/>
      <w:pPr>
        <w:ind w:left="5760" w:hanging="360"/>
      </w:pPr>
    </w:lvl>
    <w:lvl w:ilvl="8" w:tplc="2BE09140">
      <w:start w:val="1"/>
      <w:numFmt w:val="lowerRoman"/>
      <w:lvlText w:val="%9."/>
      <w:lvlJc w:val="right"/>
      <w:pPr>
        <w:ind w:left="6480" w:hanging="180"/>
      </w:pPr>
    </w:lvl>
  </w:abstractNum>
  <w:abstractNum w:abstractNumId="381" w15:restartNumberingAfterBreak="0">
    <w:nsid w:val="42CBA422"/>
    <w:multiLevelType w:val="hybridMultilevel"/>
    <w:tmpl w:val="A2C04D46"/>
    <w:lvl w:ilvl="0" w:tplc="CFCC51E8">
      <w:start w:val="1"/>
      <w:numFmt w:val="bullet"/>
      <w:lvlText w:val="o"/>
      <w:lvlJc w:val="left"/>
      <w:pPr>
        <w:ind w:left="720" w:hanging="360"/>
      </w:pPr>
      <w:rPr>
        <w:rFonts w:ascii="&quot;Courier New&quot;" w:hAnsi="&quot;Courier New&quot;" w:hint="default"/>
      </w:rPr>
    </w:lvl>
    <w:lvl w:ilvl="1" w:tplc="8F400AD6">
      <w:start w:val="1"/>
      <w:numFmt w:val="bullet"/>
      <w:lvlText w:val="o"/>
      <w:lvlJc w:val="left"/>
      <w:pPr>
        <w:ind w:left="1440" w:hanging="360"/>
      </w:pPr>
      <w:rPr>
        <w:rFonts w:ascii="Courier New" w:hAnsi="Courier New" w:hint="default"/>
      </w:rPr>
    </w:lvl>
    <w:lvl w:ilvl="2" w:tplc="316EB7AE">
      <w:start w:val="1"/>
      <w:numFmt w:val="bullet"/>
      <w:lvlText w:val=""/>
      <w:lvlJc w:val="left"/>
      <w:pPr>
        <w:ind w:left="2160" w:hanging="360"/>
      </w:pPr>
      <w:rPr>
        <w:rFonts w:ascii="Wingdings" w:hAnsi="Wingdings" w:hint="default"/>
      </w:rPr>
    </w:lvl>
    <w:lvl w:ilvl="3" w:tplc="3AC4E388">
      <w:start w:val="1"/>
      <w:numFmt w:val="bullet"/>
      <w:lvlText w:val=""/>
      <w:lvlJc w:val="left"/>
      <w:pPr>
        <w:ind w:left="2880" w:hanging="360"/>
      </w:pPr>
      <w:rPr>
        <w:rFonts w:ascii="Symbol" w:hAnsi="Symbol" w:hint="default"/>
      </w:rPr>
    </w:lvl>
    <w:lvl w:ilvl="4" w:tplc="58B0E40C">
      <w:start w:val="1"/>
      <w:numFmt w:val="bullet"/>
      <w:lvlText w:val="o"/>
      <w:lvlJc w:val="left"/>
      <w:pPr>
        <w:ind w:left="3600" w:hanging="360"/>
      </w:pPr>
      <w:rPr>
        <w:rFonts w:ascii="Courier New" w:hAnsi="Courier New" w:hint="default"/>
      </w:rPr>
    </w:lvl>
    <w:lvl w:ilvl="5" w:tplc="3E3E1D50">
      <w:start w:val="1"/>
      <w:numFmt w:val="bullet"/>
      <w:lvlText w:val=""/>
      <w:lvlJc w:val="left"/>
      <w:pPr>
        <w:ind w:left="4320" w:hanging="360"/>
      </w:pPr>
      <w:rPr>
        <w:rFonts w:ascii="Wingdings" w:hAnsi="Wingdings" w:hint="default"/>
      </w:rPr>
    </w:lvl>
    <w:lvl w:ilvl="6" w:tplc="1108B5B6">
      <w:start w:val="1"/>
      <w:numFmt w:val="bullet"/>
      <w:lvlText w:val=""/>
      <w:lvlJc w:val="left"/>
      <w:pPr>
        <w:ind w:left="5040" w:hanging="360"/>
      </w:pPr>
      <w:rPr>
        <w:rFonts w:ascii="Symbol" w:hAnsi="Symbol" w:hint="default"/>
      </w:rPr>
    </w:lvl>
    <w:lvl w:ilvl="7" w:tplc="8CCE62BE">
      <w:start w:val="1"/>
      <w:numFmt w:val="bullet"/>
      <w:lvlText w:val="o"/>
      <w:lvlJc w:val="left"/>
      <w:pPr>
        <w:ind w:left="5760" w:hanging="360"/>
      </w:pPr>
      <w:rPr>
        <w:rFonts w:ascii="Courier New" w:hAnsi="Courier New" w:hint="default"/>
      </w:rPr>
    </w:lvl>
    <w:lvl w:ilvl="8" w:tplc="7FDA68A2">
      <w:start w:val="1"/>
      <w:numFmt w:val="bullet"/>
      <w:lvlText w:val=""/>
      <w:lvlJc w:val="left"/>
      <w:pPr>
        <w:ind w:left="6480" w:hanging="360"/>
      </w:pPr>
      <w:rPr>
        <w:rFonts w:ascii="Wingdings" w:hAnsi="Wingdings" w:hint="default"/>
      </w:rPr>
    </w:lvl>
  </w:abstractNum>
  <w:abstractNum w:abstractNumId="382" w15:restartNumberingAfterBreak="0">
    <w:nsid w:val="42CFCA10"/>
    <w:multiLevelType w:val="hybridMultilevel"/>
    <w:tmpl w:val="CA4C3C5C"/>
    <w:lvl w:ilvl="0" w:tplc="FA6C9320">
      <w:start w:val="1"/>
      <w:numFmt w:val="bullet"/>
      <w:lvlText w:val=""/>
      <w:lvlJc w:val="left"/>
      <w:pPr>
        <w:ind w:left="720" w:hanging="360"/>
      </w:pPr>
      <w:rPr>
        <w:rFonts w:ascii="Symbol" w:hAnsi="Symbol" w:hint="default"/>
      </w:rPr>
    </w:lvl>
    <w:lvl w:ilvl="1" w:tplc="CA62C9E8">
      <w:start w:val="1"/>
      <w:numFmt w:val="bullet"/>
      <w:lvlText w:val="·"/>
      <w:lvlJc w:val="left"/>
      <w:pPr>
        <w:ind w:left="1440" w:hanging="360"/>
      </w:pPr>
      <w:rPr>
        <w:rFonts w:ascii="Symbol" w:hAnsi="Symbol" w:hint="default"/>
      </w:rPr>
    </w:lvl>
    <w:lvl w:ilvl="2" w:tplc="5EB014B8">
      <w:start w:val="1"/>
      <w:numFmt w:val="lowerRoman"/>
      <w:lvlText w:val="%3."/>
      <w:lvlJc w:val="right"/>
      <w:pPr>
        <w:ind w:left="2160" w:hanging="360"/>
      </w:pPr>
    </w:lvl>
    <w:lvl w:ilvl="3" w:tplc="2F8C8BD0">
      <w:start w:val="1"/>
      <w:numFmt w:val="decimal"/>
      <w:lvlText w:val="%4."/>
      <w:lvlJc w:val="left"/>
      <w:pPr>
        <w:ind w:left="2880" w:hanging="360"/>
      </w:pPr>
    </w:lvl>
    <w:lvl w:ilvl="4" w:tplc="0BE0DC7A">
      <w:start w:val="1"/>
      <w:numFmt w:val="bullet"/>
      <w:lvlText w:val="o"/>
      <w:lvlJc w:val="left"/>
      <w:pPr>
        <w:ind w:left="3600" w:hanging="360"/>
      </w:pPr>
      <w:rPr>
        <w:rFonts w:ascii="Courier New" w:hAnsi="Courier New" w:hint="default"/>
      </w:rPr>
    </w:lvl>
    <w:lvl w:ilvl="5" w:tplc="D4E27380">
      <w:start w:val="1"/>
      <w:numFmt w:val="bullet"/>
      <w:lvlText w:val=""/>
      <w:lvlJc w:val="left"/>
      <w:pPr>
        <w:ind w:left="4320" w:hanging="360"/>
      </w:pPr>
      <w:rPr>
        <w:rFonts w:ascii="Wingdings" w:hAnsi="Wingdings" w:hint="default"/>
      </w:rPr>
    </w:lvl>
    <w:lvl w:ilvl="6" w:tplc="724420BC">
      <w:start w:val="1"/>
      <w:numFmt w:val="bullet"/>
      <w:lvlText w:val=""/>
      <w:lvlJc w:val="left"/>
      <w:pPr>
        <w:ind w:left="5040" w:hanging="360"/>
      </w:pPr>
      <w:rPr>
        <w:rFonts w:ascii="Symbol" w:hAnsi="Symbol" w:hint="default"/>
      </w:rPr>
    </w:lvl>
    <w:lvl w:ilvl="7" w:tplc="40B486C0">
      <w:start w:val="1"/>
      <w:numFmt w:val="bullet"/>
      <w:lvlText w:val="o"/>
      <w:lvlJc w:val="left"/>
      <w:pPr>
        <w:ind w:left="5760" w:hanging="360"/>
      </w:pPr>
      <w:rPr>
        <w:rFonts w:ascii="Courier New" w:hAnsi="Courier New" w:hint="default"/>
      </w:rPr>
    </w:lvl>
    <w:lvl w:ilvl="8" w:tplc="DBDC3F6C">
      <w:start w:val="1"/>
      <w:numFmt w:val="bullet"/>
      <w:lvlText w:val=""/>
      <w:lvlJc w:val="left"/>
      <w:pPr>
        <w:ind w:left="6480" w:hanging="360"/>
      </w:pPr>
      <w:rPr>
        <w:rFonts w:ascii="Wingdings" w:hAnsi="Wingdings" w:hint="default"/>
      </w:rPr>
    </w:lvl>
  </w:abstractNum>
  <w:abstractNum w:abstractNumId="383" w15:restartNumberingAfterBreak="0">
    <w:nsid w:val="42FB5F33"/>
    <w:multiLevelType w:val="hybridMultilevel"/>
    <w:tmpl w:val="EC12F0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4" w15:restartNumberingAfterBreak="0">
    <w:nsid w:val="42FE29D9"/>
    <w:multiLevelType w:val="hybridMultilevel"/>
    <w:tmpl w:val="D054BD9C"/>
    <w:lvl w:ilvl="0" w:tplc="BB6C9F16">
      <w:start w:val="1"/>
      <w:numFmt w:val="bullet"/>
      <w:lvlText w:val=""/>
      <w:lvlJc w:val="left"/>
      <w:pPr>
        <w:ind w:left="720" w:hanging="360"/>
      </w:pPr>
      <w:rPr>
        <w:rFonts w:ascii="Symbol" w:hAnsi="Symbol" w:hint="default"/>
      </w:rPr>
    </w:lvl>
    <w:lvl w:ilvl="1" w:tplc="99BC6B48">
      <w:start w:val="1"/>
      <w:numFmt w:val="bullet"/>
      <w:lvlText w:val="·"/>
      <w:lvlJc w:val="left"/>
      <w:pPr>
        <w:ind w:left="1440" w:hanging="360"/>
      </w:pPr>
      <w:rPr>
        <w:rFonts w:ascii="Symbol" w:hAnsi="Symbol" w:hint="default"/>
      </w:rPr>
    </w:lvl>
    <w:lvl w:ilvl="2" w:tplc="1E609C16">
      <w:start w:val="1"/>
      <w:numFmt w:val="lowerRoman"/>
      <w:lvlText w:val="%3."/>
      <w:lvlJc w:val="right"/>
      <w:pPr>
        <w:ind w:left="2160" w:hanging="360"/>
      </w:pPr>
    </w:lvl>
    <w:lvl w:ilvl="3" w:tplc="5F54A1D4">
      <w:start w:val="1"/>
      <w:numFmt w:val="decimal"/>
      <w:lvlText w:val="%4."/>
      <w:lvlJc w:val="left"/>
      <w:pPr>
        <w:ind w:left="2880" w:hanging="360"/>
      </w:pPr>
    </w:lvl>
    <w:lvl w:ilvl="4" w:tplc="DB26CC28">
      <w:start w:val="1"/>
      <w:numFmt w:val="bullet"/>
      <w:lvlText w:val="o"/>
      <w:lvlJc w:val="left"/>
      <w:pPr>
        <w:ind w:left="3600" w:hanging="360"/>
      </w:pPr>
      <w:rPr>
        <w:rFonts w:ascii="Courier New" w:hAnsi="Courier New" w:hint="default"/>
      </w:rPr>
    </w:lvl>
    <w:lvl w:ilvl="5" w:tplc="C20CD2DA">
      <w:start w:val="1"/>
      <w:numFmt w:val="bullet"/>
      <w:lvlText w:val=""/>
      <w:lvlJc w:val="left"/>
      <w:pPr>
        <w:ind w:left="4320" w:hanging="360"/>
      </w:pPr>
      <w:rPr>
        <w:rFonts w:ascii="Wingdings" w:hAnsi="Wingdings" w:hint="default"/>
      </w:rPr>
    </w:lvl>
    <w:lvl w:ilvl="6" w:tplc="96581F6A">
      <w:start w:val="1"/>
      <w:numFmt w:val="bullet"/>
      <w:lvlText w:val=""/>
      <w:lvlJc w:val="left"/>
      <w:pPr>
        <w:ind w:left="5040" w:hanging="360"/>
      </w:pPr>
      <w:rPr>
        <w:rFonts w:ascii="Symbol" w:hAnsi="Symbol" w:hint="default"/>
      </w:rPr>
    </w:lvl>
    <w:lvl w:ilvl="7" w:tplc="7D5EE0D2">
      <w:start w:val="1"/>
      <w:numFmt w:val="bullet"/>
      <w:lvlText w:val="o"/>
      <w:lvlJc w:val="left"/>
      <w:pPr>
        <w:ind w:left="5760" w:hanging="360"/>
      </w:pPr>
      <w:rPr>
        <w:rFonts w:ascii="Courier New" w:hAnsi="Courier New" w:hint="default"/>
      </w:rPr>
    </w:lvl>
    <w:lvl w:ilvl="8" w:tplc="634E2674">
      <w:start w:val="1"/>
      <w:numFmt w:val="bullet"/>
      <w:lvlText w:val=""/>
      <w:lvlJc w:val="left"/>
      <w:pPr>
        <w:ind w:left="6480" w:hanging="360"/>
      </w:pPr>
      <w:rPr>
        <w:rFonts w:ascii="Wingdings" w:hAnsi="Wingdings" w:hint="default"/>
      </w:rPr>
    </w:lvl>
  </w:abstractNum>
  <w:abstractNum w:abstractNumId="385" w15:restartNumberingAfterBreak="0">
    <w:nsid w:val="432CA388"/>
    <w:multiLevelType w:val="hybridMultilevel"/>
    <w:tmpl w:val="99F243B2"/>
    <w:lvl w:ilvl="0" w:tplc="8EBAE09C">
      <w:start w:val="1"/>
      <w:numFmt w:val="decimal"/>
      <w:lvlText w:val="%1."/>
      <w:lvlJc w:val="left"/>
      <w:pPr>
        <w:ind w:left="720" w:hanging="360"/>
      </w:pPr>
    </w:lvl>
    <w:lvl w:ilvl="1" w:tplc="7AF0EC40">
      <w:start w:val="1"/>
      <w:numFmt w:val="lowerLetter"/>
      <w:lvlText w:val="%2."/>
      <w:lvlJc w:val="left"/>
      <w:pPr>
        <w:ind w:left="1440" w:hanging="360"/>
      </w:pPr>
    </w:lvl>
    <w:lvl w:ilvl="2" w:tplc="0F8A9B52">
      <w:start w:val="1"/>
      <w:numFmt w:val="lowerRoman"/>
      <w:lvlText w:val="%3."/>
      <w:lvlJc w:val="right"/>
      <w:pPr>
        <w:ind w:left="2160" w:hanging="180"/>
      </w:pPr>
    </w:lvl>
    <w:lvl w:ilvl="3" w:tplc="093EFF3A">
      <w:start w:val="4"/>
      <w:numFmt w:val="decimal"/>
      <w:lvlText w:val="%4."/>
      <w:lvlJc w:val="left"/>
      <w:pPr>
        <w:ind w:left="2880" w:hanging="360"/>
      </w:pPr>
    </w:lvl>
    <w:lvl w:ilvl="4" w:tplc="224C27AA">
      <w:start w:val="1"/>
      <w:numFmt w:val="lowerLetter"/>
      <w:lvlText w:val="%5."/>
      <w:lvlJc w:val="left"/>
      <w:pPr>
        <w:ind w:left="3600" w:hanging="360"/>
      </w:pPr>
    </w:lvl>
    <w:lvl w:ilvl="5" w:tplc="13806FA4">
      <w:start w:val="1"/>
      <w:numFmt w:val="lowerRoman"/>
      <w:lvlText w:val="%6."/>
      <w:lvlJc w:val="right"/>
      <w:pPr>
        <w:ind w:left="4320" w:hanging="180"/>
      </w:pPr>
    </w:lvl>
    <w:lvl w:ilvl="6" w:tplc="66680EA8">
      <w:start w:val="1"/>
      <w:numFmt w:val="decimal"/>
      <w:lvlText w:val="%7."/>
      <w:lvlJc w:val="left"/>
      <w:pPr>
        <w:ind w:left="5040" w:hanging="360"/>
      </w:pPr>
    </w:lvl>
    <w:lvl w:ilvl="7" w:tplc="A5D8D2F2">
      <w:start w:val="1"/>
      <w:numFmt w:val="lowerLetter"/>
      <w:lvlText w:val="%8."/>
      <w:lvlJc w:val="left"/>
      <w:pPr>
        <w:ind w:left="5760" w:hanging="360"/>
      </w:pPr>
    </w:lvl>
    <w:lvl w:ilvl="8" w:tplc="1A6623F0">
      <w:start w:val="1"/>
      <w:numFmt w:val="lowerRoman"/>
      <w:lvlText w:val="%9."/>
      <w:lvlJc w:val="right"/>
      <w:pPr>
        <w:ind w:left="6480" w:hanging="180"/>
      </w:pPr>
    </w:lvl>
  </w:abstractNum>
  <w:abstractNum w:abstractNumId="386" w15:restartNumberingAfterBreak="0">
    <w:nsid w:val="432D49E8"/>
    <w:multiLevelType w:val="hybridMultilevel"/>
    <w:tmpl w:val="68EEEA0E"/>
    <w:lvl w:ilvl="0" w:tplc="CF8A9406">
      <w:start w:val="1"/>
      <w:numFmt w:val="bullet"/>
      <w:lvlText w:val=""/>
      <w:lvlJc w:val="left"/>
      <w:pPr>
        <w:ind w:left="720" w:hanging="360"/>
      </w:pPr>
      <w:rPr>
        <w:rFonts w:ascii="Symbol" w:hAnsi="Symbol" w:hint="default"/>
      </w:rPr>
    </w:lvl>
    <w:lvl w:ilvl="1" w:tplc="42C26EA4">
      <w:start w:val="1"/>
      <w:numFmt w:val="bullet"/>
      <w:lvlText w:val="·"/>
      <w:lvlJc w:val="left"/>
      <w:pPr>
        <w:ind w:left="1440" w:hanging="360"/>
      </w:pPr>
      <w:rPr>
        <w:rFonts w:ascii="Symbol" w:hAnsi="Symbol" w:hint="default"/>
      </w:rPr>
    </w:lvl>
    <w:lvl w:ilvl="2" w:tplc="EBD60730">
      <w:start w:val="1"/>
      <w:numFmt w:val="bullet"/>
      <w:lvlText w:val=""/>
      <w:lvlJc w:val="left"/>
      <w:pPr>
        <w:ind w:left="2160" w:hanging="360"/>
      </w:pPr>
      <w:rPr>
        <w:rFonts w:ascii="Wingdings" w:hAnsi="Wingdings" w:hint="default"/>
      </w:rPr>
    </w:lvl>
    <w:lvl w:ilvl="3" w:tplc="3EDE4778">
      <w:start w:val="1"/>
      <w:numFmt w:val="bullet"/>
      <w:lvlText w:val=""/>
      <w:lvlJc w:val="left"/>
      <w:pPr>
        <w:ind w:left="2880" w:hanging="360"/>
      </w:pPr>
      <w:rPr>
        <w:rFonts w:ascii="Symbol" w:hAnsi="Symbol" w:hint="default"/>
      </w:rPr>
    </w:lvl>
    <w:lvl w:ilvl="4" w:tplc="26B69D4C">
      <w:start w:val="1"/>
      <w:numFmt w:val="bullet"/>
      <w:lvlText w:val="o"/>
      <w:lvlJc w:val="left"/>
      <w:pPr>
        <w:ind w:left="3600" w:hanging="360"/>
      </w:pPr>
      <w:rPr>
        <w:rFonts w:ascii="Courier New" w:hAnsi="Courier New" w:hint="default"/>
      </w:rPr>
    </w:lvl>
    <w:lvl w:ilvl="5" w:tplc="1CC634FC">
      <w:start w:val="1"/>
      <w:numFmt w:val="bullet"/>
      <w:lvlText w:val=""/>
      <w:lvlJc w:val="left"/>
      <w:pPr>
        <w:ind w:left="4320" w:hanging="360"/>
      </w:pPr>
      <w:rPr>
        <w:rFonts w:ascii="Wingdings" w:hAnsi="Wingdings" w:hint="default"/>
      </w:rPr>
    </w:lvl>
    <w:lvl w:ilvl="6" w:tplc="19ECFADC">
      <w:start w:val="1"/>
      <w:numFmt w:val="bullet"/>
      <w:lvlText w:val=""/>
      <w:lvlJc w:val="left"/>
      <w:pPr>
        <w:ind w:left="5040" w:hanging="360"/>
      </w:pPr>
      <w:rPr>
        <w:rFonts w:ascii="Symbol" w:hAnsi="Symbol" w:hint="default"/>
      </w:rPr>
    </w:lvl>
    <w:lvl w:ilvl="7" w:tplc="7050420E">
      <w:start w:val="1"/>
      <w:numFmt w:val="bullet"/>
      <w:lvlText w:val="o"/>
      <w:lvlJc w:val="left"/>
      <w:pPr>
        <w:ind w:left="5760" w:hanging="360"/>
      </w:pPr>
      <w:rPr>
        <w:rFonts w:ascii="Courier New" w:hAnsi="Courier New" w:hint="default"/>
      </w:rPr>
    </w:lvl>
    <w:lvl w:ilvl="8" w:tplc="A8E87706">
      <w:start w:val="1"/>
      <w:numFmt w:val="bullet"/>
      <w:lvlText w:val=""/>
      <w:lvlJc w:val="left"/>
      <w:pPr>
        <w:ind w:left="6480" w:hanging="360"/>
      </w:pPr>
      <w:rPr>
        <w:rFonts w:ascii="Wingdings" w:hAnsi="Wingdings" w:hint="default"/>
      </w:rPr>
    </w:lvl>
  </w:abstractNum>
  <w:abstractNum w:abstractNumId="387" w15:restartNumberingAfterBreak="0">
    <w:nsid w:val="4352393C"/>
    <w:multiLevelType w:val="hybridMultilevel"/>
    <w:tmpl w:val="D24AD788"/>
    <w:lvl w:ilvl="0" w:tplc="FC48F808">
      <w:start w:val="1"/>
      <w:numFmt w:val="decimal"/>
      <w:lvlText w:val="%1."/>
      <w:lvlJc w:val="left"/>
      <w:pPr>
        <w:ind w:left="720" w:hanging="360"/>
      </w:pPr>
    </w:lvl>
    <w:lvl w:ilvl="1" w:tplc="E9B68CCC">
      <w:start w:val="1"/>
      <w:numFmt w:val="lowerLetter"/>
      <w:lvlText w:val="%2."/>
      <w:lvlJc w:val="left"/>
      <w:pPr>
        <w:ind w:left="1440" w:hanging="360"/>
      </w:pPr>
    </w:lvl>
    <w:lvl w:ilvl="2" w:tplc="FCB8E7F8">
      <w:start w:val="3"/>
      <w:numFmt w:val="lowerRoman"/>
      <w:lvlText w:val="%3."/>
      <w:lvlJc w:val="right"/>
      <w:pPr>
        <w:ind w:left="2160" w:hanging="180"/>
      </w:pPr>
    </w:lvl>
    <w:lvl w:ilvl="3" w:tplc="AB6E361A">
      <w:start w:val="1"/>
      <w:numFmt w:val="decimal"/>
      <w:lvlText w:val="%4."/>
      <w:lvlJc w:val="left"/>
      <w:pPr>
        <w:ind w:left="2880" w:hanging="360"/>
      </w:pPr>
    </w:lvl>
    <w:lvl w:ilvl="4" w:tplc="088E8EF6">
      <w:start w:val="1"/>
      <w:numFmt w:val="lowerLetter"/>
      <w:lvlText w:val="%5."/>
      <w:lvlJc w:val="left"/>
      <w:pPr>
        <w:ind w:left="3600" w:hanging="360"/>
      </w:pPr>
    </w:lvl>
    <w:lvl w:ilvl="5" w:tplc="0EA2C51C">
      <w:start w:val="1"/>
      <w:numFmt w:val="lowerRoman"/>
      <w:lvlText w:val="%6."/>
      <w:lvlJc w:val="right"/>
      <w:pPr>
        <w:ind w:left="4320" w:hanging="180"/>
      </w:pPr>
    </w:lvl>
    <w:lvl w:ilvl="6" w:tplc="41DCF848">
      <w:start w:val="1"/>
      <w:numFmt w:val="decimal"/>
      <w:lvlText w:val="%7."/>
      <w:lvlJc w:val="left"/>
      <w:pPr>
        <w:ind w:left="5040" w:hanging="360"/>
      </w:pPr>
    </w:lvl>
    <w:lvl w:ilvl="7" w:tplc="8B1E611E">
      <w:start w:val="1"/>
      <w:numFmt w:val="lowerLetter"/>
      <w:lvlText w:val="%8."/>
      <w:lvlJc w:val="left"/>
      <w:pPr>
        <w:ind w:left="5760" w:hanging="360"/>
      </w:pPr>
    </w:lvl>
    <w:lvl w:ilvl="8" w:tplc="3642DAEE">
      <w:start w:val="1"/>
      <w:numFmt w:val="lowerRoman"/>
      <w:lvlText w:val="%9."/>
      <w:lvlJc w:val="right"/>
      <w:pPr>
        <w:ind w:left="6480" w:hanging="180"/>
      </w:pPr>
    </w:lvl>
  </w:abstractNum>
  <w:abstractNum w:abstractNumId="388" w15:restartNumberingAfterBreak="0">
    <w:nsid w:val="435D15C5"/>
    <w:multiLevelType w:val="hybridMultilevel"/>
    <w:tmpl w:val="D0E0CD6E"/>
    <w:lvl w:ilvl="0" w:tplc="A4DACF1C">
      <w:start w:val="1"/>
      <w:numFmt w:val="bullet"/>
      <w:lvlText w:val=""/>
      <w:lvlJc w:val="left"/>
      <w:pPr>
        <w:ind w:left="720" w:hanging="360"/>
      </w:pPr>
      <w:rPr>
        <w:rFonts w:ascii="Symbol" w:hAnsi="Symbol" w:hint="default"/>
      </w:rPr>
    </w:lvl>
    <w:lvl w:ilvl="1" w:tplc="124A251C">
      <w:start w:val="1"/>
      <w:numFmt w:val="bullet"/>
      <w:lvlText w:val="o"/>
      <w:lvlJc w:val="left"/>
      <w:pPr>
        <w:ind w:left="1440" w:hanging="360"/>
      </w:pPr>
      <w:rPr>
        <w:rFonts w:ascii="Courier New" w:hAnsi="Courier New" w:hint="default"/>
      </w:rPr>
    </w:lvl>
    <w:lvl w:ilvl="2" w:tplc="EFBA37A8">
      <w:start w:val="1"/>
      <w:numFmt w:val="bullet"/>
      <w:lvlText w:val="o"/>
      <w:lvlJc w:val="left"/>
      <w:pPr>
        <w:ind w:left="2160" w:hanging="360"/>
      </w:pPr>
      <w:rPr>
        <w:rFonts w:ascii="Courier New" w:hAnsi="Courier New" w:hint="default"/>
      </w:rPr>
    </w:lvl>
    <w:lvl w:ilvl="3" w:tplc="771A98C8">
      <w:start w:val="1"/>
      <w:numFmt w:val="bullet"/>
      <w:lvlText w:val=""/>
      <w:lvlJc w:val="left"/>
      <w:pPr>
        <w:ind w:left="2880" w:hanging="360"/>
      </w:pPr>
      <w:rPr>
        <w:rFonts w:ascii="Symbol" w:hAnsi="Symbol" w:hint="default"/>
      </w:rPr>
    </w:lvl>
    <w:lvl w:ilvl="4" w:tplc="E0DE3AD8">
      <w:start w:val="1"/>
      <w:numFmt w:val="bullet"/>
      <w:lvlText w:val="o"/>
      <w:lvlJc w:val="left"/>
      <w:pPr>
        <w:ind w:left="3600" w:hanging="360"/>
      </w:pPr>
      <w:rPr>
        <w:rFonts w:ascii="Courier New" w:hAnsi="Courier New" w:hint="default"/>
      </w:rPr>
    </w:lvl>
    <w:lvl w:ilvl="5" w:tplc="D800F1E0">
      <w:start w:val="1"/>
      <w:numFmt w:val="bullet"/>
      <w:lvlText w:val=""/>
      <w:lvlJc w:val="left"/>
      <w:pPr>
        <w:ind w:left="4320" w:hanging="360"/>
      </w:pPr>
      <w:rPr>
        <w:rFonts w:ascii="Wingdings" w:hAnsi="Wingdings" w:hint="default"/>
      </w:rPr>
    </w:lvl>
    <w:lvl w:ilvl="6" w:tplc="9E92BB68">
      <w:start w:val="1"/>
      <w:numFmt w:val="bullet"/>
      <w:lvlText w:val=""/>
      <w:lvlJc w:val="left"/>
      <w:pPr>
        <w:ind w:left="5040" w:hanging="360"/>
      </w:pPr>
      <w:rPr>
        <w:rFonts w:ascii="Symbol" w:hAnsi="Symbol" w:hint="default"/>
      </w:rPr>
    </w:lvl>
    <w:lvl w:ilvl="7" w:tplc="FDD69E14">
      <w:start w:val="1"/>
      <w:numFmt w:val="bullet"/>
      <w:lvlText w:val="o"/>
      <w:lvlJc w:val="left"/>
      <w:pPr>
        <w:ind w:left="5760" w:hanging="360"/>
      </w:pPr>
      <w:rPr>
        <w:rFonts w:ascii="Courier New" w:hAnsi="Courier New" w:hint="default"/>
      </w:rPr>
    </w:lvl>
    <w:lvl w:ilvl="8" w:tplc="0E7E4D16">
      <w:start w:val="1"/>
      <w:numFmt w:val="bullet"/>
      <w:lvlText w:val=""/>
      <w:lvlJc w:val="left"/>
      <w:pPr>
        <w:ind w:left="6480" w:hanging="360"/>
      </w:pPr>
      <w:rPr>
        <w:rFonts w:ascii="Wingdings" w:hAnsi="Wingdings" w:hint="default"/>
      </w:rPr>
    </w:lvl>
  </w:abstractNum>
  <w:abstractNum w:abstractNumId="389" w15:restartNumberingAfterBreak="0">
    <w:nsid w:val="436F11AB"/>
    <w:multiLevelType w:val="hybridMultilevel"/>
    <w:tmpl w:val="541E67C2"/>
    <w:lvl w:ilvl="0" w:tplc="ECEA6250">
      <w:start w:val="1"/>
      <w:numFmt w:val="bullet"/>
      <w:lvlText w:val=""/>
      <w:lvlJc w:val="left"/>
      <w:pPr>
        <w:ind w:left="720" w:hanging="360"/>
      </w:pPr>
      <w:rPr>
        <w:rFonts w:ascii="Symbol" w:hAnsi="Symbol" w:hint="default"/>
      </w:rPr>
    </w:lvl>
    <w:lvl w:ilvl="1" w:tplc="1B26E738">
      <w:start w:val="1"/>
      <w:numFmt w:val="bullet"/>
      <w:lvlText w:val="o"/>
      <w:lvlJc w:val="left"/>
      <w:pPr>
        <w:ind w:left="1440" w:hanging="360"/>
      </w:pPr>
      <w:rPr>
        <w:rFonts w:ascii="Courier New" w:hAnsi="Courier New" w:hint="default"/>
      </w:rPr>
    </w:lvl>
    <w:lvl w:ilvl="2" w:tplc="167E4944">
      <w:start w:val="1"/>
      <w:numFmt w:val="bullet"/>
      <w:lvlText w:val=""/>
      <w:lvlJc w:val="left"/>
      <w:pPr>
        <w:ind w:left="2160" w:hanging="360"/>
      </w:pPr>
      <w:rPr>
        <w:rFonts w:ascii="Wingdings" w:hAnsi="Wingdings" w:hint="default"/>
      </w:rPr>
    </w:lvl>
    <w:lvl w:ilvl="3" w:tplc="1BFCE9C4">
      <w:start w:val="1"/>
      <w:numFmt w:val="bullet"/>
      <w:lvlText w:val=""/>
      <w:lvlJc w:val="left"/>
      <w:pPr>
        <w:ind w:left="2880" w:hanging="360"/>
      </w:pPr>
      <w:rPr>
        <w:rFonts w:ascii="Symbol" w:hAnsi="Symbol" w:hint="default"/>
      </w:rPr>
    </w:lvl>
    <w:lvl w:ilvl="4" w:tplc="C2D4D8A6">
      <w:start w:val="1"/>
      <w:numFmt w:val="bullet"/>
      <w:lvlText w:val="o"/>
      <w:lvlJc w:val="left"/>
      <w:pPr>
        <w:ind w:left="3600" w:hanging="360"/>
      </w:pPr>
      <w:rPr>
        <w:rFonts w:ascii="Courier New" w:hAnsi="Courier New" w:hint="default"/>
      </w:rPr>
    </w:lvl>
    <w:lvl w:ilvl="5" w:tplc="FFFC2CAE">
      <w:start w:val="1"/>
      <w:numFmt w:val="bullet"/>
      <w:lvlText w:val=""/>
      <w:lvlJc w:val="left"/>
      <w:pPr>
        <w:ind w:left="4320" w:hanging="360"/>
      </w:pPr>
      <w:rPr>
        <w:rFonts w:ascii="Wingdings" w:hAnsi="Wingdings" w:hint="default"/>
      </w:rPr>
    </w:lvl>
    <w:lvl w:ilvl="6" w:tplc="6A0491D2">
      <w:start w:val="1"/>
      <w:numFmt w:val="bullet"/>
      <w:lvlText w:val=""/>
      <w:lvlJc w:val="left"/>
      <w:pPr>
        <w:ind w:left="5040" w:hanging="360"/>
      </w:pPr>
      <w:rPr>
        <w:rFonts w:ascii="Symbol" w:hAnsi="Symbol" w:hint="default"/>
      </w:rPr>
    </w:lvl>
    <w:lvl w:ilvl="7" w:tplc="C9F0B5BC">
      <w:start w:val="1"/>
      <w:numFmt w:val="bullet"/>
      <w:lvlText w:val="o"/>
      <w:lvlJc w:val="left"/>
      <w:pPr>
        <w:ind w:left="5760" w:hanging="360"/>
      </w:pPr>
      <w:rPr>
        <w:rFonts w:ascii="Courier New" w:hAnsi="Courier New" w:hint="default"/>
      </w:rPr>
    </w:lvl>
    <w:lvl w:ilvl="8" w:tplc="9C004DC8">
      <w:start w:val="1"/>
      <w:numFmt w:val="bullet"/>
      <w:lvlText w:val=""/>
      <w:lvlJc w:val="left"/>
      <w:pPr>
        <w:ind w:left="6480" w:hanging="360"/>
      </w:pPr>
      <w:rPr>
        <w:rFonts w:ascii="Wingdings" w:hAnsi="Wingdings" w:hint="default"/>
      </w:rPr>
    </w:lvl>
  </w:abstractNum>
  <w:abstractNum w:abstractNumId="390" w15:restartNumberingAfterBreak="0">
    <w:nsid w:val="439C57E8"/>
    <w:multiLevelType w:val="hybridMultilevel"/>
    <w:tmpl w:val="EB3E2BDC"/>
    <w:lvl w:ilvl="0" w:tplc="DF7C2918">
      <w:start w:val="1"/>
      <w:numFmt w:val="bullet"/>
      <w:lvlText w:val=""/>
      <w:lvlJc w:val="left"/>
      <w:pPr>
        <w:ind w:left="720" w:hanging="360"/>
      </w:pPr>
      <w:rPr>
        <w:rFonts w:ascii="Symbol" w:hAnsi="Symbol" w:hint="default"/>
      </w:rPr>
    </w:lvl>
    <w:lvl w:ilvl="1" w:tplc="F06CFA10">
      <w:start w:val="1"/>
      <w:numFmt w:val="bullet"/>
      <w:lvlText w:val="o"/>
      <w:lvlJc w:val="left"/>
      <w:pPr>
        <w:ind w:left="1440" w:hanging="360"/>
      </w:pPr>
      <w:rPr>
        <w:rFonts w:ascii="Courier New" w:hAnsi="Courier New" w:hint="default"/>
      </w:rPr>
    </w:lvl>
    <w:lvl w:ilvl="2" w:tplc="D1BCAE28">
      <w:start w:val="1"/>
      <w:numFmt w:val="bullet"/>
      <w:lvlText w:val=""/>
      <w:lvlJc w:val="left"/>
      <w:pPr>
        <w:ind w:left="2160" w:hanging="360"/>
      </w:pPr>
      <w:rPr>
        <w:rFonts w:ascii="Wingdings" w:hAnsi="Wingdings" w:hint="default"/>
      </w:rPr>
    </w:lvl>
    <w:lvl w:ilvl="3" w:tplc="D90C269E">
      <w:start w:val="1"/>
      <w:numFmt w:val="bullet"/>
      <w:lvlText w:val=""/>
      <w:lvlJc w:val="left"/>
      <w:pPr>
        <w:ind w:left="2880" w:hanging="360"/>
      </w:pPr>
      <w:rPr>
        <w:rFonts w:ascii="Symbol" w:hAnsi="Symbol" w:hint="default"/>
      </w:rPr>
    </w:lvl>
    <w:lvl w:ilvl="4" w:tplc="D532771E">
      <w:start w:val="1"/>
      <w:numFmt w:val="bullet"/>
      <w:lvlText w:val="o"/>
      <w:lvlJc w:val="left"/>
      <w:pPr>
        <w:ind w:left="3600" w:hanging="360"/>
      </w:pPr>
      <w:rPr>
        <w:rFonts w:ascii="Courier New" w:hAnsi="Courier New" w:hint="default"/>
      </w:rPr>
    </w:lvl>
    <w:lvl w:ilvl="5" w:tplc="438A8944">
      <w:start w:val="1"/>
      <w:numFmt w:val="bullet"/>
      <w:lvlText w:val=""/>
      <w:lvlJc w:val="left"/>
      <w:pPr>
        <w:ind w:left="4320" w:hanging="360"/>
      </w:pPr>
      <w:rPr>
        <w:rFonts w:ascii="Wingdings" w:hAnsi="Wingdings" w:hint="default"/>
      </w:rPr>
    </w:lvl>
    <w:lvl w:ilvl="6" w:tplc="8EBA0D34">
      <w:start w:val="1"/>
      <w:numFmt w:val="bullet"/>
      <w:lvlText w:val=""/>
      <w:lvlJc w:val="left"/>
      <w:pPr>
        <w:ind w:left="5040" w:hanging="360"/>
      </w:pPr>
      <w:rPr>
        <w:rFonts w:ascii="Symbol" w:hAnsi="Symbol" w:hint="default"/>
      </w:rPr>
    </w:lvl>
    <w:lvl w:ilvl="7" w:tplc="C2E67172">
      <w:start w:val="1"/>
      <w:numFmt w:val="bullet"/>
      <w:lvlText w:val="o"/>
      <w:lvlJc w:val="left"/>
      <w:pPr>
        <w:ind w:left="5760" w:hanging="360"/>
      </w:pPr>
      <w:rPr>
        <w:rFonts w:ascii="Courier New" w:hAnsi="Courier New" w:hint="default"/>
      </w:rPr>
    </w:lvl>
    <w:lvl w:ilvl="8" w:tplc="BDA4BA92">
      <w:start w:val="1"/>
      <w:numFmt w:val="bullet"/>
      <w:lvlText w:val=""/>
      <w:lvlJc w:val="left"/>
      <w:pPr>
        <w:ind w:left="6480" w:hanging="360"/>
      </w:pPr>
      <w:rPr>
        <w:rFonts w:ascii="Wingdings" w:hAnsi="Wingdings" w:hint="default"/>
      </w:rPr>
    </w:lvl>
  </w:abstractNum>
  <w:abstractNum w:abstractNumId="391" w15:restartNumberingAfterBreak="0">
    <w:nsid w:val="43B0E5B5"/>
    <w:multiLevelType w:val="hybridMultilevel"/>
    <w:tmpl w:val="F9AE512C"/>
    <w:lvl w:ilvl="0" w:tplc="772EAC3C">
      <w:start w:val="1"/>
      <w:numFmt w:val="bullet"/>
      <w:lvlText w:val=""/>
      <w:lvlJc w:val="left"/>
      <w:pPr>
        <w:ind w:left="720" w:hanging="360"/>
      </w:pPr>
      <w:rPr>
        <w:rFonts w:ascii="Symbol" w:hAnsi="Symbol" w:hint="default"/>
      </w:rPr>
    </w:lvl>
    <w:lvl w:ilvl="1" w:tplc="149ADBB2">
      <w:start w:val="1"/>
      <w:numFmt w:val="bullet"/>
      <w:lvlText w:val=""/>
      <w:lvlJc w:val="left"/>
      <w:pPr>
        <w:ind w:left="1440" w:hanging="360"/>
      </w:pPr>
      <w:rPr>
        <w:rFonts w:ascii="Symbol" w:hAnsi="Symbol" w:hint="default"/>
      </w:rPr>
    </w:lvl>
    <w:lvl w:ilvl="2" w:tplc="E7A09B44">
      <w:start w:val="1"/>
      <w:numFmt w:val="bullet"/>
      <w:lvlText w:val=""/>
      <w:lvlJc w:val="left"/>
      <w:pPr>
        <w:ind w:left="2160" w:hanging="360"/>
      </w:pPr>
      <w:rPr>
        <w:rFonts w:ascii="Wingdings" w:hAnsi="Wingdings" w:hint="default"/>
      </w:rPr>
    </w:lvl>
    <w:lvl w:ilvl="3" w:tplc="F858068C">
      <w:start w:val="1"/>
      <w:numFmt w:val="bullet"/>
      <w:lvlText w:val=""/>
      <w:lvlJc w:val="left"/>
      <w:pPr>
        <w:ind w:left="2880" w:hanging="360"/>
      </w:pPr>
      <w:rPr>
        <w:rFonts w:ascii="Symbol" w:hAnsi="Symbol" w:hint="default"/>
      </w:rPr>
    </w:lvl>
    <w:lvl w:ilvl="4" w:tplc="97C60D72">
      <w:start w:val="1"/>
      <w:numFmt w:val="bullet"/>
      <w:lvlText w:val="o"/>
      <w:lvlJc w:val="left"/>
      <w:pPr>
        <w:ind w:left="3600" w:hanging="360"/>
      </w:pPr>
      <w:rPr>
        <w:rFonts w:ascii="Courier New" w:hAnsi="Courier New" w:hint="default"/>
      </w:rPr>
    </w:lvl>
    <w:lvl w:ilvl="5" w:tplc="20969F56">
      <w:start w:val="1"/>
      <w:numFmt w:val="bullet"/>
      <w:lvlText w:val=""/>
      <w:lvlJc w:val="left"/>
      <w:pPr>
        <w:ind w:left="4320" w:hanging="360"/>
      </w:pPr>
      <w:rPr>
        <w:rFonts w:ascii="Wingdings" w:hAnsi="Wingdings" w:hint="default"/>
      </w:rPr>
    </w:lvl>
    <w:lvl w:ilvl="6" w:tplc="1338AD4A">
      <w:start w:val="1"/>
      <w:numFmt w:val="bullet"/>
      <w:lvlText w:val=""/>
      <w:lvlJc w:val="left"/>
      <w:pPr>
        <w:ind w:left="5040" w:hanging="360"/>
      </w:pPr>
      <w:rPr>
        <w:rFonts w:ascii="Symbol" w:hAnsi="Symbol" w:hint="default"/>
      </w:rPr>
    </w:lvl>
    <w:lvl w:ilvl="7" w:tplc="8E585A64">
      <w:start w:val="1"/>
      <w:numFmt w:val="bullet"/>
      <w:lvlText w:val="o"/>
      <w:lvlJc w:val="left"/>
      <w:pPr>
        <w:ind w:left="5760" w:hanging="360"/>
      </w:pPr>
      <w:rPr>
        <w:rFonts w:ascii="Courier New" w:hAnsi="Courier New" w:hint="default"/>
      </w:rPr>
    </w:lvl>
    <w:lvl w:ilvl="8" w:tplc="0C5EE38A">
      <w:start w:val="1"/>
      <w:numFmt w:val="bullet"/>
      <w:lvlText w:val=""/>
      <w:lvlJc w:val="left"/>
      <w:pPr>
        <w:ind w:left="6480" w:hanging="360"/>
      </w:pPr>
      <w:rPr>
        <w:rFonts w:ascii="Wingdings" w:hAnsi="Wingdings" w:hint="default"/>
      </w:rPr>
    </w:lvl>
  </w:abstractNum>
  <w:abstractNum w:abstractNumId="392" w15:restartNumberingAfterBreak="0">
    <w:nsid w:val="43BE68E8"/>
    <w:multiLevelType w:val="hybridMultilevel"/>
    <w:tmpl w:val="B01A8964"/>
    <w:lvl w:ilvl="0" w:tplc="2BEA0A86">
      <w:start w:val="1"/>
      <w:numFmt w:val="decimal"/>
      <w:lvlText w:val="%1."/>
      <w:lvlJc w:val="left"/>
      <w:pPr>
        <w:ind w:left="720" w:hanging="360"/>
      </w:pPr>
    </w:lvl>
    <w:lvl w:ilvl="1" w:tplc="F12849D0">
      <w:start w:val="1"/>
      <w:numFmt w:val="lowerLetter"/>
      <w:lvlText w:val="%2."/>
      <w:lvlJc w:val="left"/>
      <w:pPr>
        <w:ind w:left="1440" w:hanging="360"/>
      </w:pPr>
    </w:lvl>
    <w:lvl w:ilvl="2" w:tplc="45F2B2E8">
      <w:start w:val="1"/>
      <w:numFmt w:val="lowerRoman"/>
      <w:lvlText w:val="%3."/>
      <w:lvlJc w:val="right"/>
      <w:pPr>
        <w:ind w:left="2160" w:hanging="180"/>
      </w:pPr>
    </w:lvl>
    <w:lvl w:ilvl="3" w:tplc="15A83E40">
      <w:start w:val="1"/>
      <w:numFmt w:val="decimal"/>
      <w:lvlText w:val="%4."/>
      <w:lvlJc w:val="left"/>
      <w:pPr>
        <w:ind w:left="2880" w:hanging="360"/>
      </w:pPr>
    </w:lvl>
    <w:lvl w:ilvl="4" w:tplc="9482B5FE">
      <w:start w:val="1"/>
      <w:numFmt w:val="lowerLetter"/>
      <w:lvlText w:val="%5."/>
      <w:lvlJc w:val="left"/>
      <w:pPr>
        <w:ind w:left="3600" w:hanging="360"/>
      </w:pPr>
    </w:lvl>
    <w:lvl w:ilvl="5" w:tplc="49222F26">
      <w:start w:val="1"/>
      <w:numFmt w:val="lowerRoman"/>
      <w:lvlText w:val="%6."/>
      <w:lvlJc w:val="right"/>
      <w:pPr>
        <w:ind w:left="4320" w:hanging="180"/>
      </w:pPr>
    </w:lvl>
    <w:lvl w:ilvl="6" w:tplc="4F1AFB8E">
      <w:start w:val="1"/>
      <w:numFmt w:val="decimal"/>
      <w:lvlText w:val="%7."/>
      <w:lvlJc w:val="left"/>
      <w:pPr>
        <w:ind w:left="5040" w:hanging="360"/>
      </w:pPr>
    </w:lvl>
    <w:lvl w:ilvl="7" w:tplc="23807074">
      <w:start w:val="1"/>
      <w:numFmt w:val="lowerLetter"/>
      <w:lvlText w:val="%8."/>
      <w:lvlJc w:val="left"/>
      <w:pPr>
        <w:ind w:left="5760" w:hanging="360"/>
      </w:pPr>
    </w:lvl>
    <w:lvl w:ilvl="8" w:tplc="6FF214B6">
      <w:start w:val="1"/>
      <w:numFmt w:val="lowerRoman"/>
      <w:lvlText w:val="%9."/>
      <w:lvlJc w:val="right"/>
      <w:pPr>
        <w:ind w:left="6480" w:hanging="180"/>
      </w:pPr>
    </w:lvl>
  </w:abstractNum>
  <w:abstractNum w:abstractNumId="393" w15:restartNumberingAfterBreak="0">
    <w:nsid w:val="43CCF328"/>
    <w:multiLevelType w:val="hybridMultilevel"/>
    <w:tmpl w:val="1AB84E94"/>
    <w:lvl w:ilvl="0" w:tplc="01520954">
      <w:start w:val="1"/>
      <w:numFmt w:val="bullet"/>
      <w:lvlText w:val=""/>
      <w:lvlJc w:val="left"/>
      <w:pPr>
        <w:ind w:left="720" w:hanging="360"/>
      </w:pPr>
      <w:rPr>
        <w:rFonts w:ascii="Symbol" w:hAnsi="Symbol" w:hint="default"/>
      </w:rPr>
    </w:lvl>
    <w:lvl w:ilvl="1" w:tplc="277C1592">
      <w:start w:val="1"/>
      <w:numFmt w:val="bullet"/>
      <w:lvlText w:val="o"/>
      <w:lvlJc w:val="left"/>
      <w:pPr>
        <w:ind w:left="1440" w:hanging="360"/>
      </w:pPr>
      <w:rPr>
        <w:rFonts w:ascii="Courier New" w:hAnsi="Courier New" w:hint="default"/>
      </w:rPr>
    </w:lvl>
    <w:lvl w:ilvl="2" w:tplc="CC788DC4">
      <w:start w:val="1"/>
      <w:numFmt w:val="bullet"/>
      <w:lvlText w:val=""/>
      <w:lvlJc w:val="left"/>
      <w:pPr>
        <w:ind w:left="2160" w:hanging="360"/>
      </w:pPr>
      <w:rPr>
        <w:rFonts w:ascii="Wingdings" w:hAnsi="Wingdings" w:hint="default"/>
      </w:rPr>
    </w:lvl>
    <w:lvl w:ilvl="3" w:tplc="0AC0EC3C">
      <w:start w:val="1"/>
      <w:numFmt w:val="bullet"/>
      <w:lvlText w:val=""/>
      <w:lvlJc w:val="left"/>
      <w:pPr>
        <w:ind w:left="2880" w:hanging="360"/>
      </w:pPr>
      <w:rPr>
        <w:rFonts w:ascii="Symbol" w:hAnsi="Symbol" w:hint="default"/>
      </w:rPr>
    </w:lvl>
    <w:lvl w:ilvl="4" w:tplc="4BDCC3F2">
      <w:start w:val="1"/>
      <w:numFmt w:val="bullet"/>
      <w:lvlText w:val="o"/>
      <w:lvlJc w:val="left"/>
      <w:pPr>
        <w:ind w:left="3600" w:hanging="360"/>
      </w:pPr>
      <w:rPr>
        <w:rFonts w:ascii="Courier New" w:hAnsi="Courier New" w:hint="default"/>
      </w:rPr>
    </w:lvl>
    <w:lvl w:ilvl="5" w:tplc="A4CCC042">
      <w:start w:val="1"/>
      <w:numFmt w:val="bullet"/>
      <w:lvlText w:val=""/>
      <w:lvlJc w:val="left"/>
      <w:pPr>
        <w:ind w:left="4320" w:hanging="360"/>
      </w:pPr>
      <w:rPr>
        <w:rFonts w:ascii="Wingdings" w:hAnsi="Wingdings" w:hint="default"/>
      </w:rPr>
    </w:lvl>
    <w:lvl w:ilvl="6" w:tplc="46825ED2">
      <w:start w:val="1"/>
      <w:numFmt w:val="bullet"/>
      <w:lvlText w:val=""/>
      <w:lvlJc w:val="left"/>
      <w:pPr>
        <w:ind w:left="5040" w:hanging="360"/>
      </w:pPr>
      <w:rPr>
        <w:rFonts w:ascii="Symbol" w:hAnsi="Symbol" w:hint="default"/>
      </w:rPr>
    </w:lvl>
    <w:lvl w:ilvl="7" w:tplc="F87C3A5E">
      <w:start w:val="1"/>
      <w:numFmt w:val="bullet"/>
      <w:lvlText w:val="o"/>
      <w:lvlJc w:val="left"/>
      <w:pPr>
        <w:ind w:left="5760" w:hanging="360"/>
      </w:pPr>
      <w:rPr>
        <w:rFonts w:ascii="Courier New" w:hAnsi="Courier New" w:hint="default"/>
      </w:rPr>
    </w:lvl>
    <w:lvl w:ilvl="8" w:tplc="9238D8CA">
      <w:start w:val="1"/>
      <w:numFmt w:val="bullet"/>
      <w:lvlText w:val=""/>
      <w:lvlJc w:val="left"/>
      <w:pPr>
        <w:ind w:left="6480" w:hanging="360"/>
      </w:pPr>
      <w:rPr>
        <w:rFonts w:ascii="Wingdings" w:hAnsi="Wingdings" w:hint="default"/>
      </w:rPr>
    </w:lvl>
  </w:abstractNum>
  <w:abstractNum w:abstractNumId="394" w15:restartNumberingAfterBreak="0">
    <w:nsid w:val="43F3C5D9"/>
    <w:multiLevelType w:val="hybridMultilevel"/>
    <w:tmpl w:val="18C80E66"/>
    <w:lvl w:ilvl="0" w:tplc="B5F871B4">
      <w:start w:val="1"/>
      <w:numFmt w:val="decimal"/>
      <w:lvlText w:val="%1."/>
      <w:lvlJc w:val="left"/>
      <w:pPr>
        <w:ind w:left="720" w:hanging="360"/>
      </w:pPr>
    </w:lvl>
    <w:lvl w:ilvl="1" w:tplc="6C2AF97A">
      <w:start w:val="1"/>
      <w:numFmt w:val="lowerLetter"/>
      <w:lvlText w:val="%2."/>
      <w:lvlJc w:val="left"/>
      <w:pPr>
        <w:ind w:left="1440" w:hanging="360"/>
      </w:pPr>
    </w:lvl>
    <w:lvl w:ilvl="2" w:tplc="3F24B7C0">
      <w:start w:val="1"/>
      <w:numFmt w:val="lowerRoman"/>
      <w:lvlText w:val="%3."/>
      <w:lvlJc w:val="right"/>
      <w:pPr>
        <w:ind w:left="2160" w:hanging="180"/>
      </w:pPr>
    </w:lvl>
    <w:lvl w:ilvl="3" w:tplc="E7BA5DD0">
      <w:start w:val="1"/>
      <w:numFmt w:val="decimal"/>
      <w:lvlText w:val="%4."/>
      <w:lvlJc w:val="left"/>
      <w:pPr>
        <w:ind w:left="2880" w:hanging="360"/>
      </w:pPr>
    </w:lvl>
    <w:lvl w:ilvl="4" w:tplc="747A0CCA">
      <w:start w:val="1"/>
      <w:numFmt w:val="lowerLetter"/>
      <w:lvlText w:val="%5."/>
      <w:lvlJc w:val="left"/>
      <w:pPr>
        <w:ind w:left="3600" w:hanging="360"/>
      </w:pPr>
    </w:lvl>
    <w:lvl w:ilvl="5" w:tplc="EBE8D44A">
      <w:start w:val="1"/>
      <w:numFmt w:val="lowerRoman"/>
      <w:lvlText w:val="%6."/>
      <w:lvlJc w:val="right"/>
      <w:pPr>
        <w:ind w:left="4320" w:hanging="180"/>
      </w:pPr>
    </w:lvl>
    <w:lvl w:ilvl="6" w:tplc="A5147230">
      <w:start w:val="1"/>
      <w:numFmt w:val="decimal"/>
      <w:lvlText w:val="%7."/>
      <w:lvlJc w:val="left"/>
      <w:pPr>
        <w:ind w:left="5040" w:hanging="360"/>
      </w:pPr>
    </w:lvl>
    <w:lvl w:ilvl="7" w:tplc="0E6CA81C">
      <w:start w:val="1"/>
      <w:numFmt w:val="lowerLetter"/>
      <w:lvlText w:val="%8."/>
      <w:lvlJc w:val="left"/>
      <w:pPr>
        <w:ind w:left="5760" w:hanging="360"/>
      </w:pPr>
    </w:lvl>
    <w:lvl w:ilvl="8" w:tplc="CA56041A">
      <w:start w:val="1"/>
      <w:numFmt w:val="lowerRoman"/>
      <w:lvlText w:val="%9."/>
      <w:lvlJc w:val="right"/>
      <w:pPr>
        <w:ind w:left="6480" w:hanging="180"/>
      </w:pPr>
    </w:lvl>
  </w:abstractNum>
  <w:abstractNum w:abstractNumId="395" w15:restartNumberingAfterBreak="0">
    <w:nsid w:val="443DA6C0"/>
    <w:multiLevelType w:val="hybridMultilevel"/>
    <w:tmpl w:val="7E3C621C"/>
    <w:lvl w:ilvl="0" w:tplc="64B02B0C">
      <w:start w:val="1"/>
      <w:numFmt w:val="bullet"/>
      <w:lvlText w:val="·"/>
      <w:lvlJc w:val="left"/>
      <w:pPr>
        <w:ind w:left="720" w:hanging="360"/>
      </w:pPr>
      <w:rPr>
        <w:rFonts w:ascii="Symbol" w:hAnsi="Symbol" w:hint="default"/>
      </w:rPr>
    </w:lvl>
    <w:lvl w:ilvl="1" w:tplc="E774E588">
      <w:start w:val="1"/>
      <w:numFmt w:val="bullet"/>
      <w:lvlText w:val="o"/>
      <w:lvlJc w:val="left"/>
      <w:pPr>
        <w:ind w:left="1440" w:hanging="360"/>
      </w:pPr>
      <w:rPr>
        <w:rFonts w:ascii="Courier New" w:hAnsi="Courier New" w:hint="default"/>
      </w:rPr>
    </w:lvl>
    <w:lvl w:ilvl="2" w:tplc="1BB8E434">
      <w:start w:val="1"/>
      <w:numFmt w:val="bullet"/>
      <w:lvlText w:val=""/>
      <w:lvlJc w:val="left"/>
      <w:pPr>
        <w:ind w:left="2160" w:hanging="360"/>
      </w:pPr>
      <w:rPr>
        <w:rFonts w:ascii="Wingdings" w:hAnsi="Wingdings" w:hint="default"/>
      </w:rPr>
    </w:lvl>
    <w:lvl w:ilvl="3" w:tplc="60BA44A0">
      <w:start w:val="1"/>
      <w:numFmt w:val="bullet"/>
      <w:lvlText w:val=""/>
      <w:lvlJc w:val="left"/>
      <w:pPr>
        <w:ind w:left="2880" w:hanging="360"/>
      </w:pPr>
      <w:rPr>
        <w:rFonts w:ascii="Symbol" w:hAnsi="Symbol" w:hint="default"/>
      </w:rPr>
    </w:lvl>
    <w:lvl w:ilvl="4" w:tplc="FC028EE0">
      <w:start w:val="1"/>
      <w:numFmt w:val="bullet"/>
      <w:lvlText w:val="o"/>
      <w:lvlJc w:val="left"/>
      <w:pPr>
        <w:ind w:left="3600" w:hanging="360"/>
      </w:pPr>
      <w:rPr>
        <w:rFonts w:ascii="Courier New" w:hAnsi="Courier New" w:hint="default"/>
      </w:rPr>
    </w:lvl>
    <w:lvl w:ilvl="5" w:tplc="A4A26CF2">
      <w:start w:val="1"/>
      <w:numFmt w:val="bullet"/>
      <w:lvlText w:val=""/>
      <w:lvlJc w:val="left"/>
      <w:pPr>
        <w:ind w:left="4320" w:hanging="360"/>
      </w:pPr>
      <w:rPr>
        <w:rFonts w:ascii="Wingdings" w:hAnsi="Wingdings" w:hint="default"/>
      </w:rPr>
    </w:lvl>
    <w:lvl w:ilvl="6" w:tplc="FD34736E">
      <w:start w:val="1"/>
      <w:numFmt w:val="bullet"/>
      <w:lvlText w:val=""/>
      <w:lvlJc w:val="left"/>
      <w:pPr>
        <w:ind w:left="5040" w:hanging="360"/>
      </w:pPr>
      <w:rPr>
        <w:rFonts w:ascii="Symbol" w:hAnsi="Symbol" w:hint="default"/>
      </w:rPr>
    </w:lvl>
    <w:lvl w:ilvl="7" w:tplc="B2BC4482">
      <w:start w:val="1"/>
      <w:numFmt w:val="bullet"/>
      <w:lvlText w:val="o"/>
      <w:lvlJc w:val="left"/>
      <w:pPr>
        <w:ind w:left="5760" w:hanging="360"/>
      </w:pPr>
      <w:rPr>
        <w:rFonts w:ascii="Courier New" w:hAnsi="Courier New" w:hint="default"/>
      </w:rPr>
    </w:lvl>
    <w:lvl w:ilvl="8" w:tplc="B61E386C">
      <w:start w:val="1"/>
      <w:numFmt w:val="bullet"/>
      <w:lvlText w:val=""/>
      <w:lvlJc w:val="left"/>
      <w:pPr>
        <w:ind w:left="6480" w:hanging="360"/>
      </w:pPr>
      <w:rPr>
        <w:rFonts w:ascii="Wingdings" w:hAnsi="Wingdings" w:hint="default"/>
      </w:rPr>
    </w:lvl>
  </w:abstractNum>
  <w:abstractNum w:abstractNumId="396" w15:restartNumberingAfterBreak="0">
    <w:nsid w:val="44AE1991"/>
    <w:multiLevelType w:val="hybridMultilevel"/>
    <w:tmpl w:val="15C0D5BC"/>
    <w:lvl w:ilvl="0" w:tplc="1E8EB754">
      <w:start w:val="1"/>
      <w:numFmt w:val="decimal"/>
      <w:lvlText w:val="%1."/>
      <w:lvlJc w:val="left"/>
      <w:pPr>
        <w:ind w:left="720" w:hanging="360"/>
      </w:pPr>
    </w:lvl>
    <w:lvl w:ilvl="1" w:tplc="8FFEAAD2">
      <w:start w:val="1"/>
      <w:numFmt w:val="lowerLetter"/>
      <w:lvlText w:val="%2."/>
      <w:lvlJc w:val="left"/>
      <w:pPr>
        <w:ind w:left="1440" w:hanging="360"/>
      </w:pPr>
    </w:lvl>
    <w:lvl w:ilvl="2" w:tplc="C21AFCDA">
      <w:start w:val="2"/>
      <w:numFmt w:val="lowerRoman"/>
      <w:lvlText w:val="%3."/>
      <w:lvlJc w:val="right"/>
      <w:pPr>
        <w:ind w:left="2160" w:hanging="180"/>
      </w:pPr>
    </w:lvl>
    <w:lvl w:ilvl="3" w:tplc="DEBED96E">
      <w:start w:val="1"/>
      <w:numFmt w:val="decimal"/>
      <w:lvlText w:val="%4."/>
      <w:lvlJc w:val="left"/>
      <w:pPr>
        <w:ind w:left="2880" w:hanging="360"/>
      </w:pPr>
    </w:lvl>
    <w:lvl w:ilvl="4" w:tplc="009808B8">
      <w:start w:val="1"/>
      <w:numFmt w:val="lowerLetter"/>
      <w:lvlText w:val="%5."/>
      <w:lvlJc w:val="left"/>
      <w:pPr>
        <w:ind w:left="3600" w:hanging="360"/>
      </w:pPr>
    </w:lvl>
    <w:lvl w:ilvl="5" w:tplc="C5EEB7A4">
      <w:start w:val="1"/>
      <w:numFmt w:val="lowerRoman"/>
      <w:lvlText w:val="%6."/>
      <w:lvlJc w:val="right"/>
      <w:pPr>
        <w:ind w:left="4320" w:hanging="180"/>
      </w:pPr>
    </w:lvl>
    <w:lvl w:ilvl="6" w:tplc="C6A2EF18">
      <w:start w:val="1"/>
      <w:numFmt w:val="decimal"/>
      <w:lvlText w:val="%7."/>
      <w:lvlJc w:val="left"/>
      <w:pPr>
        <w:ind w:left="5040" w:hanging="360"/>
      </w:pPr>
    </w:lvl>
    <w:lvl w:ilvl="7" w:tplc="E97AA150">
      <w:start w:val="1"/>
      <w:numFmt w:val="lowerLetter"/>
      <w:lvlText w:val="%8."/>
      <w:lvlJc w:val="left"/>
      <w:pPr>
        <w:ind w:left="5760" w:hanging="360"/>
      </w:pPr>
    </w:lvl>
    <w:lvl w:ilvl="8" w:tplc="0C626FBC">
      <w:start w:val="1"/>
      <w:numFmt w:val="lowerRoman"/>
      <w:lvlText w:val="%9."/>
      <w:lvlJc w:val="right"/>
      <w:pPr>
        <w:ind w:left="6480" w:hanging="180"/>
      </w:pPr>
    </w:lvl>
  </w:abstractNum>
  <w:abstractNum w:abstractNumId="397" w15:restartNumberingAfterBreak="0">
    <w:nsid w:val="44B29E76"/>
    <w:multiLevelType w:val="hybridMultilevel"/>
    <w:tmpl w:val="3586D1EE"/>
    <w:lvl w:ilvl="0" w:tplc="505AE5FC">
      <w:start w:val="1"/>
      <w:numFmt w:val="bullet"/>
      <w:lvlText w:val=""/>
      <w:lvlJc w:val="left"/>
      <w:pPr>
        <w:ind w:left="720" w:hanging="360"/>
      </w:pPr>
      <w:rPr>
        <w:rFonts w:ascii="Symbol" w:hAnsi="Symbol" w:hint="default"/>
      </w:rPr>
    </w:lvl>
    <w:lvl w:ilvl="1" w:tplc="7BDC357A">
      <w:start w:val="1"/>
      <w:numFmt w:val="bullet"/>
      <w:lvlText w:val="o"/>
      <w:lvlJc w:val="left"/>
      <w:pPr>
        <w:ind w:left="1440" w:hanging="360"/>
      </w:pPr>
      <w:rPr>
        <w:rFonts w:ascii="Courier New" w:hAnsi="Courier New" w:hint="default"/>
      </w:rPr>
    </w:lvl>
    <w:lvl w:ilvl="2" w:tplc="FB00DC48">
      <w:start w:val="1"/>
      <w:numFmt w:val="bullet"/>
      <w:lvlText w:val=""/>
      <w:lvlJc w:val="left"/>
      <w:pPr>
        <w:ind w:left="2160" w:hanging="360"/>
      </w:pPr>
      <w:rPr>
        <w:rFonts w:ascii="Wingdings" w:hAnsi="Wingdings" w:hint="default"/>
      </w:rPr>
    </w:lvl>
    <w:lvl w:ilvl="3" w:tplc="41EA0116">
      <w:start w:val="1"/>
      <w:numFmt w:val="bullet"/>
      <w:lvlText w:val="·"/>
      <w:lvlJc w:val="left"/>
      <w:pPr>
        <w:ind w:left="2880" w:hanging="360"/>
      </w:pPr>
      <w:rPr>
        <w:rFonts w:ascii="Symbol" w:hAnsi="Symbol" w:hint="default"/>
      </w:rPr>
    </w:lvl>
    <w:lvl w:ilvl="4" w:tplc="FDAA2F1A">
      <w:start w:val="1"/>
      <w:numFmt w:val="bullet"/>
      <w:lvlText w:val="o"/>
      <w:lvlJc w:val="left"/>
      <w:pPr>
        <w:ind w:left="3600" w:hanging="360"/>
      </w:pPr>
      <w:rPr>
        <w:rFonts w:ascii="Courier New" w:hAnsi="Courier New" w:hint="default"/>
      </w:rPr>
    </w:lvl>
    <w:lvl w:ilvl="5" w:tplc="6B0655F2">
      <w:start w:val="1"/>
      <w:numFmt w:val="bullet"/>
      <w:lvlText w:val=""/>
      <w:lvlJc w:val="left"/>
      <w:pPr>
        <w:ind w:left="4320" w:hanging="360"/>
      </w:pPr>
      <w:rPr>
        <w:rFonts w:ascii="Wingdings" w:hAnsi="Wingdings" w:hint="default"/>
      </w:rPr>
    </w:lvl>
    <w:lvl w:ilvl="6" w:tplc="79344CEA">
      <w:start w:val="1"/>
      <w:numFmt w:val="bullet"/>
      <w:lvlText w:val=""/>
      <w:lvlJc w:val="left"/>
      <w:pPr>
        <w:ind w:left="5040" w:hanging="360"/>
      </w:pPr>
      <w:rPr>
        <w:rFonts w:ascii="Symbol" w:hAnsi="Symbol" w:hint="default"/>
      </w:rPr>
    </w:lvl>
    <w:lvl w:ilvl="7" w:tplc="290AD390">
      <w:start w:val="1"/>
      <w:numFmt w:val="bullet"/>
      <w:lvlText w:val="o"/>
      <w:lvlJc w:val="left"/>
      <w:pPr>
        <w:ind w:left="5760" w:hanging="360"/>
      </w:pPr>
      <w:rPr>
        <w:rFonts w:ascii="Courier New" w:hAnsi="Courier New" w:hint="default"/>
      </w:rPr>
    </w:lvl>
    <w:lvl w:ilvl="8" w:tplc="CD7E05FC">
      <w:start w:val="1"/>
      <w:numFmt w:val="bullet"/>
      <w:lvlText w:val=""/>
      <w:lvlJc w:val="left"/>
      <w:pPr>
        <w:ind w:left="6480" w:hanging="360"/>
      </w:pPr>
      <w:rPr>
        <w:rFonts w:ascii="Wingdings" w:hAnsi="Wingdings" w:hint="default"/>
      </w:rPr>
    </w:lvl>
  </w:abstractNum>
  <w:abstractNum w:abstractNumId="398" w15:restartNumberingAfterBreak="0">
    <w:nsid w:val="44CE5667"/>
    <w:multiLevelType w:val="hybridMultilevel"/>
    <w:tmpl w:val="23221A18"/>
    <w:lvl w:ilvl="0" w:tplc="FFFFFFFF">
      <w:start w:val="1"/>
      <w:numFmt w:val="decimal"/>
      <w:lvlText w:val="%1."/>
      <w:lvlJc w:val="left"/>
      <w:pPr>
        <w:ind w:left="360" w:hanging="360"/>
      </w:p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99" w15:restartNumberingAfterBreak="0">
    <w:nsid w:val="44D57342"/>
    <w:multiLevelType w:val="hybridMultilevel"/>
    <w:tmpl w:val="577ED092"/>
    <w:lvl w:ilvl="0" w:tplc="0FD8543A">
      <w:start w:val="1"/>
      <w:numFmt w:val="decimal"/>
      <w:lvlText w:val="%1."/>
      <w:lvlJc w:val="left"/>
      <w:pPr>
        <w:ind w:left="720" w:hanging="360"/>
      </w:pPr>
    </w:lvl>
    <w:lvl w:ilvl="1" w:tplc="B5E6DF18">
      <w:start w:val="1"/>
      <w:numFmt w:val="lowerLetter"/>
      <w:lvlText w:val="%2."/>
      <w:lvlJc w:val="left"/>
      <w:pPr>
        <w:ind w:left="1440" w:hanging="360"/>
      </w:pPr>
    </w:lvl>
    <w:lvl w:ilvl="2" w:tplc="49BE8B9E">
      <w:start w:val="1"/>
      <w:numFmt w:val="lowerRoman"/>
      <w:lvlText w:val="%3."/>
      <w:lvlJc w:val="right"/>
      <w:pPr>
        <w:ind w:left="2160" w:hanging="180"/>
      </w:pPr>
    </w:lvl>
    <w:lvl w:ilvl="3" w:tplc="AE904B9C">
      <w:start w:val="1"/>
      <w:numFmt w:val="decimal"/>
      <w:lvlText w:val="%4."/>
      <w:lvlJc w:val="left"/>
      <w:pPr>
        <w:ind w:left="2880" w:hanging="360"/>
      </w:pPr>
    </w:lvl>
    <w:lvl w:ilvl="4" w:tplc="0FC2FD0C">
      <w:start w:val="1"/>
      <w:numFmt w:val="lowerLetter"/>
      <w:lvlText w:val="%5."/>
      <w:lvlJc w:val="left"/>
      <w:pPr>
        <w:ind w:left="3600" w:hanging="360"/>
      </w:pPr>
    </w:lvl>
    <w:lvl w:ilvl="5" w:tplc="6C2C4D56">
      <w:start w:val="1"/>
      <w:numFmt w:val="lowerRoman"/>
      <w:lvlText w:val="%6."/>
      <w:lvlJc w:val="right"/>
      <w:pPr>
        <w:ind w:left="4320" w:hanging="180"/>
      </w:pPr>
    </w:lvl>
    <w:lvl w:ilvl="6" w:tplc="5B6E1588">
      <w:start w:val="1"/>
      <w:numFmt w:val="decimal"/>
      <w:lvlText w:val="%7."/>
      <w:lvlJc w:val="left"/>
      <w:pPr>
        <w:ind w:left="5040" w:hanging="360"/>
      </w:pPr>
    </w:lvl>
    <w:lvl w:ilvl="7" w:tplc="44200D30">
      <w:start w:val="1"/>
      <w:numFmt w:val="lowerLetter"/>
      <w:lvlText w:val="%8."/>
      <w:lvlJc w:val="left"/>
      <w:pPr>
        <w:ind w:left="5760" w:hanging="360"/>
      </w:pPr>
    </w:lvl>
    <w:lvl w:ilvl="8" w:tplc="6A98A042">
      <w:start w:val="1"/>
      <w:numFmt w:val="lowerRoman"/>
      <w:lvlText w:val="%9."/>
      <w:lvlJc w:val="right"/>
      <w:pPr>
        <w:ind w:left="6480" w:hanging="180"/>
      </w:pPr>
    </w:lvl>
  </w:abstractNum>
  <w:abstractNum w:abstractNumId="400" w15:restartNumberingAfterBreak="0">
    <w:nsid w:val="44E900C6"/>
    <w:multiLevelType w:val="hybridMultilevel"/>
    <w:tmpl w:val="09486054"/>
    <w:lvl w:ilvl="0" w:tplc="D1A08CF6">
      <w:start w:val="1"/>
      <w:numFmt w:val="decimal"/>
      <w:lvlText w:val="%1."/>
      <w:lvlJc w:val="left"/>
      <w:pPr>
        <w:ind w:left="720" w:hanging="360"/>
      </w:pPr>
    </w:lvl>
    <w:lvl w:ilvl="1" w:tplc="37286E2A">
      <w:start w:val="1"/>
      <w:numFmt w:val="lowerLetter"/>
      <w:lvlText w:val="%2."/>
      <w:lvlJc w:val="left"/>
      <w:pPr>
        <w:ind w:left="1440" w:hanging="360"/>
      </w:pPr>
    </w:lvl>
    <w:lvl w:ilvl="2" w:tplc="CB98372C">
      <w:start w:val="1"/>
      <w:numFmt w:val="lowerRoman"/>
      <w:lvlText w:val="%3."/>
      <w:lvlJc w:val="right"/>
      <w:pPr>
        <w:ind w:left="2160" w:hanging="180"/>
      </w:pPr>
    </w:lvl>
    <w:lvl w:ilvl="3" w:tplc="F2B6F7FA">
      <w:start w:val="3"/>
      <w:numFmt w:val="decimal"/>
      <w:lvlText w:val="%4."/>
      <w:lvlJc w:val="left"/>
      <w:pPr>
        <w:ind w:left="2880" w:hanging="360"/>
      </w:pPr>
    </w:lvl>
    <w:lvl w:ilvl="4" w:tplc="CFEE9082">
      <w:start w:val="1"/>
      <w:numFmt w:val="lowerLetter"/>
      <w:lvlText w:val="%5."/>
      <w:lvlJc w:val="left"/>
      <w:pPr>
        <w:ind w:left="3600" w:hanging="360"/>
      </w:pPr>
    </w:lvl>
    <w:lvl w:ilvl="5" w:tplc="6AF22D68">
      <w:start w:val="1"/>
      <w:numFmt w:val="lowerRoman"/>
      <w:lvlText w:val="%6."/>
      <w:lvlJc w:val="right"/>
      <w:pPr>
        <w:ind w:left="4320" w:hanging="180"/>
      </w:pPr>
    </w:lvl>
    <w:lvl w:ilvl="6" w:tplc="5672C378">
      <w:start w:val="1"/>
      <w:numFmt w:val="decimal"/>
      <w:lvlText w:val="%7."/>
      <w:lvlJc w:val="left"/>
      <w:pPr>
        <w:ind w:left="5040" w:hanging="360"/>
      </w:pPr>
    </w:lvl>
    <w:lvl w:ilvl="7" w:tplc="664600C8">
      <w:start w:val="1"/>
      <w:numFmt w:val="lowerLetter"/>
      <w:lvlText w:val="%8."/>
      <w:lvlJc w:val="left"/>
      <w:pPr>
        <w:ind w:left="5760" w:hanging="360"/>
      </w:pPr>
    </w:lvl>
    <w:lvl w:ilvl="8" w:tplc="5C42A728">
      <w:start w:val="1"/>
      <w:numFmt w:val="lowerRoman"/>
      <w:lvlText w:val="%9."/>
      <w:lvlJc w:val="right"/>
      <w:pPr>
        <w:ind w:left="6480" w:hanging="180"/>
      </w:pPr>
    </w:lvl>
  </w:abstractNum>
  <w:abstractNum w:abstractNumId="401" w15:restartNumberingAfterBreak="0">
    <w:nsid w:val="44FEBC77"/>
    <w:multiLevelType w:val="hybridMultilevel"/>
    <w:tmpl w:val="2B585538"/>
    <w:lvl w:ilvl="0" w:tplc="A1501B90">
      <w:start w:val="1"/>
      <w:numFmt w:val="bullet"/>
      <w:lvlText w:val=""/>
      <w:lvlJc w:val="left"/>
      <w:pPr>
        <w:ind w:left="720" w:hanging="360"/>
      </w:pPr>
      <w:rPr>
        <w:rFonts w:ascii="Symbol" w:hAnsi="Symbol" w:hint="default"/>
      </w:rPr>
    </w:lvl>
    <w:lvl w:ilvl="1" w:tplc="E9C6CDCC">
      <w:start w:val="1"/>
      <w:numFmt w:val="bullet"/>
      <w:lvlText w:val="o"/>
      <w:lvlJc w:val="left"/>
      <w:pPr>
        <w:ind w:left="1440" w:hanging="360"/>
      </w:pPr>
      <w:rPr>
        <w:rFonts w:ascii="&quot;Courier New&quot;" w:hAnsi="&quot;Courier New&quot;" w:hint="default"/>
      </w:rPr>
    </w:lvl>
    <w:lvl w:ilvl="2" w:tplc="88CA3502">
      <w:start w:val="1"/>
      <w:numFmt w:val="bullet"/>
      <w:lvlText w:val=""/>
      <w:lvlJc w:val="left"/>
      <w:pPr>
        <w:ind w:left="2160" w:hanging="360"/>
      </w:pPr>
      <w:rPr>
        <w:rFonts w:ascii="Wingdings" w:hAnsi="Wingdings" w:hint="default"/>
      </w:rPr>
    </w:lvl>
    <w:lvl w:ilvl="3" w:tplc="D3EC9058">
      <w:start w:val="1"/>
      <w:numFmt w:val="bullet"/>
      <w:lvlText w:val=""/>
      <w:lvlJc w:val="left"/>
      <w:pPr>
        <w:ind w:left="2880" w:hanging="360"/>
      </w:pPr>
      <w:rPr>
        <w:rFonts w:ascii="Symbol" w:hAnsi="Symbol" w:hint="default"/>
      </w:rPr>
    </w:lvl>
    <w:lvl w:ilvl="4" w:tplc="FA425A2C">
      <w:start w:val="1"/>
      <w:numFmt w:val="bullet"/>
      <w:lvlText w:val="o"/>
      <w:lvlJc w:val="left"/>
      <w:pPr>
        <w:ind w:left="3600" w:hanging="360"/>
      </w:pPr>
      <w:rPr>
        <w:rFonts w:ascii="Courier New" w:hAnsi="Courier New" w:hint="default"/>
      </w:rPr>
    </w:lvl>
    <w:lvl w:ilvl="5" w:tplc="D83CFADE">
      <w:start w:val="1"/>
      <w:numFmt w:val="bullet"/>
      <w:lvlText w:val=""/>
      <w:lvlJc w:val="left"/>
      <w:pPr>
        <w:ind w:left="4320" w:hanging="360"/>
      </w:pPr>
      <w:rPr>
        <w:rFonts w:ascii="Wingdings" w:hAnsi="Wingdings" w:hint="default"/>
      </w:rPr>
    </w:lvl>
    <w:lvl w:ilvl="6" w:tplc="BA8AE23E">
      <w:start w:val="1"/>
      <w:numFmt w:val="bullet"/>
      <w:lvlText w:val=""/>
      <w:lvlJc w:val="left"/>
      <w:pPr>
        <w:ind w:left="5040" w:hanging="360"/>
      </w:pPr>
      <w:rPr>
        <w:rFonts w:ascii="Symbol" w:hAnsi="Symbol" w:hint="default"/>
      </w:rPr>
    </w:lvl>
    <w:lvl w:ilvl="7" w:tplc="FC249CDA">
      <w:start w:val="1"/>
      <w:numFmt w:val="bullet"/>
      <w:lvlText w:val="o"/>
      <w:lvlJc w:val="left"/>
      <w:pPr>
        <w:ind w:left="5760" w:hanging="360"/>
      </w:pPr>
      <w:rPr>
        <w:rFonts w:ascii="Courier New" w:hAnsi="Courier New" w:hint="default"/>
      </w:rPr>
    </w:lvl>
    <w:lvl w:ilvl="8" w:tplc="C45C7B18">
      <w:start w:val="1"/>
      <w:numFmt w:val="bullet"/>
      <w:lvlText w:val=""/>
      <w:lvlJc w:val="left"/>
      <w:pPr>
        <w:ind w:left="6480" w:hanging="360"/>
      </w:pPr>
      <w:rPr>
        <w:rFonts w:ascii="Wingdings" w:hAnsi="Wingdings" w:hint="default"/>
      </w:rPr>
    </w:lvl>
  </w:abstractNum>
  <w:abstractNum w:abstractNumId="402" w15:restartNumberingAfterBreak="0">
    <w:nsid w:val="450190FA"/>
    <w:multiLevelType w:val="hybridMultilevel"/>
    <w:tmpl w:val="AE48A6F6"/>
    <w:lvl w:ilvl="0" w:tplc="DA36E474">
      <w:start w:val="1"/>
      <w:numFmt w:val="decimal"/>
      <w:lvlText w:val="%1."/>
      <w:lvlJc w:val="left"/>
      <w:pPr>
        <w:ind w:left="720" w:hanging="360"/>
      </w:pPr>
    </w:lvl>
    <w:lvl w:ilvl="1" w:tplc="F9528152">
      <w:start w:val="1"/>
      <w:numFmt w:val="lowerLetter"/>
      <w:lvlText w:val="%2."/>
      <w:lvlJc w:val="left"/>
      <w:pPr>
        <w:ind w:left="1440" w:hanging="360"/>
      </w:pPr>
    </w:lvl>
    <w:lvl w:ilvl="2" w:tplc="A448F37A">
      <w:start w:val="1"/>
      <w:numFmt w:val="lowerRoman"/>
      <w:lvlText w:val="%3."/>
      <w:lvlJc w:val="right"/>
      <w:pPr>
        <w:ind w:left="2160" w:hanging="180"/>
      </w:pPr>
    </w:lvl>
    <w:lvl w:ilvl="3" w:tplc="5178F768">
      <w:start w:val="2"/>
      <w:numFmt w:val="decimal"/>
      <w:lvlText w:val="%4."/>
      <w:lvlJc w:val="left"/>
      <w:pPr>
        <w:ind w:left="2880" w:hanging="360"/>
      </w:pPr>
    </w:lvl>
    <w:lvl w:ilvl="4" w:tplc="076AE090">
      <w:start w:val="1"/>
      <w:numFmt w:val="lowerLetter"/>
      <w:lvlText w:val="%5."/>
      <w:lvlJc w:val="left"/>
      <w:pPr>
        <w:ind w:left="3600" w:hanging="360"/>
      </w:pPr>
    </w:lvl>
    <w:lvl w:ilvl="5" w:tplc="A0AEC832">
      <w:start w:val="1"/>
      <w:numFmt w:val="lowerRoman"/>
      <w:lvlText w:val="%6."/>
      <w:lvlJc w:val="right"/>
      <w:pPr>
        <w:ind w:left="4320" w:hanging="180"/>
      </w:pPr>
    </w:lvl>
    <w:lvl w:ilvl="6" w:tplc="CE54E294">
      <w:start w:val="1"/>
      <w:numFmt w:val="decimal"/>
      <w:lvlText w:val="%7."/>
      <w:lvlJc w:val="left"/>
      <w:pPr>
        <w:ind w:left="5040" w:hanging="360"/>
      </w:pPr>
    </w:lvl>
    <w:lvl w:ilvl="7" w:tplc="DF16F47E">
      <w:start w:val="1"/>
      <w:numFmt w:val="lowerLetter"/>
      <w:lvlText w:val="%8."/>
      <w:lvlJc w:val="left"/>
      <w:pPr>
        <w:ind w:left="5760" w:hanging="360"/>
      </w:pPr>
    </w:lvl>
    <w:lvl w:ilvl="8" w:tplc="17A22AF0">
      <w:start w:val="1"/>
      <w:numFmt w:val="lowerRoman"/>
      <w:lvlText w:val="%9."/>
      <w:lvlJc w:val="right"/>
      <w:pPr>
        <w:ind w:left="6480" w:hanging="180"/>
      </w:pPr>
    </w:lvl>
  </w:abstractNum>
  <w:abstractNum w:abstractNumId="403" w15:restartNumberingAfterBreak="0">
    <w:nsid w:val="45031104"/>
    <w:multiLevelType w:val="hybridMultilevel"/>
    <w:tmpl w:val="E45C193C"/>
    <w:lvl w:ilvl="0" w:tplc="5E323690">
      <w:start w:val="1"/>
      <w:numFmt w:val="decimal"/>
      <w:lvlText w:val="%1."/>
      <w:lvlJc w:val="left"/>
      <w:pPr>
        <w:ind w:left="720" w:hanging="360"/>
      </w:pPr>
    </w:lvl>
    <w:lvl w:ilvl="1" w:tplc="8CB818F8">
      <w:start w:val="1"/>
      <w:numFmt w:val="lowerLetter"/>
      <w:lvlText w:val="%2."/>
      <w:lvlJc w:val="left"/>
      <w:pPr>
        <w:ind w:left="1440" w:hanging="360"/>
      </w:pPr>
    </w:lvl>
    <w:lvl w:ilvl="2" w:tplc="68F261D8">
      <w:start w:val="1"/>
      <w:numFmt w:val="lowerRoman"/>
      <w:lvlText w:val="%3."/>
      <w:lvlJc w:val="right"/>
      <w:pPr>
        <w:ind w:left="2160" w:hanging="180"/>
      </w:pPr>
    </w:lvl>
    <w:lvl w:ilvl="3" w:tplc="F8A2ED7C">
      <w:start w:val="1"/>
      <w:numFmt w:val="decimal"/>
      <w:lvlText w:val="%4."/>
      <w:lvlJc w:val="left"/>
      <w:pPr>
        <w:ind w:left="2880" w:hanging="360"/>
      </w:pPr>
    </w:lvl>
    <w:lvl w:ilvl="4" w:tplc="757EF7F2">
      <w:start w:val="1"/>
      <w:numFmt w:val="lowerLetter"/>
      <w:lvlText w:val="%5."/>
      <w:lvlJc w:val="left"/>
      <w:pPr>
        <w:ind w:left="3600" w:hanging="360"/>
      </w:pPr>
    </w:lvl>
    <w:lvl w:ilvl="5" w:tplc="8626C7D2">
      <w:start w:val="1"/>
      <w:numFmt w:val="lowerRoman"/>
      <w:lvlText w:val="%6."/>
      <w:lvlJc w:val="right"/>
      <w:pPr>
        <w:ind w:left="4320" w:hanging="180"/>
      </w:pPr>
    </w:lvl>
    <w:lvl w:ilvl="6" w:tplc="51EEAC74">
      <w:start w:val="1"/>
      <w:numFmt w:val="decimal"/>
      <w:lvlText w:val="%7."/>
      <w:lvlJc w:val="left"/>
      <w:pPr>
        <w:ind w:left="5040" w:hanging="360"/>
      </w:pPr>
    </w:lvl>
    <w:lvl w:ilvl="7" w:tplc="7F8221DE">
      <w:start w:val="1"/>
      <w:numFmt w:val="lowerLetter"/>
      <w:lvlText w:val="%8."/>
      <w:lvlJc w:val="left"/>
      <w:pPr>
        <w:ind w:left="5760" w:hanging="360"/>
      </w:pPr>
    </w:lvl>
    <w:lvl w:ilvl="8" w:tplc="90E64DB6">
      <w:start w:val="1"/>
      <w:numFmt w:val="lowerRoman"/>
      <w:lvlText w:val="%9."/>
      <w:lvlJc w:val="right"/>
      <w:pPr>
        <w:ind w:left="6480" w:hanging="180"/>
      </w:pPr>
    </w:lvl>
  </w:abstractNum>
  <w:abstractNum w:abstractNumId="404" w15:restartNumberingAfterBreak="0">
    <w:nsid w:val="450904FF"/>
    <w:multiLevelType w:val="hybridMultilevel"/>
    <w:tmpl w:val="465A67FA"/>
    <w:lvl w:ilvl="0" w:tplc="775A515A">
      <w:start w:val="1"/>
      <w:numFmt w:val="bullet"/>
      <w:lvlText w:val="·"/>
      <w:lvlJc w:val="left"/>
      <w:pPr>
        <w:ind w:left="720" w:hanging="360"/>
      </w:pPr>
      <w:rPr>
        <w:rFonts w:ascii="Symbol" w:hAnsi="Symbol" w:hint="default"/>
      </w:rPr>
    </w:lvl>
    <w:lvl w:ilvl="1" w:tplc="6046DACC">
      <w:start w:val="1"/>
      <w:numFmt w:val="bullet"/>
      <w:lvlText w:val="o"/>
      <w:lvlJc w:val="left"/>
      <w:pPr>
        <w:ind w:left="1440" w:hanging="360"/>
      </w:pPr>
      <w:rPr>
        <w:rFonts w:ascii="Courier New" w:hAnsi="Courier New" w:hint="default"/>
      </w:rPr>
    </w:lvl>
    <w:lvl w:ilvl="2" w:tplc="7682E880">
      <w:start w:val="1"/>
      <w:numFmt w:val="bullet"/>
      <w:lvlText w:val=""/>
      <w:lvlJc w:val="left"/>
      <w:pPr>
        <w:ind w:left="2160" w:hanging="360"/>
      </w:pPr>
      <w:rPr>
        <w:rFonts w:ascii="Wingdings" w:hAnsi="Wingdings" w:hint="default"/>
      </w:rPr>
    </w:lvl>
    <w:lvl w:ilvl="3" w:tplc="FAF8BF4C">
      <w:start w:val="1"/>
      <w:numFmt w:val="bullet"/>
      <w:lvlText w:val=""/>
      <w:lvlJc w:val="left"/>
      <w:pPr>
        <w:ind w:left="2880" w:hanging="360"/>
      </w:pPr>
      <w:rPr>
        <w:rFonts w:ascii="Symbol" w:hAnsi="Symbol" w:hint="default"/>
      </w:rPr>
    </w:lvl>
    <w:lvl w:ilvl="4" w:tplc="5180F84A">
      <w:start w:val="1"/>
      <w:numFmt w:val="bullet"/>
      <w:lvlText w:val="o"/>
      <w:lvlJc w:val="left"/>
      <w:pPr>
        <w:ind w:left="3600" w:hanging="360"/>
      </w:pPr>
      <w:rPr>
        <w:rFonts w:ascii="Courier New" w:hAnsi="Courier New" w:hint="default"/>
      </w:rPr>
    </w:lvl>
    <w:lvl w:ilvl="5" w:tplc="B2E0B334">
      <w:start w:val="1"/>
      <w:numFmt w:val="bullet"/>
      <w:lvlText w:val=""/>
      <w:lvlJc w:val="left"/>
      <w:pPr>
        <w:ind w:left="4320" w:hanging="360"/>
      </w:pPr>
      <w:rPr>
        <w:rFonts w:ascii="Wingdings" w:hAnsi="Wingdings" w:hint="default"/>
      </w:rPr>
    </w:lvl>
    <w:lvl w:ilvl="6" w:tplc="64EABF76">
      <w:start w:val="1"/>
      <w:numFmt w:val="bullet"/>
      <w:lvlText w:val=""/>
      <w:lvlJc w:val="left"/>
      <w:pPr>
        <w:ind w:left="5040" w:hanging="360"/>
      </w:pPr>
      <w:rPr>
        <w:rFonts w:ascii="Symbol" w:hAnsi="Symbol" w:hint="default"/>
      </w:rPr>
    </w:lvl>
    <w:lvl w:ilvl="7" w:tplc="A2A05844">
      <w:start w:val="1"/>
      <w:numFmt w:val="bullet"/>
      <w:lvlText w:val="o"/>
      <w:lvlJc w:val="left"/>
      <w:pPr>
        <w:ind w:left="5760" w:hanging="360"/>
      </w:pPr>
      <w:rPr>
        <w:rFonts w:ascii="Courier New" w:hAnsi="Courier New" w:hint="default"/>
      </w:rPr>
    </w:lvl>
    <w:lvl w:ilvl="8" w:tplc="87AA05C4">
      <w:start w:val="1"/>
      <w:numFmt w:val="bullet"/>
      <w:lvlText w:val=""/>
      <w:lvlJc w:val="left"/>
      <w:pPr>
        <w:ind w:left="6480" w:hanging="360"/>
      </w:pPr>
      <w:rPr>
        <w:rFonts w:ascii="Wingdings" w:hAnsi="Wingdings" w:hint="default"/>
      </w:rPr>
    </w:lvl>
  </w:abstractNum>
  <w:abstractNum w:abstractNumId="405" w15:restartNumberingAfterBreak="0">
    <w:nsid w:val="4517906C"/>
    <w:multiLevelType w:val="hybridMultilevel"/>
    <w:tmpl w:val="3084A5C0"/>
    <w:lvl w:ilvl="0" w:tplc="5A4C7DF8">
      <w:start w:val="1"/>
      <w:numFmt w:val="decimal"/>
      <w:lvlText w:val="%1."/>
      <w:lvlJc w:val="left"/>
      <w:pPr>
        <w:ind w:left="720" w:hanging="360"/>
      </w:pPr>
    </w:lvl>
    <w:lvl w:ilvl="1" w:tplc="2A267500">
      <w:start w:val="1"/>
      <w:numFmt w:val="lowerLetter"/>
      <w:lvlText w:val="%2."/>
      <w:lvlJc w:val="left"/>
      <w:pPr>
        <w:ind w:left="1440" w:hanging="360"/>
      </w:pPr>
    </w:lvl>
    <w:lvl w:ilvl="2" w:tplc="1C7E78CE">
      <w:start w:val="1"/>
      <w:numFmt w:val="lowerRoman"/>
      <w:lvlText w:val="%3."/>
      <w:lvlJc w:val="right"/>
      <w:pPr>
        <w:ind w:left="2160" w:hanging="180"/>
      </w:pPr>
    </w:lvl>
    <w:lvl w:ilvl="3" w:tplc="0960F43A">
      <w:start w:val="1"/>
      <w:numFmt w:val="decimal"/>
      <w:lvlText w:val="%4."/>
      <w:lvlJc w:val="left"/>
      <w:pPr>
        <w:ind w:left="2880" w:hanging="360"/>
      </w:pPr>
    </w:lvl>
    <w:lvl w:ilvl="4" w:tplc="08A860A4">
      <w:start w:val="1"/>
      <w:numFmt w:val="lowerLetter"/>
      <w:lvlText w:val="%5."/>
      <w:lvlJc w:val="left"/>
      <w:pPr>
        <w:ind w:left="3600" w:hanging="360"/>
      </w:pPr>
    </w:lvl>
    <w:lvl w:ilvl="5" w:tplc="CBA036E2">
      <w:start w:val="1"/>
      <w:numFmt w:val="lowerRoman"/>
      <w:lvlText w:val="%6."/>
      <w:lvlJc w:val="right"/>
      <w:pPr>
        <w:ind w:left="4320" w:hanging="180"/>
      </w:pPr>
    </w:lvl>
    <w:lvl w:ilvl="6" w:tplc="F940C3A6">
      <w:start w:val="1"/>
      <w:numFmt w:val="decimal"/>
      <w:lvlText w:val="%7."/>
      <w:lvlJc w:val="left"/>
      <w:pPr>
        <w:ind w:left="5040" w:hanging="360"/>
      </w:pPr>
    </w:lvl>
    <w:lvl w:ilvl="7" w:tplc="6A48C20A">
      <w:start w:val="1"/>
      <w:numFmt w:val="lowerLetter"/>
      <w:lvlText w:val="%8."/>
      <w:lvlJc w:val="left"/>
      <w:pPr>
        <w:ind w:left="5760" w:hanging="360"/>
      </w:pPr>
    </w:lvl>
    <w:lvl w:ilvl="8" w:tplc="ABEC0C78">
      <w:start w:val="1"/>
      <w:numFmt w:val="lowerRoman"/>
      <w:lvlText w:val="%9."/>
      <w:lvlJc w:val="right"/>
      <w:pPr>
        <w:ind w:left="6480" w:hanging="180"/>
      </w:pPr>
    </w:lvl>
  </w:abstractNum>
  <w:abstractNum w:abstractNumId="406" w15:restartNumberingAfterBreak="0">
    <w:nsid w:val="451E59F6"/>
    <w:multiLevelType w:val="hybridMultilevel"/>
    <w:tmpl w:val="BDD64FFC"/>
    <w:lvl w:ilvl="0" w:tplc="FFFFFFFF">
      <w:start w:val="1"/>
      <w:numFmt w:val="decimal"/>
      <w:lvlText w:val="%1."/>
      <w:lvlJc w:val="left"/>
      <w:pPr>
        <w:ind w:left="720" w:hanging="360"/>
      </w:pPr>
      <w:rPr>
        <w:rFonts w:hint="default"/>
      </w:rPr>
    </w:lvl>
    <w:lvl w:ilvl="1" w:tplc="04090003">
      <w:start w:val="1"/>
      <w:numFmt w:val="bullet"/>
      <w:lvlText w:val="o"/>
      <w:lvlJc w:val="left"/>
      <w:pPr>
        <w:ind w:left="216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7" w15:restartNumberingAfterBreak="0">
    <w:nsid w:val="4542C2A9"/>
    <w:multiLevelType w:val="hybridMultilevel"/>
    <w:tmpl w:val="EBB62940"/>
    <w:lvl w:ilvl="0" w:tplc="D6D8ACCE">
      <w:start w:val="1"/>
      <w:numFmt w:val="decimal"/>
      <w:lvlText w:val="%1."/>
      <w:lvlJc w:val="left"/>
      <w:pPr>
        <w:ind w:left="720" w:hanging="360"/>
      </w:pPr>
    </w:lvl>
    <w:lvl w:ilvl="1" w:tplc="DA7C8A26">
      <w:start w:val="1"/>
      <w:numFmt w:val="lowerLetter"/>
      <w:lvlText w:val="%2."/>
      <w:lvlJc w:val="left"/>
      <w:pPr>
        <w:ind w:left="1440" w:hanging="360"/>
      </w:pPr>
    </w:lvl>
    <w:lvl w:ilvl="2" w:tplc="50901E58">
      <w:start w:val="1"/>
      <w:numFmt w:val="lowerRoman"/>
      <w:lvlText w:val="%3."/>
      <w:lvlJc w:val="right"/>
      <w:pPr>
        <w:ind w:left="2160" w:hanging="180"/>
      </w:pPr>
    </w:lvl>
    <w:lvl w:ilvl="3" w:tplc="807800B2">
      <w:start w:val="3"/>
      <w:numFmt w:val="decimal"/>
      <w:lvlText w:val="%4."/>
      <w:lvlJc w:val="left"/>
      <w:pPr>
        <w:ind w:left="2880" w:hanging="360"/>
      </w:pPr>
    </w:lvl>
    <w:lvl w:ilvl="4" w:tplc="22D4911C">
      <w:start w:val="1"/>
      <w:numFmt w:val="lowerLetter"/>
      <w:lvlText w:val="%5."/>
      <w:lvlJc w:val="left"/>
      <w:pPr>
        <w:ind w:left="3600" w:hanging="360"/>
      </w:pPr>
    </w:lvl>
    <w:lvl w:ilvl="5" w:tplc="69CAC4E6">
      <w:start w:val="1"/>
      <w:numFmt w:val="lowerRoman"/>
      <w:lvlText w:val="%6."/>
      <w:lvlJc w:val="right"/>
      <w:pPr>
        <w:ind w:left="4320" w:hanging="180"/>
      </w:pPr>
    </w:lvl>
    <w:lvl w:ilvl="6" w:tplc="2EF6DD62">
      <w:start w:val="1"/>
      <w:numFmt w:val="decimal"/>
      <w:lvlText w:val="%7."/>
      <w:lvlJc w:val="left"/>
      <w:pPr>
        <w:ind w:left="5040" w:hanging="360"/>
      </w:pPr>
    </w:lvl>
    <w:lvl w:ilvl="7" w:tplc="93AC9F60">
      <w:start w:val="1"/>
      <w:numFmt w:val="lowerLetter"/>
      <w:lvlText w:val="%8."/>
      <w:lvlJc w:val="left"/>
      <w:pPr>
        <w:ind w:left="5760" w:hanging="360"/>
      </w:pPr>
    </w:lvl>
    <w:lvl w:ilvl="8" w:tplc="B2A8631C">
      <w:start w:val="1"/>
      <w:numFmt w:val="lowerRoman"/>
      <w:lvlText w:val="%9."/>
      <w:lvlJc w:val="right"/>
      <w:pPr>
        <w:ind w:left="6480" w:hanging="180"/>
      </w:pPr>
    </w:lvl>
  </w:abstractNum>
  <w:abstractNum w:abstractNumId="408" w15:restartNumberingAfterBreak="0">
    <w:nsid w:val="4556957A"/>
    <w:multiLevelType w:val="hybridMultilevel"/>
    <w:tmpl w:val="055E4B86"/>
    <w:lvl w:ilvl="0" w:tplc="A7027B50">
      <w:start w:val="1"/>
      <w:numFmt w:val="bullet"/>
      <w:lvlText w:val=""/>
      <w:lvlJc w:val="left"/>
      <w:pPr>
        <w:ind w:left="720" w:hanging="360"/>
      </w:pPr>
      <w:rPr>
        <w:rFonts w:ascii="Symbol" w:hAnsi="Symbol" w:hint="default"/>
      </w:rPr>
    </w:lvl>
    <w:lvl w:ilvl="1" w:tplc="42EA689A">
      <w:start w:val="1"/>
      <w:numFmt w:val="bullet"/>
      <w:lvlText w:val="o"/>
      <w:lvlJc w:val="left"/>
      <w:pPr>
        <w:ind w:left="1440" w:hanging="360"/>
      </w:pPr>
      <w:rPr>
        <w:rFonts w:ascii="Courier New" w:hAnsi="Courier New" w:hint="default"/>
      </w:rPr>
    </w:lvl>
    <w:lvl w:ilvl="2" w:tplc="683AFD40">
      <w:start w:val="1"/>
      <w:numFmt w:val="bullet"/>
      <w:lvlText w:val=""/>
      <w:lvlJc w:val="left"/>
      <w:pPr>
        <w:ind w:left="2160" w:hanging="360"/>
      </w:pPr>
      <w:rPr>
        <w:rFonts w:ascii="Wingdings" w:hAnsi="Wingdings" w:hint="default"/>
      </w:rPr>
    </w:lvl>
    <w:lvl w:ilvl="3" w:tplc="1852762A">
      <w:start w:val="1"/>
      <w:numFmt w:val="bullet"/>
      <w:lvlText w:val="·"/>
      <w:lvlJc w:val="left"/>
      <w:pPr>
        <w:ind w:left="2880" w:hanging="360"/>
      </w:pPr>
      <w:rPr>
        <w:rFonts w:ascii="Symbol" w:hAnsi="Symbol" w:hint="default"/>
      </w:rPr>
    </w:lvl>
    <w:lvl w:ilvl="4" w:tplc="A10CB730">
      <w:start w:val="1"/>
      <w:numFmt w:val="bullet"/>
      <w:lvlText w:val="o"/>
      <w:lvlJc w:val="left"/>
      <w:pPr>
        <w:ind w:left="3600" w:hanging="360"/>
      </w:pPr>
      <w:rPr>
        <w:rFonts w:ascii="Courier New" w:hAnsi="Courier New" w:hint="default"/>
      </w:rPr>
    </w:lvl>
    <w:lvl w:ilvl="5" w:tplc="477601E6">
      <w:start w:val="1"/>
      <w:numFmt w:val="bullet"/>
      <w:lvlText w:val=""/>
      <w:lvlJc w:val="left"/>
      <w:pPr>
        <w:ind w:left="4320" w:hanging="360"/>
      </w:pPr>
      <w:rPr>
        <w:rFonts w:ascii="Wingdings" w:hAnsi="Wingdings" w:hint="default"/>
      </w:rPr>
    </w:lvl>
    <w:lvl w:ilvl="6" w:tplc="1CDC8EFC">
      <w:start w:val="1"/>
      <w:numFmt w:val="bullet"/>
      <w:lvlText w:val=""/>
      <w:lvlJc w:val="left"/>
      <w:pPr>
        <w:ind w:left="5040" w:hanging="360"/>
      </w:pPr>
      <w:rPr>
        <w:rFonts w:ascii="Symbol" w:hAnsi="Symbol" w:hint="default"/>
      </w:rPr>
    </w:lvl>
    <w:lvl w:ilvl="7" w:tplc="00FC136C">
      <w:start w:val="1"/>
      <w:numFmt w:val="bullet"/>
      <w:lvlText w:val="o"/>
      <w:lvlJc w:val="left"/>
      <w:pPr>
        <w:ind w:left="5760" w:hanging="360"/>
      </w:pPr>
      <w:rPr>
        <w:rFonts w:ascii="Courier New" w:hAnsi="Courier New" w:hint="default"/>
      </w:rPr>
    </w:lvl>
    <w:lvl w:ilvl="8" w:tplc="8284A816">
      <w:start w:val="1"/>
      <w:numFmt w:val="bullet"/>
      <w:lvlText w:val=""/>
      <w:lvlJc w:val="left"/>
      <w:pPr>
        <w:ind w:left="6480" w:hanging="360"/>
      </w:pPr>
      <w:rPr>
        <w:rFonts w:ascii="Wingdings" w:hAnsi="Wingdings" w:hint="default"/>
      </w:rPr>
    </w:lvl>
  </w:abstractNum>
  <w:abstractNum w:abstractNumId="409" w15:restartNumberingAfterBreak="0">
    <w:nsid w:val="45B7E137"/>
    <w:multiLevelType w:val="hybridMultilevel"/>
    <w:tmpl w:val="A90A7592"/>
    <w:lvl w:ilvl="0" w:tplc="CE42762A">
      <w:start w:val="1"/>
      <w:numFmt w:val="decimal"/>
      <w:lvlText w:val="%1."/>
      <w:lvlJc w:val="left"/>
      <w:pPr>
        <w:ind w:left="720" w:hanging="360"/>
      </w:pPr>
    </w:lvl>
    <w:lvl w:ilvl="1" w:tplc="990AAF0C">
      <w:start w:val="1"/>
      <w:numFmt w:val="lowerLetter"/>
      <w:lvlText w:val="%2."/>
      <w:lvlJc w:val="left"/>
      <w:pPr>
        <w:ind w:left="1440" w:hanging="360"/>
      </w:pPr>
    </w:lvl>
    <w:lvl w:ilvl="2" w:tplc="F21CD86C">
      <w:start w:val="1"/>
      <w:numFmt w:val="lowerRoman"/>
      <w:lvlText w:val="%3."/>
      <w:lvlJc w:val="right"/>
      <w:pPr>
        <w:ind w:left="2160" w:hanging="180"/>
      </w:pPr>
    </w:lvl>
    <w:lvl w:ilvl="3" w:tplc="5B46E62A">
      <w:start w:val="1"/>
      <w:numFmt w:val="decimal"/>
      <w:lvlText w:val="%4."/>
      <w:lvlJc w:val="left"/>
      <w:pPr>
        <w:ind w:left="2880" w:hanging="360"/>
      </w:pPr>
    </w:lvl>
    <w:lvl w:ilvl="4" w:tplc="5D60C904">
      <w:start w:val="1"/>
      <w:numFmt w:val="lowerLetter"/>
      <w:lvlText w:val="%5."/>
      <w:lvlJc w:val="left"/>
      <w:pPr>
        <w:ind w:left="3600" w:hanging="360"/>
      </w:pPr>
    </w:lvl>
    <w:lvl w:ilvl="5" w:tplc="181E8ED0">
      <w:start w:val="1"/>
      <w:numFmt w:val="lowerRoman"/>
      <w:lvlText w:val="%6."/>
      <w:lvlJc w:val="right"/>
      <w:pPr>
        <w:ind w:left="4320" w:hanging="180"/>
      </w:pPr>
    </w:lvl>
    <w:lvl w:ilvl="6" w:tplc="235E3E78">
      <w:start w:val="1"/>
      <w:numFmt w:val="decimal"/>
      <w:lvlText w:val="%7."/>
      <w:lvlJc w:val="left"/>
      <w:pPr>
        <w:ind w:left="5040" w:hanging="360"/>
      </w:pPr>
    </w:lvl>
    <w:lvl w:ilvl="7" w:tplc="FFA2B58C">
      <w:start w:val="1"/>
      <w:numFmt w:val="lowerLetter"/>
      <w:lvlText w:val="%8."/>
      <w:lvlJc w:val="left"/>
      <w:pPr>
        <w:ind w:left="5760" w:hanging="360"/>
      </w:pPr>
    </w:lvl>
    <w:lvl w:ilvl="8" w:tplc="379A66AA">
      <w:start w:val="1"/>
      <w:numFmt w:val="lowerRoman"/>
      <w:lvlText w:val="%9."/>
      <w:lvlJc w:val="right"/>
      <w:pPr>
        <w:ind w:left="6480" w:hanging="180"/>
      </w:pPr>
    </w:lvl>
  </w:abstractNum>
  <w:abstractNum w:abstractNumId="410" w15:restartNumberingAfterBreak="0">
    <w:nsid w:val="46361968"/>
    <w:multiLevelType w:val="hybridMultilevel"/>
    <w:tmpl w:val="13644764"/>
    <w:lvl w:ilvl="0" w:tplc="1DC8E622">
      <w:start w:val="1"/>
      <w:numFmt w:val="bullet"/>
      <w:lvlText w:val=""/>
      <w:lvlJc w:val="left"/>
      <w:pPr>
        <w:ind w:left="1440" w:hanging="360"/>
      </w:pPr>
      <w:rPr>
        <w:rFonts w:ascii="Symbol" w:hAnsi="Symbol" w:hint="default"/>
      </w:rPr>
    </w:lvl>
    <w:lvl w:ilvl="1" w:tplc="570A91B6">
      <w:start w:val="1"/>
      <w:numFmt w:val="bullet"/>
      <w:lvlText w:val="o"/>
      <w:lvlJc w:val="left"/>
      <w:pPr>
        <w:ind w:left="2160" w:hanging="360"/>
      </w:pPr>
      <w:rPr>
        <w:rFonts w:ascii="Courier New" w:hAnsi="Courier New" w:hint="default"/>
      </w:rPr>
    </w:lvl>
    <w:lvl w:ilvl="2" w:tplc="5DB45E74">
      <w:start w:val="1"/>
      <w:numFmt w:val="bullet"/>
      <w:lvlText w:val=""/>
      <w:lvlJc w:val="left"/>
      <w:pPr>
        <w:ind w:left="2880" w:hanging="360"/>
      </w:pPr>
      <w:rPr>
        <w:rFonts w:ascii="Wingdings" w:hAnsi="Wingdings" w:hint="default"/>
      </w:rPr>
    </w:lvl>
    <w:lvl w:ilvl="3" w:tplc="F4864910">
      <w:start w:val="1"/>
      <w:numFmt w:val="bullet"/>
      <w:lvlText w:val=""/>
      <w:lvlJc w:val="left"/>
      <w:pPr>
        <w:ind w:left="3600" w:hanging="360"/>
      </w:pPr>
      <w:rPr>
        <w:rFonts w:ascii="Symbol" w:hAnsi="Symbol" w:hint="default"/>
      </w:rPr>
    </w:lvl>
    <w:lvl w:ilvl="4" w:tplc="59CA2EFC">
      <w:start w:val="1"/>
      <w:numFmt w:val="bullet"/>
      <w:lvlText w:val="o"/>
      <w:lvlJc w:val="left"/>
      <w:pPr>
        <w:ind w:left="4320" w:hanging="360"/>
      </w:pPr>
      <w:rPr>
        <w:rFonts w:ascii="Courier New" w:hAnsi="Courier New" w:hint="default"/>
      </w:rPr>
    </w:lvl>
    <w:lvl w:ilvl="5" w:tplc="C2246FE4">
      <w:start w:val="1"/>
      <w:numFmt w:val="bullet"/>
      <w:lvlText w:val=""/>
      <w:lvlJc w:val="left"/>
      <w:pPr>
        <w:ind w:left="5040" w:hanging="360"/>
      </w:pPr>
      <w:rPr>
        <w:rFonts w:ascii="Wingdings" w:hAnsi="Wingdings" w:hint="default"/>
      </w:rPr>
    </w:lvl>
    <w:lvl w:ilvl="6" w:tplc="F84C44DE">
      <w:start w:val="1"/>
      <w:numFmt w:val="bullet"/>
      <w:lvlText w:val=""/>
      <w:lvlJc w:val="left"/>
      <w:pPr>
        <w:ind w:left="5760" w:hanging="360"/>
      </w:pPr>
      <w:rPr>
        <w:rFonts w:ascii="Symbol" w:hAnsi="Symbol" w:hint="default"/>
      </w:rPr>
    </w:lvl>
    <w:lvl w:ilvl="7" w:tplc="5E1E1A4C">
      <w:start w:val="1"/>
      <w:numFmt w:val="bullet"/>
      <w:lvlText w:val="o"/>
      <w:lvlJc w:val="left"/>
      <w:pPr>
        <w:ind w:left="6480" w:hanging="360"/>
      </w:pPr>
      <w:rPr>
        <w:rFonts w:ascii="Courier New" w:hAnsi="Courier New" w:hint="default"/>
      </w:rPr>
    </w:lvl>
    <w:lvl w:ilvl="8" w:tplc="307C5992">
      <w:start w:val="1"/>
      <w:numFmt w:val="bullet"/>
      <w:lvlText w:val=""/>
      <w:lvlJc w:val="left"/>
      <w:pPr>
        <w:ind w:left="7200" w:hanging="360"/>
      </w:pPr>
      <w:rPr>
        <w:rFonts w:ascii="Wingdings" w:hAnsi="Wingdings" w:hint="default"/>
      </w:rPr>
    </w:lvl>
  </w:abstractNum>
  <w:abstractNum w:abstractNumId="411" w15:restartNumberingAfterBreak="0">
    <w:nsid w:val="463BE43D"/>
    <w:multiLevelType w:val="hybridMultilevel"/>
    <w:tmpl w:val="423EAD94"/>
    <w:lvl w:ilvl="0" w:tplc="A48C1882">
      <w:start w:val="1"/>
      <w:numFmt w:val="bullet"/>
      <w:lvlText w:val="·"/>
      <w:lvlJc w:val="left"/>
      <w:pPr>
        <w:ind w:left="720" w:hanging="360"/>
      </w:pPr>
      <w:rPr>
        <w:rFonts w:ascii="Symbol" w:hAnsi="Symbol" w:hint="default"/>
      </w:rPr>
    </w:lvl>
    <w:lvl w:ilvl="1" w:tplc="89E69FA0">
      <w:start w:val="1"/>
      <w:numFmt w:val="bullet"/>
      <w:lvlText w:val="o"/>
      <w:lvlJc w:val="left"/>
      <w:pPr>
        <w:ind w:left="1440" w:hanging="360"/>
      </w:pPr>
      <w:rPr>
        <w:rFonts w:ascii="Courier New" w:hAnsi="Courier New" w:hint="default"/>
      </w:rPr>
    </w:lvl>
    <w:lvl w:ilvl="2" w:tplc="43E8AEE2">
      <w:start w:val="1"/>
      <w:numFmt w:val="bullet"/>
      <w:lvlText w:val=""/>
      <w:lvlJc w:val="left"/>
      <w:pPr>
        <w:ind w:left="2160" w:hanging="360"/>
      </w:pPr>
      <w:rPr>
        <w:rFonts w:ascii="Wingdings" w:hAnsi="Wingdings" w:hint="default"/>
      </w:rPr>
    </w:lvl>
    <w:lvl w:ilvl="3" w:tplc="9948EB52">
      <w:start w:val="1"/>
      <w:numFmt w:val="bullet"/>
      <w:lvlText w:val=""/>
      <w:lvlJc w:val="left"/>
      <w:pPr>
        <w:ind w:left="2880" w:hanging="360"/>
      </w:pPr>
      <w:rPr>
        <w:rFonts w:ascii="Symbol" w:hAnsi="Symbol" w:hint="default"/>
      </w:rPr>
    </w:lvl>
    <w:lvl w:ilvl="4" w:tplc="673A8A48">
      <w:start w:val="1"/>
      <w:numFmt w:val="bullet"/>
      <w:lvlText w:val="o"/>
      <w:lvlJc w:val="left"/>
      <w:pPr>
        <w:ind w:left="3600" w:hanging="360"/>
      </w:pPr>
      <w:rPr>
        <w:rFonts w:ascii="Courier New" w:hAnsi="Courier New" w:hint="default"/>
      </w:rPr>
    </w:lvl>
    <w:lvl w:ilvl="5" w:tplc="8C3AF38C">
      <w:start w:val="1"/>
      <w:numFmt w:val="bullet"/>
      <w:lvlText w:val=""/>
      <w:lvlJc w:val="left"/>
      <w:pPr>
        <w:ind w:left="4320" w:hanging="360"/>
      </w:pPr>
      <w:rPr>
        <w:rFonts w:ascii="Wingdings" w:hAnsi="Wingdings" w:hint="default"/>
      </w:rPr>
    </w:lvl>
    <w:lvl w:ilvl="6" w:tplc="D7C8B0E2">
      <w:start w:val="1"/>
      <w:numFmt w:val="bullet"/>
      <w:lvlText w:val=""/>
      <w:lvlJc w:val="left"/>
      <w:pPr>
        <w:ind w:left="5040" w:hanging="360"/>
      </w:pPr>
      <w:rPr>
        <w:rFonts w:ascii="Symbol" w:hAnsi="Symbol" w:hint="default"/>
      </w:rPr>
    </w:lvl>
    <w:lvl w:ilvl="7" w:tplc="444A5040">
      <w:start w:val="1"/>
      <w:numFmt w:val="bullet"/>
      <w:lvlText w:val="o"/>
      <w:lvlJc w:val="left"/>
      <w:pPr>
        <w:ind w:left="5760" w:hanging="360"/>
      </w:pPr>
      <w:rPr>
        <w:rFonts w:ascii="Courier New" w:hAnsi="Courier New" w:hint="default"/>
      </w:rPr>
    </w:lvl>
    <w:lvl w:ilvl="8" w:tplc="294E1E58">
      <w:start w:val="1"/>
      <w:numFmt w:val="bullet"/>
      <w:lvlText w:val=""/>
      <w:lvlJc w:val="left"/>
      <w:pPr>
        <w:ind w:left="6480" w:hanging="360"/>
      </w:pPr>
      <w:rPr>
        <w:rFonts w:ascii="Wingdings" w:hAnsi="Wingdings" w:hint="default"/>
      </w:rPr>
    </w:lvl>
  </w:abstractNum>
  <w:abstractNum w:abstractNumId="412" w15:restartNumberingAfterBreak="0">
    <w:nsid w:val="46444406"/>
    <w:multiLevelType w:val="hybridMultilevel"/>
    <w:tmpl w:val="D1D6B754"/>
    <w:lvl w:ilvl="0" w:tplc="C6648EAE">
      <w:start w:val="1"/>
      <w:numFmt w:val="decimal"/>
      <w:lvlText w:val="%1."/>
      <w:lvlJc w:val="left"/>
      <w:pPr>
        <w:ind w:left="720" w:hanging="360"/>
      </w:pPr>
    </w:lvl>
    <w:lvl w:ilvl="1" w:tplc="41A27292">
      <w:start w:val="1"/>
      <w:numFmt w:val="lowerLetter"/>
      <w:lvlText w:val="%2."/>
      <w:lvlJc w:val="left"/>
      <w:pPr>
        <w:ind w:left="1440" w:hanging="360"/>
      </w:pPr>
    </w:lvl>
    <w:lvl w:ilvl="2" w:tplc="AEA6B5D2">
      <w:start w:val="1"/>
      <w:numFmt w:val="lowerRoman"/>
      <w:lvlText w:val="%3."/>
      <w:lvlJc w:val="right"/>
      <w:pPr>
        <w:ind w:left="2160" w:hanging="180"/>
      </w:pPr>
    </w:lvl>
    <w:lvl w:ilvl="3" w:tplc="F1527350">
      <w:start w:val="3"/>
      <w:numFmt w:val="decimal"/>
      <w:lvlText w:val="%4."/>
      <w:lvlJc w:val="left"/>
      <w:pPr>
        <w:ind w:left="2880" w:hanging="360"/>
      </w:pPr>
    </w:lvl>
    <w:lvl w:ilvl="4" w:tplc="66007518">
      <w:start w:val="1"/>
      <w:numFmt w:val="lowerLetter"/>
      <w:lvlText w:val="%5."/>
      <w:lvlJc w:val="left"/>
      <w:pPr>
        <w:ind w:left="3600" w:hanging="360"/>
      </w:pPr>
    </w:lvl>
    <w:lvl w:ilvl="5" w:tplc="B72EDE62">
      <w:start w:val="1"/>
      <w:numFmt w:val="lowerRoman"/>
      <w:lvlText w:val="%6."/>
      <w:lvlJc w:val="right"/>
      <w:pPr>
        <w:ind w:left="4320" w:hanging="180"/>
      </w:pPr>
    </w:lvl>
    <w:lvl w:ilvl="6" w:tplc="038EA97E">
      <w:start w:val="1"/>
      <w:numFmt w:val="decimal"/>
      <w:lvlText w:val="%7."/>
      <w:lvlJc w:val="left"/>
      <w:pPr>
        <w:ind w:left="5040" w:hanging="360"/>
      </w:pPr>
    </w:lvl>
    <w:lvl w:ilvl="7" w:tplc="C1FC8862">
      <w:start w:val="1"/>
      <w:numFmt w:val="lowerLetter"/>
      <w:lvlText w:val="%8."/>
      <w:lvlJc w:val="left"/>
      <w:pPr>
        <w:ind w:left="5760" w:hanging="360"/>
      </w:pPr>
    </w:lvl>
    <w:lvl w:ilvl="8" w:tplc="B6626ABE">
      <w:start w:val="1"/>
      <w:numFmt w:val="lowerRoman"/>
      <w:lvlText w:val="%9."/>
      <w:lvlJc w:val="right"/>
      <w:pPr>
        <w:ind w:left="6480" w:hanging="180"/>
      </w:pPr>
    </w:lvl>
  </w:abstractNum>
  <w:abstractNum w:abstractNumId="413" w15:restartNumberingAfterBreak="0">
    <w:nsid w:val="46766FFE"/>
    <w:multiLevelType w:val="hybridMultilevel"/>
    <w:tmpl w:val="4B58FF92"/>
    <w:lvl w:ilvl="0" w:tplc="7ADE29E8">
      <w:start w:val="1"/>
      <w:numFmt w:val="bullet"/>
      <w:lvlText w:val="o"/>
      <w:lvlJc w:val="left"/>
      <w:pPr>
        <w:ind w:left="1440" w:hanging="360"/>
      </w:pPr>
      <w:rPr>
        <w:rFonts w:ascii="Courier New" w:hAnsi="Courier New" w:hint="default"/>
      </w:rPr>
    </w:lvl>
    <w:lvl w:ilvl="1" w:tplc="2C5297CE">
      <w:start w:val="1"/>
      <w:numFmt w:val="bullet"/>
      <w:lvlText w:val=""/>
      <w:lvlJc w:val="left"/>
      <w:pPr>
        <w:ind w:left="2160" w:hanging="360"/>
      </w:pPr>
      <w:rPr>
        <w:rFonts w:ascii="Wingdings" w:hAnsi="Wingdings" w:hint="default"/>
      </w:rPr>
    </w:lvl>
    <w:lvl w:ilvl="2" w:tplc="50727ED8" w:tentative="1">
      <w:start w:val="1"/>
      <w:numFmt w:val="bullet"/>
      <w:lvlText w:val=""/>
      <w:lvlJc w:val="left"/>
      <w:pPr>
        <w:ind w:left="2880" w:hanging="360"/>
      </w:pPr>
      <w:rPr>
        <w:rFonts w:ascii="Wingdings" w:hAnsi="Wingdings" w:hint="default"/>
      </w:rPr>
    </w:lvl>
    <w:lvl w:ilvl="3" w:tplc="B862218E" w:tentative="1">
      <w:start w:val="1"/>
      <w:numFmt w:val="bullet"/>
      <w:lvlText w:val=""/>
      <w:lvlJc w:val="left"/>
      <w:pPr>
        <w:ind w:left="3600" w:hanging="360"/>
      </w:pPr>
      <w:rPr>
        <w:rFonts w:ascii="Symbol" w:hAnsi="Symbol" w:hint="default"/>
      </w:rPr>
    </w:lvl>
    <w:lvl w:ilvl="4" w:tplc="C69E4166" w:tentative="1">
      <w:start w:val="1"/>
      <w:numFmt w:val="bullet"/>
      <w:lvlText w:val="o"/>
      <w:lvlJc w:val="left"/>
      <w:pPr>
        <w:ind w:left="4320" w:hanging="360"/>
      </w:pPr>
      <w:rPr>
        <w:rFonts w:ascii="Courier New" w:hAnsi="Courier New" w:hint="default"/>
      </w:rPr>
    </w:lvl>
    <w:lvl w:ilvl="5" w:tplc="31087FD4" w:tentative="1">
      <w:start w:val="1"/>
      <w:numFmt w:val="bullet"/>
      <w:lvlText w:val=""/>
      <w:lvlJc w:val="left"/>
      <w:pPr>
        <w:ind w:left="5040" w:hanging="360"/>
      </w:pPr>
      <w:rPr>
        <w:rFonts w:ascii="Wingdings" w:hAnsi="Wingdings" w:hint="default"/>
      </w:rPr>
    </w:lvl>
    <w:lvl w:ilvl="6" w:tplc="685AC884" w:tentative="1">
      <w:start w:val="1"/>
      <w:numFmt w:val="bullet"/>
      <w:lvlText w:val=""/>
      <w:lvlJc w:val="left"/>
      <w:pPr>
        <w:ind w:left="5760" w:hanging="360"/>
      </w:pPr>
      <w:rPr>
        <w:rFonts w:ascii="Symbol" w:hAnsi="Symbol" w:hint="default"/>
      </w:rPr>
    </w:lvl>
    <w:lvl w:ilvl="7" w:tplc="F90E277A" w:tentative="1">
      <w:start w:val="1"/>
      <w:numFmt w:val="bullet"/>
      <w:lvlText w:val="o"/>
      <w:lvlJc w:val="left"/>
      <w:pPr>
        <w:ind w:left="6480" w:hanging="360"/>
      </w:pPr>
      <w:rPr>
        <w:rFonts w:ascii="Courier New" w:hAnsi="Courier New" w:hint="default"/>
      </w:rPr>
    </w:lvl>
    <w:lvl w:ilvl="8" w:tplc="E5429EE4" w:tentative="1">
      <w:start w:val="1"/>
      <w:numFmt w:val="bullet"/>
      <w:lvlText w:val=""/>
      <w:lvlJc w:val="left"/>
      <w:pPr>
        <w:ind w:left="7200" w:hanging="360"/>
      </w:pPr>
      <w:rPr>
        <w:rFonts w:ascii="Wingdings" w:hAnsi="Wingdings" w:hint="default"/>
      </w:rPr>
    </w:lvl>
  </w:abstractNum>
  <w:abstractNum w:abstractNumId="414" w15:restartNumberingAfterBreak="0">
    <w:nsid w:val="46C19770"/>
    <w:multiLevelType w:val="hybridMultilevel"/>
    <w:tmpl w:val="B0D8ED1C"/>
    <w:lvl w:ilvl="0" w:tplc="D43487B4">
      <w:start w:val="1"/>
      <w:numFmt w:val="bullet"/>
      <w:lvlText w:val=""/>
      <w:lvlJc w:val="left"/>
      <w:pPr>
        <w:ind w:left="720" w:hanging="360"/>
      </w:pPr>
      <w:rPr>
        <w:rFonts w:ascii="Symbol" w:hAnsi="Symbol" w:hint="default"/>
      </w:rPr>
    </w:lvl>
    <w:lvl w:ilvl="1" w:tplc="A2A621AC">
      <w:start w:val="1"/>
      <w:numFmt w:val="bullet"/>
      <w:lvlText w:val="o"/>
      <w:lvlJc w:val="left"/>
      <w:pPr>
        <w:ind w:left="1440" w:hanging="360"/>
      </w:pPr>
      <w:rPr>
        <w:rFonts w:ascii="Courier New" w:hAnsi="Courier New" w:hint="default"/>
      </w:rPr>
    </w:lvl>
    <w:lvl w:ilvl="2" w:tplc="05DC48B0">
      <w:start w:val="1"/>
      <w:numFmt w:val="bullet"/>
      <w:lvlText w:val=""/>
      <w:lvlJc w:val="left"/>
      <w:pPr>
        <w:ind w:left="2160" w:hanging="360"/>
      </w:pPr>
      <w:rPr>
        <w:rFonts w:ascii="Wingdings" w:hAnsi="Wingdings" w:hint="default"/>
      </w:rPr>
    </w:lvl>
    <w:lvl w:ilvl="3" w:tplc="FACC00B8">
      <w:start w:val="1"/>
      <w:numFmt w:val="bullet"/>
      <w:lvlText w:val=""/>
      <w:lvlJc w:val="left"/>
      <w:pPr>
        <w:ind w:left="2880" w:hanging="360"/>
      </w:pPr>
      <w:rPr>
        <w:rFonts w:ascii="Symbol" w:hAnsi="Symbol" w:hint="default"/>
      </w:rPr>
    </w:lvl>
    <w:lvl w:ilvl="4" w:tplc="EBEED290">
      <w:start w:val="1"/>
      <w:numFmt w:val="bullet"/>
      <w:lvlText w:val="·"/>
      <w:lvlJc w:val="left"/>
      <w:pPr>
        <w:ind w:left="3600" w:hanging="360"/>
      </w:pPr>
      <w:rPr>
        <w:rFonts w:ascii="Symbol" w:hAnsi="Symbol" w:hint="default"/>
      </w:rPr>
    </w:lvl>
    <w:lvl w:ilvl="5" w:tplc="78106B7E">
      <w:start w:val="1"/>
      <w:numFmt w:val="bullet"/>
      <w:lvlText w:val=""/>
      <w:lvlJc w:val="left"/>
      <w:pPr>
        <w:ind w:left="4320" w:hanging="360"/>
      </w:pPr>
      <w:rPr>
        <w:rFonts w:ascii="Wingdings" w:hAnsi="Wingdings" w:hint="default"/>
      </w:rPr>
    </w:lvl>
    <w:lvl w:ilvl="6" w:tplc="46D6D900">
      <w:start w:val="1"/>
      <w:numFmt w:val="bullet"/>
      <w:lvlText w:val=""/>
      <w:lvlJc w:val="left"/>
      <w:pPr>
        <w:ind w:left="5040" w:hanging="360"/>
      </w:pPr>
      <w:rPr>
        <w:rFonts w:ascii="Symbol" w:hAnsi="Symbol" w:hint="default"/>
      </w:rPr>
    </w:lvl>
    <w:lvl w:ilvl="7" w:tplc="921CA9A6">
      <w:start w:val="1"/>
      <w:numFmt w:val="bullet"/>
      <w:lvlText w:val="o"/>
      <w:lvlJc w:val="left"/>
      <w:pPr>
        <w:ind w:left="5760" w:hanging="360"/>
      </w:pPr>
      <w:rPr>
        <w:rFonts w:ascii="Courier New" w:hAnsi="Courier New" w:hint="default"/>
      </w:rPr>
    </w:lvl>
    <w:lvl w:ilvl="8" w:tplc="B08452CE">
      <w:start w:val="1"/>
      <w:numFmt w:val="bullet"/>
      <w:lvlText w:val=""/>
      <w:lvlJc w:val="left"/>
      <w:pPr>
        <w:ind w:left="6480" w:hanging="360"/>
      </w:pPr>
      <w:rPr>
        <w:rFonts w:ascii="Wingdings" w:hAnsi="Wingdings" w:hint="default"/>
      </w:rPr>
    </w:lvl>
  </w:abstractNum>
  <w:abstractNum w:abstractNumId="415" w15:restartNumberingAfterBreak="0">
    <w:nsid w:val="471C77B5"/>
    <w:multiLevelType w:val="hybridMultilevel"/>
    <w:tmpl w:val="5E5C4AA4"/>
    <w:lvl w:ilvl="0" w:tplc="D4B0E5B8">
      <w:start w:val="1"/>
      <w:numFmt w:val="decimal"/>
      <w:lvlText w:val="%1."/>
      <w:lvlJc w:val="left"/>
      <w:pPr>
        <w:ind w:left="720" w:hanging="360"/>
      </w:pPr>
    </w:lvl>
    <w:lvl w:ilvl="1" w:tplc="5C98B070">
      <w:start w:val="1"/>
      <w:numFmt w:val="lowerLetter"/>
      <w:lvlText w:val="%2."/>
      <w:lvlJc w:val="left"/>
      <w:pPr>
        <w:ind w:left="1440" w:hanging="360"/>
      </w:pPr>
    </w:lvl>
    <w:lvl w:ilvl="2" w:tplc="27F41F1E">
      <w:start w:val="1"/>
      <w:numFmt w:val="lowerRoman"/>
      <w:lvlText w:val="%3."/>
      <w:lvlJc w:val="right"/>
      <w:pPr>
        <w:ind w:left="2160" w:hanging="180"/>
      </w:pPr>
    </w:lvl>
    <w:lvl w:ilvl="3" w:tplc="4D1A571A">
      <w:start w:val="1"/>
      <w:numFmt w:val="decimal"/>
      <w:lvlText w:val="%4."/>
      <w:lvlJc w:val="left"/>
      <w:pPr>
        <w:ind w:left="2880" w:hanging="360"/>
      </w:pPr>
    </w:lvl>
    <w:lvl w:ilvl="4" w:tplc="146CBC48">
      <w:start w:val="1"/>
      <w:numFmt w:val="lowerLetter"/>
      <w:lvlText w:val="%5."/>
      <w:lvlJc w:val="left"/>
      <w:pPr>
        <w:ind w:left="3600" w:hanging="360"/>
      </w:pPr>
    </w:lvl>
    <w:lvl w:ilvl="5" w:tplc="85F0CD0A">
      <w:start w:val="1"/>
      <w:numFmt w:val="lowerRoman"/>
      <w:lvlText w:val="%6."/>
      <w:lvlJc w:val="right"/>
      <w:pPr>
        <w:ind w:left="4320" w:hanging="180"/>
      </w:pPr>
    </w:lvl>
    <w:lvl w:ilvl="6" w:tplc="B0986C92">
      <w:start w:val="1"/>
      <w:numFmt w:val="decimal"/>
      <w:lvlText w:val="%7."/>
      <w:lvlJc w:val="left"/>
      <w:pPr>
        <w:ind w:left="5040" w:hanging="360"/>
      </w:pPr>
    </w:lvl>
    <w:lvl w:ilvl="7" w:tplc="96BC201E">
      <w:start w:val="1"/>
      <w:numFmt w:val="lowerLetter"/>
      <w:lvlText w:val="%8."/>
      <w:lvlJc w:val="left"/>
      <w:pPr>
        <w:ind w:left="5760" w:hanging="360"/>
      </w:pPr>
    </w:lvl>
    <w:lvl w:ilvl="8" w:tplc="67A4592C">
      <w:start w:val="1"/>
      <w:numFmt w:val="lowerRoman"/>
      <w:lvlText w:val="%9."/>
      <w:lvlJc w:val="right"/>
      <w:pPr>
        <w:ind w:left="6480" w:hanging="180"/>
      </w:pPr>
    </w:lvl>
  </w:abstractNum>
  <w:abstractNum w:abstractNumId="416" w15:restartNumberingAfterBreak="0">
    <w:nsid w:val="4748CD91"/>
    <w:multiLevelType w:val="hybridMultilevel"/>
    <w:tmpl w:val="C2C0D2C0"/>
    <w:lvl w:ilvl="0" w:tplc="D02226B4">
      <w:start w:val="1"/>
      <w:numFmt w:val="bullet"/>
      <w:lvlText w:val="o"/>
      <w:lvlJc w:val="left"/>
      <w:pPr>
        <w:ind w:left="720" w:hanging="360"/>
      </w:pPr>
      <w:rPr>
        <w:rFonts w:ascii="&quot;Courier New&quot;" w:hAnsi="&quot;Courier New&quot;" w:hint="default"/>
      </w:rPr>
    </w:lvl>
    <w:lvl w:ilvl="1" w:tplc="36AEFFFC">
      <w:start w:val="1"/>
      <w:numFmt w:val="bullet"/>
      <w:lvlText w:val="o"/>
      <w:lvlJc w:val="left"/>
      <w:pPr>
        <w:ind w:left="1440" w:hanging="360"/>
      </w:pPr>
      <w:rPr>
        <w:rFonts w:ascii="Courier New" w:hAnsi="Courier New" w:hint="default"/>
      </w:rPr>
    </w:lvl>
    <w:lvl w:ilvl="2" w:tplc="07D499F4">
      <w:start w:val="1"/>
      <w:numFmt w:val="bullet"/>
      <w:lvlText w:val=""/>
      <w:lvlJc w:val="left"/>
      <w:pPr>
        <w:ind w:left="2160" w:hanging="360"/>
      </w:pPr>
      <w:rPr>
        <w:rFonts w:ascii="Wingdings" w:hAnsi="Wingdings" w:hint="default"/>
      </w:rPr>
    </w:lvl>
    <w:lvl w:ilvl="3" w:tplc="8AAEA538">
      <w:start w:val="1"/>
      <w:numFmt w:val="bullet"/>
      <w:lvlText w:val=""/>
      <w:lvlJc w:val="left"/>
      <w:pPr>
        <w:ind w:left="2880" w:hanging="360"/>
      </w:pPr>
      <w:rPr>
        <w:rFonts w:ascii="Symbol" w:hAnsi="Symbol" w:hint="default"/>
      </w:rPr>
    </w:lvl>
    <w:lvl w:ilvl="4" w:tplc="BDB6A428">
      <w:start w:val="1"/>
      <w:numFmt w:val="bullet"/>
      <w:lvlText w:val="o"/>
      <w:lvlJc w:val="left"/>
      <w:pPr>
        <w:ind w:left="3600" w:hanging="360"/>
      </w:pPr>
      <w:rPr>
        <w:rFonts w:ascii="Courier New" w:hAnsi="Courier New" w:hint="default"/>
      </w:rPr>
    </w:lvl>
    <w:lvl w:ilvl="5" w:tplc="41B8AC4A">
      <w:start w:val="1"/>
      <w:numFmt w:val="bullet"/>
      <w:lvlText w:val=""/>
      <w:lvlJc w:val="left"/>
      <w:pPr>
        <w:ind w:left="4320" w:hanging="360"/>
      </w:pPr>
      <w:rPr>
        <w:rFonts w:ascii="Wingdings" w:hAnsi="Wingdings" w:hint="default"/>
      </w:rPr>
    </w:lvl>
    <w:lvl w:ilvl="6" w:tplc="3886EEDE">
      <w:start w:val="1"/>
      <w:numFmt w:val="bullet"/>
      <w:lvlText w:val=""/>
      <w:lvlJc w:val="left"/>
      <w:pPr>
        <w:ind w:left="5040" w:hanging="360"/>
      </w:pPr>
      <w:rPr>
        <w:rFonts w:ascii="Symbol" w:hAnsi="Symbol" w:hint="default"/>
      </w:rPr>
    </w:lvl>
    <w:lvl w:ilvl="7" w:tplc="4FF6ED06">
      <w:start w:val="1"/>
      <w:numFmt w:val="bullet"/>
      <w:lvlText w:val="o"/>
      <w:lvlJc w:val="left"/>
      <w:pPr>
        <w:ind w:left="5760" w:hanging="360"/>
      </w:pPr>
      <w:rPr>
        <w:rFonts w:ascii="Courier New" w:hAnsi="Courier New" w:hint="default"/>
      </w:rPr>
    </w:lvl>
    <w:lvl w:ilvl="8" w:tplc="8EBE8386">
      <w:start w:val="1"/>
      <w:numFmt w:val="bullet"/>
      <w:lvlText w:val=""/>
      <w:lvlJc w:val="left"/>
      <w:pPr>
        <w:ind w:left="6480" w:hanging="360"/>
      </w:pPr>
      <w:rPr>
        <w:rFonts w:ascii="Wingdings" w:hAnsi="Wingdings" w:hint="default"/>
      </w:rPr>
    </w:lvl>
  </w:abstractNum>
  <w:abstractNum w:abstractNumId="417" w15:restartNumberingAfterBreak="0">
    <w:nsid w:val="47785E1F"/>
    <w:multiLevelType w:val="hybridMultilevel"/>
    <w:tmpl w:val="3A728AE8"/>
    <w:lvl w:ilvl="0" w:tplc="9028C5E2">
      <w:start w:val="1"/>
      <w:numFmt w:val="bullet"/>
      <w:lvlText w:val="·"/>
      <w:lvlJc w:val="left"/>
      <w:pPr>
        <w:ind w:left="720" w:hanging="360"/>
      </w:pPr>
      <w:rPr>
        <w:rFonts w:ascii="Symbol" w:hAnsi="Symbol" w:hint="default"/>
      </w:rPr>
    </w:lvl>
    <w:lvl w:ilvl="1" w:tplc="2182F590">
      <w:start w:val="1"/>
      <w:numFmt w:val="bullet"/>
      <w:lvlText w:val="o"/>
      <w:lvlJc w:val="left"/>
      <w:pPr>
        <w:ind w:left="1440" w:hanging="360"/>
      </w:pPr>
      <w:rPr>
        <w:rFonts w:ascii="Courier New" w:hAnsi="Courier New" w:hint="default"/>
      </w:rPr>
    </w:lvl>
    <w:lvl w:ilvl="2" w:tplc="3A901E8E">
      <w:start w:val="1"/>
      <w:numFmt w:val="bullet"/>
      <w:lvlText w:val=""/>
      <w:lvlJc w:val="left"/>
      <w:pPr>
        <w:ind w:left="2160" w:hanging="360"/>
      </w:pPr>
      <w:rPr>
        <w:rFonts w:ascii="Wingdings" w:hAnsi="Wingdings" w:hint="default"/>
      </w:rPr>
    </w:lvl>
    <w:lvl w:ilvl="3" w:tplc="A7F4AF2C">
      <w:start w:val="1"/>
      <w:numFmt w:val="bullet"/>
      <w:lvlText w:val=""/>
      <w:lvlJc w:val="left"/>
      <w:pPr>
        <w:ind w:left="2880" w:hanging="360"/>
      </w:pPr>
      <w:rPr>
        <w:rFonts w:ascii="Symbol" w:hAnsi="Symbol" w:hint="default"/>
      </w:rPr>
    </w:lvl>
    <w:lvl w:ilvl="4" w:tplc="B6264EA4">
      <w:start w:val="1"/>
      <w:numFmt w:val="bullet"/>
      <w:lvlText w:val="o"/>
      <w:lvlJc w:val="left"/>
      <w:pPr>
        <w:ind w:left="3600" w:hanging="360"/>
      </w:pPr>
      <w:rPr>
        <w:rFonts w:ascii="Courier New" w:hAnsi="Courier New" w:hint="default"/>
      </w:rPr>
    </w:lvl>
    <w:lvl w:ilvl="5" w:tplc="5680E4D2">
      <w:start w:val="1"/>
      <w:numFmt w:val="bullet"/>
      <w:lvlText w:val=""/>
      <w:lvlJc w:val="left"/>
      <w:pPr>
        <w:ind w:left="4320" w:hanging="360"/>
      </w:pPr>
      <w:rPr>
        <w:rFonts w:ascii="Wingdings" w:hAnsi="Wingdings" w:hint="default"/>
      </w:rPr>
    </w:lvl>
    <w:lvl w:ilvl="6" w:tplc="CA6C4A38">
      <w:start w:val="1"/>
      <w:numFmt w:val="bullet"/>
      <w:lvlText w:val=""/>
      <w:lvlJc w:val="left"/>
      <w:pPr>
        <w:ind w:left="5040" w:hanging="360"/>
      </w:pPr>
      <w:rPr>
        <w:rFonts w:ascii="Symbol" w:hAnsi="Symbol" w:hint="default"/>
      </w:rPr>
    </w:lvl>
    <w:lvl w:ilvl="7" w:tplc="BEEE5AFE">
      <w:start w:val="1"/>
      <w:numFmt w:val="bullet"/>
      <w:lvlText w:val="o"/>
      <w:lvlJc w:val="left"/>
      <w:pPr>
        <w:ind w:left="5760" w:hanging="360"/>
      </w:pPr>
      <w:rPr>
        <w:rFonts w:ascii="Courier New" w:hAnsi="Courier New" w:hint="default"/>
      </w:rPr>
    </w:lvl>
    <w:lvl w:ilvl="8" w:tplc="16F4D188">
      <w:start w:val="1"/>
      <w:numFmt w:val="bullet"/>
      <w:lvlText w:val=""/>
      <w:lvlJc w:val="left"/>
      <w:pPr>
        <w:ind w:left="6480" w:hanging="360"/>
      </w:pPr>
      <w:rPr>
        <w:rFonts w:ascii="Wingdings" w:hAnsi="Wingdings" w:hint="default"/>
      </w:rPr>
    </w:lvl>
  </w:abstractNum>
  <w:abstractNum w:abstractNumId="418" w15:restartNumberingAfterBreak="0">
    <w:nsid w:val="47868D42"/>
    <w:multiLevelType w:val="hybridMultilevel"/>
    <w:tmpl w:val="023C02F6"/>
    <w:lvl w:ilvl="0" w:tplc="1246797E">
      <w:start w:val="1"/>
      <w:numFmt w:val="decimal"/>
      <w:lvlText w:val="%1."/>
      <w:lvlJc w:val="left"/>
      <w:pPr>
        <w:ind w:left="720" w:hanging="360"/>
      </w:pPr>
    </w:lvl>
    <w:lvl w:ilvl="1" w:tplc="60BC76F2">
      <w:start w:val="1"/>
      <w:numFmt w:val="lowerLetter"/>
      <w:lvlText w:val="%2."/>
      <w:lvlJc w:val="left"/>
      <w:pPr>
        <w:ind w:left="1440" w:hanging="360"/>
      </w:pPr>
    </w:lvl>
    <w:lvl w:ilvl="2" w:tplc="92FEC2CC">
      <w:start w:val="1"/>
      <w:numFmt w:val="lowerRoman"/>
      <w:lvlText w:val="%3."/>
      <w:lvlJc w:val="right"/>
      <w:pPr>
        <w:ind w:left="2160" w:hanging="180"/>
      </w:pPr>
    </w:lvl>
    <w:lvl w:ilvl="3" w:tplc="ABB4B32A">
      <w:start w:val="2"/>
      <w:numFmt w:val="decimal"/>
      <w:lvlText w:val="%4."/>
      <w:lvlJc w:val="left"/>
      <w:pPr>
        <w:ind w:left="2880" w:hanging="360"/>
      </w:pPr>
    </w:lvl>
    <w:lvl w:ilvl="4" w:tplc="CA34E5DC">
      <w:start w:val="1"/>
      <w:numFmt w:val="lowerLetter"/>
      <w:lvlText w:val="%5."/>
      <w:lvlJc w:val="left"/>
      <w:pPr>
        <w:ind w:left="3600" w:hanging="360"/>
      </w:pPr>
    </w:lvl>
    <w:lvl w:ilvl="5" w:tplc="C6FEB124">
      <w:start w:val="1"/>
      <w:numFmt w:val="lowerRoman"/>
      <w:lvlText w:val="%6."/>
      <w:lvlJc w:val="right"/>
      <w:pPr>
        <w:ind w:left="4320" w:hanging="180"/>
      </w:pPr>
    </w:lvl>
    <w:lvl w:ilvl="6" w:tplc="5282CDD8">
      <w:start w:val="1"/>
      <w:numFmt w:val="decimal"/>
      <w:lvlText w:val="%7."/>
      <w:lvlJc w:val="left"/>
      <w:pPr>
        <w:ind w:left="5040" w:hanging="360"/>
      </w:pPr>
    </w:lvl>
    <w:lvl w:ilvl="7" w:tplc="8730A582">
      <w:start w:val="1"/>
      <w:numFmt w:val="lowerLetter"/>
      <w:lvlText w:val="%8."/>
      <w:lvlJc w:val="left"/>
      <w:pPr>
        <w:ind w:left="5760" w:hanging="360"/>
      </w:pPr>
    </w:lvl>
    <w:lvl w:ilvl="8" w:tplc="03ECD306">
      <w:start w:val="1"/>
      <w:numFmt w:val="lowerRoman"/>
      <w:lvlText w:val="%9."/>
      <w:lvlJc w:val="right"/>
      <w:pPr>
        <w:ind w:left="6480" w:hanging="180"/>
      </w:pPr>
    </w:lvl>
  </w:abstractNum>
  <w:abstractNum w:abstractNumId="419" w15:restartNumberingAfterBreak="0">
    <w:nsid w:val="47AA6955"/>
    <w:multiLevelType w:val="hybridMultilevel"/>
    <w:tmpl w:val="0802B126"/>
    <w:lvl w:ilvl="0" w:tplc="B36CA2A4">
      <w:start w:val="1"/>
      <w:numFmt w:val="decimal"/>
      <w:lvlText w:val="%1."/>
      <w:lvlJc w:val="left"/>
      <w:pPr>
        <w:ind w:left="720" w:hanging="360"/>
      </w:pPr>
    </w:lvl>
    <w:lvl w:ilvl="1" w:tplc="0D0499CC">
      <w:start w:val="1"/>
      <w:numFmt w:val="lowerLetter"/>
      <w:lvlText w:val="%2."/>
      <w:lvlJc w:val="left"/>
      <w:pPr>
        <w:ind w:left="1440" w:hanging="360"/>
      </w:pPr>
    </w:lvl>
    <w:lvl w:ilvl="2" w:tplc="B3E628F6">
      <w:start w:val="6"/>
      <w:numFmt w:val="lowerRoman"/>
      <w:lvlText w:val="%3."/>
      <w:lvlJc w:val="right"/>
      <w:pPr>
        <w:ind w:left="2160" w:hanging="180"/>
      </w:pPr>
    </w:lvl>
    <w:lvl w:ilvl="3" w:tplc="C9AEC5AC">
      <w:start w:val="1"/>
      <w:numFmt w:val="decimal"/>
      <w:lvlText w:val="%4."/>
      <w:lvlJc w:val="left"/>
      <w:pPr>
        <w:ind w:left="2880" w:hanging="360"/>
      </w:pPr>
    </w:lvl>
    <w:lvl w:ilvl="4" w:tplc="0D5A9A60">
      <w:start w:val="1"/>
      <w:numFmt w:val="lowerLetter"/>
      <w:lvlText w:val="%5."/>
      <w:lvlJc w:val="left"/>
      <w:pPr>
        <w:ind w:left="3600" w:hanging="360"/>
      </w:pPr>
    </w:lvl>
    <w:lvl w:ilvl="5" w:tplc="F56CC318">
      <w:start w:val="1"/>
      <w:numFmt w:val="lowerRoman"/>
      <w:lvlText w:val="%6."/>
      <w:lvlJc w:val="right"/>
      <w:pPr>
        <w:ind w:left="4320" w:hanging="180"/>
      </w:pPr>
    </w:lvl>
    <w:lvl w:ilvl="6" w:tplc="0C9E73F0">
      <w:start w:val="1"/>
      <w:numFmt w:val="decimal"/>
      <w:lvlText w:val="%7."/>
      <w:lvlJc w:val="left"/>
      <w:pPr>
        <w:ind w:left="5040" w:hanging="360"/>
      </w:pPr>
    </w:lvl>
    <w:lvl w:ilvl="7" w:tplc="30A6D312">
      <w:start w:val="1"/>
      <w:numFmt w:val="lowerLetter"/>
      <w:lvlText w:val="%8."/>
      <w:lvlJc w:val="left"/>
      <w:pPr>
        <w:ind w:left="5760" w:hanging="360"/>
      </w:pPr>
    </w:lvl>
    <w:lvl w:ilvl="8" w:tplc="0A420BAA">
      <w:start w:val="1"/>
      <w:numFmt w:val="lowerRoman"/>
      <w:lvlText w:val="%9."/>
      <w:lvlJc w:val="right"/>
      <w:pPr>
        <w:ind w:left="6480" w:hanging="180"/>
      </w:pPr>
    </w:lvl>
  </w:abstractNum>
  <w:abstractNum w:abstractNumId="420" w15:restartNumberingAfterBreak="0">
    <w:nsid w:val="480A0680"/>
    <w:multiLevelType w:val="hybridMultilevel"/>
    <w:tmpl w:val="85FC910A"/>
    <w:lvl w:ilvl="0" w:tplc="BC4C32D4">
      <w:start w:val="1"/>
      <w:numFmt w:val="bullet"/>
      <w:lvlText w:val=""/>
      <w:lvlJc w:val="left"/>
      <w:pPr>
        <w:ind w:left="720" w:hanging="360"/>
      </w:pPr>
      <w:rPr>
        <w:rFonts w:ascii="Symbol" w:hAnsi="Symbol" w:hint="default"/>
      </w:rPr>
    </w:lvl>
    <w:lvl w:ilvl="1" w:tplc="63D8ED86">
      <w:start w:val="1"/>
      <w:numFmt w:val="bullet"/>
      <w:lvlText w:val="o"/>
      <w:lvlJc w:val="left"/>
      <w:pPr>
        <w:ind w:left="1440" w:hanging="360"/>
      </w:pPr>
      <w:rPr>
        <w:rFonts w:ascii="Courier New" w:hAnsi="Courier New" w:hint="default"/>
      </w:rPr>
    </w:lvl>
    <w:lvl w:ilvl="2" w:tplc="F4FC32A2">
      <w:start w:val="1"/>
      <w:numFmt w:val="bullet"/>
      <w:lvlText w:val=""/>
      <w:lvlJc w:val="left"/>
      <w:pPr>
        <w:ind w:left="2160" w:hanging="360"/>
      </w:pPr>
      <w:rPr>
        <w:rFonts w:ascii="Wingdings" w:hAnsi="Wingdings" w:hint="default"/>
      </w:rPr>
    </w:lvl>
    <w:lvl w:ilvl="3" w:tplc="002617EE">
      <w:start w:val="1"/>
      <w:numFmt w:val="bullet"/>
      <w:lvlText w:val=""/>
      <w:lvlJc w:val="left"/>
      <w:pPr>
        <w:ind w:left="2880" w:hanging="360"/>
      </w:pPr>
      <w:rPr>
        <w:rFonts w:ascii="Symbol" w:hAnsi="Symbol" w:hint="default"/>
      </w:rPr>
    </w:lvl>
    <w:lvl w:ilvl="4" w:tplc="42C60C8C">
      <w:start w:val="1"/>
      <w:numFmt w:val="bullet"/>
      <w:lvlText w:val="o"/>
      <w:lvlJc w:val="left"/>
      <w:pPr>
        <w:ind w:left="3600" w:hanging="360"/>
      </w:pPr>
      <w:rPr>
        <w:rFonts w:ascii="Courier New" w:hAnsi="Courier New" w:hint="default"/>
      </w:rPr>
    </w:lvl>
    <w:lvl w:ilvl="5" w:tplc="B1DE1046">
      <w:start w:val="1"/>
      <w:numFmt w:val="bullet"/>
      <w:lvlText w:val=""/>
      <w:lvlJc w:val="left"/>
      <w:pPr>
        <w:ind w:left="4320" w:hanging="360"/>
      </w:pPr>
      <w:rPr>
        <w:rFonts w:ascii="Wingdings" w:hAnsi="Wingdings" w:hint="default"/>
      </w:rPr>
    </w:lvl>
    <w:lvl w:ilvl="6" w:tplc="AA3A2236">
      <w:start w:val="1"/>
      <w:numFmt w:val="bullet"/>
      <w:lvlText w:val=""/>
      <w:lvlJc w:val="left"/>
      <w:pPr>
        <w:ind w:left="5040" w:hanging="360"/>
      </w:pPr>
      <w:rPr>
        <w:rFonts w:ascii="Symbol" w:hAnsi="Symbol" w:hint="default"/>
      </w:rPr>
    </w:lvl>
    <w:lvl w:ilvl="7" w:tplc="ED8A590A">
      <w:start w:val="1"/>
      <w:numFmt w:val="bullet"/>
      <w:lvlText w:val="o"/>
      <w:lvlJc w:val="left"/>
      <w:pPr>
        <w:ind w:left="5760" w:hanging="360"/>
      </w:pPr>
      <w:rPr>
        <w:rFonts w:ascii="Courier New" w:hAnsi="Courier New" w:hint="default"/>
      </w:rPr>
    </w:lvl>
    <w:lvl w:ilvl="8" w:tplc="53CE6602">
      <w:start w:val="1"/>
      <w:numFmt w:val="bullet"/>
      <w:lvlText w:val=""/>
      <w:lvlJc w:val="left"/>
      <w:pPr>
        <w:ind w:left="6480" w:hanging="360"/>
      </w:pPr>
      <w:rPr>
        <w:rFonts w:ascii="Wingdings" w:hAnsi="Wingdings" w:hint="default"/>
      </w:rPr>
    </w:lvl>
  </w:abstractNum>
  <w:abstractNum w:abstractNumId="421" w15:restartNumberingAfterBreak="0">
    <w:nsid w:val="485EB396"/>
    <w:multiLevelType w:val="hybridMultilevel"/>
    <w:tmpl w:val="80BE6D0A"/>
    <w:lvl w:ilvl="0" w:tplc="A03EF82E">
      <w:start w:val="1"/>
      <w:numFmt w:val="bullet"/>
      <w:lvlText w:val=""/>
      <w:lvlJc w:val="left"/>
      <w:pPr>
        <w:ind w:left="720" w:hanging="360"/>
      </w:pPr>
      <w:rPr>
        <w:rFonts w:ascii="Symbol" w:hAnsi="Symbol" w:hint="default"/>
      </w:rPr>
    </w:lvl>
    <w:lvl w:ilvl="1" w:tplc="9928FFCA">
      <w:start w:val="1"/>
      <w:numFmt w:val="bullet"/>
      <w:lvlText w:val="o"/>
      <w:lvlJc w:val="left"/>
      <w:pPr>
        <w:ind w:left="1440" w:hanging="360"/>
      </w:pPr>
      <w:rPr>
        <w:rFonts w:ascii="&quot;Courier New&quot;" w:hAnsi="&quot;Courier New&quot;" w:hint="default"/>
      </w:rPr>
    </w:lvl>
    <w:lvl w:ilvl="2" w:tplc="99B2EA30">
      <w:start w:val="1"/>
      <w:numFmt w:val="bullet"/>
      <w:lvlText w:val=""/>
      <w:lvlJc w:val="left"/>
      <w:pPr>
        <w:ind w:left="2160" w:hanging="360"/>
      </w:pPr>
      <w:rPr>
        <w:rFonts w:ascii="Wingdings" w:hAnsi="Wingdings" w:hint="default"/>
      </w:rPr>
    </w:lvl>
    <w:lvl w:ilvl="3" w:tplc="C8CA99D4">
      <w:start w:val="1"/>
      <w:numFmt w:val="bullet"/>
      <w:lvlText w:val=""/>
      <w:lvlJc w:val="left"/>
      <w:pPr>
        <w:ind w:left="2880" w:hanging="360"/>
      </w:pPr>
      <w:rPr>
        <w:rFonts w:ascii="Symbol" w:hAnsi="Symbol" w:hint="default"/>
      </w:rPr>
    </w:lvl>
    <w:lvl w:ilvl="4" w:tplc="EF56669C">
      <w:start w:val="1"/>
      <w:numFmt w:val="bullet"/>
      <w:lvlText w:val="o"/>
      <w:lvlJc w:val="left"/>
      <w:pPr>
        <w:ind w:left="3600" w:hanging="360"/>
      </w:pPr>
      <w:rPr>
        <w:rFonts w:ascii="Courier New" w:hAnsi="Courier New" w:hint="default"/>
      </w:rPr>
    </w:lvl>
    <w:lvl w:ilvl="5" w:tplc="CF766A86">
      <w:start w:val="1"/>
      <w:numFmt w:val="bullet"/>
      <w:lvlText w:val=""/>
      <w:lvlJc w:val="left"/>
      <w:pPr>
        <w:ind w:left="4320" w:hanging="360"/>
      </w:pPr>
      <w:rPr>
        <w:rFonts w:ascii="Wingdings" w:hAnsi="Wingdings" w:hint="default"/>
      </w:rPr>
    </w:lvl>
    <w:lvl w:ilvl="6" w:tplc="FFF8629C">
      <w:start w:val="1"/>
      <w:numFmt w:val="bullet"/>
      <w:lvlText w:val=""/>
      <w:lvlJc w:val="left"/>
      <w:pPr>
        <w:ind w:left="5040" w:hanging="360"/>
      </w:pPr>
      <w:rPr>
        <w:rFonts w:ascii="Symbol" w:hAnsi="Symbol" w:hint="default"/>
      </w:rPr>
    </w:lvl>
    <w:lvl w:ilvl="7" w:tplc="904AEA60">
      <w:start w:val="1"/>
      <w:numFmt w:val="bullet"/>
      <w:lvlText w:val="o"/>
      <w:lvlJc w:val="left"/>
      <w:pPr>
        <w:ind w:left="5760" w:hanging="360"/>
      </w:pPr>
      <w:rPr>
        <w:rFonts w:ascii="Courier New" w:hAnsi="Courier New" w:hint="default"/>
      </w:rPr>
    </w:lvl>
    <w:lvl w:ilvl="8" w:tplc="29249982">
      <w:start w:val="1"/>
      <w:numFmt w:val="bullet"/>
      <w:lvlText w:val=""/>
      <w:lvlJc w:val="left"/>
      <w:pPr>
        <w:ind w:left="6480" w:hanging="360"/>
      </w:pPr>
      <w:rPr>
        <w:rFonts w:ascii="Wingdings" w:hAnsi="Wingdings" w:hint="default"/>
      </w:rPr>
    </w:lvl>
  </w:abstractNum>
  <w:abstractNum w:abstractNumId="422" w15:restartNumberingAfterBreak="0">
    <w:nsid w:val="489A7DDB"/>
    <w:multiLevelType w:val="hybridMultilevel"/>
    <w:tmpl w:val="A568012A"/>
    <w:lvl w:ilvl="0" w:tplc="FFFFFFF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3" w15:restartNumberingAfterBreak="0">
    <w:nsid w:val="48AD5DC4"/>
    <w:multiLevelType w:val="hybridMultilevel"/>
    <w:tmpl w:val="D1B23914"/>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04090001">
      <w:start w:val="1"/>
      <w:numFmt w:val="bullet"/>
      <w:lvlText w:val=""/>
      <w:lvlJc w:val="left"/>
      <w:pPr>
        <w:ind w:left="1980" w:hanging="360"/>
      </w:pPr>
      <w:rPr>
        <w:rFonts w:ascii="Symbol" w:hAnsi="Symbol"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4" w15:restartNumberingAfterBreak="0">
    <w:nsid w:val="49007F87"/>
    <w:multiLevelType w:val="hybridMultilevel"/>
    <w:tmpl w:val="C3C62C3A"/>
    <w:lvl w:ilvl="0" w:tplc="19925942">
      <w:start w:val="1"/>
      <w:numFmt w:val="decimal"/>
      <w:lvlText w:val="%1."/>
      <w:lvlJc w:val="left"/>
      <w:pPr>
        <w:ind w:left="720" w:hanging="360"/>
      </w:pPr>
    </w:lvl>
    <w:lvl w:ilvl="1" w:tplc="C4CE872E">
      <w:start w:val="1"/>
      <w:numFmt w:val="lowerLetter"/>
      <w:lvlText w:val="%2."/>
      <w:lvlJc w:val="left"/>
      <w:pPr>
        <w:ind w:left="1440" w:hanging="360"/>
      </w:pPr>
    </w:lvl>
    <w:lvl w:ilvl="2" w:tplc="85046AB2">
      <w:start w:val="1"/>
      <w:numFmt w:val="lowerRoman"/>
      <w:lvlText w:val="%3."/>
      <w:lvlJc w:val="right"/>
      <w:pPr>
        <w:ind w:left="2160" w:hanging="180"/>
      </w:pPr>
    </w:lvl>
    <w:lvl w:ilvl="3" w:tplc="B8761F82">
      <w:start w:val="3"/>
      <w:numFmt w:val="decimal"/>
      <w:lvlText w:val="%4."/>
      <w:lvlJc w:val="left"/>
      <w:pPr>
        <w:ind w:left="2880" w:hanging="360"/>
      </w:pPr>
    </w:lvl>
    <w:lvl w:ilvl="4" w:tplc="28C0A6BA">
      <w:start w:val="1"/>
      <w:numFmt w:val="lowerLetter"/>
      <w:lvlText w:val="%5."/>
      <w:lvlJc w:val="left"/>
      <w:pPr>
        <w:ind w:left="3600" w:hanging="360"/>
      </w:pPr>
    </w:lvl>
    <w:lvl w:ilvl="5" w:tplc="B248E3E4">
      <w:start w:val="1"/>
      <w:numFmt w:val="lowerRoman"/>
      <w:lvlText w:val="%6."/>
      <w:lvlJc w:val="right"/>
      <w:pPr>
        <w:ind w:left="4320" w:hanging="180"/>
      </w:pPr>
    </w:lvl>
    <w:lvl w:ilvl="6" w:tplc="5C6028B8">
      <w:start w:val="1"/>
      <w:numFmt w:val="decimal"/>
      <w:lvlText w:val="%7."/>
      <w:lvlJc w:val="left"/>
      <w:pPr>
        <w:ind w:left="5040" w:hanging="360"/>
      </w:pPr>
    </w:lvl>
    <w:lvl w:ilvl="7" w:tplc="A8124E90">
      <w:start w:val="1"/>
      <w:numFmt w:val="lowerLetter"/>
      <w:lvlText w:val="%8."/>
      <w:lvlJc w:val="left"/>
      <w:pPr>
        <w:ind w:left="5760" w:hanging="360"/>
      </w:pPr>
    </w:lvl>
    <w:lvl w:ilvl="8" w:tplc="5FB89A6C">
      <w:start w:val="1"/>
      <w:numFmt w:val="lowerRoman"/>
      <w:lvlText w:val="%9."/>
      <w:lvlJc w:val="right"/>
      <w:pPr>
        <w:ind w:left="6480" w:hanging="180"/>
      </w:pPr>
    </w:lvl>
  </w:abstractNum>
  <w:abstractNum w:abstractNumId="425" w15:restartNumberingAfterBreak="0">
    <w:nsid w:val="492B87C0"/>
    <w:multiLevelType w:val="hybridMultilevel"/>
    <w:tmpl w:val="7B807222"/>
    <w:lvl w:ilvl="0" w:tplc="17D6B9C4">
      <w:start w:val="1"/>
      <w:numFmt w:val="decimal"/>
      <w:lvlText w:val="%1."/>
      <w:lvlJc w:val="left"/>
      <w:pPr>
        <w:ind w:left="720" w:hanging="360"/>
      </w:pPr>
    </w:lvl>
    <w:lvl w:ilvl="1" w:tplc="10EA1D30">
      <w:start w:val="1"/>
      <w:numFmt w:val="lowerLetter"/>
      <w:lvlText w:val="%2."/>
      <w:lvlJc w:val="left"/>
      <w:pPr>
        <w:ind w:left="1440" w:hanging="360"/>
      </w:pPr>
    </w:lvl>
    <w:lvl w:ilvl="2" w:tplc="FE6046B6">
      <w:start w:val="1"/>
      <w:numFmt w:val="lowerRoman"/>
      <w:lvlText w:val="%3."/>
      <w:lvlJc w:val="right"/>
      <w:pPr>
        <w:ind w:left="2160" w:hanging="180"/>
      </w:pPr>
    </w:lvl>
    <w:lvl w:ilvl="3" w:tplc="13C4A592">
      <w:start w:val="2"/>
      <w:numFmt w:val="decimal"/>
      <w:lvlText w:val="%4."/>
      <w:lvlJc w:val="left"/>
      <w:pPr>
        <w:ind w:left="2880" w:hanging="360"/>
      </w:pPr>
    </w:lvl>
    <w:lvl w:ilvl="4" w:tplc="6F0C8C5C">
      <w:start w:val="1"/>
      <w:numFmt w:val="lowerLetter"/>
      <w:lvlText w:val="%5."/>
      <w:lvlJc w:val="left"/>
      <w:pPr>
        <w:ind w:left="3600" w:hanging="360"/>
      </w:pPr>
    </w:lvl>
    <w:lvl w:ilvl="5" w:tplc="1A3E1996">
      <w:start w:val="1"/>
      <w:numFmt w:val="lowerRoman"/>
      <w:lvlText w:val="%6."/>
      <w:lvlJc w:val="right"/>
      <w:pPr>
        <w:ind w:left="4320" w:hanging="180"/>
      </w:pPr>
    </w:lvl>
    <w:lvl w:ilvl="6" w:tplc="E7CE4740">
      <w:start w:val="1"/>
      <w:numFmt w:val="decimal"/>
      <w:lvlText w:val="%7."/>
      <w:lvlJc w:val="left"/>
      <w:pPr>
        <w:ind w:left="5040" w:hanging="360"/>
      </w:pPr>
    </w:lvl>
    <w:lvl w:ilvl="7" w:tplc="C84EDCFA">
      <w:start w:val="1"/>
      <w:numFmt w:val="lowerLetter"/>
      <w:lvlText w:val="%8."/>
      <w:lvlJc w:val="left"/>
      <w:pPr>
        <w:ind w:left="5760" w:hanging="360"/>
      </w:pPr>
    </w:lvl>
    <w:lvl w:ilvl="8" w:tplc="F3F6BB0A">
      <w:start w:val="1"/>
      <w:numFmt w:val="lowerRoman"/>
      <w:lvlText w:val="%9."/>
      <w:lvlJc w:val="right"/>
      <w:pPr>
        <w:ind w:left="6480" w:hanging="180"/>
      </w:pPr>
    </w:lvl>
  </w:abstractNum>
  <w:abstractNum w:abstractNumId="426" w15:restartNumberingAfterBreak="0">
    <w:nsid w:val="493CA905"/>
    <w:multiLevelType w:val="hybridMultilevel"/>
    <w:tmpl w:val="DFF8C422"/>
    <w:lvl w:ilvl="0" w:tplc="CEAC4F1E">
      <w:start w:val="1"/>
      <w:numFmt w:val="bullet"/>
      <w:lvlText w:val=""/>
      <w:lvlJc w:val="left"/>
      <w:pPr>
        <w:ind w:left="720" w:hanging="360"/>
      </w:pPr>
      <w:rPr>
        <w:rFonts w:ascii="Symbol" w:hAnsi="Symbol" w:hint="default"/>
      </w:rPr>
    </w:lvl>
    <w:lvl w:ilvl="1" w:tplc="B4CC840A">
      <w:start w:val="1"/>
      <w:numFmt w:val="bullet"/>
      <w:lvlText w:val="o"/>
      <w:lvlJc w:val="left"/>
      <w:pPr>
        <w:ind w:left="1440" w:hanging="360"/>
      </w:pPr>
      <w:rPr>
        <w:rFonts w:ascii="Courier New" w:hAnsi="Courier New" w:hint="default"/>
      </w:rPr>
    </w:lvl>
    <w:lvl w:ilvl="2" w:tplc="EB2CBD08">
      <w:start w:val="1"/>
      <w:numFmt w:val="bullet"/>
      <w:lvlText w:val=""/>
      <w:lvlJc w:val="left"/>
      <w:pPr>
        <w:ind w:left="2160" w:hanging="360"/>
      </w:pPr>
      <w:rPr>
        <w:rFonts w:ascii="Wingdings" w:hAnsi="Wingdings" w:hint="default"/>
      </w:rPr>
    </w:lvl>
    <w:lvl w:ilvl="3" w:tplc="59F69ACC">
      <w:start w:val="1"/>
      <w:numFmt w:val="bullet"/>
      <w:lvlText w:val=""/>
      <w:lvlJc w:val="left"/>
      <w:pPr>
        <w:ind w:left="2880" w:hanging="360"/>
      </w:pPr>
      <w:rPr>
        <w:rFonts w:ascii="Symbol" w:hAnsi="Symbol" w:hint="default"/>
      </w:rPr>
    </w:lvl>
    <w:lvl w:ilvl="4" w:tplc="0BD2D6D2">
      <w:start w:val="1"/>
      <w:numFmt w:val="bullet"/>
      <w:lvlText w:val="o"/>
      <w:lvlJc w:val="left"/>
      <w:pPr>
        <w:ind w:left="3600" w:hanging="360"/>
      </w:pPr>
      <w:rPr>
        <w:rFonts w:ascii="Courier New" w:hAnsi="Courier New" w:hint="default"/>
      </w:rPr>
    </w:lvl>
    <w:lvl w:ilvl="5" w:tplc="ED8EED4C">
      <w:start w:val="1"/>
      <w:numFmt w:val="bullet"/>
      <w:lvlText w:val=""/>
      <w:lvlJc w:val="left"/>
      <w:pPr>
        <w:ind w:left="4320" w:hanging="360"/>
      </w:pPr>
      <w:rPr>
        <w:rFonts w:ascii="Wingdings" w:hAnsi="Wingdings" w:hint="default"/>
      </w:rPr>
    </w:lvl>
    <w:lvl w:ilvl="6" w:tplc="153AD5DE">
      <w:start w:val="1"/>
      <w:numFmt w:val="bullet"/>
      <w:lvlText w:val=""/>
      <w:lvlJc w:val="left"/>
      <w:pPr>
        <w:ind w:left="5040" w:hanging="360"/>
      </w:pPr>
      <w:rPr>
        <w:rFonts w:ascii="Symbol" w:hAnsi="Symbol" w:hint="default"/>
      </w:rPr>
    </w:lvl>
    <w:lvl w:ilvl="7" w:tplc="53C2B3D4">
      <w:start w:val="1"/>
      <w:numFmt w:val="bullet"/>
      <w:lvlText w:val="o"/>
      <w:lvlJc w:val="left"/>
      <w:pPr>
        <w:ind w:left="5760" w:hanging="360"/>
      </w:pPr>
      <w:rPr>
        <w:rFonts w:ascii="Courier New" w:hAnsi="Courier New" w:hint="default"/>
      </w:rPr>
    </w:lvl>
    <w:lvl w:ilvl="8" w:tplc="83B07250">
      <w:start w:val="1"/>
      <w:numFmt w:val="bullet"/>
      <w:lvlText w:val=""/>
      <w:lvlJc w:val="left"/>
      <w:pPr>
        <w:ind w:left="6480" w:hanging="360"/>
      </w:pPr>
      <w:rPr>
        <w:rFonts w:ascii="Wingdings" w:hAnsi="Wingdings" w:hint="default"/>
      </w:rPr>
    </w:lvl>
  </w:abstractNum>
  <w:abstractNum w:abstractNumId="427" w15:restartNumberingAfterBreak="0">
    <w:nsid w:val="4957BA13"/>
    <w:multiLevelType w:val="hybridMultilevel"/>
    <w:tmpl w:val="0FE87324"/>
    <w:lvl w:ilvl="0" w:tplc="9982B1AE">
      <w:start w:val="1"/>
      <w:numFmt w:val="bullet"/>
      <w:lvlText w:val=""/>
      <w:lvlJc w:val="left"/>
      <w:pPr>
        <w:ind w:left="1800" w:hanging="360"/>
      </w:pPr>
      <w:rPr>
        <w:rFonts w:ascii="Wingdings" w:hAnsi="Wingdings" w:hint="default"/>
      </w:rPr>
    </w:lvl>
    <w:lvl w:ilvl="1" w:tplc="10420464">
      <w:start w:val="1"/>
      <w:numFmt w:val="bullet"/>
      <w:lvlText w:val="o"/>
      <w:lvlJc w:val="left"/>
      <w:pPr>
        <w:ind w:left="2520" w:hanging="360"/>
      </w:pPr>
      <w:rPr>
        <w:rFonts w:ascii="Courier New" w:hAnsi="Courier New" w:hint="default"/>
      </w:rPr>
    </w:lvl>
    <w:lvl w:ilvl="2" w:tplc="C9B80AB0">
      <w:start w:val="1"/>
      <w:numFmt w:val="bullet"/>
      <w:lvlText w:val=""/>
      <w:lvlJc w:val="left"/>
      <w:pPr>
        <w:ind w:left="3240" w:hanging="360"/>
      </w:pPr>
      <w:rPr>
        <w:rFonts w:ascii="Wingdings" w:hAnsi="Wingdings" w:hint="default"/>
      </w:rPr>
    </w:lvl>
    <w:lvl w:ilvl="3" w:tplc="4582F50A">
      <w:start w:val="1"/>
      <w:numFmt w:val="bullet"/>
      <w:lvlText w:val=""/>
      <w:lvlJc w:val="left"/>
      <w:pPr>
        <w:ind w:left="3960" w:hanging="360"/>
      </w:pPr>
      <w:rPr>
        <w:rFonts w:ascii="Symbol" w:hAnsi="Symbol" w:hint="default"/>
      </w:rPr>
    </w:lvl>
    <w:lvl w:ilvl="4" w:tplc="285CA3FE">
      <w:start w:val="1"/>
      <w:numFmt w:val="bullet"/>
      <w:lvlText w:val="o"/>
      <w:lvlJc w:val="left"/>
      <w:pPr>
        <w:ind w:left="4680" w:hanging="360"/>
      </w:pPr>
      <w:rPr>
        <w:rFonts w:ascii="Courier New" w:hAnsi="Courier New" w:hint="default"/>
      </w:rPr>
    </w:lvl>
    <w:lvl w:ilvl="5" w:tplc="EE42E05C">
      <w:start w:val="1"/>
      <w:numFmt w:val="bullet"/>
      <w:lvlText w:val=""/>
      <w:lvlJc w:val="left"/>
      <w:pPr>
        <w:ind w:left="5400" w:hanging="360"/>
      </w:pPr>
      <w:rPr>
        <w:rFonts w:ascii="Wingdings" w:hAnsi="Wingdings" w:hint="default"/>
      </w:rPr>
    </w:lvl>
    <w:lvl w:ilvl="6" w:tplc="AE3224FE">
      <w:start w:val="1"/>
      <w:numFmt w:val="bullet"/>
      <w:lvlText w:val=""/>
      <w:lvlJc w:val="left"/>
      <w:pPr>
        <w:ind w:left="6120" w:hanging="360"/>
      </w:pPr>
      <w:rPr>
        <w:rFonts w:ascii="Symbol" w:hAnsi="Symbol" w:hint="default"/>
      </w:rPr>
    </w:lvl>
    <w:lvl w:ilvl="7" w:tplc="6F06C304">
      <w:start w:val="1"/>
      <w:numFmt w:val="bullet"/>
      <w:lvlText w:val="o"/>
      <w:lvlJc w:val="left"/>
      <w:pPr>
        <w:ind w:left="6840" w:hanging="360"/>
      </w:pPr>
      <w:rPr>
        <w:rFonts w:ascii="Courier New" w:hAnsi="Courier New" w:hint="default"/>
      </w:rPr>
    </w:lvl>
    <w:lvl w:ilvl="8" w:tplc="E3D026AE">
      <w:start w:val="1"/>
      <w:numFmt w:val="bullet"/>
      <w:lvlText w:val=""/>
      <w:lvlJc w:val="left"/>
      <w:pPr>
        <w:ind w:left="7560" w:hanging="360"/>
      </w:pPr>
      <w:rPr>
        <w:rFonts w:ascii="Wingdings" w:hAnsi="Wingdings" w:hint="default"/>
      </w:rPr>
    </w:lvl>
  </w:abstractNum>
  <w:abstractNum w:abstractNumId="428" w15:restartNumberingAfterBreak="0">
    <w:nsid w:val="49FADECE"/>
    <w:multiLevelType w:val="hybridMultilevel"/>
    <w:tmpl w:val="5B14A9CE"/>
    <w:lvl w:ilvl="0" w:tplc="E0E20208">
      <w:start w:val="1"/>
      <w:numFmt w:val="decimal"/>
      <w:lvlText w:val="%1."/>
      <w:lvlJc w:val="left"/>
      <w:pPr>
        <w:ind w:left="720" w:hanging="360"/>
      </w:pPr>
    </w:lvl>
    <w:lvl w:ilvl="1" w:tplc="6E589B56">
      <w:start w:val="1"/>
      <w:numFmt w:val="lowerLetter"/>
      <w:lvlText w:val="%2."/>
      <w:lvlJc w:val="left"/>
      <w:pPr>
        <w:ind w:left="1440" w:hanging="360"/>
      </w:pPr>
    </w:lvl>
    <w:lvl w:ilvl="2" w:tplc="AEAC863C">
      <w:start w:val="4"/>
      <w:numFmt w:val="lowerRoman"/>
      <w:lvlText w:val="%3."/>
      <w:lvlJc w:val="right"/>
      <w:pPr>
        <w:ind w:left="2160" w:hanging="180"/>
      </w:pPr>
    </w:lvl>
    <w:lvl w:ilvl="3" w:tplc="50D8FBA6">
      <w:start w:val="1"/>
      <w:numFmt w:val="decimal"/>
      <w:lvlText w:val="%4."/>
      <w:lvlJc w:val="left"/>
      <w:pPr>
        <w:ind w:left="2880" w:hanging="360"/>
      </w:pPr>
    </w:lvl>
    <w:lvl w:ilvl="4" w:tplc="C57A4BE0">
      <w:start w:val="1"/>
      <w:numFmt w:val="lowerLetter"/>
      <w:lvlText w:val="%5."/>
      <w:lvlJc w:val="left"/>
      <w:pPr>
        <w:ind w:left="3600" w:hanging="360"/>
      </w:pPr>
    </w:lvl>
    <w:lvl w:ilvl="5" w:tplc="375E5B4A">
      <w:start w:val="1"/>
      <w:numFmt w:val="lowerRoman"/>
      <w:lvlText w:val="%6."/>
      <w:lvlJc w:val="right"/>
      <w:pPr>
        <w:ind w:left="4320" w:hanging="180"/>
      </w:pPr>
    </w:lvl>
    <w:lvl w:ilvl="6" w:tplc="A956C6D2">
      <w:start w:val="1"/>
      <w:numFmt w:val="decimal"/>
      <w:lvlText w:val="%7."/>
      <w:lvlJc w:val="left"/>
      <w:pPr>
        <w:ind w:left="5040" w:hanging="360"/>
      </w:pPr>
    </w:lvl>
    <w:lvl w:ilvl="7" w:tplc="D80E242C">
      <w:start w:val="1"/>
      <w:numFmt w:val="lowerLetter"/>
      <w:lvlText w:val="%8."/>
      <w:lvlJc w:val="left"/>
      <w:pPr>
        <w:ind w:left="5760" w:hanging="360"/>
      </w:pPr>
    </w:lvl>
    <w:lvl w:ilvl="8" w:tplc="1950610E">
      <w:start w:val="1"/>
      <w:numFmt w:val="lowerRoman"/>
      <w:lvlText w:val="%9."/>
      <w:lvlJc w:val="right"/>
      <w:pPr>
        <w:ind w:left="6480" w:hanging="180"/>
      </w:pPr>
    </w:lvl>
  </w:abstractNum>
  <w:abstractNum w:abstractNumId="429" w15:restartNumberingAfterBreak="0">
    <w:nsid w:val="4AAB0166"/>
    <w:multiLevelType w:val="hybridMultilevel"/>
    <w:tmpl w:val="71F8C822"/>
    <w:lvl w:ilvl="0" w:tplc="767251A4">
      <w:start w:val="1"/>
      <w:numFmt w:val="bullet"/>
      <w:lvlText w:val="o"/>
      <w:lvlJc w:val="left"/>
      <w:pPr>
        <w:ind w:left="720" w:hanging="360"/>
      </w:pPr>
      <w:rPr>
        <w:rFonts w:ascii="&quot;Courier New&quot;" w:hAnsi="&quot;Courier New&quot;" w:hint="default"/>
      </w:rPr>
    </w:lvl>
    <w:lvl w:ilvl="1" w:tplc="94F4D02C">
      <w:start w:val="1"/>
      <w:numFmt w:val="bullet"/>
      <w:lvlText w:val="o"/>
      <w:lvlJc w:val="left"/>
      <w:pPr>
        <w:ind w:left="1440" w:hanging="360"/>
      </w:pPr>
      <w:rPr>
        <w:rFonts w:ascii="Courier New" w:hAnsi="Courier New" w:hint="default"/>
      </w:rPr>
    </w:lvl>
    <w:lvl w:ilvl="2" w:tplc="E1AE819A">
      <w:start w:val="1"/>
      <w:numFmt w:val="bullet"/>
      <w:lvlText w:val=""/>
      <w:lvlJc w:val="left"/>
      <w:pPr>
        <w:ind w:left="2160" w:hanging="360"/>
      </w:pPr>
      <w:rPr>
        <w:rFonts w:ascii="Wingdings" w:hAnsi="Wingdings" w:hint="default"/>
      </w:rPr>
    </w:lvl>
    <w:lvl w:ilvl="3" w:tplc="812040EA">
      <w:start w:val="1"/>
      <w:numFmt w:val="bullet"/>
      <w:lvlText w:val=""/>
      <w:lvlJc w:val="left"/>
      <w:pPr>
        <w:ind w:left="2880" w:hanging="360"/>
      </w:pPr>
      <w:rPr>
        <w:rFonts w:ascii="Symbol" w:hAnsi="Symbol" w:hint="default"/>
      </w:rPr>
    </w:lvl>
    <w:lvl w:ilvl="4" w:tplc="E17AA680">
      <w:start w:val="1"/>
      <w:numFmt w:val="bullet"/>
      <w:lvlText w:val="o"/>
      <w:lvlJc w:val="left"/>
      <w:pPr>
        <w:ind w:left="3600" w:hanging="360"/>
      </w:pPr>
      <w:rPr>
        <w:rFonts w:ascii="Courier New" w:hAnsi="Courier New" w:hint="default"/>
      </w:rPr>
    </w:lvl>
    <w:lvl w:ilvl="5" w:tplc="F50C76A0">
      <w:start w:val="1"/>
      <w:numFmt w:val="bullet"/>
      <w:lvlText w:val=""/>
      <w:lvlJc w:val="left"/>
      <w:pPr>
        <w:ind w:left="4320" w:hanging="360"/>
      </w:pPr>
      <w:rPr>
        <w:rFonts w:ascii="Wingdings" w:hAnsi="Wingdings" w:hint="default"/>
      </w:rPr>
    </w:lvl>
    <w:lvl w:ilvl="6" w:tplc="7C148420">
      <w:start w:val="1"/>
      <w:numFmt w:val="bullet"/>
      <w:lvlText w:val=""/>
      <w:lvlJc w:val="left"/>
      <w:pPr>
        <w:ind w:left="5040" w:hanging="360"/>
      </w:pPr>
      <w:rPr>
        <w:rFonts w:ascii="Symbol" w:hAnsi="Symbol" w:hint="default"/>
      </w:rPr>
    </w:lvl>
    <w:lvl w:ilvl="7" w:tplc="606EC856">
      <w:start w:val="1"/>
      <w:numFmt w:val="bullet"/>
      <w:lvlText w:val="o"/>
      <w:lvlJc w:val="left"/>
      <w:pPr>
        <w:ind w:left="5760" w:hanging="360"/>
      </w:pPr>
      <w:rPr>
        <w:rFonts w:ascii="Courier New" w:hAnsi="Courier New" w:hint="default"/>
      </w:rPr>
    </w:lvl>
    <w:lvl w:ilvl="8" w:tplc="0DE67BD8">
      <w:start w:val="1"/>
      <w:numFmt w:val="bullet"/>
      <w:lvlText w:val=""/>
      <w:lvlJc w:val="left"/>
      <w:pPr>
        <w:ind w:left="6480" w:hanging="360"/>
      </w:pPr>
      <w:rPr>
        <w:rFonts w:ascii="Wingdings" w:hAnsi="Wingdings" w:hint="default"/>
      </w:rPr>
    </w:lvl>
  </w:abstractNum>
  <w:abstractNum w:abstractNumId="430" w15:restartNumberingAfterBreak="0">
    <w:nsid w:val="4AB54AE1"/>
    <w:multiLevelType w:val="hybridMultilevel"/>
    <w:tmpl w:val="4E128546"/>
    <w:lvl w:ilvl="0" w:tplc="6DA4C476">
      <w:start w:val="1"/>
      <w:numFmt w:val="decimal"/>
      <w:lvlText w:val="%1."/>
      <w:lvlJc w:val="left"/>
      <w:pPr>
        <w:ind w:left="720" w:hanging="360"/>
      </w:pPr>
    </w:lvl>
    <w:lvl w:ilvl="1" w:tplc="78A4CD52">
      <w:start w:val="1"/>
      <w:numFmt w:val="lowerLetter"/>
      <w:lvlText w:val="%2."/>
      <w:lvlJc w:val="left"/>
      <w:pPr>
        <w:ind w:left="1440" w:hanging="360"/>
      </w:pPr>
    </w:lvl>
    <w:lvl w:ilvl="2" w:tplc="814492F0">
      <w:start w:val="1"/>
      <w:numFmt w:val="lowerRoman"/>
      <w:lvlText w:val="%3."/>
      <w:lvlJc w:val="right"/>
      <w:pPr>
        <w:ind w:left="2160" w:hanging="180"/>
      </w:pPr>
    </w:lvl>
    <w:lvl w:ilvl="3" w:tplc="6F8E0980">
      <w:start w:val="2"/>
      <w:numFmt w:val="decimal"/>
      <w:lvlText w:val="%4."/>
      <w:lvlJc w:val="left"/>
      <w:pPr>
        <w:ind w:left="2880" w:hanging="360"/>
      </w:pPr>
    </w:lvl>
    <w:lvl w:ilvl="4" w:tplc="C3CC05AC">
      <w:start w:val="1"/>
      <w:numFmt w:val="lowerLetter"/>
      <w:lvlText w:val="%5."/>
      <w:lvlJc w:val="left"/>
      <w:pPr>
        <w:ind w:left="3600" w:hanging="360"/>
      </w:pPr>
    </w:lvl>
    <w:lvl w:ilvl="5" w:tplc="EDDA43D2">
      <w:start w:val="1"/>
      <w:numFmt w:val="lowerRoman"/>
      <w:lvlText w:val="%6."/>
      <w:lvlJc w:val="right"/>
      <w:pPr>
        <w:ind w:left="4320" w:hanging="180"/>
      </w:pPr>
    </w:lvl>
    <w:lvl w:ilvl="6" w:tplc="3CE0AF4A">
      <w:start w:val="1"/>
      <w:numFmt w:val="decimal"/>
      <w:lvlText w:val="%7."/>
      <w:lvlJc w:val="left"/>
      <w:pPr>
        <w:ind w:left="5040" w:hanging="360"/>
      </w:pPr>
    </w:lvl>
    <w:lvl w:ilvl="7" w:tplc="50A2BF9C">
      <w:start w:val="1"/>
      <w:numFmt w:val="lowerLetter"/>
      <w:lvlText w:val="%8."/>
      <w:lvlJc w:val="left"/>
      <w:pPr>
        <w:ind w:left="5760" w:hanging="360"/>
      </w:pPr>
    </w:lvl>
    <w:lvl w:ilvl="8" w:tplc="7444F490">
      <w:start w:val="1"/>
      <w:numFmt w:val="lowerRoman"/>
      <w:lvlText w:val="%9."/>
      <w:lvlJc w:val="right"/>
      <w:pPr>
        <w:ind w:left="6480" w:hanging="180"/>
      </w:pPr>
    </w:lvl>
  </w:abstractNum>
  <w:abstractNum w:abstractNumId="431" w15:restartNumberingAfterBreak="0">
    <w:nsid w:val="4ACBECE1"/>
    <w:multiLevelType w:val="hybridMultilevel"/>
    <w:tmpl w:val="87949A0E"/>
    <w:lvl w:ilvl="0" w:tplc="B53097DE">
      <w:start w:val="1"/>
      <w:numFmt w:val="bullet"/>
      <w:lvlText w:val="o"/>
      <w:lvlJc w:val="left"/>
      <w:pPr>
        <w:ind w:left="720" w:hanging="360"/>
      </w:pPr>
      <w:rPr>
        <w:rFonts w:ascii="&quot;Courier New&quot;" w:hAnsi="&quot;Courier New&quot;" w:hint="default"/>
      </w:rPr>
    </w:lvl>
    <w:lvl w:ilvl="1" w:tplc="9B2C72D8">
      <w:start w:val="1"/>
      <w:numFmt w:val="bullet"/>
      <w:lvlText w:val="o"/>
      <w:lvlJc w:val="left"/>
      <w:pPr>
        <w:ind w:left="1440" w:hanging="360"/>
      </w:pPr>
      <w:rPr>
        <w:rFonts w:ascii="Courier New" w:hAnsi="Courier New" w:hint="default"/>
      </w:rPr>
    </w:lvl>
    <w:lvl w:ilvl="2" w:tplc="2DB2661E">
      <w:start w:val="1"/>
      <w:numFmt w:val="bullet"/>
      <w:lvlText w:val=""/>
      <w:lvlJc w:val="left"/>
      <w:pPr>
        <w:ind w:left="2160" w:hanging="360"/>
      </w:pPr>
      <w:rPr>
        <w:rFonts w:ascii="Wingdings" w:hAnsi="Wingdings" w:hint="default"/>
      </w:rPr>
    </w:lvl>
    <w:lvl w:ilvl="3" w:tplc="292268BE">
      <w:start w:val="1"/>
      <w:numFmt w:val="bullet"/>
      <w:lvlText w:val=""/>
      <w:lvlJc w:val="left"/>
      <w:pPr>
        <w:ind w:left="2880" w:hanging="360"/>
      </w:pPr>
      <w:rPr>
        <w:rFonts w:ascii="Symbol" w:hAnsi="Symbol" w:hint="default"/>
      </w:rPr>
    </w:lvl>
    <w:lvl w:ilvl="4" w:tplc="CBAE774A">
      <w:start w:val="1"/>
      <w:numFmt w:val="bullet"/>
      <w:lvlText w:val="o"/>
      <w:lvlJc w:val="left"/>
      <w:pPr>
        <w:ind w:left="3600" w:hanging="360"/>
      </w:pPr>
      <w:rPr>
        <w:rFonts w:ascii="Courier New" w:hAnsi="Courier New" w:hint="default"/>
      </w:rPr>
    </w:lvl>
    <w:lvl w:ilvl="5" w:tplc="D812D760">
      <w:start w:val="1"/>
      <w:numFmt w:val="bullet"/>
      <w:lvlText w:val=""/>
      <w:lvlJc w:val="left"/>
      <w:pPr>
        <w:ind w:left="4320" w:hanging="360"/>
      </w:pPr>
      <w:rPr>
        <w:rFonts w:ascii="Wingdings" w:hAnsi="Wingdings" w:hint="default"/>
      </w:rPr>
    </w:lvl>
    <w:lvl w:ilvl="6" w:tplc="F828CB66">
      <w:start w:val="1"/>
      <w:numFmt w:val="bullet"/>
      <w:lvlText w:val=""/>
      <w:lvlJc w:val="left"/>
      <w:pPr>
        <w:ind w:left="5040" w:hanging="360"/>
      </w:pPr>
      <w:rPr>
        <w:rFonts w:ascii="Symbol" w:hAnsi="Symbol" w:hint="default"/>
      </w:rPr>
    </w:lvl>
    <w:lvl w:ilvl="7" w:tplc="C46E26B4">
      <w:start w:val="1"/>
      <w:numFmt w:val="bullet"/>
      <w:lvlText w:val="o"/>
      <w:lvlJc w:val="left"/>
      <w:pPr>
        <w:ind w:left="5760" w:hanging="360"/>
      </w:pPr>
      <w:rPr>
        <w:rFonts w:ascii="Courier New" w:hAnsi="Courier New" w:hint="default"/>
      </w:rPr>
    </w:lvl>
    <w:lvl w:ilvl="8" w:tplc="0EECE056">
      <w:start w:val="1"/>
      <w:numFmt w:val="bullet"/>
      <w:lvlText w:val=""/>
      <w:lvlJc w:val="left"/>
      <w:pPr>
        <w:ind w:left="6480" w:hanging="360"/>
      </w:pPr>
      <w:rPr>
        <w:rFonts w:ascii="Wingdings" w:hAnsi="Wingdings" w:hint="default"/>
      </w:rPr>
    </w:lvl>
  </w:abstractNum>
  <w:abstractNum w:abstractNumId="432" w15:restartNumberingAfterBreak="0">
    <w:nsid w:val="4B069D16"/>
    <w:multiLevelType w:val="hybridMultilevel"/>
    <w:tmpl w:val="643839EE"/>
    <w:lvl w:ilvl="0" w:tplc="B6E85F08">
      <w:start w:val="1"/>
      <w:numFmt w:val="bullet"/>
      <w:lvlText w:val=""/>
      <w:lvlJc w:val="left"/>
      <w:pPr>
        <w:ind w:left="720" w:hanging="360"/>
      </w:pPr>
      <w:rPr>
        <w:rFonts w:ascii="Symbol" w:hAnsi="Symbol" w:hint="default"/>
      </w:rPr>
    </w:lvl>
    <w:lvl w:ilvl="1" w:tplc="4A0633C6">
      <w:start w:val="1"/>
      <w:numFmt w:val="bullet"/>
      <w:lvlText w:val="o"/>
      <w:lvlJc w:val="left"/>
      <w:pPr>
        <w:ind w:left="1440" w:hanging="360"/>
      </w:pPr>
      <w:rPr>
        <w:rFonts w:ascii="Courier New" w:hAnsi="Courier New" w:hint="default"/>
      </w:rPr>
    </w:lvl>
    <w:lvl w:ilvl="2" w:tplc="7EA644DC">
      <w:start w:val="1"/>
      <w:numFmt w:val="bullet"/>
      <w:lvlText w:val=""/>
      <w:lvlJc w:val="left"/>
      <w:pPr>
        <w:ind w:left="2160" w:hanging="360"/>
      </w:pPr>
      <w:rPr>
        <w:rFonts w:ascii="Wingdings" w:hAnsi="Wingdings" w:hint="default"/>
      </w:rPr>
    </w:lvl>
    <w:lvl w:ilvl="3" w:tplc="16809C22">
      <w:start w:val="1"/>
      <w:numFmt w:val="bullet"/>
      <w:lvlText w:val="·"/>
      <w:lvlJc w:val="left"/>
      <w:pPr>
        <w:ind w:left="2880" w:hanging="360"/>
      </w:pPr>
      <w:rPr>
        <w:rFonts w:ascii="Symbol" w:hAnsi="Symbol" w:hint="default"/>
      </w:rPr>
    </w:lvl>
    <w:lvl w:ilvl="4" w:tplc="3872D298">
      <w:start w:val="1"/>
      <w:numFmt w:val="bullet"/>
      <w:lvlText w:val="o"/>
      <w:lvlJc w:val="left"/>
      <w:pPr>
        <w:ind w:left="3600" w:hanging="360"/>
      </w:pPr>
      <w:rPr>
        <w:rFonts w:ascii="Courier New" w:hAnsi="Courier New" w:hint="default"/>
      </w:rPr>
    </w:lvl>
    <w:lvl w:ilvl="5" w:tplc="BCC20784">
      <w:start w:val="1"/>
      <w:numFmt w:val="bullet"/>
      <w:lvlText w:val=""/>
      <w:lvlJc w:val="left"/>
      <w:pPr>
        <w:ind w:left="4320" w:hanging="360"/>
      </w:pPr>
      <w:rPr>
        <w:rFonts w:ascii="Wingdings" w:hAnsi="Wingdings" w:hint="default"/>
      </w:rPr>
    </w:lvl>
    <w:lvl w:ilvl="6" w:tplc="A51A6D7E">
      <w:start w:val="1"/>
      <w:numFmt w:val="bullet"/>
      <w:lvlText w:val=""/>
      <w:lvlJc w:val="left"/>
      <w:pPr>
        <w:ind w:left="5040" w:hanging="360"/>
      </w:pPr>
      <w:rPr>
        <w:rFonts w:ascii="Symbol" w:hAnsi="Symbol" w:hint="default"/>
      </w:rPr>
    </w:lvl>
    <w:lvl w:ilvl="7" w:tplc="191EDE7A">
      <w:start w:val="1"/>
      <w:numFmt w:val="bullet"/>
      <w:lvlText w:val="o"/>
      <w:lvlJc w:val="left"/>
      <w:pPr>
        <w:ind w:left="5760" w:hanging="360"/>
      </w:pPr>
      <w:rPr>
        <w:rFonts w:ascii="Courier New" w:hAnsi="Courier New" w:hint="default"/>
      </w:rPr>
    </w:lvl>
    <w:lvl w:ilvl="8" w:tplc="8038812C">
      <w:start w:val="1"/>
      <w:numFmt w:val="bullet"/>
      <w:lvlText w:val=""/>
      <w:lvlJc w:val="left"/>
      <w:pPr>
        <w:ind w:left="6480" w:hanging="360"/>
      </w:pPr>
      <w:rPr>
        <w:rFonts w:ascii="Wingdings" w:hAnsi="Wingdings" w:hint="default"/>
      </w:rPr>
    </w:lvl>
  </w:abstractNum>
  <w:abstractNum w:abstractNumId="433" w15:restartNumberingAfterBreak="0">
    <w:nsid w:val="4BAC737B"/>
    <w:multiLevelType w:val="hybridMultilevel"/>
    <w:tmpl w:val="D0A28040"/>
    <w:lvl w:ilvl="0" w:tplc="8A66EDEA">
      <w:start w:val="1"/>
      <w:numFmt w:val="bullet"/>
      <w:lvlText w:val=""/>
      <w:lvlJc w:val="left"/>
      <w:pPr>
        <w:ind w:left="720" w:hanging="360"/>
      </w:pPr>
      <w:rPr>
        <w:rFonts w:ascii="Symbol" w:hAnsi="Symbol" w:hint="default"/>
      </w:rPr>
    </w:lvl>
    <w:lvl w:ilvl="1" w:tplc="D99856BA">
      <w:start w:val="1"/>
      <w:numFmt w:val="bullet"/>
      <w:lvlText w:val="o"/>
      <w:lvlJc w:val="left"/>
      <w:pPr>
        <w:ind w:left="1440" w:hanging="360"/>
      </w:pPr>
      <w:rPr>
        <w:rFonts w:ascii="Courier New" w:hAnsi="Courier New" w:hint="default"/>
      </w:rPr>
    </w:lvl>
    <w:lvl w:ilvl="2" w:tplc="8FAC1D36">
      <w:start w:val="1"/>
      <w:numFmt w:val="bullet"/>
      <w:lvlText w:val="o"/>
      <w:lvlJc w:val="left"/>
      <w:pPr>
        <w:ind w:left="2160" w:hanging="360"/>
      </w:pPr>
      <w:rPr>
        <w:rFonts w:ascii="&quot;Courier New&quot;" w:hAnsi="&quot;Courier New&quot;" w:hint="default"/>
      </w:rPr>
    </w:lvl>
    <w:lvl w:ilvl="3" w:tplc="1F044FD6">
      <w:start w:val="1"/>
      <w:numFmt w:val="bullet"/>
      <w:lvlText w:val=""/>
      <w:lvlJc w:val="left"/>
      <w:pPr>
        <w:ind w:left="2880" w:hanging="360"/>
      </w:pPr>
      <w:rPr>
        <w:rFonts w:ascii="Symbol" w:hAnsi="Symbol" w:hint="default"/>
      </w:rPr>
    </w:lvl>
    <w:lvl w:ilvl="4" w:tplc="2AB0E7B4">
      <w:start w:val="1"/>
      <w:numFmt w:val="bullet"/>
      <w:lvlText w:val="o"/>
      <w:lvlJc w:val="left"/>
      <w:pPr>
        <w:ind w:left="3600" w:hanging="360"/>
      </w:pPr>
      <w:rPr>
        <w:rFonts w:ascii="Courier New" w:hAnsi="Courier New" w:hint="default"/>
      </w:rPr>
    </w:lvl>
    <w:lvl w:ilvl="5" w:tplc="A1E67CD4">
      <w:start w:val="1"/>
      <w:numFmt w:val="bullet"/>
      <w:lvlText w:val=""/>
      <w:lvlJc w:val="left"/>
      <w:pPr>
        <w:ind w:left="4320" w:hanging="360"/>
      </w:pPr>
      <w:rPr>
        <w:rFonts w:ascii="Wingdings" w:hAnsi="Wingdings" w:hint="default"/>
      </w:rPr>
    </w:lvl>
    <w:lvl w:ilvl="6" w:tplc="58BA34AA">
      <w:start w:val="1"/>
      <w:numFmt w:val="bullet"/>
      <w:lvlText w:val=""/>
      <w:lvlJc w:val="left"/>
      <w:pPr>
        <w:ind w:left="5040" w:hanging="360"/>
      </w:pPr>
      <w:rPr>
        <w:rFonts w:ascii="Symbol" w:hAnsi="Symbol" w:hint="default"/>
      </w:rPr>
    </w:lvl>
    <w:lvl w:ilvl="7" w:tplc="AFC0DED8">
      <w:start w:val="1"/>
      <w:numFmt w:val="bullet"/>
      <w:lvlText w:val="o"/>
      <w:lvlJc w:val="left"/>
      <w:pPr>
        <w:ind w:left="5760" w:hanging="360"/>
      </w:pPr>
      <w:rPr>
        <w:rFonts w:ascii="Courier New" w:hAnsi="Courier New" w:hint="default"/>
      </w:rPr>
    </w:lvl>
    <w:lvl w:ilvl="8" w:tplc="91A4E4FE">
      <w:start w:val="1"/>
      <w:numFmt w:val="bullet"/>
      <w:lvlText w:val=""/>
      <w:lvlJc w:val="left"/>
      <w:pPr>
        <w:ind w:left="6480" w:hanging="360"/>
      </w:pPr>
      <w:rPr>
        <w:rFonts w:ascii="Wingdings" w:hAnsi="Wingdings" w:hint="default"/>
      </w:rPr>
    </w:lvl>
  </w:abstractNum>
  <w:abstractNum w:abstractNumId="434" w15:restartNumberingAfterBreak="0">
    <w:nsid w:val="4BB97E11"/>
    <w:multiLevelType w:val="hybridMultilevel"/>
    <w:tmpl w:val="85A48ABE"/>
    <w:lvl w:ilvl="0" w:tplc="1C9008C0">
      <w:start w:val="1"/>
      <w:numFmt w:val="bullet"/>
      <w:lvlText w:val=""/>
      <w:lvlJc w:val="left"/>
      <w:pPr>
        <w:ind w:left="720" w:hanging="360"/>
      </w:pPr>
      <w:rPr>
        <w:rFonts w:ascii="Symbol" w:hAnsi="Symbol" w:hint="default"/>
      </w:rPr>
    </w:lvl>
    <w:lvl w:ilvl="1" w:tplc="13003B1C">
      <w:start w:val="1"/>
      <w:numFmt w:val="bullet"/>
      <w:lvlText w:val="·"/>
      <w:lvlJc w:val="left"/>
      <w:pPr>
        <w:ind w:left="1440" w:hanging="360"/>
      </w:pPr>
      <w:rPr>
        <w:rFonts w:ascii="Symbol" w:hAnsi="Symbol" w:hint="default"/>
      </w:rPr>
    </w:lvl>
    <w:lvl w:ilvl="2" w:tplc="1EB21244">
      <w:start w:val="1"/>
      <w:numFmt w:val="bullet"/>
      <w:lvlText w:val=""/>
      <w:lvlJc w:val="left"/>
      <w:pPr>
        <w:ind w:left="2160" w:hanging="360"/>
      </w:pPr>
      <w:rPr>
        <w:rFonts w:ascii="Wingdings" w:hAnsi="Wingdings" w:hint="default"/>
      </w:rPr>
    </w:lvl>
    <w:lvl w:ilvl="3" w:tplc="40382072">
      <w:start w:val="1"/>
      <w:numFmt w:val="bullet"/>
      <w:lvlText w:val=""/>
      <w:lvlJc w:val="left"/>
      <w:pPr>
        <w:ind w:left="2880" w:hanging="360"/>
      </w:pPr>
      <w:rPr>
        <w:rFonts w:ascii="Symbol" w:hAnsi="Symbol" w:hint="default"/>
      </w:rPr>
    </w:lvl>
    <w:lvl w:ilvl="4" w:tplc="F89C1A30">
      <w:start w:val="1"/>
      <w:numFmt w:val="bullet"/>
      <w:lvlText w:val="o"/>
      <w:lvlJc w:val="left"/>
      <w:pPr>
        <w:ind w:left="3600" w:hanging="360"/>
      </w:pPr>
      <w:rPr>
        <w:rFonts w:ascii="Courier New" w:hAnsi="Courier New" w:hint="default"/>
      </w:rPr>
    </w:lvl>
    <w:lvl w:ilvl="5" w:tplc="2A58E82E">
      <w:start w:val="1"/>
      <w:numFmt w:val="bullet"/>
      <w:lvlText w:val=""/>
      <w:lvlJc w:val="left"/>
      <w:pPr>
        <w:ind w:left="4320" w:hanging="360"/>
      </w:pPr>
      <w:rPr>
        <w:rFonts w:ascii="Wingdings" w:hAnsi="Wingdings" w:hint="default"/>
      </w:rPr>
    </w:lvl>
    <w:lvl w:ilvl="6" w:tplc="D220BC34">
      <w:start w:val="1"/>
      <w:numFmt w:val="bullet"/>
      <w:lvlText w:val=""/>
      <w:lvlJc w:val="left"/>
      <w:pPr>
        <w:ind w:left="5040" w:hanging="360"/>
      </w:pPr>
      <w:rPr>
        <w:rFonts w:ascii="Symbol" w:hAnsi="Symbol" w:hint="default"/>
      </w:rPr>
    </w:lvl>
    <w:lvl w:ilvl="7" w:tplc="A18032B4">
      <w:start w:val="1"/>
      <w:numFmt w:val="bullet"/>
      <w:lvlText w:val="o"/>
      <w:lvlJc w:val="left"/>
      <w:pPr>
        <w:ind w:left="5760" w:hanging="360"/>
      </w:pPr>
      <w:rPr>
        <w:rFonts w:ascii="Courier New" w:hAnsi="Courier New" w:hint="default"/>
      </w:rPr>
    </w:lvl>
    <w:lvl w:ilvl="8" w:tplc="988EF9B6">
      <w:start w:val="1"/>
      <w:numFmt w:val="bullet"/>
      <w:lvlText w:val=""/>
      <w:lvlJc w:val="left"/>
      <w:pPr>
        <w:ind w:left="6480" w:hanging="360"/>
      </w:pPr>
      <w:rPr>
        <w:rFonts w:ascii="Wingdings" w:hAnsi="Wingdings" w:hint="default"/>
      </w:rPr>
    </w:lvl>
  </w:abstractNum>
  <w:abstractNum w:abstractNumId="435" w15:restartNumberingAfterBreak="0">
    <w:nsid w:val="4BDBA2EA"/>
    <w:multiLevelType w:val="hybridMultilevel"/>
    <w:tmpl w:val="28C6A074"/>
    <w:lvl w:ilvl="0" w:tplc="19F085EE">
      <w:start w:val="1"/>
      <w:numFmt w:val="bullet"/>
      <w:lvlText w:val=""/>
      <w:lvlJc w:val="left"/>
      <w:pPr>
        <w:ind w:left="720" w:hanging="360"/>
      </w:pPr>
      <w:rPr>
        <w:rFonts w:ascii="Symbol" w:hAnsi="Symbol" w:hint="default"/>
      </w:rPr>
    </w:lvl>
    <w:lvl w:ilvl="1" w:tplc="76342422">
      <w:start w:val="1"/>
      <w:numFmt w:val="bullet"/>
      <w:lvlText w:val="o"/>
      <w:lvlJc w:val="left"/>
      <w:pPr>
        <w:ind w:left="1440" w:hanging="360"/>
      </w:pPr>
      <w:rPr>
        <w:rFonts w:ascii="Courier New" w:hAnsi="Courier New" w:hint="default"/>
      </w:rPr>
    </w:lvl>
    <w:lvl w:ilvl="2" w:tplc="8F88C720">
      <w:start w:val="1"/>
      <w:numFmt w:val="bullet"/>
      <w:lvlText w:val=""/>
      <w:lvlJc w:val="left"/>
      <w:pPr>
        <w:ind w:left="2160" w:hanging="360"/>
      </w:pPr>
      <w:rPr>
        <w:rFonts w:ascii="Wingdings" w:hAnsi="Wingdings" w:hint="default"/>
      </w:rPr>
    </w:lvl>
    <w:lvl w:ilvl="3" w:tplc="A3821B30">
      <w:start w:val="1"/>
      <w:numFmt w:val="bullet"/>
      <w:lvlText w:val=""/>
      <w:lvlJc w:val="left"/>
      <w:pPr>
        <w:ind w:left="2880" w:hanging="360"/>
      </w:pPr>
      <w:rPr>
        <w:rFonts w:ascii="Symbol" w:hAnsi="Symbol" w:hint="default"/>
      </w:rPr>
    </w:lvl>
    <w:lvl w:ilvl="4" w:tplc="6F22E370">
      <w:start w:val="1"/>
      <w:numFmt w:val="bullet"/>
      <w:lvlText w:val="o"/>
      <w:lvlJc w:val="left"/>
      <w:pPr>
        <w:ind w:left="3600" w:hanging="360"/>
      </w:pPr>
      <w:rPr>
        <w:rFonts w:ascii="Courier New" w:hAnsi="Courier New" w:hint="default"/>
      </w:rPr>
    </w:lvl>
    <w:lvl w:ilvl="5" w:tplc="E0AEF254">
      <w:start w:val="1"/>
      <w:numFmt w:val="bullet"/>
      <w:lvlText w:val=""/>
      <w:lvlJc w:val="left"/>
      <w:pPr>
        <w:ind w:left="4320" w:hanging="360"/>
      </w:pPr>
      <w:rPr>
        <w:rFonts w:ascii="Wingdings" w:hAnsi="Wingdings" w:hint="default"/>
      </w:rPr>
    </w:lvl>
    <w:lvl w:ilvl="6" w:tplc="056ECB04">
      <w:start w:val="1"/>
      <w:numFmt w:val="bullet"/>
      <w:lvlText w:val=""/>
      <w:lvlJc w:val="left"/>
      <w:pPr>
        <w:ind w:left="5040" w:hanging="360"/>
      </w:pPr>
      <w:rPr>
        <w:rFonts w:ascii="Symbol" w:hAnsi="Symbol" w:hint="default"/>
      </w:rPr>
    </w:lvl>
    <w:lvl w:ilvl="7" w:tplc="D3E2FF32">
      <w:start w:val="1"/>
      <w:numFmt w:val="bullet"/>
      <w:lvlText w:val="o"/>
      <w:lvlJc w:val="left"/>
      <w:pPr>
        <w:ind w:left="5760" w:hanging="360"/>
      </w:pPr>
      <w:rPr>
        <w:rFonts w:ascii="Courier New" w:hAnsi="Courier New" w:hint="default"/>
      </w:rPr>
    </w:lvl>
    <w:lvl w:ilvl="8" w:tplc="CF6027EE">
      <w:start w:val="1"/>
      <w:numFmt w:val="bullet"/>
      <w:lvlText w:val=""/>
      <w:lvlJc w:val="left"/>
      <w:pPr>
        <w:ind w:left="6480" w:hanging="360"/>
      </w:pPr>
      <w:rPr>
        <w:rFonts w:ascii="Wingdings" w:hAnsi="Wingdings" w:hint="default"/>
      </w:rPr>
    </w:lvl>
  </w:abstractNum>
  <w:abstractNum w:abstractNumId="436" w15:restartNumberingAfterBreak="0">
    <w:nsid w:val="4BFD76A0"/>
    <w:multiLevelType w:val="hybridMultilevel"/>
    <w:tmpl w:val="1AF80FC4"/>
    <w:lvl w:ilvl="0" w:tplc="23A48E64">
      <w:start w:val="1"/>
      <w:numFmt w:val="decimal"/>
      <w:lvlText w:val="%1."/>
      <w:lvlJc w:val="left"/>
      <w:pPr>
        <w:ind w:left="720" w:hanging="360"/>
      </w:pPr>
    </w:lvl>
    <w:lvl w:ilvl="1" w:tplc="3580CED4">
      <w:start w:val="1"/>
      <w:numFmt w:val="lowerLetter"/>
      <w:lvlText w:val="%2."/>
      <w:lvlJc w:val="left"/>
      <w:pPr>
        <w:ind w:left="1440" w:hanging="360"/>
      </w:pPr>
    </w:lvl>
    <w:lvl w:ilvl="2" w:tplc="2C64669C">
      <w:start w:val="2"/>
      <w:numFmt w:val="lowerRoman"/>
      <w:lvlText w:val="%3."/>
      <w:lvlJc w:val="right"/>
      <w:pPr>
        <w:ind w:left="2160" w:hanging="180"/>
      </w:pPr>
    </w:lvl>
    <w:lvl w:ilvl="3" w:tplc="C50CF3B2">
      <w:start w:val="1"/>
      <w:numFmt w:val="decimal"/>
      <w:lvlText w:val="%4."/>
      <w:lvlJc w:val="left"/>
      <w:pPr>
        <w:ind w:left="2880" w:hanging="360"/>
      </w:pPr>
    </w:lvl>
    <w:lvl w:ilvl="4" w:tplc="756E744C">
      <w:start w:val="1"/>
      <w:numFmt w:val="lowerLetter"/>
      <w:lvlText w:val="%5."/>
      <w:lvlJc w:val="left"/>
      <w:pPr>
        <w:ind w:left="3600" w:hanging="360"/>
      </w:pPr>
    </w:lvl>
    <w:lvl w:ilvl="5" w:tplc="1E0ADF9E">
      <w:start w:val="1"/>
      <w:numFmt w:val="lowerRoman"/>
      <w:lvlText w:val="%6."/>
      <w:lvlJc w:val="right"/>
      <w:pPr>
        <w:ind w:left="4320" w:hanging="180"/>
      </w:pPr>
    </w:lvl>
    <w:lvl w:ilvl="6" w:tplc="68086C82">
      <w:start w:val="1"/>
      <w:numFmt w:val="decimal"/>
      <w:lvlText w:val="%7."/>
      <w:lvlJc w:val="left"/>
      <w:pPr>
        <w:ind w:left="5040" w:hanging="360"/>
      </w:pPr>
    </w:lvl>
    <w:lvl w:ilvl="7" w:tplc="4552B3A4">
      <w:start w:val="1"/>
      <w:numFmt w:val="lowerLetter"/>
      <w:lvlText w:val="%8."/>
      <w:lvlJc w:val="left"/>
      <w:pPr>
        <w:ind w:left="5760" w:hanging="360"/>
      </w:pPr>
    </w:lvl>
    <w:lvl w:ilvl="8" w:tplc="49300D20">
      <w:start w:val="1"/>
      <w:numFmt w:val="lowerRoman"/>
      <w:lvlText w:val="%9."/>
      <w:lvlJc w:val="right"/>
      <w:pPr>
        <w:ind w:left="6480" w:hanging="180"/>
      </w:pPr>
    </w:lvl>
  </w:abstractNum>
  <w:abstractNum w:abstractNumId="437" w15:restartNumberingAfterBreak="0">
    <w:nsid w:val="4C8A0C7E"/>
    <w:multiLevelType w:val="hybridMultilevel"/>
    <w:tmpl w:val="478E7E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4C9956C0"/>
    <w:multiLevelType w:val="hybridMultilevel"/>
    <w:tmpl w:val="15581486"/>
    <w:lvl w:ilvl="0" w:tplc="A1A25228">
      <w:start w:val="1"/>
      <w:numFmt w:val="decimal"/>
      <w:lvlText w:val="%1."/>
      <w:lvlJc w:val="left"/>
      <w:pPr>
        <w:ind w:left="720" w:hanging="360"/>
      </w:pPr>
    </w:lvl>
    <w:lvl w:ilvl="1" w:tplc="4F54DA8C">
      <w:start w:val="1"/>
      <w:numFmt w:val="lowerLetter"/>
      <w:lvlText w:val="%2."/>
      <w:lvlJc w:val="left"/>
      <w:pPr>
        <w:ind w:left="1440" w:hanging="360"/>
      </w:pPr>
    </w:lvl>
    <w:lvl w:ilvl="2" w:tplc="EA1A8436">
      <w:start w:val="3"/>
      <w:numFmt w:val="lowerRoman"/>
      <w:lvlText w:val="%3."/>
      <w:lvlJc w:val="right"/>
      <w:pPr>
        <w:ind w:left="2160" w:hanging="180"/>
      </w:pPr>
    </w:lvl>
    <w:lvl w:ilvl="3" w:tplc="7E10BE0E">
      <w:start w:val="1"/>
      <w:numFmt w:val="decimal"/>
      <w:lvlText w:val="%4."/>
      <w:lvlJc w:val="left"/>
      <w:pPr>
        <w:ind w:left="2880" w:hanging="360"/>
      </w:pPr>
    </w:lvl>
    <w:lvl w:ilvl="4" w:tplc="D7C42FC6">
      <w:start w:val="1"/>
      <w:numFmt w:val="lowerLetter"/>
      <w:lvlText w:val="%5."/>
      <w:lvlJc w:val="left"/>
      <w:pPr>
        <w:ind w:left="3600" w:hanging="360"/>
      </w:pPr>
    </w:lvl>
    <w:lvl w:ilvl="5" w:tplc="3EA6D562">
      <w:start w:val="1"/>
      <w:numFmt w:val="lowerRoman"/>
      <w:lvlText w:val="%6."/>
      <w:lvlJc w:val="right"/>
      <w:pPr>
        <w:ind w:left="4320" w:hanging="180"/>
      </w:pPr>
    </w:lvl>
    <w:lvl w:ilvl="6" w:tplc="A8AEB8DE">
      <w:start w:val="1"/>
      <w:numFmt w:val="decimal"/>
      <w:lvlText w:val="%7."/>
      <w:lvlJc w:val="left"/>
      <w:pPr>
        <w:ind w:left="5040" w:hanging="360"/>
      </w:pPr>
    </w:lvl>
    <w:lvl w:ilvl="7" w:tplc="B87886DE">
      <w:start w:val="1"/>
      <w:numFmt w:val="lowerLetter"/>
      <w:lvlText w:val="%8."/>
      <w:lvlJc w:val="left"/>
      <w:pPr>
        <w:ind w:left="5760" w:hanging="360"/>
      </w:pPr>
    </w:lvl>
    <w:lvl w:ilvl="8" w:tplc="6908F900">
      <w:start w:val="1"/>
      <w:numFmt w:val="lowerRoman"/>
      <w:lvlText w:val="%9."/>
      <w:lvlJc w:val="right"/>
      <w:pPr>
        <w:ind w:left="6480" w:hanging="180"/>
      </w:pPr>
    </w:lvl>
  </w:abstractNum>
  <w:abstractNum w:abstractNumId="439" w15:restartNumberingAfterBreak="0">
    <w:nsid w:val="4CD26D1A"/>
    <w:multiLevelType w:val="multilevel"/>
    <w:tmpl w:val="429851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1."/>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0" w15:restartNumberingAfterBreak="0">
    <w:nsid w:val="4CDF39F5"/>
    <w:multiLevelType w:val="hybridMultilevel"/>
    <w:tmpl w:val="984ADB40"/>
    <w:lvl w:ilvl="0" w:tplc="B9C69922">
      <w:start w:val="1"/>
      <w:numFmt w:val="bullet"/>
      <w:lvlText w:val=""/>
      <w:lvlJc w:val="left"/>
      <w:pPr>
        <w:ind w:left="720" w:hanging="360"/>
      </w:pPr>
      <w:rPr>
        <w:rFonts w:ascii="Symbol" w:hAnsi="Symbol" w:hint="default"/>
      </w:rPr>
    </w:lvl>
    <w:lvl w:ilvl="1" w:tplc="2EF86F7E">
      <w:start w:val="1"/>
      <w:numFmt w:val="bullet"/>
      <w:lvlText w:val="·"/>
      <w:lvlJc w:val="left"/>
      <w:pPr>
        <w:ind w:left="1440" w:hanging="360"/>
      </w:pPr>
      <w:rPr>
        <w:rFonts w:ascii="Symbol" w:hAnsi="Symbol" w:hint="default"/>
      </w:rPr>
    </w:lvl>
    <w:lvl w:ilvl="2" w:tplc="B83AF86A">
      <w:start w:val="1"/>
      <w:numFmt w:val="bullet"/>
      <w:lvlText w:val=""/>
      <w:lvlJc w:val="left"/>
      <w:pPr>
        <w:ind w:left="2160" w:hanging="360"/>
      </w:pPr>
      <w:rPr>
        <w:rFonts w:ascii="Wingdings" w:hAnsi="Wingdings" w:hint="default"/>
      </w:rPr>
    </w:lvl>
    <w:lvl w:ilvl="3" w:tplc="C01A1668">
      <w:start w:val="1"/>
      <w:numFmt w:val="bullet"/>
      <w:lvlText w:val=""/>
      <w:lvlJc w:val="left"/>
      <w:pPr>
        <w:ind w:left="2880" w:hanging="360"/>
      </w:pPr>
      <w:rPr>
        <w:rFonts w:ascii="Symbol" w:hAnsi="Symbol" w:hint="default"/>
      </w:rPr>
    </w:lvl>
    <w:lvl w:ilvl="4" w:tplc="E17E1C74">
      <w:start w:val="1"/>
      <w:numFmt w:val="bullet"/>
      <w:lvlText w:val="o"/>
      <w:lvlJc w:val="left"/>
      <w:pPr>
        <w:ind w:left="3600" w:hanging="360"/>
      </w:pPr>
      <w:rPr>
        <w:rFonts w:ascii="Courier New" w:hAnsi="Courier New" w:hint="default"/>
      </w:rPr>
    </w:lvl>
    <w:lvl w:ilvl="5" w:tplc="D144A098">
      <w:start w:val="1"/>
      <w:numFmt w:val="bullet"/>
      <w:lvlText w:val=""/>
      <w:lvlJc w:val="left"/>
      <w:pPr>
        <w:ind w:left="4320" w:hanging="360"/>
      </w:pPr>
      <w:rPr>
        <w:rFonts w:ascii="Wingdings" w:hAnsi="Wingdings" w:hint="default"/>
      </w:rPr>
    </w:lvl>
    <w:lvl w:ilvl="6" w:tplc="88D0041A">
      <w:start w:val="1"/>
      <w:numFmt w:val="bullet"/>
      <w:lvlText w:val=""/>
      <w:lvlJc w:val="left"/>
      <w:pPr>
        <w:ind w:left="5040" w:hanging="360"/>
      </w:pPr>
      <w:rPr>
        <w:rFonts w:ascii="Symbol" w:hAnsi="Symbol" w:hint="default"/>
      </w:rPr>
    </w:lvl>
    <w:lvl w:ilvl="7" w:tplc="CF1E2A30">
      <w:start w:val="1"/>
      <w:numFmt w:val="bullet"/>
      <w:lvlText w:val="o"/>
      <w:lvlJc w:val="left"/>
      <w:pPr>
        <w:ind w:left="5760" w:hanging="360"/>
      </w:pPr>
      <w:rPr>
        <w:rFonts w:ascii="Courier New" w:hAnsi="Courier New" w:hint="default"/>
      </w:rPr>
    </w:lvl>
    <w:lvl w:ilvl="8" w:tplc="F26A66CC">
      <w:start w:val="1"/>
      <w:numFmt w:val="bullet"/>
      <w:lvlText w:val=""/>
      <w:lvlJc w:val="left"/>
      <w:pPr>
        <w:ind w:left="6480" w:hanging="360"/>
      </w:pPr>
      <w:rPr>
        <w:rFonts w:ascii="Wingdings" w:hAnsi="Wingdings" w:hint="default"/>
      </w:rPr>
    </w:lvl>
  </w:abstractNum>
  <w:abstractNum w:abstractNumId="441" w15:restartNumberingAfterBreak="0">
    <w:nsid w:val="4CFB009E"/>
    <w:multiLevelType w:val="hybridMultilevel"/>
    <w:tmpl w:val="C67ADFA8"/>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2" w15:restartNumberingAfterBreak="0">
    <w:nsid w:val="4D15176D"/>
    <w:multiLevelType w:val="hybridMultilevel"/>
    <w:tmpl w:val="898E89E2"/>
    <w:lvl w:ilvl="0" w:tplc="13E0BBB8">
      <w:start w:val="1"/>
      <w:numFmt w:val="bullet"/>
      <w:lvlText w:val="·"/>
      <w:lvlJc w:val="left"/>
      <w:pPr>
        <w:ind w:left="720" w:hanging="360"/>
      </w:pPr>
      <w:rPr>
        <w:rFonts w:ascii="Symbol" w:hAnsi="Symbol" w:hint="default"/>
      </w:rPr>
    </w:lvl>
    <w:lvl w:ilvl="1" w:tplc="0B925318">
      <w:start w:val="1"/>
      <w:numFmt w:val="bullet"/>
      <w:lvlText w:val="o"/>
      <w:lvlJc w:val="left"/>
      <w:pPr>
        <w:ind w:left="1440" w:hanging="360"/>
      </w:pPr>
      <w:rPr>
        <w:rFonts w:ascii="Courier New" w:hAnsi="Courier New" w:hint="default"/>
      </w:rPr>
    </w:lvl>
    <w:lvl w:ilvl="2" w:tplc="3DC2CA1C">
      <w:start w:val="1"/>
      <w:numFmt w:val="bullet"/>
      <w:lvlText w:val=""/>
      <w:lvlJc w:val="left"/>
      <w:pPr>
        <w:ind w:left="2160" w:hanging="360"/>
      </w:pPr>
      <w:rPr>
        <w:rFonts w:ascii="Wingdings" w:hAnsi="Wingdings" w:hint="default"/>
      </w:rPr>
    </w:lvl>
    <w:lvl w:ilvl="3" w:tplc="22FC8E34">
      <w:start w:val="1"/>
      <w:numFmt w:val="bullet"/>
      <w:lvlText w:val=""/>
      <w:lvlJc w:val="left"/>
      <w:pPr>
        <w:ind w:left="2880" w:hanging="360"/>
      </w:pPr>
      <w:rPr>
        <w:rFonts w:ascii="Symbol" w:hAnsi="Symbol" w:hint="default"/>
      </w:rPr>
    </w:lvl>
    <w:lvl w:ilvl="4" w:tplc="D9A2D0D2">
      <w:start w:val="1"/>
      <w:numFmt w:val="bullet"/>
      <w:lvlText w:val="o"/>
      <w:lvlJc w:val="left"/>
      <w:pPr>
        <w:ind w:left="3600" w:hanging="360"/>
      </w:pPr>
      <w:rPr>
        <w:rFonts w:ascii="Courier New" w:hAnsi="Courier New" w:hint="default"/>
      </w:rPr>
    </w:lvl>
    <w:lvl w:ilvl="5" w:tplc="8C8C5CEC">
      <w:start w:val="1"/>
      <w:numFmt w:val="bullet"/>
      <w:lvlText w:val=""/>
      <w:lvlJc w:val="left"/>
      <w:pPr>
        <w:ind w:left="4320" w:hanging="360"/>
      </w:pPr>
      <w:rPr>
        <w:rFonts w:ascii="Wingdings" w:hAnsi="Wingdings" w:hint="default"/>
      </w:rPr>
    </w:lvl>
    <w:lvl w:ilvl="6" w:tplc="22E4D8A0">
      <w:start w:val="1"/>
      <w:numFmt w:val="bullet"/>
      <w:lvlText w:val=""/>
      <w:lvlJc w:val="left"/>
      <w:pPr>
        <w:ind w:left="5040" w:hanging="360"/>
      </w:pPr>
      <w:rPr>
        <w:rFonts w:ascii="Symbol" w:hAnsi="Symbol" w:hint="default"/>
      </w:rPr>
    </w:lvl>
    <w:lvl w:ilvl="7" w:tplc="2718502C">
      <w:start w:val="1"/>
      <w:numFmt w:val="bullet"/>
      <w:lvlText w:val="o"/>
      <w:lvlJc w:val="left"/>
      <w:pPr>
        <w:ind w:left="5760" w:hanging="360"/>
      </w:pPr>
      <w:rPr>
        <w:rFonts w:ascii="Courier New" w:hAnsi="Courier New" w:hint="default"/>
      </w:rPr>
    </w:lvl>
    <w:lvl w:ilvl="8" w:tplc="3CA60D52">
      <w:start w:val="1"/>
      <w:numFmt w:val="bullet"/>
      <w:lvlText w:val=""/>
      <w:lvlJc w:val="left"/>
      <w:pPr>
        <w:ind w:left="6480" w:hanging="360"/>
      </w:pPr>
      <w:rPr>
        <w:rFonts w:ascii="Wingdings" w:hAnsi="Wingdings" w:hint="default"/>
      </w:rPr>
    </w:lvl>
  </w:abstractNum>
  <w:abstractNum w:abstractNumId="443" w15:restartNumberingAfterBreak="0">
    <w:nsid w:val="4D77982F"/>
    <w:multiLevelType w:val="hybridMultilevel"/>
    <w:tmpl w:val="B1BE3BA6"/>
    <w:lvl w:ilvl="0" w:tplc="A3BE3B78">
      <w:start w:val="1"/>
      <w:numFmt w:val="bullet"/>
      <w:lvlText w:val=""/>
      <w:lvlJc w:val="left"/>
      <w:pPr>
        <w:ind w:left="720" w:hanging="360"/>
      </w:pPr>
      <w:rPr>
        <w:rFonts w:ascii="Symbol" w:hAnsi="Symbol" w:hint="default"/>
      </w:rPr>
    </w:lvl>
    <w:lvl w:ilvl="1" w:tplc="C93699F4">
      <w:start w:val="1"/>
      <w:numFmt w:val="bullet"/>
      <w:lvlText w:val="o"/>
      <w:lvlJc w:val="left"/>
      <w:pPr>
        <w:ind w:left="1440" w:hanging="360"/>
      </w:pPr>
      <w:rPr>
        <w:rFonts w:ascii="&quot;Courier New&quot;" w:hAnsi="&quot;Courier New&quot;" w:hint="default"/>
      </w:rPr>
    </w:lvl>
    <w:lvl w:ilvl="2" w:tplc="8B966252">
      <w:start w:val="1"/>
      <w:numFmt w:val="bullet"/>
      <w:lvlText w:val=""/>
      <w:lvlJc w:val="left"/>
      <w:pPr>
        <w:ind w:left="2160" w:hanging="360"/>
      </w:pPr>
      <w:rPr>
        <w:rFonts w:ascii="Wingdings" w:hAnsi="Wingdings" w:hint="default"/>
      </w:rPr>
    </w:lvl>
    <w:lvl w:ilvl="3" w:tplc="5B3449FC">
      <w:start w:val="1"/>
      <w:numFmt w:val="bullet"/>
      <w:lvlText w:val=""/>
      <w:lvlJc w:val="left"/>
      <w:pPr>
        <w:ind w:left="2880" w:hanging="360"/>
      </w:pPr>
      <w:rPr>
        <w:rFonts w:ascii="Symbol" w:hAnsi="Symbol" w:hint="default"/>
      </w:rPr>
    </w:lvl>
    <w:lvl w:ilvl="4" w:tplc="D3FCE426">
      <w:start w:val="1"/>
      <w:numFmt w:val="bullet"/>
      <w:lvlText w:val="o"/>
      <w:lvlJc w:val="left"/>
      <w:pPr>
        <w:ind w:left="3600" w:hanging="360"/>
      </w:pPr>
      <w:rPr>
        <w:rFonts w:ascii="Courier New" w:hAnsi="Courier New" w:hint="default"/>
      </w:rPr>
    </w:lvl>
    <w:lvl w:ilvl="5" w:tplc="02AE23A0">
      <w:start w:val="1"/>
      <w:numFmt w:val="bullet"/>
      <w:lvlText w:val=""/>
      <w:lvlJc w:val="left"/>
      <w:pPr>
        <w:ind w:left="4320" w:hanging="360"/>
      </w:pPr>
      <w:rPr>
        <w:rFonts w:ascii="Wingdings" w:hAnsi="Wingdings" w:hint="default"/>
      </w:rPr>
    </w:lvl>
    <w:lvl w:ilvl="6" w:tplc="1E76D6C0">
      <w:start w:val="1"/>
      <w:numFmt w:val="bullet"/>
      <w:lvlText w:val=""/>
      <w:lvlJc w:val="left"/>
      <w:pPr>
        <w:ind w:left="5040" w:hanging="360"/>
      </w:pPr>
      <w:rPr>
        <w:rFonts w:ascii="Symbol" w:hAnsi="Symbol" w:hint="default"/>
      </w:rPr>
    </w:lvl>
    <w:lvl w:ilvl="7" w:tplc="3EA220AC">
      <w:start w:val="1"/>
      <w:numFmt w:val="bullet"/>
      <w:lvlText w:val="o"/>
      <w:lvlJc w:val="left"/>
      <w:pPr>
        <w:ind w:left="5760" w:hanging="360"/>
      </w:pPr>
      <w:rPr>
        <w:rFonts w:ascii="Courier New" w:hAnsi="Courier New" w:hint="default"/>
      </w:rPr>
    </w:lvl>
    <w:lvl w:ilvl="8" w:tplc="DEFAD40A">
      <w:start w:val="1"/>
      <w:numFmt w:val="bullet"/>
      <w:lvlText w:val=""/>
      <w:lvlJc w:val="left"/>
      <w:pPr>
        <w:ind w:left="6480" w:hanging="360"/>
      </w:pPr>
      <w:rPr>
        <w:rFonts w:ascii="Wingdings" w:hAnsi="Wingdings" w:hint="default"/>
      </w:rPr>
    </w:lvl>
  </w:abstractNum>
  <w:abstractNum w:abstractNumId="444" w15:restartNumberingAfterBreak="0">
    <w:nsid w:val="4D7C4AA0"/>
    <w:multiLevelType w:val="hybridMultilevel"/>
    <w:tmpl w:val="846EE156"/>
    <w:lvl w:ilvl="0" w:tplc="45B82532">
      <w:start w:val="1"/>
      <w:numFmt w:val="bullet"/>
      <w:lvlText w:val=""/>
      <w:lvlJc w:val="left"/>
      <w:pPr>
        <w:ind w:left="720" w:hanging="360"/>
      </w:pPr>
      <w:rPr>
        <w:rFonts w:ascii="Symbol" w:hAnsi="Symbol" w:hint="default"/>
      </w:rPr>
    </w:lvl>
    <w:lvl w:ilvl="1" w:tplc="5F4A1E48">
      <w:start w:val="1"/>
      <w:numFmt w:val="bullet"/>
      <w:lvlText w:val="o"/>
      <w:lvlJc w:val="left"/>
      <w:pPr>
        <w:ind w:left="1440" w:hanging="360"/>
      </w:pPr>
      <w:rPr>
        <w:rFonts w:ascii="&quot;Courier New&quot;" w:hAnsi="&quot;Courier New&quot;" w:hint="default"/>
      </w:rPr>
    </w:lvl>
    <w:lvl w:ilvl="2" w:tplc="33AE2C12">
      <w:start w:val="1"/>
      <w:numFmt w:val="bullet"/>
      <w:lvlText w:val=""/>
      <w:lvlJc w:val="left"/>
      <w:pPr>
        <w:ind w:left="2160" w:hanging="360"/>
      </w:pPr>
      <w:rPr>
        <w:rFonts w:ascii="Wingdings" w:hAnsi="Wingdings" w:hint="default"/>
      </w:rPr>
    </w:lvl>
    <w:lvl w:ilvl="3" w:tplc="22CAF426">
      <w:start w:val="1"/>
      <w:numFmt w:val="bullet"/>
      <w:lvlText w:val=""/>
      <w:lvlJc w:val="left"/>
      <w:pPr>
        <w:ind w:left="2880" w:hanging="360"/>
      </w:pPr>
      <w:rPr>
        <w:rFonts w:ascii="Symbol" w:hAnsi="Symbol" w:hint="default"/>
      </w:rPr>
    </w:lvl>
    <w:lvl w:ilvl="4" w:tplc="EC32F000">
      <w:start w:val="1"/>
      <w:numFmt w:val="bullet"/>
      <w:lvlText w:val="o"/>
      <w:lvlJc w:val="left"/>
      <w:pPr>
        <w:ind w:left="3600" w:hanging="360"/>
      </w:pPr>
      <w:rPr>
        <w:rFonts w:ascii="Courier New" w:hAnsi="Courier New" w:hint="default"/>
      </w:rPr>
    </w:lvl>
    <w:lvl w:ilvl="5" w:tplc="C3DA0388">
      <w:start w:val="1"/>
      <w:numFmt w:val="bullet"/>
      <w:lvlText w:val=""/>
      <w:lvlJc w:val="left"/>
      <w:pPr>
        <w:ind w:left="4320" w:hanging="360"/>
      </w:pPr>
      <w:rPr>
        <w:rFonts w:ascii="Wingdings" w:hAnsi="Wingdings" w:hint="default"/>
      </w:rPr>
    </w:lvl>
    <w:lvl w:ilvl="6" w:tplc="F972144E">
      <w:start w:val="1"/>
      <w:numFmt w:val="bullet"/>
      <w:lvlText w:val=""/>
      <w:lvlJc w:val="left"/>
      <w:pPr>
        <w:ind w:left="5040" w:hanging="360"/>
      </w:pPr>
      <w:rPr>
        <w:rFonts w:ascii="Symbol" w:hAnsi="Symbol" w:hint="default"/>
      </w:rPr>
    </w:lvl>
    <w:lvl w:ilvl="7" w:tplc="3290187C">
      <w:start w:val="1"/>
      <w:numFmt w:val="bullet"/>
      <w:lvlText w:val="o"/>
      <w:lvlJc w:val="left"/>
      <w:pPr>
        <w:ind w:left="5760" w:hanging="360"/>
      </w:pPr>
      <w:rPr>
        <w:rFonts w:ascii="Courier New" w:hAnsi="Courier New" w:hint="default"/>
      </w:rPr>
    </w:lvl>
    <w:lvl w:ilvl="8" w:tplc="97925A52">
      <w:start w:val="1"/>
      <w:numFmt w:val="bullet"/>
      <w:lvlText w:val=""/>
      <w:lvlJc w:val="left"/>
      <w:pPr>
        <w:ind w:left="6480" w:hanging="360"/>
      </w:pPr>
      <w:rPr>
        <w:rFonts w:ascii="Wingdings" w:hAnsi="Wingdings" w:hint="default"/>
      </w:rPr>
    </w:lvl>
  </w:abstractNum>
  <w:abstractNum w:abstractNumId="445" w15:restartNumberingAfterBreak="0">
    <w:nsid w:val="4DB41767"/>
    <w:multiLevelType w:val="hybridMultilevel"/>
    <w:tmpl w:val="9048A662"/>
    <w:lvl w:ilvl="0" w:tplc="99362C22">
      <w:start w:val="1"/>
      <w:numFmt w:val="bullet"/>
      <w:lvlText w:val=""/>
      <w:lvlJc w:val="left"/>
      <w:pPr>
        <w:ind w:left="720" w:hanging="360"/>
      </w:pPr>
      <w:rPr>
        <w:rFonts w:ascii="Symbol" w:hAnsi="Symbol" w:hint="default"/>
      </w:rPr>
    </w:lvl>
    <w:lvl w:ilvl="1" w:tplc="8264B380">
      <w:start w:val="1"/>
      <w:numFmt w:val="bullet"/>
      <w:lvlText w:val="·"/>
      <w:lvlJc w:val="left"/>
      <w:pPr>
        <w:ind w:left="1440" w:hanging="360"/>
      </w:pPr>
      <w:rPr>
        <w:rFonts w:ascii="Symbol" w:hAnsi="Symbol" w:hint="default"/>
      </w:rPr>
    </w:lvl>
    <w:lvl w:ilvl="2" w:tplc="CC742B82">
      <w:start w:val="1"/>
      <w:numFmt w:val="bullet"/>
      <w:lvlText w:val=""/>
      <w:lvlJc w:val="left"/>
      <w:pPr>
        <w:ind w:left="2160" w:hanging="360"/>
      </w:pPr>
      <w:rPr>
        <w:rFonts w:ascii="Wingdings" w:hAnsi="Wingdings" w:hint="default"/>
      </w:rPr>
    </w:lvl>
    <w:lvl w:ilvl="3" w:tplc="94AC22DA">
      <w:start w:val="1"/>
      <w:numFmt w:val="bullet"/>
      <w:lvlText w:val=""/>
      <w:lvlJc w:val="left"/>
      <w:pPr>
        <w:ind w:left="2880" w:hanging="360"/>
      </w:pPr>
      <w:rPr>
        <w:rFonts w:ascii="Symbol" w:hAnsi="Symbol" w:hint="default"/>
      </w:rPr>
    </w:lvl>
    <w:lvl w:ilvl="4" w:tplc="5008A54A">
      <w:start w:val="1"/>
      <w:numFmt w:val="bullet"/>
      <w:lvlText w:val="o"/>
      <w:lvlJc w:val="left"/>
      <w:pPr>
        <w:ind w:left="3600" w:hanging="360"/>
      </w:pPr>
      <w:rPr>
        <w:rFonts w:ascii="Courier New" w:hAnsi="Courier New" w:hint="default"/>
      </w:rPr>
    </w:lvl>
    <w:lvl w:ilvl="5" w:tplc="AD3A06AA">
      <w:start w:val="1"/>
      <w:numFmt w:val="bullet"/>
      <w:lvlText w:val=""/>
      <w:lvlJc w:val="left"/>
      <w:pPr>
        <w:ind w:left="4320" w:hanging="360"/>
      </w:pPr>
      <w:rPr>
        <w:rFonts w:ascii="Wingdings" w:hAnsi="Wingdings" w:hint="default"/>
      </w:rPr>
    </w:lvl>
    <w:lvl w:ilvl="6" w:tplc="271A84A4">
      <w:start w:val="1"/>
      <w:numFmt w:val="bullet"/>
      <w:lvlText w:val=""/>
      <w:lvlJc w:val="left"/>
      <w:pPr>
        <w:ind w:left="5040" w:hanging="360"/>
      </w:pPr>
      <w:rPr>
        <w:rFonts w:ascii="Symbol" w:hAnsi="Symbol" w:hint="default"/>
      </w:rPr>
    </w:lvl>
    <w:lvl w:ilvl="7" w:tplc="14BE2854">
      <w:start w:val="1"/>
      <w:numFmt w:val="bullet"/>
      <w:lvlText w:val="o"/>
      <w:lvlJc w:val="left"/>
      <w:pPr>
        <w:ind w:left="5760" w:hanging="360"/>
      </w:pPr>
      <w:rPr>
        <w:rFonts w:ascii="Courier New" w:hAnsi="Courier New" w:hint="default"/>
      </w:rPr>
    </w:lvl>
    <w:lvl w:ilvl="8" w:tplc="91EC9D52">
      <w:start w:val="1"/>
      <w:numFmt w:val="bullet"/>
      <w:lvlText w:val=""/>
      <w:lvlJc w:val="left"/>
      <w:pPr>
        <w:ind w:left="6480" w:hanging="360"/>
      </w:pPr>
      <w:rPr>
        <w:rFonts w:ascii="Wingdings" w:hAnsi="Wingdings" w:hint="default"/>
      </w:rPr>
    </w:lvl>
  </w:abstractNum>
  <w:abstractNum w:abstractNumId="446" w15:restartNumberingAfterBreak="0">
    <w:nsid w:val="4DCA2579"/>
    <w:multiLevelType w:val="hybridMultilevel"/>
    <w:tmpl w:val="9B0ED33A"/>
    <w:lvl w:ilvl="0" w:tplc="0EFA00EA">
      <w:start w:val="1"/>
      <w:numFmt w:val="bullet"/>
      <w:lvlText w:val=""/>
      <w:lvlJc w:val="left"/>
      <w:pPr>
        <w:ind w:left="720" w:hanging="360"/>
      </w:pPr>
      <w:rPr>
        <w:rFonts w:ascii="Symbol" w:hAnsi="Symbol" w:hint="default"/>
      </w:rPr>
    </w:lvl>
    <w:lvl w:ilvl="1" w:tplc="7F6017FA">
      <w:start w:val="1"/>
      <w:numFmt w:val="bullet"/>
      <w:lvlText w:val=""/>
      <w:lvlJc w:val="left"/>
      <w:pPr>
        <w:ind w:left="1440" w:hanging="360"/>
      </w:pPr>
      <w:rPr>
        <w:rFonts w:ascii="Symbol" w:hAnsi="Symbol" w:hint="default"/>
      </w:rPr>
    </w:lvl>
    <w:lvl w:ilvl="2" w:tplc="3BB4C872">
      <w:start w:val="1"/>
      <w:numFmt w:val="bullet"/>
      <w:lvlText w:val=""/>
      <w:lvlJc w:val="left"/>
      <w:pPr>
        <w:ind w:left="2160" w:hanging="360"/>
      </w:pPr>
      <w:rPr>
        <w:rFonts w:ascii="Wingdings" w:hAnsi="Wingdings" w:hint="default"/>
      </w:rPr>
    </w:lvl>
    <w:lvl w:ilvl="3" w:tplc="4B84665A">
      <w:start w:val="1"/>
      <w:numFmt w:val="bullet"/>
      <w:lvlText w:val=""/>
      <w:lvlJc w:val="left"/>
      <w:pPr>
        <w:ind w:left="2880" w:hanging="360"/>
      </w:pPr>
      <w:rPr>
        <w:rFonts w:ascii="Symbol" w:hAnsi="Symbol" w:hint="default"/>
      </w:rPr>
    </w:lvl>
    <w:lvl w:ilvl="4" w:tplc="1CAC36C4">
      <w:start w:val="1"/>
      <w:numFmt w:val="bullet"/>
      <w:lvlText w:val="o"/>
      <w:lvlJc w:val="left"/>
      <w:pPr>
        <w:ind w:left="3600" w:hanging="360"/>
      </w:pPr>
      <w:rPr>
        <w:rFonts w:ascii="Courier New" w:hAnsi="Courier New" w:hint="default"/>
      </w:rPr>
    </w:lvl>
    <w:lvl w:ilvl="5" w:tplc="56E4F5AC">
      <w:start w:val="1"/>
      <w:numFmt w:val="bullet"/>
      <w:lvlText w:val=""/>
      <w:lvlJc w:val="left"/>
      <w:pPr>
        <w:ind w:left="4320" w:hanging="360"/>
      </w:pPr>
      <w:rPr>
        <w:rFonts w:ascii="Wingdings" w:hAnsi="Wingdings" w:hint="default"/>
      </w:rPr>
    </w:lvl>
    <w:lvl w:ilvl="6" w:tplc="6748CBDA">
      <w:start w:val="1"/>
      <w:numFmt w:val="bullet"/>
      <w:lvlText w:val=""/>
      <w:lvlJc w:val="left"/>
      <w:pPr>
        <w:ind w:left="5040" w:hanging="360"/>
      </w:pPr>
      <w:rPr>
        <w:rFonts w:ascii="Symbol" w:hAnsi="Symbol" w:hint="default"/>
      </w:rPr>
    </w:lvl>
    <w:lvl w:ilvl="7" w:tplc="DF86BFA6">
      <w:start w:val="1"/>
      <w:numFmt w:val="bullet"/>
      <w:lvlText w:val="o"/>
      <w:lvlJc w:val="left"/>
      <w:pPr>
        <w:ind w:left="5760" w:hanging="360"/>
      </w:pPr>
      <w:rPr>
        <w:rFonts w:ascii="Courier New" w:hAnsi="Courier New" w:hint="default"/>
      </w:rPr>
    </w:lvl>
    <w:lvl w:ilvl="8" w:tplc="FB86F104">
      <w:start w:val="1"/>
      <w:numFmt w:val="bullet"/>
      <w:lvlText w:val=""/>
      <w:lvlJc w:val="left"/>
      <w:pPr>
        <w:ind w:left="6480" w:hanging="360"/>
      </w:pPr>
      <w:rPr>
        <w:rFonts w:ascii="Wingdings" w:hAnsi="Wingdings" w:hint="default"/>
      </w:rPr>
    </w:lvl>
  </w:abstractNum>
  <w:abstractNum w:abstractNumId="447" w15:restartNumberingAfterBreak="0">
    <w:nsid w:val="4DCCE9DA"/>
    <w:multiLevelType w:val="hybridMultilevel"/>
    <w:tmpl w:val="68F61284"/>
    <w:lvl w:ilvl="0" w:tplc="AB68474A">
      <w:start w:val="1"/>
      <w:numFmt w:val="decimal"/>
      <w:lvlText w:val="%1."/>
      <w:lvlJc w:val="left"/>
      <w:pPr>
        <w:ind w:left="720" w:hanging="360"/>
      </w:pPr>
    </w:lvl>
    <w:lvl w:ilvl="1" w:tplc="53D8F0C8">
      <w:start w:val="1"/>
      <w:numFmt w:val="lowerLetter"/>
      <w:lvlText w:val="%2."/>
      <w:lvlJc w:val="left"/>
      <w:pPr>
        <w:ind w:left="1440" w:hanging="360"/>
      </w:pPr>
    </w:lvl>
    <w:lvl w:ilvl="2" w:tplc="A8C2BF5A">
      <w:start w:val="2"/>
      <w:numFmt w:val="lowerRoman"/>
      <w:lvlText w:val="%3."/>
      <w:lvlJc w:val="right"/>
      <w:pPr>
        <w:ind w:left="2160" w:hanging="180"/>
      </w:pPr>
    </w:lvl>
    <w:lvl w:ilvl="3" w:tplc="7EC27738">
      <w:start w:val="1"/>
      <w:numFmt w:val="decimal"/>
      <w:lvlText w:val="%4."/>
      <w:lvlJc w:val="left"/>
      <w:pPr>
        <w:ind w:left="2880" w:hanging="360"/>
      </w:pPr>
    </w:lvl>
    <w:lvl w:ilvl="4" w:tplc="2CA87F54">
      <w:start w:val="1"/>
      <w:numFmt w:val="lowerLetter"/>
      <w:lvlText w:val="%5."/>
      <w:lvlJc w:val="left"/>
      <w:pPr>
        <w:ind w:left="3600" w:hanging="360"/>
      </w:pPr>
    </w:lvl>
    <w:lvl w:ilvl="5" w:tplc="3AA2BCDE">
      <w:start w:val="1"/>
      <w:numFmt w:val="lowerRoman"/>
      <w:lvlText w:val="%6."/>
      <w:lvlJc w:val="right"/>
      <w:pPr>
        <w:ind w:left="4320" w:hanging="180"/>
      </w:pPr>
    </w:lvl>
    <w:lvl w:ilvl="6" w:tplc="49001BA2">
      <w:start w:val="1"/>
      <w:numFmt w:val="decimal"/>
      <w:lvlText w:val="%7."/>
      <w:lvlJc w:val="left"/>
      <w:pPr>
        <w:ind w:left="5040" w:hanging="360"/>
      </w:pPr>
    </w:lvl>
    <w:lvl w:ilvl="7" w:tplc="7406A506">
      <w:start w:val="1"/>
      <w:numFmt w:val="lowerLetter"/>
      <w:lvlText w:val="%8."/>
      <w:lvlJc w:val="left"/>
      <w:pPr>
        <w:ind w:left="5760" w:hanging="360"/>
      </w:pPr>
    </w:lvl>
    <w:lvl w:ilvl="8" w:tplc="74323EEA">
      <w:start w:val="1"/>
      <w:numFmt w:val="lowerRoman"/>
      <w:lvlText w:val="%9."/>
      <w:lvlJc w:val="right"/>
      <w:pPr>
        <w:ind w:left="6480" w:hanging="180"/>
      </w:pPr>
    </w:lvl>
  </w:abstractNum>
  <w:abstractNum w:abstractNumId="448" w15:restartNumberingAfterBreak="0">
    <w:nsid w:val="4DCDB797"/>
    <w:multiLevelType w:val="hybridMultilevel"/>
    <w:tmpl w:val="32D8F5AE"/>
    <w:lvl w:ilvl="0" w:tplc="CC30F828">
      <w:start w:val="1"/>
      <w:numFmt w:val="bullet"/>
      <w:lvlText w:val=""/>
      <w:lvlJc w:val="left"/>
      <w:pPr>
        <w:ind w:left="720" w:hanging="360"/>
      </w:pPr>
      <w:rPr>
        <w:rFonts w:ascii="Symbol" w:hAnsi="Symbol" w:hint="default"/>
      </w:rPr>
    </w:lvl>
    <w:lvl w:ilvl="1" w:tplc="CCA8E2EA">
      <w:start w:val="1"/>
      <w:numFmt w:val="bullet"/>
      <w:lvlText w:val="o"/>
      <w:lvlJc w:val="left"/>
      <w:pPr>
        <w:ind w:left="1440" w:hanging="360"/>
      </w:pPr>
      <w:rPr>
        <w:rFonts w:ascii="&quot;Courier New&quot;" w:hAnsi="&quot;Courier New&quot;" w:hint="default"/>
      </w:rPr>
    </w:lvl>
    <w:lvl w:ilvl="2" w:tplc="DC80BDE8">
      <w:start w:val="1"/>
      <w:numFmt w:val="bullet"/>
      <w:lvlText w:val=""/>
      <w:lvlJc w:val="left"/>
      <w:pPr>
        <w:ind w:left="2160" w:hanging="360"/>
      </w:pPr>
      <w:rPr>
        <w:rFonts w:ascii="Wingdings" w:hAnsi="Wingdings" w:hint="default"/>
      </w:rPr>
    </w:lvl>
    <w:lvl w:ilvl="3" w:tplc="0F84868C">
      <w:start w:val="1"/>
      <w:numFmt w:val="bullet"/>
      <w:lvlText w:val=""/>
      <w:lvlJc w:val="left"/>
      <w:pPr>
        <w:ind w:left="2880" w:hanging="360"/>
      </w:pPr>
      <w:rPr>
        <w:rFonts w:ascii="Symbol" w:hAnsi="Symbol" w:hint="default"/>
      </w:rPr>
    </w:lvl>
    <w:lvl w:ilvl="4" w:tplc="0F26A312">
      <w:start w:val="1"/>
      <w:numFmt w:val="bullet"/>
      <w:lvlText w:val="o"/>
      <w:lvlJc w:val="left"/>
      <w:pPr>
        <w:ind w:left="3600" w:hanging="360"/>
      </w:pPr>
      <w:rPr>
        <w:rFonts w:ascii="Courier New" w:hAnsi="Courier New" w:hint="default"/>
      </w:rPr>
    </w:lvl>
    <w:lvl w:ilvl="5" w:tplc="5D0AABD4">
      <w:start w:val="1"/>
      <w:numFmt w:val="bullet"/>
      <w:lvlText w:val=""/>
      <w:lvlJc w:val="left"/>
      <w:pPr>
        <w:ind w:left="4320" w:hanging="360"/>
      </w:pPr>
      <w:rPr>
        <w:rFonts w:ascii="Wingdings" w:hAnsi="Wingdings" w:hint="default"/>
      </w:rPr>
    </w:lvl>
    <w:lvl w:ilvl="6" w:tplc="8D486F20">
      <w:start w:val="1"/>
      <w:numFmt w:val="bullet"/>
      <w:lvlText w:val=""/>
      <w:lvlJc w:val="left"/>
      <w:pPr>
        <w:ind w:left="5040" w:hanging="360"/>
      </w:pPr>
      <w:rPr>
        <w:rFonts w:ascii="Symbol" w:hAnsi="Symbol" w:hint="default"/>
      </w:rPr>
    </w:lvl>
    <w:lvl w:ilvl="7" w:tplc="8E921C4A">
      <w:start w:val="1"/>
      <w:numFmt w:val="bullet"/>
      <w:lvlText w:val="o"/>
      <w:lvlJc w:val="left"/>
      <w:pPr>
        <w:ind w:left="5760" w:hanging="360"/>
      </w:pPr>
      <w:rPr>
        <w:rFonts w:ascii="Courier New" w:hAnsi="Courier New" w:hint="default"/>
      </w:rPr>
    </w:lvl>
    <w:lvl w:ilvl="8" w:tplc="B9AA3536">
      <w:start w:val="1"/>
      <w:numFmt w:val="bullet"/>
      <w:lvlText w:val=""/>
      <w:lvlJc w:val="left"/>
      <w:pPr>
        <w:ind w:left="6480" w:hanging="360"/>
      </w:pPr>
      <w:rPr>
        <w:rFonts w:ascii="Wingdings" w:hAnsi="Wingdings" w:hint="default"/>
      </w:rPr>
    </w:lvl>
  </w:abstractNum>
  <w:abstractNum w:abstractNumId="449" w15:restartNumberingAfterBreak="0">
    <w:nsid w:val="4E3A4E9B"/>
    <w:multiLevelType w:val="hybridMultilevel"/>
    <w:tmpl w:val="2986402A"/>
    <w:lvl w:ilvl="0" w:tplc="FFFFFFF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0" w15:restartNumberingAfterBreak="0">
    <w:nsid w:val="4E984694"/>
    <w:multiLevelType w:val="hybridMultilevel"/>
    <w:tmpl w:val="A2563BCA"/>
    <w:lvl w:ilvl="0" w:tplc="27A06B2C">
      <w:start w:val="1"/>
      <w:numFmt w:val="decimal"/>
      <w:lvlText w:val="%1."/>
      <w:lvlJc w:val="left"/>
      <w:pPr>
        <w:ind w:left="720" w:hanging="360"/>
      </w:pPr>
    </w:lvl>
    <w:lvl w:ilvl="1" w:tplc="EF6C9764">
      <w:start w:val="1"/>
      <w:numFmt w:val="lowerLetter"/>
      <w:lvlText w:val="%2."/>
      <w:lvlJc w:val="left"/>
      <w:pPr>
        <w:ind w:left="1440" w:hanging="360"/>
      </w:pPr>
    </w:lvl>
    <w:lvl w:ilvl="2" w:tplc="5DD8BD08">
      <w:start w:val="1"/>
      <w:numFmt w:val="lowerRoman"/>
      <w:lvlText w:val="%3."/>
      <w:lvlJc w:val="right"/>
      <w:pPr>
        <w:ind w:left="2160" w:hanging="180"/>
      </w:pPr>
    </w:lvl>
    <w:lvl w:ilvl="3" w:tplc="75662B84">
      <w:start w:val="1"/>
      <w:numFmt w:val="decimal"/>
      <w:lvlText w:val="%4."/>
      <w:lvlJc w:val="left"/>
      <w:pPr>
        <w:ind w:left="2880" w:hanging="360"/>
      </w:pPr>
    </w:lvl>
    <w:lvl w:ilvl="4" w:tplc="D8826C8E">
      <w:start w:val="1"/>
      <w:numFmt w:val="lowerLetter"/>
      <w:lvlText w:val="%5."/>
      <w:lvlJc w:val="left"/>
      <w:pPr>
        <w:ind w:left="3600" w:hanging="360"/>
      </w:pPr>
    </w:lvl>
    <w:lvl w:ilvl="5" w:tplc="1B96C086">
      <w:start w:val="1"/>
      <w:numFmt w:val="lowerRoman"/>
      <w:lvlText w:val="%6."/>
      <w:lvlJc w:val="right"/>
      <w:pPr>
        <w:ind w:left="4320" w:hanging="180"/>
      </w:pPr>
    </w:lvl>
    <w:lvl w:ilvl="6" w:tplc="6736FEA4">
      <w:start w:val="1"/>
      <w:numFmt w:val="decimal"/>
      <w:lvlText w:val="%7."/>
      <w:lvlJc w:val="left"/>
      <w:pPr>
        <w:ind w:left="5040" w:hanging="360"/>
      </w:pPr>
    </w:lvl>
    <w:lvl w:ilvl="7" w:tplc="5F689E60">
      <w:start w:val="1"/>
      <w:numFmt w:val="lowerLetter"/>
      <w:lvlText w:val="%8."/>
      <w:lvlJc w:val="left"/>
      <w:pPr>
        <w:ind w:left="5760" w:hanging="360"/>
      </w:pPr>
    </w:lvl>
    <w:lvl w:ilvl="8" w:tplc="4EF8CE0C">
      <w:start w:val="1"/>
      <w:numFmt w:val="lowerRoman"/>
      <w:lvlText w:val="%9."/>
      <w:lvlJc w:val="right"/>
      <w:pPr>
        <w:ind w:left="6480" w:hanging="180"/>
      </w:pPr>
    </w:lvl>
  </w:abstractNum>
  <w:abstractNum w:abstractNumId="451" w15:restartNumberingAfterBreak="0">
    <w:nsid w:val="4E9D67DA"/>
    <w:multiLevelType w:val="hybridMultilevel"/>
    <w:tmpl w:val="9C6A26D2"/>
    <w:lvl w:ilvl="0" w:tplc="9A44AB8C">
      <w:start w:val="1"/>
      <w:numFmt w:val="decimal"/>
      <w:lvlText w:val="%1."/>
      <w:lvlJc w:val="left"/>
      <w:pPr>
        <w:ind w:left="720" w:hanging="360"/>
      </w:pPr>
    </w:lvl>
    <w:lvl w:ilvl="1" w:tplc="B35658CC">
      <w:start w:val="1"/>
      <w:numFmt w:val="lowerLetter"/>
      <w:lvlText w:val="%2."/>
      <w:lvlJc w:val="left"/>
      <w:pPr>
        <w:ind w:left="1440" w:hanging="360"/>
      </w:pPr>
    </w:lvl>
    <w:lvl w:ilvl="2" w:tplc="1AEC3816">
      <w:start w:val="1"/>
      <w:numFmt w:val="lowerRoman"/>
      <w:lvlText w:val="%3."/>
      <w:lvlJc w:val="right"/>
      <w:pPr>
        <w:ind w:left="2160" w:hanging="180"/>
      </w:pPr>
    </w:lvl>
    <w:lvl w:ilvl="3" w:tplc="36362A24">
      <w:start w:val="1"/>
      <w:numFmt w:val="decimal"/>
      <w:lvlText w:val="%4."/>
      <w:lvlJc w:val="left"/>
      <w:pPr>
        <w:ind w:left="2880" w:hanging="360"/>
      </w:pPr>
    </w:lvl>
    <w:lvl w:ilvl="4" w:tplc="29BA3910">
      <w:start w:val="1"/>
      <w:numFmt w:val="lowerLetter"/>
      <w:lvlText w:val="%5."/>
      <w:lvlJc w:val="left"/>
      <w:pPr>
        <w:ind w:left="3600" w:hanging="360"/>
      </w:pPr>
    </w:lvl>
    <w:lvl w:ilvl="5" w:tplc="8354B48E">
      <w:start w:val="1"/>
      <w:numFmt w:val="lowerRoman"/>
      <w:lvlText w:val="%6."/>
      <w:lvlJc w:val="right"/>
      <w:pPr>
        <w:ind w:left="4320" w:hanging="180"/>
      </w:pPr>
    </w:lvl>
    <w:lvl w:ilvl="6" w:tplc="507C22CC">
      <w:start w:val="1"/>
      <w:numFmt w:val="decimal"/>
      <w:lvlText w:val="%7."/>
      <w:lvlJc w:val="left"/>
      <w:pPr>
        <w:ind w:left="5040" w:hanging="360"/>
      </w:pPr>
    </w:lvl>
    <w:lvl w:ilvl="7" w:tplc="3070C076">
      <w:start w:val="1"/>
      <w:numFmt w:val="lowerLetter"/>
      <w:lvlText w:val="%8."/>
      <w:lvlJc w:val="left"/>
      <w:pPr>
        <w:ind w:left="5760" w:hanging="360"/>
      </w:pPr>
    </w:lvl>
    <w:lvl w:ilvl="8" w:tplc="2A4E5CDC">
      <w:start w:val="1"/>
      <w:numFmt w:val="lowerRoman"/>
      <w:lvlText w:val="%9."/>
      <w:lvlJc w:val="right"/>
      <w:pPr>
        <w:ind w:left="6480" w:hanging="180"/>
      </w:pPr>
    </w:lvl>
  </w:abstractNum>
  <w:abstractNum w:abstractNumId="452" w15:restartNumberingAfterBreak="0">
    <w:nsid w:val="4EB6665E"/>
    <w:multiLevelType w:val="hybridMultilevel"/>
    <w:tmpl w:val="D17E7B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3" w15:restartNumberingAfterBreak="0">
    <w:nsid w:val="4EBB1BDE"/>
    <w:multiLevelType w:val="hybridMultilevel"/>
    <w:tmpl w:val="729659BC"/>
    <w:lvl w:ilvl="0" w:tplc="04090003">
      <w:start w:val="1"/>
      <w:numFmt w:val="bullet"/>
      <w:lvlText w:val="o"/>
      <w:lvlJc w:val="left"/>
      <w:pPr>
        <w:ind w:left="216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4F9D7D59"/>
    <w:multiLevelType w:val="hybridMultilevel"/>
    <w:tmpl w:val="4B124B86"/>
    <w:lvl w:ilvl="0" w:tplc="AB8EE7FC">
      <w:start w:val="1"/>
      <w:numFmt w:val="bullet"/>
      <w:lvlText w:val=""/>
      <w:lvlJc w:val="left"/>
      <w:pPr>
        <w:ind w:left="720" w:hanging="360"/>
      </w:pPr>
      <w:rPr>
        <w:rFonts w:ascii="Symbol" w:hAnsi="Symbol" w:hint="default"/>
      </w:rPr>
    </w:lvl>
    <w:lvl w:ilvl="1" w:tplc="4008E58C">
      <w:start w:val="1"/>
      <w:numFmt w:val="bullet"/>
      <w:lvlText w:val="·"/>
      <w:lvlJc w:val="left"/>
      <w:pPr>
        <w:ind w:left="1440" w:hanging="360"/>
      </w:pPr>
      <w:rPr>
        <w:rFonts w:ascii="Symbol" w:hAnsi="Symbol" w:hint="default"/>
      </w:rPr>
    </w:lvl>
    <w:lvl w:ilvl="2" w:tplc="EAD0ED7A">
      <w:start w:val="1"/>
      <w:numFmt w:val="bullet"/>
      <w:lvlText w:val=""/>
      <w:lvlJc w:val="left"/>
      <w:pPr>
        <w:ind w:left="2160" w:hanging="360"/>
      </w:pPr>
      <w:rPr>
        <w:rFonts w:ascii="Wingdings" w:hAnsi="Wingdings" w:hint="default"/>
      </w:rPr>
    </w:lvl>
    <w:lvl w:ilvl="3" w:tplc="2784412A">
      <w:start w:val="1"/>
      <w:numFmt w:val="bullet"/>
      <w:lvlText w:val=""/>
      <w:lvlJc w:val="left"/>
      <w:pPr>
        <w:ind w:left="2880" w:hanging="360"/>
      </w:pPr>
      <w:rPr>
        <w:rFonts w:ascii="Symbol" w:hAnsi="Symbol" w:hint="default"/>
      </w:rPr>
    </w:lvl>
    <w:lvl w:ilvl="4" w:tplc="5CBC3136">
      <w:start w:val="1"/>
      <w:numFmt w:val="bullet"/>
      <w:lvlText w:val="o"/>
      <w:lvlJc w:val="left"/>
      <w:pPr>
        <w:ind w:left="3600" w:hanging="360"/>
      </w:pPr>
      <w:rPr>
        <w:rFonts w:ascii="Courier New" w:hAnsi="Courier New" w:hint="default"/>
      </w:rPr>
    </w:lvl>
    <w:lvl w:ilvl="5" w:tplc="745AF9E8">
      <w:start w:val="1"/>
      <w:numFmt w:val="bullet"/>
      <w:lvlText w:val=""/>
      <w:lvlJc w:val="left"/>
      <w:pPr>
        <w:ind w:left="4320" w:hanging="360"/>
      </w:pPr>
      <w:rPr>
        <w:rFonts w:ascii="Wingdings" w:hAnsi="Wingdings" w:hint="default"/>
      </w:rPr>
    </w:lvl>
    <w:lvl w:ilvl="6" w:tplc="D73A810A">
      <w:start w:val="1"/>
      <w:numFmt w:val="bullet"/>
      <w:lvlText w:val=""/>
      <w:lvlJc w:val="left"/>
      <w:pPr>
        <w:ind w:left="5040" w:hanging="360"/>
      </w:pPr>
      <w:rPr>
        <w:rFonts w:ascii="Symbol" w:hAnsi="Symbol" w:hint="default"/>
      </w:rPr>
    </w:lvl>
    <w:lvl w:ilvl="7" w:tplc="0256DFF8">
      <w:start w:val="1"/>
      <w:numFmt w:val="bullet"/>
      <w:lvlText w:val="o"/>
      <w:lvlJc w:val="left"/>
      <w:pPr>
        <w:ind w:left="5760" w:hanging="360"/>
      </w:pPr>
      <w:rPr>
        <w:rFonts w:ascii="Courier New" w:hAnsi="Courier New" w:hint="default"/>
      </w:rPr>
    </w:lvl>
    <w:lvl w:ilvl="8" w:tplc="D52A52CA">
      <w:start w:val="1"/>
      <w:numFmt w:val="bullet"/>
      <w:lvlText w:val=""/>
      <w:lvlJc w:val="left"/>
      <w:pPr>
        <w:ind w:left="6480" w:hanging="360"/>
      </w:pPr>
      <w:rPr>
        <w:rFonts w:ascii="Wingdings" w:hAnsi="Wingdings" w:hint="default"/>
      </w:rPr>
    </w:lvl>
  </w:abstractNum>
  <w:abstractNum w:abstractNumId="455" w15:restartNumberingAfterBreak="0">
    <w:nsid w:val="4FA91DBB"/>
    <w:multiLevelType w:val="hybridMultilevel"/>
    <w:tmpl w:val="CA3E44AE"/>
    <w:lvl w:ilvl="0" w:tplc="57F6D366">
      <w:start w:val="1"/>
      <w:numFmt w:val="bullet"/>
      <w:lvlText w:val=""/>
      <w:lvlJc w:val="left"/>
      <w:pPr>
        <w:ind w:left="720" w:hanging="360"/>
      </w:pPr>
      <w:rPr>
        <w:rFonts w:ascii="Symbol" w:hAnsi="Symbol" w:hint="default"/>
      </w:rPr>
    </w:lvl>
    <w:lvl w:ilvl="1" w:tplc="775A1E3C">
      <w:start w:val="1"/>
      <w:numFmt w:val="bullet"/>
      <w:lvlText w:val="o"/>
      <w:lvlJc w:val="left"/>
      <w:pPr>
        <w:ind w:left="1440" w:hanging="360"/>
      </w:pPr>
      <w:rPr>
        <w:rFonts w:ascii="Courier New" w:hAnsi="Courier New" w:hint="default"/>
      </w:rPr>
    </w:lvl>
    <w:lvl w:ilvl="2" w:tplc="66E85B94">
      <w:start w:val="1"/>
      <w:numFmt w:val="bullet"/>
      <w:lvlText w:val=""/>
      <w:lvlJc w:val="left"/>
      <w:pPr>
        <w:ind w:left="2160" w:hanging="360"/>
      </w:pPr>
      <w:rPr>
        <w:rFonts w:ascii="Wingdings" w:hAnsi="Wingdings" w:hint="default"/>
      </w:rPr>
    </w:lvl>
    <w:lvl w:ilvl="3" w:tplc="C7AA7DBE">
      <w:start w:val="1"/>
      <w:numFmt w:val="bullet"/>
      <w:lvlText w:val=""/>
      <w:lvlJc w:val="left"/>
      <w:pPr>
        <w:ind w:left="2880" w:hanging="360"/>
      </w:pPr>
      <w:rPr>
        <w:rFonts w:ascii="Symbol" w:hAnsi="Symbol" w:hint="default"/>
      </w:rPr>
    </w:lvl>
    <w:lvl w:ilvl="4" w:tplc="622E1296">
      <w:start w:val="1"/>
      <w:numFmt w:val="bullet"/>
      <w:lvlText w:val="o"/>
      <w:lvlJc w:val="left"/>
      <w:pPr>
        <w:ind w:left="3600" w:hanging="360"/>
      </w:pPr>
      <w:rPr>
        <w:rFonts w:ascii="Courier New" w:hAnsi="Courier New" w:hint="default"/>
      </w:rPr>
    </w:lvl>
    <w:lvl w:ilvl="5" w:tplc="777C3F66">
      <w:start w:val="1"/>
      <w:numFmt w:val="bullet"/>
      <w:lvlText w:val=""/>
      <w:lvlJc w:val="left"/>
      <w:pPr>
        <w:ind w:left="4320" w:hanging="360"/>
      </w:pPr>
      <w:rPr>
        <w:rFonts w:ascii="Wingdings" w:hAnsi="Wingdings" w:hint="default"/>
      </w:rPr>
    </w:lvl>
    <w:lvl w:ilvl="6" w:tplc="955C5978">
      <w:start w:val="1"/>
      <w:numFmt w:val="bullet"/>
      <w:lvlText w:val=""/>
      <w:lvlJc w:val="left"/>
      <w:pPr>
        <w:ind w:left="5040" w:hanging="360"/>
      </w:pPr>
      <w:rPr>
        <w:rFonts w:ascii="Symbol" w:hAnsi="Symbol" w:hint="default"/>
      </w:rPr>
    </w:lvl>
    <w:lvl w:ilvl="7" w:tplc="B936C1BE">
      <w:start w:val="1"/>
      <w:numFmt w:val="bullet"/>
      <w:lvlText w:val="o"/>
      <w:lvlJc w:val="left"/>
      <w:pPr>
        <w:ind w:left="5760" w:hanging="360"/>
      </w:pPr>
      <w:rPr>
        <w:rFonts w:ascii="Courier New" w:hAnsi="Courier New" w:hint="default"/>
      </w:rPr>
    </w:lvl>
    <w:lvl w:ilvl="8" w:tplc="251050A6">
      <w:start w:val="1"/>
      <w:numFmt w:val="bullet"/>
      <w:lvlText w:val=""/>
      <w:lvlJc w:val="left"/>
      <w:pPr>
        <w:ind w:left="6480" w:hanging="360"/>
      </w:pPr>
      <w:rPr>
        <w:rFonts w:ascii="Wingdings" w:hAnsi="Wingdings" w:hint="default"/>
      </w:rPr>
    </w:lvl>
  </w:abstractNum>
  <w:abstractNum w:abstractNumId="456" w15:restartNumberingAfterBreak="0">
    <w:nsid w:val="50249CE2"/>
    <w:multiLevelType w:val="hybridMultilevel"/>
    <w:tmpl w:val="55A03582"/>
    <w:lvl w:ilvl="0" w:tplc="211ED1AE">
      <w:start w:val="1"/>
      <w:numFmt w:val="decimal"/>
      <w:lvlText w:val="%1."/>
      <w:lvlJc w:val="left"/>
      <w:pPr>
        <w:ind w:left="720" w:hanging="360"/>
      </w:pPr>
    </w:lvl>
    <w:lvl w:ilvl="1" w:tplc="A2CC0C92">
      <w:start w:val="1"/>
      <w:numFmt w:val="lowerLetter"/>
      <w:lvlText w:val="%2."/>
      <w:lvlJc w:val="left"/>
      <w:pPr>
        <w:ind w:left="1440" w:hanging="360"/>
      </w:pPr>
    </w:lvl>
    <w:lvl w:ilvl="2" w:tplc="8A185258">
      <w:start w:val="1"/>
      <w:numFmt w:val="lowerRoman"/>
      <w:lvlText w:val="%3."/>
      <w:lvlJc w:val="right"/>
      <w:pPr>
        <w:ind w:left="2160" w:hanging="180"/>
      </w:pPr>
    </w:lvl>
    <w:lvl w:ilvl="3" w:tplc="52307456">
      <w:start w:val="3"/>
      <w:numFmt w:val="decimal"/>
      <w:lvlText w:val="%4."/>
      <w:lvlJc w:val="left"/>
      <w:pPr>
        <w:ind w:left="2880" w:hanging="360"/>
      </w:pPr>
    </w:lvl>
    <w:lvl w:ilvl="4" w:tplc="ABB4AE04">
      <w:start w:val="1"/>
      <w:numFmt w:val="lowerLetter"/>
      <w:lvlText w:val="%5."/>
      <w:lvlJc w:val="left"/>
      <w:pPr>
        <w:ind w:left="3600" w:hanging="360"/>
      </w:pPr>
    </w:lvl>
    <w:lvl w:ilvl="5" w:tplc="7CC6529E">
      <w:start w:val="1"/>
      <w:numFmt w:val="lowerRoman"/>
      <w:lvlText w:val="%6."/>
      <w:lvlJc w:val="right"/>
      <w:pPr>
        <w:ind w:left="4320" w:hanging="180"/>
      </w:pPr>
    </w:lvl>
    <w:lvl w:ilvl="6" w:tplc="F36C30AE">
      <w:start w:val="1"/>
      <w:numFmt w:val="decimal"/>
      <w:lvlText w:val="%7."/>
      <w:lvlJc w:val="left"/>
      <w:pPr>
        <w:ind w:left="5040" w:hanging="360"/>
      </w:pPr>
    </w:lvl>
    <w:lvl w:ilvl="7" w:tplc="0450B5C8">
      <w:start w:val="1"/>
      <w:numFmt w:val="lowerLetter"/>
      <w:lvlText w:val="%8."/>
      <w:lvlJc w:val="left"/>
      <w:pPr>
        <w:ind w:left="5760" w:hanging="360"/>
      </w:pPr>
    </w:lvl>
    <w:lvl w:ilvl="8" w:tplc="4E082132">
      <w:start w:val="1"/>
      <w:numFmt w:val="lowerRoman"/>
      <w:lvlText w:val="%9."/>
      <w:lvlJc w:val="right"/>
      <w:pPr>
        <w:ind w:left="6480" w:hanging="180"/>
      </w:pPr>
    </w:lvl>
  </w:abstractNum>
  <w:abstractNum w:abstractNumId="457" w15:restartNumberingAfterBreak="0">
    <w:nsid w:val="506B79F8"/>
    <w:multiLevelType w:val="hybridMultilevel"/>
    <w:tmpl w:val="9868689E"/>
    <w:lvl w:ilvl="0" w:tplc="02F6F6A4">
      <w:start w:val="1"/>
      <w:numFmt w:val="decimal"/>
      <w:lvlText w:val="%1."/>
      <w:lvlJc w:val="left"/>
      <w:pPr>
        <w:ind w:left="720" w:hanging="360"/>
      </w:pPr>
    </w:lvl>
    <w:lvl w:ilvl="1" w:tplc="815C3A82">
      <w:start w:val="1"/>
      <w:numFmt w:val="lowerLetter"/>
      <w:lvlText w:val="%2."/>
      <w:lvlJc w:val="left"/>
      <w:pPr>
        <w:ind w:left="1440" w:hanging="360"/>
      </w:pPr>
    </w:lvl>
    <w:lvl w:ilvl="2" w:tplc="F0DE39CC">
      <w:start w:val="2"/>
      <w:numFmt w:val="lowerRoman"/>
      <w:lvlText w:val="%3."/>
      <w:lvlJc w:val="right"/>
      <w:pPr>
        <w:ind w:left="2160" w:hanging="180"/>
      </w:pPr>
    </w:lvl>
    <w:lvl w:ilvl="3" w:tplc="D8BE8D24">
      <w:start w:val="1"/>
      <w:numFmt w:val="decimal"/>
      <w:lvlText w:val="%4."/>
      <w:lvlJc w:val="left"/>
      <w:pPr>
        <w:ind w:left="2880" w:hanging="360"/>
      </w:pPr>
    </w:lvl>
    <w:lvl w:ilvl="4" w:tplc="1212C316">
      <w:start w:val="1"/>
      <w:numFmt w:val="lowerLetter"/>
      <w:lvlText w:val="%5."/>
      <w:lvlJc w:val="left"/>
      <w:pPr>
        <w:ind w:left="3600" w:hanging="360"/>
      </w:pPr>
    </w:lvl>
    <w:lvl w:ilvl="5" w:tplc="C9BA7162">
      <w:start w:val="1"/>
      <w:numFmt w:val="lowerRoman"/>
      <w:lvlText w:val="%6."/>
      <w:lvlJc w:val="right"/>
      <w:pPr>
        <w:ind w:left="4320" w:hanging="180"/>
      </w:pPr>
    </w:lvl>
    <w:lvl w:ilvl="6" w:tplc="2B4C7D30">
      <w:start w:val="1"/>
      <w:numFmt w:val="decimal"/>
      <w:lvlText w:val="%7."/>
      <w:lvlJc w:val="left"/>
      <w:pPr>
        <w:ind w:left="5040" w:hanging="360"/>
      </w:pPr>
    </w:lvl>
    <w:lvl w:ilvl="7" w:tplc="40B84B54">
      <w:start w:val="1"/>
      <w:numFmt w:val="lowerLetter"/>
      <w:lvlText w:val="%8."/>
      <w:lvlJc w:val="left"/>
      <w:pPr>
        <w:ind w:left="5760" w:hanging="360"/>
      </w:pPr>
    </w:lvl>
    <w:lvl w:ilvl="8" w:tplc="49349E8E">
      <w:start w:val="1"/>
      <w:numFmt w:val="lowerRoman"/>
      <w:lvlText w:val="%9."/>
      <w:lvlJc w:val="right"/>
      <w:pPr>
        <w:ind w:left="6480" w:hanging="180"/>
      </w:pPr>
    </w:lvl>
  </w:abstractNum>
  <w:abstractNum w:abstractNumId="458" w15:restartNumberingAfterBreak="0">
    <w:nsid w:val="50B3F084"/>
    <w:multiLevelType w:val="hybridMultilevel"/>
    <w:tmpl w:val="4B9C35AC"/>
    <w:lvl w:ilvl="0" w:tplc="8FC2824A">
      <w:start w:val="1"/>
      <w:numFmt w:val="bullet"/>
      <w:lvlText w:val=""/>
      <w:lvlJc w:val="left"/>
      <w:pPr>
        <w:ind w:left="720" w:hanging="360"/>
      </w:pPr>
      <w:rPr>
        <w:rFonts w:ascii="Symbol" w:hAnsi="Symbol" w:hint="default"/>
      </w:rPr>
    </w:lvl>
    <w:lvl w:ilvl="1" w:tplc="F0B87F3E">
      <w:start w:val="1"/>
      <w:numFmt w:val="bullet"/>
      <w:lvlText w:val="o"/>
      <w:lvlJc w:val="left"/>
      <w:pPr>
        <w:ind w:left="1440" w:hanging="360"/>
      </w:pPr>
      <w:rPr>
        <w:rFonts w:ascii="Courier New" w:hAnsi="Courier New" w:hint="default"/>
      </w:rPr>
    </w:lvl>
    <w:lvl w:ilvl="2" w:tplc="F7B68C88">
      <w:start w:val="1"/>
      <w:numFmt w:val="bullet"/>
      <w:lvlText w:val="o"/>
      <w:lvlJc w:val="left"/>
      <w:pPr>
        <w:ind w:left="2160" w:hanging="360"/>
      </w:pPr>
      <w:rPr>
        <w:rFonts w:ascii="&quot;Courier New&quot;" w:hAnsi="&quot;Courier New&quot;" w:hint="default"/>
      </w:rPr>
    </w:lvl>
    <w:lvl w:ilvl="3" w:tplc="9E2A404C">
      <w:start w:val="1"/>
      <w:numFmt w:val="bullet"/>
      <w:lvlText w:val=""/>
      <w:lvlJc w:val="left"/>
      <w:pPr>
        <w:ind w:left="2880" w:hanging="360"/>
      </w:pPr>
      <w:rPr>
        <w:rFonts w:ascii="Symbol" w:hAnsi="Symbol" w:hint="default"/>
      </w:rPr>
    </w:lvl>
    <w:lvl w:ilvl="4" w:tplc="340E7DF8">
      <w:start w:val="1"/>
      <w:numFmt w:val="bullet"/>
      <w:lvlText w:val="o"/>
      <w:lvlJc w:val="left"/>
      <w:pPr>
        <w:ind w:left="3600" w:hanging="360"/>
      </w:pPr>
      <w:rPr>
        <w:rFonts w:ascii="Courier New" w:hAnsi="Courier New" w:hint="default"/>
      </w:rPr>
    </w:lvl>
    <w:lvl w:ilvl="5" w:tplc="04523B48">
      <w:start w:val="1"/>
      <w:numFmt w:val="bullet"/>
      <w:lvlText w:val=""/>
      <w:lvlJc w:val="left"/>
      <w:pPr>
        <w:ind w:left="4320" w:hanging="360"/>
      </w:pPr>
      <w:rPr>
        <w:rFonts w:ascii="Wingdings" w:hAnsi="Wingdings" w:hint="default"/>
      </w:rPr>
    </w:lvl>
    <w:lvl w:ilvl="6" w:tplc="A2FC1AEA">
      <w:start w:val="1"/>
      <w:numFmt w:val="bullet"/>
      <w:lvlText w:val=""/>
      <w:lvlJc w:val="left"/>
      <w:pPr>
        <w:ind w:left="5040" w:hanging="360"/>
      </w:pPr>
      <w:rPr>
        <w:rFonts w:ascii="Symbol" w:hAnsi="Symbol" w:hint="default"/>
      </w:rPr>
    </w:lvl>
    <w:lvl w:ilvl="7" w:tplc="087A7D4A">
      <w:start w:val="1"/>
      <w:numFmt w:val="bullet"/>
      <w:lvlText w:val="o"/>
      <w:lvlJc w:val="left"/>
      <w:pPr>
        <w:ind w:left="5760" w:hanging="360"/>
      </w:pPr>
      <w:rPr>
        <w:rFonts w:ascii="Courier New" w:hAnsi="Courier New" w:hint="default"/>
      </w:rPr>
    </w:lvl>
    <w:lvl w:ilvl="8" w:tplc="1C8CAED6">
      <w:start w:val="1"/>
      <w:numFmt w:val="bullet"/>
      <w:lvlText w:val=""/>
      <w:lvlJc w:val="left"/>
      <w:pPr>
        <w:ind w:left="6480" w:hanging="360"/>
      </w:pPr>
      <w:rPr>
        <w:rFonts w:ascii="Wingdings" w:hAnsi="Wingdings" w:hint="default"/>
      </w:rPr>
    </w:lvl>
  </w:abstractNum>
  <w:abstractNum w:abstractNumId="459" w15:restartNumberingAfterBreak="0">
    <w:nsid w:val="50D366C8"/>
    <w:multiLevelType w:val="hybridMultilevel"/>
    <w:tmpl w:val="82B617FA"/>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0" w15:restartNumberingAfterBreak="0">
    <w:nsid w:val="50E8AB79"/>
    <w:multiLevelType w:val="hybridMultilevel"/>
    <w:tmpl w:val="D2E2CB54"/>
    <w:lvl w:ilvl="0" w:tplc="F9944714">
      <w:start w:val="1"/>
      <w:numFmt w:val="bullet"/>
      <w:lvlText w:val="·"/>
      <w:lvlJc w:val="left"/>
      <w:pPr>
        <w:ind w:left="720" w:hanging="360"/>
      </w:pPr>
      <w:rPr>
        <w:rFonts w:ascii="Symbol" w:hAnsi="Symbol" w:hint="default"/>
      </w:rPr>
    </w:lvl>
    <w:lvl w:ilvl="1" w:tplc="1D18AC46">
      <w:start w:val="1"/>
      <w:numFmt w:val="bullet"/>
      <w:lvlText w:val="o"/>
      <w:lvlJc w:val="left"/>
      <w:pPr>
        <w:ind w:left="1440" w:hanging="360"/>
      </w:pPr>
      <w:rPr>
        <w:rFonts w:ascii="Courier New" w:hAnsi="Courier New" w:hint="default"/>
      </w:rPr>
    </w:lvl>
    <w:lvl w:ilvl="2" w:tplc="A0EE47B6">
      <w:start w:val="1"/>
      <w:numFmt w:val="bullet"/>
      <w:lvlText w:val=""/>
      <w:lvlJc w:val="left"/>
      <w:pPr>
        <w:ind w:left="2160" w:hanging="360"/>
      </w:pPr>
      <w:rPr>
        <w:rFonts w:ascii="Wingdings" w:hAnsi="Wingdings" w:hint="default"/>
      </w:rPr>
    </w:lvl>
    <w:lvl w:ilvl="3" w:tplc="A2869B44">
      <w:start w:val="1"/>
      <w:numFmt w:val="bullet"/>
      <w:lvlText w:val=""/>
      <w:lvlJc w:val="left"/>
      <w:pPr>
        <w:ind w:left="2880" w:hanging="360"/>
      </w:pPr>
      <w:rPr>
        <w:rFonts w:ascii="Symbol" w:hAnsi="Symbol" w:hint="default"/>
      </w:rPr>
    </w:lvl>
    <w:lvl w:ilvl="4" w:tplc="01C4324A">
      <w:start w:val="1"/>
      <w:numFmt w:val="bullet"/>
      <w:lvlText w:val="o"/>
      <w:lvlJc w:val="left"/>
      <w:pPr>
        <w:ind w:left="3600" w:hanging="360"/>
      </w:pPr>
      <w:rPr>
        <w:rFonts w:ascii="Courier New" w:hAnsi="Courier New" w:hint="default"/>
      </w:rPr>
    </w:lvl>
    <w:lvl w:ilvl="5" w:tplc="B5F6415C">
      <w:start w:val="1"/>
      <w:numFmt w:val="bullet"/>
      <w:lvlText w:val=""/>
      <w:lvlJc w:val="left"/>
      <w:pPr>
        <w:ind w:left="4320" w:hanging="360"/>
      </w:pPr>
      <w:rPr>
        <w:rFonts w:ascii="Wingdings" w:hAnsi="Wingdings" w:hint="default"/>
      </w:rPr>
    </w:lvl>
    <w:lvl w:ilvl="6" w:tplc="F95617A2">
      <w:start w:val="1"/>
      <w:numFmt w:val="bullet"/>
      <w:lvlText w:val=""/>
      <w:lvlJc w:val="left"/>
      <w:pPr>
        <w:ind w:left="5040" w:hanging="360"/>
      </w:pPr>
      <w:rPr>
        <w:rFonts w:ascii="Symbol" w:hAnsi="Symbol" w:hint="default"/>
      </w:rPr>
    </w:lvl>
    <w:lvl w:ilvl="7" w:tplc="F0E2D4EE">
      <w:start w:val="1"/>
      <w:numFmt w:val="bullet"/>
      <w:lvlText w:val="o"/>
      <w:lvlJc w:val="left"/>
      <w:pPr>
        <w:ind w:left="5760" w:hanging="360"/>
      </w:pPr>
      <w:rPr>
        <w:rFonts w:ascii="Courier New" w:hAnsi="Courier New" w:hint="default"/>
      </w:rPr>
    </w:lvl>
    <w:lvl w:ilvl="8" w:tplc="2DE88ED0">
      <w:start w:val="1"/>
      <w:numFmt w:val="bullet"/>
      <w:lvlText w:val=""/>
      <w:lvlJc w:val="left"/>
      <w:pPr>
        <w:ind w:left="6480" w:hanging="360"/>
      </w:pPr>
      <w:rPr>
        <w:rFonts w:ascii="Wingdings" w:hAnsi="Wingdings" w:hint="default"/>
      </w:rPr>
    </w:lvl>
  </w:abstractNum>
  <w:abstractNum w:abstractNumId="461" w15:restartNumberingAfterBreak="0">
    <w:nsid w:val="513BE2E0"/>
    <w:multiLevelType w:val="hybridMultilevel"/>
    <w:tmpl w:val="7B2A91B4"/>
    <w:lvl w:ilvl="0" w:tplc="372C22F0">
      <w:start w:val="1"/>
      <w:numFmt w:val="decimal"/>
      <w:lvlText w:val="%1."/>
      <w:lvlJc w:val="left"/>
      <w:pPr>
        <w:ind w:left="720" w:hanging="360"/>
      </w:pPr>
    </w:lvl>
    <w:lvl w:ilvl="1" w:tplc="DAD24502">
      <w:start w:val="1"/>
      <w:numFmt w:val="lowerLetter"/>
      <w:lvlText w:val="%2."/>
      <w:lvlJc w:val="left"/>
      <w:pPr>
        <w:ind w:left="1440" w:hanging="360"/>
      </w:pPr>
    </w:lvl>
    <w:lvl w:ilvl="2" w:tplc="D786B23A">
      <w:start w:val="1"/>
      <w:numFmt w:val="lowerRoman"/>
      <w:lvlText w:val="%3."/>
      <w:lvlJc w:val="right"/>
      <w:pPr>
        <w:ind w:left="2160" w:hanging="180"/>
      </w:pPr>
    </w:lvl>
    <w:lvl w:ilvl="3" w:tplc="0F44296A">
      <w:start w:val="4"/>
      <w:numFmt w:val="decimal"/>
      <w:lvlText w:val="%4."/>
      <w:lvlJc w:val="left"/>
      <w:pPr>
        <w:ind w:left="2880" w:hanging="360"/>
      </w:pPr>
    </w:lvl>
    <w:lvl w:ilvl="4" w:tplc="115EBE60">
      <w:start w:val="1"/>
      <w:numFmt w:val="lowerLetter"/>
      <w:lvlText w:val="%5."/>
      <w:lvlJc w:val="left"/>
      <w:pPr>
        <w:ind w:left="3600" w:hanging="360"/>
      </w:pPr>
    </w:lvl>
    <w:lvl w:ilvl="5" w:tplc="D9B6A288">
      <w:start w:val="1"/>
      <w:numFmt w:val="lowerRoman"/>
      <w:lvlText w:val="%6."/>
      <w:lvlJc w:val="right"/>
      <w:pPr>
        <w:ind w:left="4320" w:hanging="180"/>
      </w:pPr>
    </w:lvl>
    <w:lvl w:ilvl="6" w:tplc="D1763EF4">
      <w:start w:val="1"/>
      <w:numFmt w:val="decimal"/>
      <w:lvlText w:val="%7."/>
      <w:lvlJc w:val="left"/>
      <w:pPr>
        <w:ind w:left="5040" w:hanging="360"/>
      </w:pPr>
    </w:lvl>
    <w:lvl w:ilvl="7" w:tplc="7214D9EA">
      <w:start w:val="1"/>
      <w:numFmt w:val="lowerLetter"/>
      <w:lvlText w:val="%8."/>
      <w:lvlJc w:val="left"/>
      <w:pPr>
        <w:ind w:left="5760" w:hanging="360"/>
      </w:pPr>
    </w:lvl>
    <w:lvl w:ilvl="8" w:tplc="9044F18E">
      <w:start w:val="1"/>
      <w:numFmt w:val="lowerRoman"/>
      <w:lvlText w:val="%9."/>
      <w:lvlJc w:val="right"/>
      <w:pPr>
        <w:ind w:left="6480" w:hanging="180"/>
      </w:pPr>
    </w:lvl>
  </w:abstractNum>
  <w:abstractNum w:abstractNumId="462" w15:restartNumberingAfterBreak="0">
    <w:nsid w:val="51421B4D"/>
    <w:multiLevelType w:val="hybridMultilevel"/>
    <w:tmpl w:val="2A2425F6"/>
    <w:lvl w:ilvl="0" w:tplc="5E02DFA8">
      <w:start w:val="1"/>
      <w:numFmt w:val="decimal"/>
      <w:lvlText w:val="%1."/>
      <w:lvlJc w:val="left"/>
      <w:pPr>
        <w:ind w:left="360" w:hanging="360"/>
      </w:pPr>
      <w:rPr>
        <w:rFonts w:asciiTheme="minorHAnsi" w:eastAsiaTheme="minorHAnsi" w:hAnsiTheme="minorHAnsi" w:cstheme="minorBidi"/>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3" w15:restartNumberingAfterBreak="0">
    <w:nsid w:val="515E2F0D"/>
    <w:multiLevelType w:val="hybridMultilevel"/>
    <w:tmpl w:val="A3D6C5AE"/>
    <w:lvl w:ilvl="0" w:tplc="26222A78">
      <w:start w:val="1"/>
      <w:numFmt w:val="decimal"/>
      <w:lvlText w:val="%1."/>
      <w:lvlJc w:val="left"/>
      <w:pPr>
        <w:ind w:left="720" w:hanging="360"/>
      </w:pPr>
    </w:lvl>
    <w:lvl w:ilvl="1" w:tplc="9B0C97CE">
      <w:start w:val="1"/>
      <w:numFmt w:val="lowerLetter"/>
      <w:lvlText w:val="%2."/>
      <w:lvlJc w:val="left"/>
      <w:pPr>
        <w:ind w:left="1440" w:hanging="360"/>
      </w:pPr>
    </w:lvl>
    <w:lvl w:ilvl="2" w:tplc="38347F60">
      <w:start w:val="1"/>
      <w:numFmt w:val="lowerRoman"/>
      <w:lvlText w:val="%3."/>
      <w:lvlJc w:val="right"/>
      <w:pPr>
        <w:ind w:left="2160" w:hanging="180"/>
      </w:pPr>
    </w:lvl>
    <w:lvl w:ilvl="3" w:tplc="F8C8BE0C">
      <w:start w:val="2"/>
      <w:numFmt w:val="decimal"/>
      <w:lvlText w:val="%4."/>
      <w:lvlJc w:val="left"/>
      <w:pPr>
        <w:ind w:left="2880" w:hanging="360"/>
      </w:pPr>
    </w:lvl>
    <w:lvl w:ilvl="4" w:tplc="429840C8">
      <w:start w:val="1"/>
      <w:numFmt w:val="lowerLetter"/>
      <w:lvlText w:val="%5."/>
      <w:lvlJc w:val="left"/>
      <w:pPr>
        <w:ind w:left="3600" w:hanging="360"/>
      </w:pPr>
    </w:lvl>
    <w:lvl w:ilvl="5" w:tplc="AE5C9730">
      <w:start w:val="1"/>
      <w:numFmt w:val="lowerRoman"/>
      <w:lvlText w:val="%6."/>
      <w:lvlJc w:val="right"/>
      <w:pPr>
        <w:ind w:left="4320" w:hanging="180"/>
      </w:pPr>
    </w:lvl>
    <w:lvl w:ilvl="6" w:tplc="82D22B76">
      <w:start w:val="1"/>
      <w:numFmt w:val="decimal"/>
      <w:lvlText w:val="%7."/>
      <w:lvlJc w:val="left"/>
      <w:pPr>
        <w:ind w:left="5040" w:hanging="360"/>
      </w:pPr>
    </w:lvl>
    <w:lvl w:ilvl="7" w:tplc="D9785E82">
      <w:start w:val="1"/>
      <w:numFmt w:val="lowerLetter"/>
      <w:lvlText w:val="%8."/>
      <w:lvlJc w:val="left"/>
      <w:pPr>
        <w:ind w:left="5760" w:hanging="360"/>
      </w:pPr>
    </w:lvl>
    <w:lvl w:ilvl="8" w:tplc="04F44FC6">
      <w:start w:val="1"/>
      <w:numFmt w:val="lowerRoman"/>
      <w:lvlText w:val="%9."/>
      <w:lvlJc w:val="right"/>
      <w:pPr>
        <w:ind w:left="6480" w:hanging="180"/>
      </w:pPr>
    </w:lvl>
  </w:abstractNum>
  <w:abstractNum w:abstractNumId="464" w15:restartNumberingAfterBreak="0">
    <w:nsid w:val="519C16FA"/>
    <w:multiLevelType w:val="hybridMultilevel"/>
    <w:tmpl w:val="656699C0"/>
    <w:lvl w:ilvl="0" w:tplc="FFFFFFFF">
      <w:start w:val="1"/>
      <w:numFmt w:val="decimal"/>
      <w:lvlText w:val="%1."/>
      <w:lvlJc w:val="left"/>
      <w:pPr>
        <w:ind w:left="360" w:hanging="360"/>
      </w:pPr>
      <w:rPr>
        <w:rFonts w:asciiTheme="minorHAnsi" w:eastAsiaTheme="minorHAnsi" w:hAnsiTheme="minorHAnsi" w:cstheme="minorBidi"/>
      </w:rPr>
    </w:lvl>
    <w:lvl w:ilvl="1" w:tplc="FFFFFFFF">
      <w:start w:val="1"/>
      <w:numFmt w:val="decimal"/>
      <w:lvlText w:val="%2."/>
      <w:lvlJc w:val="left"/>
      <w:pPr>
        <w:ind w:left="72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5" w15:restartNumberingAfterBreak="0">
    <w:nsid w:val="51C92857"/>
    <w:multiLevelType w:val="hybridMultilevel"/>
    <w:tmpl w:val="A72E2494"/>
    <w:lvl w:ilvl="0" w:tplc="C8A60650">
      <w:start w:val="1"/>
      <w:numFmt w:val="decimal"/>
      <w:lvlText w:val="%1."/>
      <w:lvlJc w:val="left"/>
      <w:pPr>
        <w:ind w:left="720" w:hanging="360"/>
      </w:pPr>
    </w:lvl>
    <w:lvl w:ilvl="1" w:tplc="7A6049B4">
      <w:start w:val="1"/>
      <w:numFmt w:val="lowerLetter"/>
      <w:lvlText w:val="%2."/>
      <w:lvlJc w:val="left"/>
      <w:pPr>
        <w:ind w:left="1440" w:hanging="360"/>
      </w:pPr>
    </w:lvl>
    <w:lvl w:ilvl="2" w:tplc="E0384924">
      <w:start w:val="4"/>
      <w:numFmt w:val="lowerRoman"/>
      <w:lvlText w:val="%3."/>
      <w:lvlJc w:val="right"/>
      <w:pPr>
        <w:ind w:left="2160" w:hanging="180"/>
      </w:pPr>
    </w:lvl>
    <w:lvl w:ilvl="3" w:tplc="55A2779E">
      <w:start w:val="1"/>
      <w:numFmt w:val="decimal"/>
      <w:lvlText w:val="%4."/>
      <w:lvlJc w:val="left"/>
      <w:pPr>
        <w:ind w:left="2880" w:hanging="360"/>
      </w:pPr>
    </w:lvl>
    <w:lvl w:ilvl="4" w:tplc="59FEE876">
      <w:start w:val="1"/>
      <w:numFmt w:val="lowerLetter"/>
      <w:lvlText w:val="%5."/>
      <w:lvlJc w:val="left"/>
      <w:pPr>
        <w:ind w:left="3600" w:hanging="360"/>
      </w:pPr>
    </w:lvl>
    <w:lvl w:ilvl="5" w:tplc="8710D248">
      <w:start w:val="1"/>
      <w:numFmt w:val="lowerRoman"/>
      <w:lvlText w:val="%6."/>
      <w:lvlJc w:val="right"/>
      <w:pPr>
        <w:ind w:left="4320" w:hanging="180"/>
      </w:pPr>
    </w:lvl>
    <w:lvl w:ilvl="6" w:tplc="93DE2B2A">
      <w:start w:val="1"/>
      <w:numFmt w:val="decimal"/>
      <w:lvlText w:val="%7."/>
      <w:lvlJc w:val="left"/>
      <w:pPr>
        <w:ind w:left="5040" w:hanging="360"/>
      </w:pPr>
    </w:lvl>
    <w:lvl w:ilvl="7" w:tplc="34308436">
      <w:start w:val="1"/>
      <w:numFmt w:val="lowerLetter"/>
      <w:lvlText w:val="%8."/>
      <w:lvlJc w:val="left"/>
      <w:pPr>
        <w:ind w:left="5760" w:hanging="360"/>
      </w:pPr>
    </w:lvl>
    <w:lvl w:ilvl="8" w:tplc="98EE5478">
      <w:start w:val="1"/>
      <w:numFmt w:val="lowerRoman"/>
      <w:lvlText w:val="%9."/>
      <w:lvlJc w:val="right"/>
      <w:pPr>
        <w:ind w:left="6480" w:hanging="180"/>
      </w:pPr>
    </w:lvl>
  </w:abstractNum>
  <w:abstractNum w:abstractNumId="466" w15:restartNumberingAfterBreak="0">
    <w:nsid w:val="51D4D830"/>
    <w:multiLevelType w:val="hybridMultilevel"/>
    <w:tmpl w:val="42A2CD8E"/>
    <w:lvl w:ilvl="0" w:tplc="56AECDEA">
      <w:start w:val="1"/>
      <w:numFmt w:val="decimal"/>
      <w:lvlText w:val="%1."/>
      <w:lvlJc w:val="left"/>
      <w:pPr>
        <w:ind w:left="720" w:hanging="360"/>
      </w:pPr>
    </w:lvl>
    <w:lvl w:ilvl="1" w:tplc="0A8885C2">
      <w:start w:val="1"/>
      <w:numFmt w:val="lowerLetter"/>
      <w:lvlText w:val="%2."/>
      <w:lvlJc w:val="left"/>
      <w:pPr>
        <w:ind w:left="1440" w:hanging="360"/>
      </w:pPr>
    </w:lvl>
    <w:lvl w:ilvl="2" w:tplc="EB5CDFB0">
      <w:start w:val="1"/>
      <w:numFmt w:val="lowerRoman"/>
      <w:lvlText w:val="%3."/>
      <w:lvlJc w:val="right"/>
      <w:pPr>
        <w:ind w:left="2160" w:hanging="180"/>
      </w:pPr>
    </w:lvl>
    <w:lvl w:ilvl="3" w:tplc="1E6220AC">
      <w:start w:val="1"/>
      <w:numFmt w:val="decimal"/>
      <w:lvlText w:val="%4."/>
      <w:lvlJc w:val="left"/>
      <w:pPr>
        <w:ind w:left="2880" w:hanging="360"/>
      </w:pPr>
    </w:lvl>
    <w:lvl w:ilvl="4" w:tplc="E2AC6BD2">
      <w:start w:val="1"/>
      <w:numFmt w:val="lowerLetter"/>
      <w:lvlText w:val="%5."/>
      <w:lvlJc w:val="left"/>
      <w:pPr>
        <w:ind w:left="3600" w:hanging="360"/>
      </w:pPr>
    </w:lvl>
    <w:lvl w:ilvl="5" w:tplc="FA0C38F4">
      <w:start w:val="1"/>
      <w:numFmt w:val="lowerRoman"/>
      <w:lvlText w:val="%6."/>
      <w:lvlJc w:val="right"/>
      <w:pPr>
        <w:ind w:left="4320" w:hanging="180"/>
      </w:pPr>
    </w:lvl>
    <w:lvl w:ilvl="6" w:tplc="41FAA750">
      <w:start w:val="1"/>
      <w:numFmt w:val="decimal"/>
      <w:lvlText w:val="%7."/>
      <w:lvlJc w:val="left"/>
      <w:pPr>
        <w:ind w:left="5040" w:hanging="360"/>
      </w:pPr>
    </w:lvl>
    <w:lvl w:ilvl="7" w:tplc="3FD403EC">
      <w:start w:val="1"/>
      <w:numFmt w:val="lowerLetter"/>
      <w:lvlText w:val="%8."/>
      <w:lvlJc w:val="left"/>
      <w:pPr>
        <w:ind w:left="5760" w:hanging="360"/>
      </w:pPr>
    </w:lvl>
    <w:lvl w:ilvl="8" w:tplc="EBA6E3C0">
      <w:start w:val="1"/>
      <w:numFmt w:val="lowerRoman"/>
      <w:lvlText w:val="%9."/>
      <w:lvlJc w:val="right"/>
      <w:pPr>
        <w:ind w:left="6480" w:hanging="180"/>
      </w:pPr>
    </w:lvl>
  </w:abstractNum>
  <w:abstractNum w:abstractNumId="467" w15:restartNumberingAfterBreak="0">
    <w:nsid w:val="51E2C564"/>
    <w:multiLevelType w:val="hybridMultilevel"/>
    <w:tmpl w:val="706C4AF6"/>
    <w:lvl w:ilvl="0" w:tplc="40CE7FFE">
      <w:start w:val="1"/>
      <w:numFmt w:val="decimal"/>
      <w:lvlText w:val="%1."/>
      <w:lvlJc w:val="left"/>
      <w:pPr>
        <w:ind w:left="720" w:hanging="360"/>
      </w:pPr>
    </w:lvl>
    <w:lvl w:ilvl="1" w:tplc="AC3A9E88">
      <w:start w:val="1"/>
      <w:numFmt w:val="lowerLetter"/>
      <w:lvlText w:val="%2."/>
      <w:lvlJc w:val="left"/>
      <w:pPr>
        <w:ind w:left="1440" w:hanging="360"/>
      </w:pPr>
    </w:lvl>
    <w:lvl w:ilvl="2" w:tplc="321A7AA8">
      <w:start w:val="1"/>
      <w:numFmt w:val="lowerRoman"/>
      <w:lvlText w:val="%3."/>
      <w:lvlJc w:val="right"/>
      <w:pPr>
        <w:ind w:left="2160" w:hanging="180"/>
      </w:pPr>
    </w:lvl>
    <w:lvl w:ilvl="3" w:tplc="DCD6A91A">
      <w:start w:val="1"/>
      <w:numFmt w:val="decimal"/>
      <w:lvlText w:val="%4."/>
      <w:lvlJc w:val="left"/>
      <w:pPr>
        <w:ind w:left="2880" w:hanging="360"/>
      </w:pPr>
    </w:lvl>
    <w:lvl w:ilvl="4" w:tplc="B78A9B9C">
      <w:start w:val="1"/>
      <w:numFmt w:val="lowerLetter"/>
      <w:lvlText w:val="%5."/>
      <w:lvlJc w:val="left"/>
      <w:pPr>
        <w:ind w:left="3600" w:hanging="360"/>
      </w:pPr>
    </w:lvl>
    <w:lvl w:ilvl="5" w:tplc="3076A6BC">
      <w:start w:val="1"/>
      <w:numFmt w:val="lowerRoman"/>
      <w:lvlText w:val="%6."/>
      <w:lvlJc w:val="right"/>
      <w:pPr>
        <w:ind w:left="4320" w:hanging="180"/>
      </w:pPr>
    </w:lvl>
    <w:lvl w:ilvl="6" w:tplc="FDBCE360">
      <w:start w:val="1"/>
      <w:numFmt w:val="decimal"/>
      <w:lvlText w:val="%7."/>
      <w:lvlJc w:val="left"/>
      <w:pPr>
        <w:ind w:left="5040" w:hanging="360"/>
      </w:pPr>
    </w:lvl>
    <w:lvl w:ilvl="7" w:tplc="61C8C102">
      <w:start w:val="1"/>
      <w:numFmt w:val="lowerLetter"/>
      <w:lvlText w:val="%8."/>
      <w:lvlJc w:val="left"/>
      <w:pPr>
        <w:ind w:left="5760" w:hanging="360"/>
      </w:pPr>
    </w:lvl>
    <w:lvl w:ilvl="8" w:tplc="DD12B214">
      <w:start w:val="1"/>
      <w:numFmt w:val="lowerRoman"/>
      <w:lvlText w:val="%9."/>
      <w:lvlJc w:val="right"/>
      <w:pPr>
        <w:ind w:left="6480" w:hanging="180"/>
      </w:pPr>
    </w:lvl>
  </w:abstractNum>
  <w:abstractNum w:abstractNumId="468" w15:restartNumberingAfterBreak="0">
    <w:nsid w:val="521771C1"/>
    <w:multiLevelType w:val="hybridMultilevel"/>
    <w:tmpl w:val="680ACF90"/>
    <w:lvl w:ilvl="0" w:tplc="FFFFFFFF">
      <w:start w:val="1"/>
      <w:numFmt w:val="bullet"/>
      <w:lvlText w:val="o"/>
      <w:lvlJc w:val="left"/>
      <w:pPr>
        <w:ind w:left="2160" w:hanging="360"/>
      </w:pPr>
      <w:rPr>
        <w:rFonts w:ascii="Courier New" w:hAnsi="Courier New" w:hint="default"/>
      </w:rPr>
    </w:lvl>
    <w:lvl w:ilvl="1" w:tplc="04090001">
      <w:start w:val="1"/>
      <w:numFmt w:val="bullet"/>
      <w:lvlText w:val=""/>
      <w:lvlJc w:val="left"/>
      <w:pPr>
        <w:ind w:left="2880" w:hanging="360"/>
      </w:pPr>
      <w:rPr>
        <w:rFonts w:ascii="Symbol" w:hAnsi="Symbol"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hint="default"/>
      </w:rPr>
    </w:lvl>
    <w:lvl w:ilvl="8" w:tplc="FFFFFFFF">
      <w:start w:val="1"/>
      <w:numFmt w:val="bullet"/>
      <w:lvlText w:val=""/>
      <w:lvlJc w:val="left"/>
      <w:pPr>
        <w:ind w:left="7920" w:hanging="360"/>
      </w:pPr>
      <w:rPr>
        <w:rFonts w:ascii="Wingdings" w:hAnsi="Wingdings" w:hint="default"/>
      </w:rPr>
    </w:lvl>
  </w:abstractNum>
  <w:abstractNum w:abstractNumId="469" w15:restartNumberingAfterBreak="0">
    <w:nsid w:val="5252AB58"/>
    <w:multiLevelType w:val="hybridMultilevel"/>
    <w:tmpl w:val="80547BDC"/>
    <w:lvl w:ilvl="0" w:tplc="4220480A">
      <w:start w:val="1"/>
      <w:numFmt w:val="decimal"/>
      <w:lvlText w:val="%1."/>
      <w:lvlJc w:val="left"/>
      <w:pPr>
        <w:ind w:left="720" w:hanging="360"/>
      </w:pPr>
    </w:lvl>
    <w:lvl w:ilvl="1" w:tplc="372AA8C2">
      <w:start w:val="1"/>
      <w:numFmt w:val="lowerLetter"/>
      <w:lvlText w:val="%2."/>
      <w:lvlJc w:val="left"/>
      <w:pPr>
        <w:ind w:left="1440" w:hanging="360"/>
      </w:pPr>
    </w:lvl>
    <w:lvl w:ilvl="2" w:tplc="B20E3986">
      <w:start w:val="1"/>
      <w:numFmt w:val="lowerRoman"/>
      <w:lvlText w:val="%3."/>
      <w:lvlJc w:val="right"/>
      <w:pPr>
        <w:ind w:left="2160" w:hanging="180"/>
      </w:pPr>
    </w:lvl>
    <w:lvl w:ilvl="3" w:tplc="3CEC92EC">
      <w:start w:val="1"/>
      <w:numFmt w:val="decimal"/>
      <w:lvlText w:val="%4."/>
      <w:lvlJc w:val="left"/>
      <w:pPr>
        <w:ind w:left="2880" w:hanging="360"/>
      </w:pPr>
    </w:lvl>
    <w:lvl w:ilvl="4" w:tplc="0D04B4EC">
      <w:start w:val="1"/>
      <w:numFmt w:val="lowerLetter"/>
      <w:lvlText w:val="%5."/>
      <w:lvlJc w:val="left"/>
      <w:pPr>
        <w:ind w:left="3600" w:hanging="360"/>
      </w:pPr>
    </w:lvl>
    <w:lvl w:ilvl="5" w:tplc="5F6E76A8">
      <w:start w:val="1"/>
      <w:numFmt w:val="lowerRoman"/>
      <w:lvlText w:val="%6."/>
      <w:lvlJc w:val="right"/>
      <w:pPr>
        <w:ind w:left="4320" w:hanging="180"/>
      </w:pPr>
    </w:lvl>
    <w:lvl w:ilvl="6" w:tplc="6C6E0F38">
      <w:start w:val="1"/>
      <w:numFmt w:val="decimal"/>
      <w:lvlText w:val="%7."/>
      <w:lvlJc w:val="left"/>
      <w:pPr>
        <w:ind w:left="5040" w:hanging="360"/>
      </w:pPr>
    </w:lvl>
    <w:lvl w:ilvl="7" w:tplc="229C3E74">
      <w:start w:val="1"/>
      <w:numFmt w:val="lowerLetter"/>
      <w:lvlText w:val="%8."/>
      <w:lvlJc w:val="left"/>
      <w:pPr>
        <w:ind w:left="5760" w:hanging="360"/>
      </w:pPr>
    </w:lvl>
    <w:lvl w:ilvl="8" w:tplc="593EF93A">
      <w:start w:val="1"/>
      <w:numFmt w:val="lowerRoman"/>
      <w:lvlText w:val="%9."/>
      <w:lvlJc w:val="right"/>
      <w:pPr>
        <w:ind w:left="6480" w:hanging="180"/>
      </w:pPr>
    </w:lvl>
  </w:abstractNum>
  <w:abstractNum w:abstractNumId="470" w15:restartNumberingAfterBreak="0">
    <w:nsid w:val="525EE3FF"/>
    <w:multiLevelType w:val="hybridMultilevel"/>
    <w:tmpl w:val="313E7064"/>
    <w:lvl w:ilvl="0" w:tplc="171629BE">
      <w:start w:val="1"/>
      <w:numFmt w:val="bullet"/>
      <w:lvlText w:val=""/>
      <w:lvlJc w:val="left"/>
      <w:pPr>
        <w:ind w:left="720" w:hanging="360"/>
      </w:pPr>
      <w:rPr>
        <w:rFonts w:ascii="Symbol" w:hAnsi="Symbol" w:hint="default"/>
      </w:rPr>
    </w:lvl>
    <w:lvl w:ilvl="1" w:tplc="BEB6C864">
      <w:start w:val="1"/>
      <w:numFmt w:val="bullet"/>
      <w:lvlText w:val="o"/>
      <w:lvlJc w:val="left"/>
      <w:pPr>
        <w:ind w:left="1440" w:hanging="360"/>
      </w:pPr>
      <w:rPr>
        <w:rFonts w:ascii="Courier New" w:hAnsi="Courier New" w:hint="default"/>
      </w:rPr>
    </w:lvl>
    <w:lvl w:ilvl="2" w:tplc="3B00BC26">
      <w:start w:val="1"/>
      <w:numFmt w:val="bullet"/>
      <w:lvlText w:val=""/>
      <w:lvlJc w:val="left"/>
      <w:pPr>
        <w:ind w:left="2160" w:hanging="360"/>
      </w:pPr>
      <w:rPr>
        <w:rFonts w:ascii="Wingdings" w:hAnsi="Wingdings" w:hint="default"/>
      </w:rPr>
    </w:lvl>
    <w:lvl w:ilvl="3" w:tplc="A27853C4">
      <w:start w:val="1"/>
      <w:numFmt w:val="bullet"/>
      <w:lvlText w:val=""/>
      <w:lvlJc w:val="left"/>
      <w:pPr>
        <w:ind w:left="2880" w:hanging="360"/>
      </w:pPr>
      <w:rPr>
        <w:rFonts w:ascii="Symbol" w:hAnsi="Symbol" w:hint="default"/>
      </w:rPr>
    </w:lvl>
    <w:lvl w:ilvl="4" w:tplc="FC0A97D4">
      <w:start w:val="1"/>
      <w:numFmt w:val="bullet"/>
      <w:lvlText w:val="o"/>
      <w:lvlJc w:val="left"/>
      <w:pPr>
        <w:ind w:left="3600" w:hanging="360"/>
      </w:pPr>
      <w:rPr>
        <w:rFonts w:ascii="Courier New" w:hAnsi="Courier New" w:hint="default"/>
      </w:rPr>
    </w:lvl>
    <w:lvl w:ilvl="5" w:tplc="19BA5A86">
      <w:start w:val="1"/>
      <w:numFmt w:val="bullet"/>
      <w:lvlText w:val=""/>
      <w:lvlJc w:val="left"/>
      <w:pPr>
        <w:ind w:left="4320" w:hanging="360"/>
      </w:pPr>
      <w:rPr>
        <w:rFonts w:ascii="Wingdings" w:hAnsi="Wingdings" w:hint="default"/>
      </w:rPr>
    </w:lvl>
    <w:lvl w:ilvl="6" w:tplc="5E6E16F6">
      <w:start w:val="1"/>
      <w:numFmt w:val="bullet"/>
      <w:lvlText w:val=""/>
      <w:lvlJc w:val="left"/>
      <w:pPr>
        <w:ind w:left="5040" w:hanging="360"/>
      </w:pPr>
      <w:rPr>
        <w:rFonts w:ascii="Symbol" w:hAnsi="Symbol" w:hint="default"/>
      </w:rPr>
    </w:lvl>
    <w:lvl w:ilvl="7" w:tplc="234CA4FA">
      <w:start w:val="1"/>
      <w:numFmt w:val="bullet"/>
      <w:lvlText w:val="o"/>
      <w:lvlJc w:val="left"/>
      <w:pPr>
        <w:ind w:left="5760" w:hanging="360"/>
      </w:pPr>
      <w:rPr>
        <w:rFonts w:ascii="Courier New" w:hAnsi="Courier New" w:hint="default"/>
      </w:rPr>
    </w:lvl>
    <w:lvl w:ilvl="8" w:tplc="8D520086">
      <w:start w:val="1"/>
      <w:numFmt w:val="bullet"/>
      <w:lvlText w:val=""/>
      <w:lvlJc w:val="left"/>
      <w:pPr>
        <w:ind w:left="6480" w:hanging="360"/>
      </w:pPr>
      <w:rPr>
        <w:rFonts w:ascii="Wingdings" w:hAnsi="Wingdings" w:hint="default"/>
      </w:rPr>
    </w:lvl>
  </w:abstractNum>
  <w:abstractNum w:abstractNumId="471" w15:restartNumberingAfterBreak="0">
    <w:nsid w:val="52A6C168"/>
    <w:multiLevelType w:val="hybridMultilevel"/>
    <w:tmpl w:val="958CA5F0"/>
    <w:lvl w:ilvl="0" w:tplc="7EE21126">
      <w:start w:val="1"/>
      <w:numFmt w:val="bullet"/>
      <w:lvlText w:val="·"/>
      <w:lvlJc w:val="left"/>
      <w:pPr>
        <w:ind w:left="720" w:hanging="360"/>
      </w:pPr>
      <w:rPr>
        <w:rFonts w:ascii="Symbol" w:hAnsi="Symbol" w:hint="default"/>
      </w:rPr>
    </w:lvl>
    <w:lvl w:ilvl="1" w:tplc="51F238B0">
      <w:start w:val="1"/>
      <w:numFmt w:val="bullet"/>
      <w:lvlText w:val="o"/>
      <w:lvlJc w:val="left"/>
      <w:pPr>
        <w:ind w:left="1440" w:hanging="360"/>
      </w:pPr>
      <w:rPr>
        <w:rFonts w:ascii="Courier New" w:hAnsi="Courier New" w:hint="default"/>
      </w:rPr>
    </w:lvl>
    <w:lvl w:ilvl="2" w:tplc="36DAC5DC">
      <w:start w:val="1"/>
      <w:numFmt w:val="bullet"/>
      <w:lvlText w:val=""/>
      <w:lvlJc w:val="left"/>
      <w:pPr>
        <w:ind w:left="2160" w:hanging="360"/>
      </w:pPr>
      <w:rPr>
        <w:rFonts w:ascii="Wingdings" w:hAnsi="Wingdings" w:hint="default"/>
      </w:rPr>
    </w:lvl>
    <w:lvl w:ilvl="3" w:tplc="021648B6">
      <w:start w:val="1"/>
      <w:numFmt w:val="bullet"/>
      <w:lvlText w:val=""/>
      <w:lvlJc w:val="left"/>
      <w:pPr>
        <w:ind w:left="2880" w:hanging="360"/>
      </w:pPr>
      <w:rPr>
        <w:rFonts w:ascii="Symbol" w:hAnsi="Symbol" w:hint="default"/>
      </w:rPr>
    </w:lvl>
    <w:lvl w:ilvl="4" w:tplc="04E41E40">
      <w:start w:val="1"/>
      <w:numFmt w:val="bullet"/>
      <w:lvlText w:val="o"/>
      <w:lvlJc w:val="left"/>
      <w:pPr>
        <w:ind w:left="3600" w:hanging="360"/>
      </w:pPr>
      <w:rPr>
        <w:rFonts w:ascii="Courier New" w:hAnsi="Courier New" w:hint="default"/>
      </w:rPr>
    </w:lvl>
    <w:lvl w:ilvl="5" w:tplc="C0306E28">
      <w:start w:val="1"/>
      <w:numFmt w:val="bullet"/>
      <w:lvlText w:val=""/>
      <w:lvlJc w:val="left"/>
      <w:pPr>
        <w:ind w:left="4320" w:hanging="360"/>
      </w:pPr>
      <w:rPr>
        <w:rFonts w:ascii="Wingdings" w:hAnsi="Wingdings" w:hint="default"/>
      </w:rPr>
    </w:lvl>
    <w:lvl w:ilvl="6" w:tplc="6380A842">
      <w:start w:val="1"/>
      <w:numFmt w:val="bullet"/>
      <w:lvlText w:val=""/>
      <w:lvlJc w:val="left"/>
      <w:pPr>
        <w:ind w:left="5040" w:hanging="360"/>
      </w:pPr>
      <w:rPr>
        <w:rFonts w:ascii="Symbol" w:hAnsi="Symbol" w:hint="default"/>
      </w:rPr>
    </w:lvl>
    <w:lvl w:ilvl="7" w:tplc="5B1EDFE4">
      <w:start w:val="1"/>
      <w:numFmt w:val="bullet"/>
      <w:lvlText w:val="o"/>
      <w:lvlJc w:val="left"/>
      <w:pPr>
        <w:ind w:left="5760" w:hanging="360"/>
      </w:pPr>
      <w:rPr>
        <w:rFonts w:ascii="Courier New" w:hAnsi="Courier New" w:hint="default"/>
      </w:rPr>
    </w:lvl>
    <w:lvl w:ilvl="8" w:tplc="E0188FF8">
      <w:start w:val="1"/>
      <w:numFmt w:val="bullet"/>
      <w:lvlText w:val=""/>
      <w:lvlJc w:val="left"/>
      <w:pPr>
        <w:ind w:left="6480" w:hanging="360"/>
      </w:pPr>
      <w:rPr>
        <w:rFonts w:ascii="Wingdings" w:hAnsi="Wingdings" w:hint="default"/>
      </w:rPr>
    </w:lvl>
  </w:abstractNum>
  <w:abstractNum w:abstractNumId="472" w15:restartNumberingAfterBreak="0">
    <w:nsid w:val="52DF26BE"/>
    <w:multiLevelType w:val="hybridMultilevel"/>
    <w:tmpl w:val="5086BEFE"/>
    <w:lvl w:ilvl="0" w:tplc="C7966504">
      <w:start w:val="1"/>
      <w:numFmt w:val="bullet"/>
      <w:lvlText w:val=""/>
      <w:lvlJc w:val="left"/>
      <w:pPr>
        <w:ind w:left="720" w:hanging="360"/>
      </w:pPr>
      <w:rPr>
        <w:rFonts w:ascii="Symbol" w:hAnsi="Symbol" w:hint="default"/>
      </w:rPr>
    </w:lvl>
    <w:lvl w:ilvl="1" w:tplc="AC384A36">
      <w:start w:val="1"/>
      <w:numFmt w:val="bullet"/>
      <w:lvlText w:val="o"/>
      <w:lvlJc w:val="left"/>
      <w:pPr>
        <w:ind w:left="1440" w:hanging="360"/>
      </w:pPr>
      <w:rPr>
        <w:rFonts w:ascii="&quot;Courier New&quot;" w:hAnsi="&quot;Courier New&quot;" w:hint="default"/>
      </w:rPr>
    </w:lvl>
    <w:lvl w:ilvl="2" w:tplc="5E8EC938">
      <w:start w:val="1"/>
      <w:numFmt w:val="bullet"/>
      <w:lvlText w:val=""/>
      <w:lvlJc w:val="left"/>
      <w:pPr>
        <w:ind w:left="2160" w:hanging="360"/>
      </w:pPr>
      <w:rPr>
        <w:rFonts w:ascii="Wingdings" w:hAnsi="Wingdings" w:hint="default"/>
      </w:rPr>
    </w:lvl>
    <w:lvl w:ilvl="3" w:tplc="E6864894">
      <w:start w:val="1"/>
      <w:numFmt w:val="bullet"/>
      <w:lvlText w:val=""/>
      <w:lvlJc w:val="left"/>
      <w:pPr>
        <w:ind w:left="2880" w:hanging="360"/>
      </w:pPr>
      <w:rPr>
        <w:rFonts w:ascii="Symbol" w:hAnsi="Symbol" w:hint="default"/>
      </w:rPr>
    </w:lvl>
    <w:lvl w:ilvl="4" w:tplc="EB2EE16E">
      <w:start w:val="1"/>
      <w:numFmt w:val="bullet"/>
      <w:lvlText w:val="o"/>
      <w:lvlJc w:val="left"/>
      <w:pPr>
        <w:ind w:left="3600" w:hanging="360"/>
      </w:pPr>
      <w:rPr>
        <w:rFonts w:ascii="Courier New" w:hAnsi="Courier New" w:hint="default"/>
      </w:rPr>
    </w:lvl>
    <w:lvl w:ilvl="5" w:tplc="C67057F4">
      <w:start w:val="1"/>
      <w:numFmt w:val="bullet"/>
      <w:lvlText w:val=""/>
      <w:lvlJc w:val="left"/>
      <w:pPr>
        <w:ind w:left="4320" w:hanging="360"/>
      </w:pPr>
      <w:rPr>
        <w:rFonts w:ascii="Wingdings" w:hAnsi="Wingdings" w:hint="default"/>
      </w:rPr>
    </w:lvl>
    <w:lvl w:ilvl="6" w:tplc="BB8EC232">
      <w:start w:val="1"/>
      <w:numFmt w:val="bullet"/>
      <w:lvlText w:val=""/>
      <w:lvlJc w:val="left"/>
      <w:pPr>
        <w:ind w:left="5040" w:hanging="360"/>
      </w:pPr>
      <w:rPr>
        <w:rFonts w:ascii="Symbol" w:hAnsi="Symbol" w:hint="default"/>
      </w:rPr>
    </w:lvl>
    <w:lvl w:ilvl="7" w:tplc="8FDA2C6E">
      <w:start w:val="1"/>
      <w:numFmt w:val="bullet"/>
      <w:lvlText w:val="o"/>
      <w:lvlJc w:val="left"/>
      <w:pPr>
        <w:ind w:left="5760" w:hanging="360"/>
      </w:pPr>
      <w:rPr>
        <w:rFonts w:ascii="Courier New" w:hAnsi="Courier New" w:hint="default"/>
      </w:rPr>
    </w:lvl>
    <w:lvl w:ilvl="8" w:tplc="DBEA2CA8">
      <w:start w:val="1"/>
      <w:numFmt w:val="bullet"/>
      <w:lvlText w:val=""/>
      <w:lvlJc w:val="left"/>
      <w:pPr>
        <w:ind w:left="6480" w:hanging="360"/>
      </w:pPr>
      <w:rPr>
        <w:rFonts w:ascii="Wingdings" w:hAnsi="Wingdings" w:hint="default"/>
      </w:rPr>
    </w:lvl>
  </w:abstractNum>
  <w:abstractNum w:abstractNumId="473" w15:restartNumberingAfterBreak="0">
    <w:nsid w:val="52EC62B5"/>
    <w:multiLevelType w:val="hybridMultilevel"/>
    <w:tmpl w:val="4C82671E"/>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720" w:hanging="360"/>
      </w:pPr>
      <w:rPr>
        <w:rFonts w:ascii="Courier New" w:hAnsi="Courier New" w:cs="Courier New" w:hint="default"/>
      </w:rPr>
    </w:lvl>
    <w:lvl w:ilvl="2" w:tplc="04090001">
      <w:start w:val="1"/>
      <w:numFmt w:val="bullet"/>
      <w:lvlText w:val=""/>
      <w:lvlJc w:val="left"/>
      <w:pPr>
        <w:ind w:left="16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4" w15:restartNumberingAfterBreak="0">
    <w:nsid w:val="533D2114"/>
    <w:multiLevelType w:val="hybridMultilevel"/>
    <w:tmpl w:val="7994992C"/>
    <w:lvl w:ilvl="0" w:tplc="C0922AF2">
      <w:start w:val="1"/>
      <w:numFmt w:val="decimal"/>
      <w:lvlText w:val="%1."/>
      <w:lvlJc w:val="left"/>
      <w:pPr>
        <w:ind w:left="720" w:hanging="360"/>
      </w:pPr>
    </w:lvl>
    <w:lvl w:ilvl="1" w:tplc="D64CB920">
      <w:start w:val="1"/>
      <w:numFmt w:val="lowerLetter"/>
      <w:lvlText w:val="%2."/>
      <w:lvlJc w:val="left"/>
      <w:pPr>
        <w:ind w:left="1440" w:hanging="360"/>
      </w:pPr>
    </w:lvl>
    <w:lvl w:ilvl="2" w:tplc="73F604AA">
      <w:start w:val="1"/>
      <w:numFmt w:val="lowerRoman"/>
      <w:lvlText w:val="%3."/>
      <w:lvlJc w:val="right"/>
      <w:pPr>
        <w:ind w:left="2160" w:hanging="180"/>
      </w:pPr>
    </w:lvl>
    <w:lvl w:ilvl="3" w:tplc="4F000910">
      <w:start w:val="4"/>
      <w:numFmt w:val="decimal"/>
      <w:lvlText w:val="%4."/>
      <w:lvlJc w:val="left"/>
      <w:pPr>
        <w:ind w:left="2880" w:hanging="360"/>
      </w:pPr>
    </w:lvl>
    <w:lvl w:ilvl="4" w:tplc="299EFA00">
      <w:start w:val="1"/>
      <w:numFmt w:val="lowerLetter"/>
      <w:lvlText w:val="%5."/>
      <w:lvlJc w:val="left"/>
      <w:pPr>
        <w:ind w:left="3600" w:hanging="360"/>
      </w:pPr>
    </w:lvl>
    <w:lvl w:ilvl="5" w:tplc="8F426688">
      <w:start w:val="1"/>
      <w:numFmt w:val="lowerRoman"/>
      <w:lvlText w:val="%6."/>
      <w:lvlJc w:val="right"/>
      <w:pPr>
        <w:ind w:left="4320" w:hanging="180"/>
      </w:pPr>
    </w:lvl>
    <w:lvl w:ilvl="6" w:tplc="F2C4DD8A">
      <w:start w:val="1"/>
      <w:numFmt w:val="decimal"/>
      <w:lvlText w:val="%7."/>
      <w:lvlJc w:val="left"/>
      <w:pPr>
        <w:ind w:left="5040" w:hanging="360"/>
      </w:pPr>
    </w:lvl>
    <w:lvl w:ilvl="7" w:tplc="B380D604">
      <w:start w:val="1"/>
      <w:numFmt w:val="lowerLetter"/>
      <w:lvlText w:val="%8."/>
      <w:lvlJc w:val="left"/>
      <w:pPr>
        <w:ind w:left="5760" w:hanging="360"/>
      </w:pPr>
    </w:lvl>
    <w:lvl w:ilvl="8" w:tplc="01AEF098">
      <w:start w:val="1"/>
      <w:numFmt w:val="lowerRoman"/>
      <w:lvlText w:val="%9."/>
      <w:lvlJc w:val="right"/>
      <w:pPr>
        <w:ind w:left="6480" w:hanging="180"/>
      </w:pPr>
    </w:lvl>
  </w:abstractNum>
  <w:abstractNum w:abstractNumId="475" w15:restartNumberingAfterBreak="0">
    <w:nsid w:val="535370DF"/>
    <w:multiLevelType w:val="hybridMultilevel"/>
    <w:tmpl w:val="897CE094"/>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6" w15:restartNumberingAfterBreak="0">
    <w:nsid w:val="536711F8"/>
    <w:multiLevelType w:val="hybridMultilevel"/>
    <w:tmpl w:val="7CBCC2AC"/>
    <w:lvl w:ilvl="0" w:tplc="F118C8CA">
      <w:start w:val="1"/>
      <w:numFmt w:val="bullet"/>
      <w:lvlText w:val=""/>
      <w:lvlJc w:val="left"/>
      <w:pPr>
        <w:ind w:left="720" w:hanging="360"/>
      </w:pPr>
      <w:rPr>
        <w:rFonts w:ascii="Symbol" w:hAnsi="Symbol" w:hint="default"/>
      </w:rPr>
    </w:lvl>
    <w:lvl w:ilvl="1" w:tplc="63145C54">
      <w:start w:val="1"/>
      <w:numFmt w:val="bullet"/>
      <w:lvlText w:val="·"/>
      <w:lvlJc w:val="left"/>
      <w:pPr>
        <w:ind w:left="1440" w:hanging="360"/>
      </w:pPr>
      <w:rPr>
        <w:rFonts w:ascii="Symbol" w:hAnsi="Symbol" w:hint="default"/>
      </w:rPr>
    </w:lvl>
    <w:lvl w:ilvl="2" w:tplc="59C2F280">
      <w:start w:val="1"/>
      <w:numFmt w:val="bullet"/>
      <w:lvlText w:val=""/>
      <w:lvlJc w:val="left"/>
      <w:pPr>
        <w:ind w:left="2160" w:hanging="360"/>
      </w:pPr>
      <w:rPr>
        <w:rFonts w:ascii="Wingdings" w:hAnsi="Wingdings" w:hint="default"/>
      </w:rPr>
    </w:lvl>
    <w:lvl w:ilvl="3" w:tplc="B0D2D4CC">
      <w:start w:val="1"/>
      <w:numFmt w:val="bullet"/>
      <w:lvlText w:val=""/>
      <w:lvlJc w:val="left"/>
      <w:pPr>
        <w:ind w:left="2880" w:hanging="360"/>
      </w:pPr>
      <w:rPr>
        <w:rFonts w:ascii="Symbol" w:hAnsi="Symbol" w:hint="default"/>
      </w:rPr>
    </w:lvl>
    <w:lvl w:ilvl="4" w:tplc="2670E018">
      <w:start w:val="1"/>
      <w:numFmt w:val="bullet"/>
      <w:lvlText w:val="o"/>
      <w:lvlJc w:val="left"/>
      <w:pPr>
        <w:ind w:left="3600" w:hanging="360"/>
      </w:pPr>
      <w:rPr>
        <w:rFonts w:ascii="Courier New" w:hAnsi="Courier New" w:hint="default"/>
      </w:rPr>
    </w:lvl>
    <w:lvl w:ilvl="5" w:tplc="B7A6D2A4">
      <w:start w:val="1"/>
      <w:numFmt w:val="bullet"/>
      <w:lvlText w:val=""/>
      <w:lvlJc w:val="left"/>
      <w:pPr>
        <w:ind w:left="4320" w:hanging="360"/>
      </w:pPr>
      <w:rPr>
        <w:rFonts w:ascii="Wingdings" w:hAnsi="Wingdings" w:hint="default"/>
      </w:rPr>
    </w:lvl>
    <w:lvl w:ilvl="6" w:tplc="5BAA0668">
      <w:start w:val="1"/>
      <w:numFmt w:val="bullet"/>
      <w:lvlText w:val=""/>
      <w:lvlJc w:val="left"/>
      <w:pPr>
        <w:ind w:left="5040" w:hanging="360"/>
      </w:pPr>
      <w:rPr>
        <w:rFonts w:ascii="Symbol" w:hAnsi="Symbol" w:hint="default"/>
      </w:rPr>
    </w:lvl>
    <w:lvl w:ilvl="7" w:tplc="117AB83A">
      <w:start w:val="1"/>
      <w:numFmt w:val="bullet"/>
      <w:lvlText w:val="o"/>
      <w:lvlJc w:val="left"/>
      <w:pPr>
        <w:ind w:left="5760" w:hanging="360"/>
      </w:pPr>
      <w:rPr>
        <w:rFonts w:ascii="Courier New" w:hAnsi="Courier New" w:hint="default"/>
      </w:rPr>
    </w:lvl>
    <w:lvl w:ilvl="8" w:tplc="1AC41966">
      <w:start w:val="1"/>
      <w:numFmt w:val="bullet"/>
      <w:lvlText w:val=""/>
      <w:lvlJc w:val="left"/>
      <w:pPr>
        <w:ind w:left="6480" w:hanging="360"/>
      </w:pPr>
      <w:rPr>
        <w:rFonts w:ascii="Wingdings" w:hAnsi="Wingdings" w:hint="default"/>
      </w:rPr>
    </w:lvl>
  </w:abstractNum>
  <w:abstractNum w:abstractNumId="477" w15:restartNumberingAfterBreak="0">
    <w:nsid w:val="538306F1"/>
    <w:multiLevelType w:val="hybridMultilevel"/>
    <w:tmpl w:val="B2E6B584"/>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81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8" w15:restartNumberingAfterBreak="0">
    <w:nsid w:val="538F2A3C"/>
    <w:multiLevelType w:val="hybridMultilevel"/>
    <w:tmpl w:val="D70C6970"/>
    <w:lvl w:ilvl="0" w:tplc="6CAA1598">
      <w:start w:val="1"/>
      <w:numFmt w:val="bullet"/>
      <w:lvlText w:val=""/>
      <w:lvlJc w:val="left"/>
      <w:pPr>
        <w:ind w:left="720" w:hanging="360"/>
      </w:pPr>
      <w:rPr>
        <w:rFonts w:ascii="Symbol" w:hAnsi="Symbol" w:hint="default"/>
      </w:rPr>
    </w:lvl>
    <w:lvl w:ilvl="1" w:tplc="CB8E85D0">
      <w:start w:val="1"/>
      <w:numFmt w:val="bullet"/>
      <w:lvlText w:val="·"/>
      <w:lvlJc w:val="left"/>
      <w:pPr>
        <w:ind w:left="1440" w:hanging="360"/>
      </w:pPr>
      <w:rPr>
        <w:rFonts w:ascii="Symbol" w:hAnsi="Symbol" w:hint="default"/>
      </w:rPr>
    </w:lvl>
    <w:lvl w:ilvl="2" w:tplc="0F1ABBFA">
      <w:start w:val="1"/>
      <w:numFmt w:val="bullet"/>
      <w:lvlText w:val=""/>
      <w:lvlJc w:val="left"/>
      <w:pPr>
        <w:ind w:left="2160" w:hanging="360"/>
      </w:pPr>
      <w:rPr>
        <w:rFonts w:ascii="Wingdings" w:hAnsi="Wingdings" w:hint="default"/>
      </w:rPr>
    </w:lvl>
    <w:lvl w:ilvl="3" w:tplc="F166648C">
      <w:start w:val="1"/>
      <w:numFmt w:val="bullet"/>
      <w:lvlText w:val=""/>
      <w:lvlJc w:val="left"/>
      <w:pPr>
        <w:ind w:left="2880" w:hanging="360"/>
      </w:pPr>
      <w:rPr>
        <w:rFonts w:ascii="Symbol" w:hAnsi="Symbol" w:hint="default"/>
      </w:rPr>
    </w:lvl>
    <w:lvl w:ilvl="4" w:tplc="BF3CF802">
      <w:start w:val="1"/>
      <w:numFmt w:val="bullet"/>
      <w:lvlText w:val="o"/>
      <w:lvlJc w:val="left"/>
      <w:pPr>
        <w:ind w:left="3600" w:hanging="360"/>
      </w:pPr>
      <w:rPr>
        <w:rFonts w:ascii="Courier New" w:hAnsi="Courier New" w:hint="default"/>
      </w:rPr>
    </w:lvl>
    <w:lvl w:ilvl="5" w:tplc="F920C30A">
      <w:start w:val="1"/>
      <w:numFmt w:val="bullet"/>
      <w:lvlText w:val=""/>
      <w:lvlJc w:val="left"/>
      <w:pPr>
        <w:ind w:left="4320" w:hanging="360"/>
      </w:pPr>
      <w:rPr>
        <w:rFonts w:ascii="Wingdings" w:hAnsi="Wingdings" w:hint="default"/>
      </w:rPr>
    </w:lvl>
    <w:lvl w:ilvl="6" w:tplc="D0780062">
      <w:start w:val="1"/>
      <w:numFmt w:val="bullet"/>
      <w:lvlText w:val=""/>
      <w:lvlJc w:val="left"/>
      <w:pPr>
        <w:ind w:left="5040" w:hanging="360"/>
      </w:pPr>
      <w:rPr>
        <w:rFonts w:ascii="Symbol" w:hAnsi="Symbol" w:hint="default"/>
      </w:rPr>
    </w:lvl>
    <w:lvl w:ilvl="7" w:tplc="11AEA544">
      <w:start w:val="1"/>
      <w:numFmt w:val="bullet"/>
      <w:lvlText w:val="o"/>
      <w:lvlJc w:val="left"/>
      <w:pPr>
        <w:ind w:left="5760" w:hanging="360"/>
      </w:pPr>
      <w:rPr>
        <w:rFonts w:ascii="Courier New" w:hAnsi="Courier New" w:hint="default"/>
      </w:rPr>
    </w:lvl>
    <w:lvl w:ilvl="8" w:tplc="C56C4A6E">
      <w:start w:val="1"/>
      <w:numFmt w:val="bullet"/>
      <w:lvlText w:val=""/>
      <w:lvlJc w:val="left"/>
      <w:pPr>
        <w:ind w:left="6480" w:hanging="360"/>
      </w:pPr>
      <w:rPr>
        <w:rFonts w:ascii="Wingdings" w:hAnsi="Wingdings" w:hint="default"/>
      </w:rPr>
    </w:lvl>
  </w:abstractNum>
  <w:abstractNum w:abstractNumId="479" w15:restartNumberingAfterBreak="0">
    <w:nsid w:val="53989DC9"/>
    <w:multiLevelType w:val="hybridMultilevel"/>
    <w:tmpl w:val="8FBEE4B6"/>
    <w:lvl w:ilvl="0" w:tplc="B2F4B29C">
      <w:start w:val="1"/>
      <w:numFmt w:val="decimal"/>
      <w:lvlText w:val="%1."/>
      <w:lvlJc w:val="left"/>
      <w:pPr>
        <w:ind w:left="720" w:hanging="360"/>
      </w:pPr>
    </w:lvl>
    <w:lvl w:ilvl="1" w:tplc="A0DCB46A">
      <w:start w:val="1"/>
      <w:numFmt w:val="lowerLetter"/>
      <w:lvlText w:val="%2."/>
      <w:lvlJc w:val="left"/>
      <w:pPr>
        <w:ind w:left="1440" w:hanging="360"/>
      </w:pPr>
    </w:lvl>
    <w:lvl w:ilvl="2" w:tplc="FC9209EA">
      <w:start w:val="1"/>
      <w:numFmt w:val="lowerRoman"/>
      <w:lvlText w:val="%3."/>
      <w:lvlJc w:val="right"/>
      <w:pPr>
        <w:ind w:left="2160" w:hanging="180"/>
      </w:pPr>
    </w:lvl>
    <w:lvl w:ilvl="3" w:tplc="A6DA6C24">
      <w:start w:val="1"/>
      <w:numFmt w:val="decimal"/>
      <w:lvlText w:val="%4."/>
      <w:lvlJc w:val="left"/>
      <w:pPr>
        <w:ind w:left="2880" w:hanging="360"/>
      </w:pPr>
    </w:lvl>
    <w:lvl w:ilvl="4" w:tplc="1D28D968">
      <w:start w:val="1"/>
      <w:numFmt w:val="lowerLetter"/>
      <w:lvlText w:val="%5."/>
      <w:lvlJc w:val="left"/>
      <w:pPr>
        <w:ind w:left="3600" w:hanging="360"/>
      </w:pPr>
    </w:lvl>
    <w:lvl w:ilvl="5" w:tplc="26FAB8E6">
      <w:start w:val="1"/>
      <w:numFmt w:val="lowerRoman"/>
      <w:lvlText w:val="%6."/>
      <w:lvlJc w:val="right"/>
      <w:pPr>
        <w:ind w:left="4320" w:hanging="180"/>
      </w:pPr>
    </w:lvl>
    <w:lvl w:ilvl="6" w:tplc="F79829C6">
      <w:start w:val="1"/>
      <w:numFmt w:val="decimal"/>
      <w:lvlText w:val="%7."/>
      <w:lvlJc w:val="left"/>
      <w:pPr>
        <w:ind w:left="5040" w:hanging="360"/>
      </w:pPr>
    </w:lvl>
    <w:lvl w:ilvl="7" w:tplc="EEEA21C2">
      <w:start w:val="1"/>
      <w:numFmt w:val="lowerLetter"/>
      <w:lvlText w:val="%8."/>
      <w:lvlJc w:val="left"/>
      <w:pPr>
        <w:ind w:left="5760" w:hanging="360"/>
      </w:pPr>
    </w:lvl>
    <w:lvl w:ilvl="8" w:tplc="50845A5C">
      <w:start w:val="1"/>
      <w:numFmt w:val="lowerRoman"/>
      <w:lvlText w:val="%9."/>
      <w:lvlJc w:val="right"/>
      <w:pPr>
        <w:ind w:left="6480" w:hanging="180"/>
      </w:pPr>
    </w:lvl>
  </w:abstractNum>
  <w:abstractNum w:abstractNumId="480" w15:restartNumberingAfterBreak="0">
    <w:nsid w:val="53DB25AD"/>
    <w:multiLevelType w:val="hybridMultilevel"/>
    <w:tmpl w:val="96FCA9D6"/>
    <w:lvl w:ilvl="0" w:tplc="F56A87CC">
      <w:start w:val="1"/>
      <w:numFmt w:val="bullet"/>
      <w:lvlText w:val=""/>
      <w:lvlJc w:val="left"/>
      <w:pPr>
        <w:ind w:left="720" w:hanging="360"/>
      </w:pPr>
      <w:rPr>
        <w:rFonts w:ascii="Symbol" w:hAnsi="Symbol" w:hint="default"/>
      </w:rPr>
    </w:lvl>
    <w:lvl w:ilvl="1" w:tplc="323A60C8">
      <w:start w:val="1"/>
      <w:numFmt w:val="bullet"/>
      <w:lvlText w:val="o"/>
      <w:lvlJc w:val="left"/>
      <w:pPr>
        <w:ind w:left="1440" w:hanging="360"/>
      </w:pPr>
      <w:rPr>
        <w:rFonts w:ascii="Courier New" w:hAnsi="Courier New" w:hint="default"/>
      </w:rPr>
    </w:lvl>
    <w:lvl w:ilvl="2" w:tplc="4998AA5C">
      <w:start w:val="1"/>
      <w:numFmt w:val="bullet"/>
      <w:lvlText w:val=""/>
      <w:lvlJc w:val="left"/>
      <w:pPr>
        <w:ind w:left="2160" w:hanging="360"/>
      </w:pPr>
      <w:rPr>
        <w:rFonts w:ascii="Wingdings" w:hAnsi="Wingdings" w:hint="default"/>
      </w:rPr>
    </w:lvl>
    <w:lvl w:ilvl="3" w:tplc="33EEC2B6">
      <w:start w:val="1"/>
      <w:numFmt w:val="bullet"/>
      <w:lvlText w:val=""/>
      <w:lvlJc w:val="left"/>
      <w:pPr>
        <w:ind w:left="2880" w:hanging="360"/>
      </w:pPr>
      <w:rPr>
        <w:rFonts w:ascii="Symbol" w:hAnsi="Symbol" w:hint="default"/>
      </w:rPr>
    </w:lvl>
    <w:lvl w:ilvl="4" w:tplc="499A292A">
      <w:start w:val="1"/>
      <w:numFmt w:val="bullet"/>
      <w:lvlText w:val="o"/>
      <w:lvlJc w:val="left"/>
      <w:pPr>
        <w:ind w:left="3600" w:hanging="360"/>
      </w:pPr>
      <w:rPr>
        <w:rFonts w:ascii="Courier New" w:hAnsi="Courier New" w:hint="default"/>
      </w:rPr>
    </w:lvl>
    <w:lvl w:ilvl="5" w:tplc="A2C61DAC">
      <w:start w:val="1"/>
      <w:numFmt w:val="bullet"/>
      <w:lvlText w:val=""/>
      <w:lvlJc w:val="left"/>
      <w:pPr>
        <w:ind w:left="4320" w:hanging="360"/>
      </w:pPr>
      <w:rPr>
        <w:rFonts w:ascii="Wingdings" w:hAnsi="Wingdings" w:hint="default"/>
      </w:rPr>
    </w:lvl>
    <w:lvl w:ilvl="6" w:tplc="C28AA186">
      <w:start w:val="1"/>
      <w:numFmt w:val="bullet"/>
      <w:lvlText w:val=""/>
      <w:lvlJc w:val="left"/>
      <w:pPr>
        <w:ind w:left="5040" w:hanging="360"/>
      </w:pPr>
      <w:rPr>
        <w:rFonts w:ascii="Symbol" w:hAnsi="Symbol" w:hint="default"/>
      </w:rPr>
    </w:lvl>
    <w:lvl w:ilvl="7" w:tplc="1EC00ACC">
      <w:start w:val="1"/>
      <w:numFmt w:val="bullet"/>
      <w:lvlText w:val="o"/>
      <w:lvlJc w:val="left"/>
      <w:pPr>
        <w:ind w:left="5760" w:hanging="360"/>
      </w:pPr>
      <w:rPr>
        <w:rFonts w:ascii="Courier New" w:hAnsi="Courier New" w:hint="default"/>
      </w:rPr>
    </w:lvl>
    <w:lvl w:ilvl="8" w:tplc="B02AA8CC">
      <w:start w:val="1"/>
      <w:numFmt w:val="bullet"/>
      <w:lvlText w:val=""/>
      <w:lvlJc w:val="left"/>
      <w:pPr>
        <w:ind w:left="6480" w:hanging="360"/>
      </w:pPr>
      <w:rPr>
        <w:rFonts w:ascii="Wingdings" w:hAnsi="Wingdings" w:hint="default"/>
      </w:rPr>
    </w:lvl>
  </w:abstractNum>
  <w:abstractNum w:abstractNumId="481" w15:restartNumberingAfterBreak="0">
    <w:nsid w:val="53E6C3F1"/>
    <w:multiLevelType w:val="hybridMultilevel"/>
    <w:tmpl w:val="CCC0873E"/>
    <w:lvl w:ilvl="0" w:tplc="EEB68368">
      <w:start w:val="1"/>
      <w:numFmt w:val="bullet"/>
      <w:lvlText w:val=""/>
      <w:lvlJc w:val="left"/>
      <w:pPr>
        <w:ind w:left="720" w:hanging="360"/>
      </w:pPr>
      <w:rPr>
        <w:rFonts w:ascii="Symbol" w:hAnsi="Symbol" w:hint="default"/>
      </w:rPr>
    </w:lvl>
    <w:lvl w:ilvl="1" w:tplc="A9B2C448">
      <w:start w:val="1"/>
      <w:numFmt w:val="bullet"/>
      <w:lvlText w:val="o"/>
      <w:lvlJc w:val="left"/>
      <w:pPr>
        <w:ind w:left="1440" w:hanging="360"/>
      </w:pPr>
      <w:rPr>
        <w:rFonts w:ascii="Courier New" w:hAnsi="Courier New" w:hint="default"/>
      </w:rPr>
    </w:lvl>
    <w:lvl w:ilvl="2" w:tplc="9EE8A75E">
      <w:start w:val="1"/>
      <w:numFmt w:val="bullet"/>
      <w:lvlText w:val=""/>
      <w:lvlJc w:val="left"/>
      <w:pPr>
        <w:ind w:left="2160" w:hanging="360"/>
      </w:pPr>
      <w:rPr>
        <w:rFonts w:ascii="Wingdings" w:hAnsi="Wingdings" w:hint="default"/>
      </w:rPr>
    </w:lvl>
    <w:lvl w:ilvl="3" w:tplc="539CE568">
      <w:start w:val="1"/>
      <w:numFmt w:val="bullet"/>
      <w:lvlText w:val=""/>
      <w:lvlJc w:val="left"/>
      <w:pPr>
        <w:ind w:left="2880" w:hanging="360"/>
      </w:pPr>
      <w:rPr>
        <w:rFonts w:ascii="Symbol" w:hAnsi="Symbol" w:hint="default"/>
      </w:rPr>
    </w:lvl>
    <w:lvl w:ilvl="4" w:tplc="704EEFF8">
      <w:start w:val="1"/>
      <w:numFmt w:val="bullet"/>
      <w:lvlText w:val="o"/>
      <w:lvlJc w:val="left"/>
      <w:pPr>
        <w:ind w:left="3600" w:hanging="360"/>
      </w:pPr>
      <w:rPr>
        <w:rFonts w:ascii="Courier New" w:hAnsi="Courier New" w:hint="default"/>
      </w:rPr>
    </w:lvl>
    <w:lvl w:ilvl="5" w:tplc="7F788D84">
      <w:start w:val="1"/>
      <w:numFmt w:val="bullet"/>
      <w:lvlText w:val=""/>
      <w:lvlJc w:val="left"/>
      <w:pPr>
        <w:ind w:left="4320" w:hanging="360"/>
      </w:pPr>
      <w:rPr>
        <w:rFonts w:ascii="Wingdings" w:hAnsi="Wingdings" w:hint="default"/>
      </w:rPr>
    </w:lvl>
    <w:lvl w:ilvl="6" w:tplc="75C2F2E0">
      <w:start w:val="1"/>
      <w:numFmt w:val="bullet"/>
      <w:lvlText w:val=""/>
      <w:lvlJc w:val="left"/>
      <w:pPr>
        <w:ind w:left="5040" w:hanging="360"/>
      </w:pPr>
      <w:rPr>
        <w:rFonts w:ascii="Symbol" w:hAnsi="Symbol" w:hint="default"/>
      </w:rPr>
    </w:lvl>
    <w:lvl w:ilvl="7" w:tplc="FBEAEF16">
      <w:start w:val="1"/>
      <w:numFmt w:val="bullet"/>
      <w:lvlText w:val="o"/>
      <w:lvlJc w:val="left"/>
      <w:pPr>
        <w:ind w:left="5760" w:hanging="360"/>
      </w:pPr>
      <w:rPr>
        <w:rFonts w:ascii="Courier New" w:hAnsi="Courier New" w:hint="default"/>
      </w:rPr>
    </w:lvl>
    <w:lvl w:ilvl="8" w:tplc="C6DC6A00">
      <w:start w:val="1"/>
      <w:numFmt w:val="bullet"/>
      <w:lvlText w:val=""/>
      <w:lvlJc w:val="left"/>
      <w:pPr>
        <w:ind w:left="6480" w:hanging="360"/>
      </w:pPr>
      <w:rPr>
        <w:rFonts w:ascii="Wingdings" w:hAnsi="Wingdings" w:hint="default"/>
      </w:rPr>
    </w:lvl>
  </w:abstractNum>
  <w:abstractNum w:abstractNumId="482" w15:restartNumberingAfterBreak="0">
    <w:nsid w:val="540EA28A"/>
    <w:multiLevelType w:val="hybridMultilevel"/>
    <w:tmpl w:val="70A62FFC"/>
    <w:lvl w:ilvl="0" w:tplc="2DB03D34">
      <w:start w:val="1"/>
      <w:numFmt w:val="bullet"/>
      <w:lvlText w:val="·"/>
      <w:lvlJc w:val="left"/>
      <w:pPr>
        <w:ind w:left="720" w:hanging="360"/>
      </w:pPr>
      <w:rPr>
        <w:rFonts w:ascii="Symbol" w:hAnsi="Symbol" w:hint="default"/>
      </w:rPr>
    </w:lvl>
    <w:lvl w:ilvl="1" w:tplc="4FFC06CA">
      <w:start w:val="1"/>
      <w:numFmt w:val="bullet"/>
      <w:lvlText w:val="o"/>
      <w:lvlJc w:val="left"/>
      <w:pPr>
        <w:ind w:left="1440" w:hanging="360"/>
      </w:pPr>
      <w:rPr>
        <w:rFonts w:ascii="Courier New" w:hAnsi="Courier New" w:hint="default"/>
      </w:rPr>
    </w:lvl>
    <w:lvl w:ilvl="2" w:tplc="DEC851CC">
      <w:start w:val="1"/>
      <w:numFmt w:val="bullet"/>
      <w:lvlText w:val=""/>
      <w:lvlJc w:val="left"/>
      <w:pPr>
        <w:ind w:left="2160" w:hanging="360"/>
      </w:pPr>
      <w:rPr>
        <w:rFonts w:ascii="Wingdings" w:hAnsi="Wingdings" w:hint="default"/>
      </w:rPr>
    </w:lvl>
    <w:lvl w:ilvl="3" w:tplc="5694DFCE">
      <w:start w:val="1"/>
      <w:numFmt w:val="bullet"/>
      <w:lvlText w:val=""/>
      <w:lvlJc w:val="left"/>
      <w:pPr>
        <w:ind w:left="2880" w:hanging="360"/>
      </w:pPr>
      <w:rPr>
        <w:rFonts w:ascii="Symbol" w:hAnsi="Symbol" w:hint="default"/>
      </w:rPr>
    </w:lvl>
    <w:lvl w:ilvl="4" w:tplc="8A821DB6">
      <w:start w:val="1"/>
      <w:numFmt w:val="bullet"/>
      <w:lvlText w:val="o"/>
      <w:lvlJc w:val="left"/>
      <w:pPr>
        <w:ind w:left="3600" w:hanging="360"/>
      </w:pPr>
      <w:rPr>
        <w:rFonts w:ascii="Courier New" w:hAnsi="Courier New" w:hint="default"/>
      </w:rPr>
    </w:lvl>
    <w:lvl w:ilvl="5" w:tplc="4F84FD00">
      <w:start w:val="1"/>
      <w:numFmt w:val="bullet"/>
      <w:lvlText w:val=""/>
      <w:lvlJc w:val="left"/>
      <w:pPr>
        <w:ind w:left="4320" w:hanging="360"/>
      </w:pPr>
      <w:rPr>
        <w:rFonts w:ascii="Wingdings" w:hAnsi="Wingdings" w:hint="default"/>
      </w:rPr>
    </w:lvl>
    <w:lvl w:ilvl="6" w:tplc="971237C2">
      <w:start w:val="1"/>
      <w:numFmt w:val="bullet"/>
      <w:lvlText w:val=""/>
      <w:lvlJc w:val="left"/>
      <w:pPr>
        <w:ind w:left="5040" w:hanging="360"/>
      </w:pPr>
      <w:rPr>
        <w:rFonts w:ascii="Symbol" w:hAnsi="Symbol" w:hint="default"/>
      </w:rPr>
    </w:lvl>
    <w:lvl w:ilvl="7" w:tplc="5628D0B8">
      <w:start w:val="1"/>
      <w:numFmt w:val="bullet"/>
      <w:lvlText w:val="o"/>
      <w:lvlJc w:val="left"/>
      <w:pPr>
        <w:ind w:left="5760" w:hanging="360"/>
      </w:pPr>
      <w:rPr>
        <w:rFonts w:ascii="Courier New" w:hAnsi="Courier New" w:hint="default"/>
      </w:rPr>
    </w:lvl>
    <w:lvl w:ilvl="8" w:tplc="B55656D6">
      <w:start w:val="1"/>
      <w:numFmt w:val="bullet"/>
      <w:lvlText w:val=""/>
      <w:lvlJc w:val="left"/>
      <w:pPr>
        <w:ind w:left="6480" w:hanging="360"/>
      </w:pPr>
      <w:rPr>
        <w:rFonts w:ascii="Wingdings" w:hAnsi="Wingdings" w:hint="default"/>
      </w:rPr>
    </w:lvl>
  </w:abstractNum>
  <w:abstractNum w:abstractNumId="483" w15:restartNumberingAfterBreak="0">
    <w:nsid w:val="541DFFBB"/>
    <w:multiLevelType w:val="hybridMultilevel"/>
    <w:tmpl w:val="AE72DCA6"/>
    <w:lvl w:ilvl="0" w:tplc="52563626">
      <w:start w:val="1"/>
      <w:numFmt w:val="decimal"/>
      <w:lvlText w:val="%1."/>
      <w:lvlJc w:val="left"/>
      <w:pPr>
        <w:ind w:left="720" w:hanging="360"/>
      </w:pPr>
    </w:lvl>
    <w:lvl w:ilvl="1" w:tplc="BCF4634E">
      <w:start w:val="1"/>
      <w:numFmt w:val="lowerLetter"/>
      <w:lvlText w:val="%2."/>
      <w:lvlJc w:val="left"/>
      <w:pPr>
        <w:ind w:left="1440" w:hanging="360"/>
      </w:pPr>
    </w:lvl>
    <w:lvl w:ilvl="2" w:tplc="0898062E">
      <w:start w:val="1"/>
      <w:numFmt w:val="lowerRoman"/>
      <w:lvlText w:val="%3."/>
      <w:lvlJc w:val="right"/>
      <w:pPr>
        <w:ind w:left="2160" w:hanging="180"/>
      </w:pPr>
    </w:lvl>
    <w:lvl w:ilvl="3" w:tplc="63B44AAC">
      <w:start w:val="1"/>
      <w:numFmt w:val="decimal"/>
      <w:lvlText w:val="%4."/>
      <w:lvlJc w:val="left"/>
      <w:pPr>
        <w:ind w:left="2880" w:hanging="360"/>
      </w:pPr>
    </w:lvl>
    <w:lvl w:ilvl="4" w:tplc="08A2855E">
      <w:start w:val="1"/>
      <w:numFmt w:val="lowerLetter"/>
      <w:lvlText w:val="%5."/>
      <w:lvlJc w:val="left"/>
      <w:pPr>
        <w:ind w:left="3600" w:hanging="360"/>
      </w:pPr>
    </w:lvl>
    <w:lvl w:ilvl="5" w:tplc="C980BD0C">
      <w:start w:val="1"/>
      <w:numFmt w:val="lowerRoman"/>
      <w:lvlText w:val="%6."/>
      <w:lvlJc w:val="right"/>
      <w:pPr>
        <w:ind w:left="4320" w:hanging="180"/>
      </w:pPr>
    </w:lvl>
    <w:lvl w:ilvl="6" w:tplc="1A904696">
      <w:start w:val="1"/>
      <w:numFmt w:val="decimal"/>
      <w:lvlText w:val="%7."/>
      <w:lvlJc w:val="left"/>
      <w:pPr>
        <w:ind w:left="5040" w:hanging="360"/>
      </w:pPr>
    </w:lvl>
    <w:lvl w:ilvl="7" w:tplc="454E2716">
      <w:start w:val="1"/>
      <w:numFmt w:val="lowerLetter"/>
      <w:lvlText w:val="%8."/>
      <w:lvlJc w:val="left"/>
      <w:pPr>
        <w:ind w:left="5760" w:hanging="360"/>
      </w:pPr>
    </w:lvl>
    <w:lvl w:ilvl="8" w:tplc="D23ABBCC">
      <w:start w:val="1"/>
      <w:numFmt w:val="lowerRoman"/>
      <w:lvlText w:val="%9."/>
      <w:lvlJc w:val="right"/>
      <w:pPr>
        <w:ind w:left="6480" w:hanging="180"/>
      </w:pPr>
    </w:lvl>
  </w:abstractNum>
  <w:abstractNum w:abstractNumId="484" w15:restartNumberingAfterBreak="0">
    <w:nsid w:val="5443C18B"/>
    <w:multiLevelType w:val="hybridMultilevel"/>
    <w:tmpl w:val="26F4BD1E"/>
    <w:lvl w:ilvl="0" w:tplc="A45A908C">
      <w:start w:val="1"/>
      <w:numFmt w:val="bullet"/>
      <w:lvlText w:val=""/>
      <w:lvlJc w:val="left"/>
      <w:pPr>
        <w:ind w:left="720" w:hanging="360"/>
      </w:pPr>
      <w:rPr>
        <w:rFonts w:ascii="Symbol" w:hAnsi="Symbol" w:hint="default"/>
      </w:rPr>
    </w:lvl>
    <w:lvl w:ilvl="1" w:tplc="E9BEC608">
      <w:start w:val="1"/>
      <w:numFmt w:val="bullet"/>
      <w:lvlText w:val="o"/>
      <w:lvlJc w:val="left"/>
      <w:pPr>
        <w:ind w:left="1440" w:hanging="360"/>
      </w:pPr>
      <w:rPr>
        <w:rFonts w:ascii="&quot;Courier New&quot;" w:hAnsi="&quot;Courier New&quot;" w:hint="default"/>
      </w:rPr>
    </w:lvl>
    <w:lvl w:ilvl="2" w:tplc="DD5A44FA">
      <w:start w:val="1"/>
      <w:numFmt w:val="bullet"/>
      <w:lvlText w:val=""/>
      <w:lvlJc w:val="left"/>
      <w:pPr>
        <w:ind w:left="2160" w:hanging="360"/>
      </w:pPr>
      <w:rPr>
        <w:rFonts w:ascii="Wingdings" w:hAnsi="Wingdings" w:hint="default"/>
      </w:rPr>
    </w:lvl>
    <w:lvl w:ilvl="3" w:tplc="C0E6C844">
      <w:start w:val="1"/>
      <w:numFmt w:val="bullet"/>
      <w:lvlText w:val=""/>
      <w:lvlJc w:val="left"/>
      <w:pPr>
        <w:ind w:left="2880" w:hanging="360"/>
      </w:pPr>
      <w:rPr>
        <w:rFonts w:ascii="Symbol" w:hAnsi="Symbol" w:hint="default"/>
      </w:rPr>
    </w:lvl>
    <w:lvl w:ilvl="4" w:tplc="92E85E54">
      <w:start w:val="1"/>
      <w:numFmt w:val="bullet"/>
      <w:lvlText w:val="o"/>
      <w:lvlJc w:val="left"/>
      <w:pPr>
        <w:ind w:left="3600" w:hanging="360"/>
      </w:pPr>
      <w:rPr>
        <w:rFonts w:ascii="Courier New" w:hAnsi="Courier New" w:hint="default"/>
      </w:rPr>
    </w:lvl>
    <w:lvl w:ilvl="5" w:tplc="17CC5E14">
      <w:start w:val="1"/>
      <w:numFmt w:val="bullet"/>
      <w:lvlText w:val=""/>
      <w:lvlJc w:val="left"/>
      <w:pPr>
        <w:ind w:left="4320" w:hanging="360"/>
      </w:pPr>
      <w:rPr>
        <w:rFonts w:ascii="Wingdings" w:hAnsi="Wingdings" w:hint="default"/>
      </w:rPr>
    </w:lvl>
    <w:lvl w:ilvl="6" w:tplc="96F6DFE8">
      <w:start w:val="1"/>
      <w:numFmt w:val="bullet"/>
      <w:lvlText w:val=""/>
      <w:lvlJc w:val="left"/>
      <w:pPr>
        <w:ind w:left="5040" w:hanging="360"/>
      </w:pPr>
      <w:rPr>
        <w:rFonts w:ascii="Symbol" w:hAnsi="Symbol" w:hint="default"/>
      </w:rPr>
    </w:lvl>
    <w:lvl w:ilvl="7" w:tplc="59E86F1A">
      <w:start w:val="1"/>
      <w:numFmt w:val="bullet"/>
      <w:lvlText w:val="o"/>
      <w:lvlJc w:val="left"/>
      <w:pPr>
        <w:ind w:left="5760" w:hanging="360"/>
      </w:pPr>
      <w:rPr>
        <w:rFonts w:ascii="Courier New" w:hAnsi="Courier New" w:hint="default"/>
      </w:rPr>
    </w:lvl>
    <w:lvl w:ilvl="8" w:tplc="B66E1950">
      <w:start w:val="1"/>
      <w:numFmt w:val="bullet"/>
      <w:lvlText w:val=""/>
      <w:lvlJc w:val="left"/>
      <w:pPr>
        <w:ind w:left="6480" w:hanging="360"/>
      </w:pPr>
      <w:rPr>
        <w:rFonts w:ascii="Wingdings" w:hAnsi="Wingdings" w:hint="default"/>
      </w:rPr>
    </w:lvl>
  </w:abstractNum>
  <w:abstractNum w:abstractNumId="485" w15:restartNumberingAfterBreak="0">
    <w:nsid w:val="54AB589D"/>
    <w:multiLevelType w:val="hybridMultilevel"/>
    <w:tmpl w:val="F3604A8C"/>
    <w:lvl w:ilvl="0" w:tplc="333CE7C6">
      <w:start w:val="1"/>
      <w:numFmt w:val="bullet"/>
      <w:lvlText w:val="o"/>
      <w:lvlJc w:val="left"/>
      <w:pPr>
        <w:ind w:left="720" w:hanging="360"/>
      </w:pPr>
      <w:rPr>
        <w:rFonts w:ascii="&quot;Courier New&quot;" w:hAnsi="&quot;Courier New&quot;" w:hint="default"/>
      </w:rPr>
    </w:lvl>
    <w:lvl w:ilvl="1" w:tplc="1B062DBC">
      <w:start w:val="1"/>
      <w:numFmt w:val="bullet"/>
      <w:lvlText w:val="o"/>
      <w:lvlJc w:val="left"/>
      <w:pPr>
        <w:ind w:left="1440" w:hanging="360"/>
      </w:pPr>
      <w:rPr>
        <w:rFonts w:ascii="Courier New" w:hAnsi="Courier New" w:hint="default"/>
      </w:rPr>
    </w:lvl>
    <w:lvl w:ilvl="2" w:tplc="F5766B7C">
      <w:start w:val="1"/>
      <w:numFmt w:val="bullet"/>
      <w:lvlText w:val=""/>
      <w:lvlJc w:val="left"/>
      <w:pPr>
        <w:ind w:left="2160" w:hanging="360"/>
      </w:pPr>
      <w:rPr>
        <w:rFonts w:ascii="Wingdings" w:hAnsi="Wingdings" w:hint="default"/>
      </w:rPr>
    </w:lvl>
    <w:lvl w:ilvl="3" w:tplc="149031A6">
      <w:start w:val="1"/>
      <w:numFmt w:val="bullet"/>
      <w:lvlText w:val=""/>
      <w:lvlJc w:val="left"/>
      <w:pPr>
        <w:ind w:left="2880" w:hanging="360"/>
      </w:pPr>
      <w:rPr>
        <w:rFonts w:ascii="Symbol" w:hAnsi="Symbol" w:hint="default"/>
      </w:rPr>
    </w:lvl>
    <w:lvl w:ilvl="4" w:tplc="330A4CA8">
      <w:start w:val="1"/>
      <w:numFmt w:val="bullet"/>
      <w:lvlText w:val="o"/>
      <w:lvlJc w:val="left"/>
      <w:pPr>
        <w:ind w:left="3600" w:hanging="360"/>
      </w:pPr>
      <w:rPr>
        <w:rFonts w:ascii="Courier New" w:hAnsi="Courier New" w:hint="default"/>
      </w:rPr>
    </w:lvl>
    <w:lvl w:ilvl="5" w:tplc="46D00CCC">
      <w:start w:val="1"/>
      <w:numFmt w:val="bullet"/>
      <w:lvlText w:val=""/>
      <w:lvlJc w:val="left"/>
      <w:pPr>
        <w:ind w:left="4320" w:hanging="360"/>
      </w:pPr>
      <w:rPr>
        <w:rFonts w:ascii="Wingdings" w:hAnsi="Wingdings" w:hint="default"/>
      </w:rPr>
    </w:lvl>
    <w:lvl w:ilvl="6" w:tplc="5C42B150">
      <w:start w:val="1"/>
      <w:numFmt w:val="bullet"/>
      <w:lvlText w:val=""/>
      <w:lvlJc w:val="left"/>
      <w:pPr>
        <w:ind w:left="5040" w:hanging="360"/>
      </w:pPr>
      <w:rPr>
        <w:rFonts w:ascii="Symbol" w:hAnsi="Symbol" w:hint="default"/>
      </w:rPr>
    </w:lvl>
    <w:lvl w:ilvl="7" w:tplc="FAE484EE">
      <w:start w:val="1"/>
      <w:numFmt w:val="bullet"/>
      <w:lvlText w:val="o"/>
      <w:lvlJc w:val="left"/>
      <w:pPr>
        <w:ind w:left="5760" w:hanging="360"/>
      </w:pPr>
      <w:rPr>
        <w:rFonts w:ascii="Courier New" w:hAnsi="Courier New" w:hint="default"/>
      </w:rPr>
    </w:lvl>
    <w:lvl w:ilvl="8" w:tplc="298C2B6E">
      <w:start w:val="1"/>
      <w:numFmt w:val="bullet"/>
      <w:lvlText w:val=""/>
      <w:lvlJc w:val="left"/>
      <w:pPr>
        <w:ind w:left="6480" w:hanging="360"/>
      </w:pPr>
      <w:rPr>
        <w:rFonts w:ascii="Wingdings" w:hAnsi="Wingdings" w:hint="default"/>
      </w:rPr>
    </w:lvl>
  </w:abstractNum>
  <w:abstractNum w:abstractNumId="486" w15:restartNumberingAfterBreak="0">
    <w:nsid w:val="54DB0240"/>
    <w:multiLevelType w:val="hybridMultilevel"/>
    <w:tmpl w:val="5C6064DA"/>
    <w:lvl w:ilvl="0" w:tplc="8286CE80">
      <w:start w:val="1"/>
      <w:numFmt w:val="bullet"/>
      <w:lvlText w:val=""/>
      <w:lvlJc w:val="left"/>
      <w:pPr>
        <w:ind w:left="720" w:hanging="360"/>
      </w:pPr>
      <w:rPr>
        <w:rFonts w:ascii="Symbol" w:hAnsi="Symbol" w:hint="default"/>
      </w:rPr>
    </w:lvl>
    <w:lvl w:ilvl="1" w:tplc="B68CC862">
      <w:start w:val="1"/>
      <w:numFmt w:val="bullet"/>
      <w:lvlText w:val="·"/>
      <w:lvlJc w:val="left"/>
      <w:pPr>
        <w:ind w:left="1440" w:hanging="360"/>
      </w:pPr>
      <w:rPr>
        <w:rFonts w:ascii="Symbol" w:hAnsi="Symbol" w:hint="default"/>
      </w:rPr>
    </w:lvl>
    <w:lvl w:ilvl="2" w:tplc="CE30C340">
      <w:start w:val="1"/>
      <w:numFmt w:val="bullet"/>
      <w:lvlText w:val=""/>
      <w:lvlJc w:val="left"/>
      <w:pPr>
        <w:ind w:left="2160" w:hanging="360"/>
      </w:pPr>
      <w:rPr>
        <w:rFonts w:ascii="Wingdings" w:hAnsi="Wingdings" w:hint="default"/>
      </w:rPr>
    </w:lvl>
    <w:lvl w:ilvl="3" w:tplc="E6ACFAAA">
      <w:start w:val="1"/>
      <w:numFmt w:val="bullet"/>
      <w:lvlText w:val=""/>
      <w:lvlJc w:val="left"/>
      <w:pPr>
        <w:ind w:left="2880" w:hanging="360"/>
      </w:pPr>
      <w:rPr>
        <w:rFonts w:ascii="Symbol" w:hAnsi="Symbol" w:hint="default"/>
      </w:rPr>
    </w:lvl>
    <w:lvl w:ilvl="4" w:tplc="F4562972">
      <w:start w:val="1"/>
      <w:numFmt w:val="bullet"/>
      <w:lvlText w:val="o"/>
      <w:lvlJc w:val="left"/>
      <w:pPr>
        <w:ind w:left="3600" w:hanging="360"/>
      </w:pPr>
      <w:rPr>
        <w:rFonts w:ascii="Courier New" w:hAnsi="Courier New" w:hint="default"/>
      </w:rPr>
    </w:lvl>
    <w:lvl w:ilvl="5" w:tplc="3DB4B606">
      <w:start w:val="1"/>
      <w:numFmt w:val="bullet"/>
      <w:lvlText w:val=""/>
      <w:lvlJc w:val="left"/>
      <w:pPr>
        <w:ind w:left="4320" w:hanging="360"/>
      </w:pPr>
      <w:rPr>
        <w:rFonts w:ascii="Wingdings" w:hAnsi="Wingdings" w:hint="default"/>
      </w:rPr>
    </w:lvl>
    <w:lvl w:ilvl="6" w:tplc="8932BA36">
      <w:start w:val="1"/>
      <w:numFmt w:val="bullet"/>
      <w:lvlText w:val=""/>
      <w:lvlJc w:val="left"/>
      <w:pPr>
        <w:ind w:left="5040" w:hanging="360"/>
      </w:pPr>
      <w:rPr>
        <w:rFonts w:ascii="Symbol" w:hAnsi="Symbol" w:hint="default"/>
      </w:rPr>
    </w:lvl>
    <w:lvl w:ilvl="7" w:tplc="5C3CEBAA">
      <w:start w:val="1"/>
      <w:numFmt w:val="bullet"/>
      <w:lvlText w:val="o"/>
      <w:lvlJc w:val="left"/>
      <w:pPr>
        <w:ind w:left="5760" w:hanging="360"/>
      </w:pPr>
      <w:rPr>
        <w:rFonts w:ascii="Courier New" w:hAnsi="Courier New" w:hint="default"/>
      </w:rPr>
    </w:lvl>
    <w:lvl w:ilvl="8" w:tplc="818C7D9A">
      <w:start w:val="1"/>
      <w:numFmt w:val="bullet"/>
      <w:lvlText w:val=""/>
      <w:lvlJc w:val="left"/>
      <w:pPr>
        <w:ind w:left="6480" w:hanging="360"/>
      </w:pPr>
      <w:rPr>
        <w:rFonts w:ascii="Wingdings" w:hAnsi="Wingdings" w:hint="default"/>
      </w:rPr>
    </w:lvl>
  </w:abstractNum>
  <w:abstractNum w:abstractNumId="487" w15:restartNumberingAfterBreak="0">
    <w:nsid w:val="55303BBD"/>
    <w:multiLevelType w:val="hybridMultilevel"/>
    <w:tmpl w:val="210408E2"/>
    <w:lvl w:ilvl="0" w:tplc="2E74726C">
      <w:start w:val="1"/>
      <w:numFmt w:val="bullet"/>
      <w:lvlText w:val=""/>
      <w:lvlJc w:val="left"/>
      <w:pPr>
        <w:ind w:left="720" w:hanging="360"/>
      </w:pPr>
      <w:rPr>
        <w:rFonts w:ascii="Symbol" w:hAnsi="Symbol" w:hint="default"/>
      </w:rPr>
    </w:lvl>
    <w:lvl w:ilvl="1" w:tplc="F1A03A70">
      <w:start w:val="1"/>
      <w:numFmt w:val="bullet"/>
      <w:lvlText w:val="o"/>
      <w:lvlJc w:val="left"/>
      <w:pPr>
        <w:ind w:left="1440" w:hanging="360"/>
      </w:pPr>
      <w:rPr>
        <w:rFonts w:ascii="Courier New" w:hAnsi="Courier New" w:hint="default"/>
      </w:rPr>
    </w:lvl>
    <w:lvl w:ilvl="2" w:tplc="2FAEAA4C">
      <w:start w:val="1"/>
      <w:numFmt w:val="bullet"/>
      <w:lvlText w:val="§"/>
      <w:lvlJc w:val="left"/>
      <w:pPr>
        <w:ind w:left="2160" w:hanging="360"/>
      </w:pPr>
      <w:rPr>
        <w:rFonts w:ascii="Wingdings" w:hAnsi="Wingdings" w:hint="default"/>
      </w:rPr>
    </w:lvl>
    <w:lvl w:ilvl="3" w:tplc="9702D254">
      <w:start w:val="1"/>
      <w:numFmt w:val="bullet"/>
      <w:lvlText w:val=""/>
      <w:lvlJc w:val="left"/>
      <w:pPr>
        <w:ind w:left="2880" w:hanging="360"/>
      </w:pPr>
      <w:rPr>
        <w:rFonts w:ascii="Symbol" w:hAnsi="Symbol" w:hint="default"/>
      </w:rPr>
    </w:lvl>
    <w:lvl w:ilvl="4" w:tplc="5E8C9672">
      <w:start w:val="1"/>
      <w:numFmt w:val="bullet"/>
      <w:lvlText w:val="o"/>
      <w:lvlJc w:val="left"/>
      <w:pPr>
        <w:ind w:left="3600" w:hanging="360"/>
      </w:pPr>
      <w:rPr>
        <w:rFonts w:ascii="Courier New" w:hAnsi="Courier New" w:hint="default"/>
      </w:rPr>
    </w:lvl>
    <w:lvl w:ilvl="5" w:tplc="1214CC38">
      <w:start w:val="1"/>
      <w:numFmt w:val="bullet"/>
      <w:lvlText w:val=""/>
      <w:lvlJc w:val="left"/>
      <w:pPr>
        <w:ind w:left="4320" w:hanging="360"/>
      </w:pPr>
      <w:rPr>
        <w:rFonts w:ascii="Wingdings" w:hAnsi="Wingdings" w:hint="default"/>
      </w:rPr>
    </w:lvl>
    <w:lvl w:ilvl="6" w:tplc="056698FC">
      <w:start w:val="1"/>
      <w:numFmt w:val="bullet"/>
      <w:lvlText w:val=""/>
      <w:lvlJc w:val="left"/>
      <w:pPr>
        <w:ind w:left="5040" w:hanging="360"/>
      </w:pPr>
      <w:rPr>
        <w:rFonts w:ascii="Symbol" w:hAnsi="Symbol" w:hint="default"/>
      </w:rPr>
    </w:lvl>
    <w:lvl w:ilvl="7" w:tplc="A9C45E9A">
      <w:start w:val="1"/>
      <w:numFmt w:val="bullet"/>
      <w:lvlText w:val="o"/>
      <w:lvlJc w:val="left"/>
      <w:pPr>
        <w:ind w:left="5760" w:hanging="360"/>
      </w:pPr>
      <w:rPr>
        <w:rFonts w:ascii="Courier New" w:hAnsi="Courier New" w:hint="default"/>
      </w:rPr>
    </w:lvl>
    <w:lvl w:ilvl="8" w:tplc="97D2CDAE">
      <w:start w:val="1"/>
      <w:numFmt w:val="bullet"/>
      <w:lvlText w:val=""/>
      <w:lvlJc w:val="left"/>
      <w:pPr>
        <w:ind w:left="6480" w:hanging="360"/>
      </w:pPr>
      <w:rPr>
        <w:rFonts w:ascii="Wingdings" w:hAnsi="Wingdings" w:hint="default"/>
      </w:rPr>
    </w:lvl>
  </w:abstractNum>
  <w:abstractNum w:abstractNumId="488" w15:restartNumberingAfterBreak="0">
    <w:nsid w:val="5551C7B2"/>
    <w:multiLevelType w:val="hybridMultilevel"/>
    <w:tmpl w:val="FE1616F6"/>
    <w:lvl w:ilvl="0" w:tplc="5668614E">
      <w:start w:val="1"/>
      <w:numFmt w:val="bullet"/>
      <w:lvlText w:val=""/>
      <w:lvlJc w:val="left"/>
      <w:pPr>
        <w:ind w:left="720" w:hanging="360"/>
      </w:pPr>
      <w:rPr>
        <w:rFonts w:ascii="Symbol" w:hAnsi="Symbol" w:hint="default"/>
      </w:rPr>
    </w:lvl>
    <w:lvl w:ilvl="1" w:tplc="6D5AA6E4">
      <w:start w:val="1"/>
      <w:numFmt w:val="bullet"/>
      <w:lvlText w:val="o"/>
      <w:lvlJc w:val="left"/>
      <w:pPr>
        <w:ind w:left="1440" w:hanging="360"/>
      </w:pPr>
      <w:rPr>
        <w:rFonts w:ascii="Courier New" w:hAnsi="Courier New" w:hint="default"/>
      </w:rPr>
    </w:lvl>
    <w:lvl w:ilvl="2" w:tplc="08D64B74">
      <w:start w:val="1"/>
      <w:numFmt w:val="bullet"/>
      <w:lvlText w:val="§"/>
      <w:lvlJc w:val="left"/>
      <w:pPr>
        <w:ind w:left="2160" w:hanging="360"/>
      </w:pPr>
      <w:rPr>
        <w:rFonts w:ascii="Wingdings" w:hAnsi="Wingdings" w:hint="default"/>
      </w:rPr>
    </w:lvl>
    <w:lvl w:ilvl="3" w:tplc="363026E0">
      <w:start w:val="1"/>
      <w:numFmt w:val="bullet"/>
      <w:lvlText w:val=""/>
      <w:lvlJc w:val="left"/>
      <w:pPr>
        <w:ind w:left="2880" w:hanging="360"/>
      </w:pPr>
      <w:rPr>
        <w:rFonts w:ascii="Symbol" w:hAnsi="Symbol" w:hint="default"/>
      </w:rPr>
    </w:lvl>
    <w:lvl w:ilvl="4" w:tplc="C2E09946">
      <w:start w:val="1"/>
      <w:numFmt w:val="bullet"/>
      <w:lvlText w:val="o"/>
      <w:lvlJc w:val="left"/>
      <w:pPr>
        <w:ind w:left="3600" w:hanging="360"/>
      </w:pPr>
      <w:rPr>
        <w:rFonts w:ascii="Courier New" w:hAnsi="Courier New" w:hint="default"/>
      </w:rPr>
    </w:lvl>
    <w:lvl w:ilvl="5" w:tplc="B25059A8">
      <w:start w:val="1"/>
      <w:numFmt w:val="bullet"/>
      <w:lvlText w:val=""/>
      <w:lvlJc w:val="left"/>
      <w:pPr>
        <w:ind w:left="4320" w:hanging="360"/>
      </w:pPr>
      <w:rPr>
        <w:rFonts w:ascii="Wingdings" w:hAnsi="Wingdings" w:hint="default"/>
      </w:rPr>
    </w:lvl>
    <w:lvl w:ilvl="6" w:tplc="0B6CA7C0">
      <w:start w:val="1"/>
      <w:numFmt w:val="bullet"/>
      <w:lvlText w:val=""/>
      <w:lvlJc w:val="left"/>
      <w:pPr>
        <w:ind w:left="5040" w:hanging="360"/>
      </w:pPr>
      <w:rPr>
        <w:rFonts w:ascii="Symbol" w:hAnsi="Symbol" w:hint="default"/>
      </w:rPr>
    </w:lvl>
    <w:lvl w:ilvl="7" w:tplc="078844FC">
      <w:start w:val="1"/>
      <w:numFmt w:val="bullet"/>
      <w:lvlText w:val="o"/>
      <w:lvlJc w:val="left"/>
      <w:pPr>
        <w:ind w:left="5760" w:hanging="360"/>
      </w:pPr>
      <w:rPr>
        <w:rFonts w:ascii="Courier New" w:hAnsi="Courier New" w:hint="default"/>
      </w:rPr>
    </w:lvl>
    <w:lvl w:ilvl="8" w:tplc="CBF644AA">
      <w:start w:val="1"/>
      <w:numFmt w:val="bullet"/>
      <w:lvlText w:val=""/>
      <w:lvlJc w:val="left"/>
      <w:pPr>
        <w:ind w:left="6480" w:hanging="360"/>
      </w:pPr>
      <w:rPr>
        <w:rFonts w:ascii="Wingdings" w:hAnsi="Wingdings" w:hint="default"/>
      </w:rPr>
    </w:lvl>
  </w:abstractNum>
  <w:abstractNum w:abstractNumId="489" w15:restartNumberingAfterBreak="0">
    <w:nsid w:val="55BC02ED"/>
    <w:multiLevelType w:val="hybridMultilevel"/>
    <w:tmpl w:val="4842649E"/>
    <w:lvl w:ilvl="0" w:tplc="9DE281A6">
      <w:start w:val="1"/>
      <w:numFmt w:val="decimal"/>
      <w:lvlText w:val="%1."/>
      <w:lvlJc w:val="left"/>
      <w:pPr>
        <w:ind w:left="720" w:hanging="360"/>
      </w:pPr>
    </w:lvl>
    <w:lvl w:ilvl="1" w:tplc="3B1CEAAE">
      <w:start w:val="1"/>
      <w:numFmt w:val="lowerLetter"/>
      <w:lvlText w:val="%2."/>
      <w:lvlJc w:val="left"/>
      <w:pPr>
        <w:ind w:left="1440" w:hanging="360"/>
      </w:pPr>
    </w:lvl>
    <w:lvl w:ilvl="2" w:tplc="BDB661FA">
      <w:start w:val="1"/>
      <w:numFmt w:val="lowerRoman"/>
      <w:lvlText w:val="%3."/>
      <w:lvlJc w:val="right"/>
      <w:pPr>
        <w:ind w:left="2160" w:hanging="180"/>
      </w:pPr>
    </w:lvl>
    <w:lvl w:ilvl="3" w:tplc="23389ECC">
      <w:start w:val="2"/>
      <w:numFmt w:val="decimal"/>
      <w:lvlText w:val="%4."/>
      <w:lvlJc w:val="left"/>
      <w:pPr>
        <w:ind w:left="2880" w:hanging="360"/>
      </w:pPr>
    </w:lvl>
    <w:lvl w:ilvl="4" w:tplc="6B70101A">
      <w:start w:val="1"/>
      <w:numFmt w:val="lowerLetter"/>
      <w:lvlText w:val="%5."/>
      <w:lvlJc w:val="left"/>
      <w:pPr>
        <w:ind w:left="3600" w:hanging="360"/>
      </w:pPr>
    </w:lvl>
    <w:lvl w:ilvl="5" w:tplc="36C8071A">
      <w:start w:val="1"/>
      <w:numFmt w:val="lowerRoman"/>
      <w:lvlText w:val="%6."/>
      <w:lvlJc w:val="right"/>
      <w:pPr>
        <w:ind w:left="4320" w:hanging="180"/>
      </w:pPr>
    </w:lvl>
    <w:lvl w:ilvl="6" w:tplc="E7042838">
      <w:start w:val="1"/>
      <w:numFmt w:val="decimal"/>
      <w:lvlText w:val="%7."/>
      <w:lvlJc w:val="left"/>
      <w:pPr>
        <w:ind w:left="5040" w:hanging="360"/>
      </w:pPr>
    </w:lvl>
    <w:lvl w:ilvl="7" w:tplc="643A8E90">
      <w:start w:val="1"/>
      <w:numFmt w:val="lowerLetter"/>
      <w:lvlText w:val="%8."/>
      <w:lvlJc w:val="left"/>
      <w:pPr>
        <w:ind w:left="5760" w:hanging="360"/>
      </w:pPr>
    </w:lvl>
    <w:lvl w:ilvl="8" w:tplc="B5482558">
      <w:start w:val="1"/>
      <w:numFmt w:val="lowerRoman"/>
      <w:lvlText w:val="%9."/>
      <w:lvlJc w:val="right"/>
      <w:pPr>
        <w:ind w:left="6480" w:hanging="180"/>
      </w:pPr>
    </w:lvl>
  </w:abstractNum>
  <w:abstractNum w:abstractNumId="490" w15:restartNumberingAfterBreak="0">
    <w:nsid w:val="55D560AC"/>
    <w:multiLevelType w:val="hybridMultilevel"/>
    <w:tmpl w:val="9AD2F5FA"/>
    <w:lvl w:ilvl="0" w:tplc="317EF800">
      <w:start w:val="1"/>
      <w:numFmt w:val="bullet"/>
      <w:lvlText w:val=""/>
      <w:lvlJc w:val="left"/>
      <w:pPr>
        <w:ind w:left="720" w:hanging="360"/>
      </w:pPr>
      <w:rPr>
        <w:rFonts w:ascii="Symbol" w:hAnsi="Symbol" w:hint="default"/>
      </w:rPr>
    </w:lvl>
    <w:lvl w:ilvl="1" w:tplc="D030406A">
      <w:start w:val="1"/>
      <w:numFmt w:val="bullet"/>
      <w:lvlText w:val="·"/>
      <w:lvlJc w:val="left"/>
      <w:pPr>
        <w:ind w:left="1440" w:hanging="360"/>
      </w:pPr>
      <w:rPr>
        <w:rFonts w:ascii="Symbol" w:hAnsi="Symbol" w:hint="default"/>
      </w:rPr>
    </w:lvl>
    <w:lvl w:ilvl="2" w:tplc="82E27A82">
      <w:start w:val="1"/>
      <w:numFmt w:val="bullet"/>
      <w:lvlText w:val=""/>
      <w:lvlJc w:val="left"/>
      <w:pPr>
        <w:ind w:left="2160" w:hanging="360"/>
      </w:pPr>
      <w:rPr>
        <w:rFonts w:ascii="Wingdings" w:hAnsi="Wingdings" w:hint="default"/>
      </w:rPr>
    </w:lvl>
    <w:lvl w:ilvl="3" w:tplc="46E06D02">
      <w:start w:val="1"/>
      <w:numFmt w:val="bullet"/>
      <w:lvlText w:val=""/>
      <w:lvlJc w:val="left"/>
      <w:pPr>
        <w:ind w:left="2880" w:hanging="360"/>
      </w:pPr>
      <w:rPr>
        <w:rFonts w:ascii="Symbol" w:hAnsi="Symbol" w:hint="default"/>
      </w:rPr>
    </w:lvl>
    <w:lvl w:ilvl="4" w:tplc="57E8B30A">
      <w:start w:val="1"/>
      <w:numFmt w:val="bullet"/>
      <w:lvlText w:val="o"/>
      <w:lvlJc w:val="left"/>
      <w:pPr>
        <w:ind w:left="3600" w:hanging="360"/>
      </w:pPr>
      <w:rPr>
        <w:rFonts w:ascii="Courier New" w:hAnsi="Courier New" w:hint="default"/>
      </w:rPr>
    </w:lvl>
    <w:lvl w:ilvl="5" w:tplc="163C7C68">
      <w:start w:val="1"/>
      <w:numFmt w:val="bullet"/>
      <w:lvlText w:val=""/>
      <w:lvlJc w:val="left"/>
      <w:pPr>
        <w:ind w:left="4320" w:hanging="360"/>
      </w:pPr>
      <w:rPr>
        <w:rFonts w:ascii="Wingdings" w:hAnsi="Wingdings" w:hint="default"/>
      </w:rPr>
    </w:lvl>
    <w:lvl w:ilvl="6" w:tplc="15FA6C80">
      <w:start w:val="1"/>
      <w:numFmt w:val="bullet"/>
      <w:lvlText w:val=""/>
      <w:lvlJc w:val="left"/>
      <w:pPr>
        <w:ind w:left="5040" w:hanging="360"/>
      </w:pPr>
      <w:rPr>
        <w:rFonts w:ascii="Symbol" w:hAnsi="Symbol" w:hint="default"/>
      </w:rPr>
    </w:lvl>
    <w:lvl w:ilvl="7" w:tplc="0756CB2A">
      <w:start w:val="1"/>
      <w:numFmt w:val="bullet"/>
      <w:lvlText w:val="o"/>
      <w:lvlJc w:val="left"/>
      <w:pPr>
        <w:ind w:left="5760" w:hanging="360"/>
      </w:pPr>
      <w:rPr>
        <w:rFonts w:ascii="Courier New" w:hAnsi="Courier New" w:hint="default"/>
      </w:rPr>
    </w:lvl>
    <w:lvl w:ilvl="8" w:tplc="A24015D2">
      <w:start w:val="1"/>
      <w:numFmt w:val="bullet"/>
      <w:lvlText w:val=""/>
      <w:lvlJc w:val="left"/>
      <w:pPr>
        <w:ind w:left="6480" w:hanging="360"/>
      </w:pPr>
      <w:rPr>
        <w:rFonts w:ascii="Wingdings" w:hAnsi="Wingdings" w:hint="default"/>
      </w:rPr>
    </w:lvl>
  </w:abstractNum>
  <w:abstractNum w:abstractNumId="491" w15:restartNumberingAfterBreak="0">
    <w:nsid w:val="561480CC"/>
    <w:multiLevelType w:val="hybridMultilevel"/>
    <w:tmpl w:val="CC7E90CC"/>
    <w:lvl w:ilvl="0" w:tplc="7D0483E0">
      <w:start w:val="1"/>
      <w:numFmt w:val="bullet"/>
      <w:lvlText w:val="·"/>
      <w:lvlJc w:val="left"/>
      <w:pPr>
        <w:ind w:left="720" w:hanging="360"/>
      </w:pPr>
      <w:rPr>
        <w:rFonts w:ascii="Symbol" w:hAnsi="Symbol" w:hint="default"/>
      </w:rPr>
    </w:lvl>
    <w:lvl w:ilvl="1" w:tplc="B6C2E788">
      <w:start w:val="1"/>
      <w:numFmt w:val="bullet"/>
      <w:lvlText w:val="o"/>
      <w:lvlJc w:val="left"/>
      <w:pPr>
        <w:ind w:left="1440" w:hanging="360"/>
      </w:pPr>
      <w:rPr>
        <w:rFonts w:ascii="Courier New" w:hAnsi="Courier New" w:hint="default"/>
      </w:rPr>
    </w:lvl>
    <w:lvl w:ilvl="2" w:tplc="F2E045A4">
      <w:start w:val="1"/>
      <w:numFmt w:val="bullet"/>
      <w:lvlText w:val=""/>
      <w:lvlJc w:val="left"/>
      <w:pPr>
        <w:ind w:left="2160" w:hanging="360"/>
      </w:pPr>
      <w:rPr>
        <w:rFonts w:ascii="Wingdings" w:hAnsi="Wingdings" w:hint="default"/>
      </w:rPr>
    </w:lvl>
    <w:lvl w:ilvl="3" w:tplc="04105756">
      <w:start w:val="1"/>
      <w:numFmt w:val="bullet"/>
      <w:lvlText w:val=""/>
      <w:lvlJc w:val="left"/>
      <w:pPr>
        <w:ind w:left="2880" w:hanging="360"/>
      </w:pPr>
      <w:rPr>
        <w:rFonts w:ascii="Symbol" w:hAnsi="Symbol" w:hint="default"/>
      </w:rPr>
    </w:lvl>
    <w:lvl w:ilvl="4" w:tplc="E6E452C6">
      <w:start w:val="1"/>
      <w:numFmt w:val="bullet"/>
      <w:lvlText w:val="o"/>
      <w:lvlJc w:val="left"/>
      <w:pPr>
        <w:ind w:left="3600" w:hanging="360"/>
      </w:pPr>
      <w:rPr>
        <w:rFonts w:ascii="Courier New" w:hAnsi="Courier New" w:hint="default"/>
      </w:rPr>
    </w:lvl>
    <w:lvl w:ilvl="5" w:tplc="0D3AC330">
      <w:start w:val="1"/>
      <w:numFmt w:val="bullet"/>
      <w:lvlText w:val=""/>
      <w:lvlJc w:val="left"/>
      <w:pPr>
        <w:ind w:left="4320" w:hanging="360"/>
      </w:pPr>
      <w:rPr>
        <w:rFonts w:ascii="Wingdings" w:hAnsi="Wingdings" w:hint="default"/>
      </w:rPr>
    </w:lvl>
    <w:lvl w:ilvl="6" w:tplc="AF1A250C">
      <w:start w:val="1"/>
      <w:numFmt w:val="bullet"/>
      <w:lvlText w:val=""/>
      <w:lvlJc w:val="left"/>
      <w:pPr>
        <w:ind w:left="5040" w:hanging="360"/>
      </w:pPr>
      <w:rPr>
        <w:rFonts w:ascii="Symbol" w:hAnsi="Symbol" w:hint="default"/>
      </w:rPr>
    </w:lvl>
    <w:lvl w:ilvl="7" w:tplc="8AFA3390">
      <w:start w:val="1"/>
      <w:numFmt w:val="bullet"/>
      <w:lvlText w:val="o"/>
      <w:lvlJc w:val="left"/>
      <w:pPr>
        <w:ind w:left="5760" w:hanging="360"/>
      </w:pPr>
      <w:rPr>
        <w:rFonts w:ascii="Courier New" w:hAnsi="Courier New" w:hint="default"/>
      </w:rPr>
    </w:lvl>
    <w:lvl w:ilvl="8" w:tplc="6C7E8270">
      <w:start w:val="1"/>
      <w:numFmt w:val="bullet"/>
      <w:lvlText w:val=""/>
      <w:lvlJc w:val="left"/>
      <w:pPr>
        <w:ind w:left="6480" w:hanging="360"/>
      </w:pPr>
      <w:rPr>
        <w:rFonts w:ascii="Wingdings" w:hAnsi="Wingdings" w:hint="default"/>
      </w:rPr>
    </w:lvl>
  </w:abstractNum>
  <w:abstractNum w:abstractNumId="492" w15:restartNumberingAfterBreak="0">
    <w:nsid w:val="56151A5C"/>
    <w:multiLevelType w:val="hybridMultilevel"/>
    <w:tmpl w:val="B3A65908"/>
    <w:lvl w:ilvl="0" w:tplc="13A05B8C">
      <w:start w:val="1"/>
      <w:numFmt w:val="decimal"/>
      <w:lvlText w:val="%1."/>
      <w:lvlJc w:val="left"/>
      <w:pPr>
        <w:ind w:left="720" w:hanging="360"/>
      </w:pPr>
    </w:lvl>
    <w:lvl w:ilvl="1" w:tplc="67B864FE">
      <w:start w:val="1"/>
      <w:numFmt w:val="lowerLetter"/>
      <w:lvlText w:val="%2."/>
      <w:lvlJc w:val="left"/>
      <w:pPr>
        <w:ind w:left="1440" w:hanging="360"/>
      </w:pPr>
    </w:lvl>
    <w:lvl w:ilvl="2" w:tplc="FDAAEBC2">
      <w:start w:val="1"/>
      <w:numFmt w:val="lowerRoman"/>
      <w:lvlText w:val="%3."/>
      <w:lvlJc w:val="right"/>
      <w:pPr>
        <w:ind w:left="2160" w:hanging="180"/>
      </w:pPr>
    </w:lvl>
    <w:lvl w:ilvl="3" w:tplc="0386759C">
      <w:start w:val="2"/>
      <w:numFmt w:val="decimal"/>
      <w:lvlText w:val="%4."/>
      <w:lvlJc w:val="left"/>
      <w:pPr>
        <w:ind w:left="2880" w:hanging="360"/>
      </w:pPr>
    </w:lvl>
    <w:lvl w:ilvl="4" w:tplc="4BCC5CDA">
      <w:start w:val="1"/>
      <w:numFmt w:val="lowerLetter"/>
      <w:lvlText w:val="%5."/>
      <w:lvlJc w:val="left"/>
      <w:pPr>
        <w:ind w:left="3600" w:hanging="360"/>
      </w:pPr>
    </w:lvl>
    <w:lvl w:ilvl="5" w:tplc="AD10AC5E">
      <w:start w:val="1"/>
      <w:numFmt w:val="lowerRoman"/>
      <w:lvlText w:val="%6."/>
      <w:lvlJc w:val="right"/>
      <w:pPr>
        <w:ind w:left="4320" w:hanging="180"/>
      </w:pPr>
    </w:lvl>
    <w:lvl w:ilvl="6" w:tplc="0A98BC84">
      <w:start w:val="1"/>
      <w:numFmt w:val="decimal"/>
      <w:lvlText w:val="%7."/>
      <w:lvlJc w:val="left"/>
      <w:pPr>
        <w:ind w:left="5040" w:hanging="360"/>
      </w:pPr>
    </w:lvl>
    <w:lvl w:ilvl="7" w:tplc="AE128D5E">
      <w:start w:val="1"/>
      <w:numFmt w:val="lowerLetter"/>
      <w:lvlText w:val="%8."/>
      <w:lvlJc w:val="left"/>
      <w:pPr>
        <w:ind w:left="5760" w:hanging="360"/>
      </w:pPr>
    </w:lvl>
    <w:lvl w:ilvl="8" w:tplc="DFC4DEE0">
      <w:start w:val="1"/>
      <w:numFmt w:val="lowerRoman"/>
      <w:lvlText w:val="%9."/>
      <w:lvlJc w:val="right"/>
      <w:pPr>
        <w:ind w:left="6480" w:hanging="180"/>
      </w:pPr>
    </w:lvl>
  </w:abstractNum>
  <w:abstractNum w:abstractNumId="493" w15:restartNumberingAfterBreak="0">
    <w:nsid w:val="561C3266"/>
    <w:multiLevelType w:val="hybridMultilevel"/>
    <w:tmpl w:val="23A60FF8"/>
    <w:lvl w:ilvl="0" w:tplc="FFFFFFF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4" w15:restartNumberingAfterBreak="0">
    <w:nsid w:val="5630313C"/>
    <w:multiLevelType w:val="hybridMultilevel"/>
    <w:tmpl w:val="0D5CBCC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5" w15:restartNumberingAfterBreak="0">
    <w:nsid w:val="5639A72F"/>
    <w:multiLevelType w:val="hybridMultilevel"/>
    <w:tmpl w:val="B37E8364"/>
    <w:lvl w:ilvl="0" w:tplc="F88CB424">
      <w:start w:val="1"/>
      <w:numFmt w:val="bullet"/>
      <w:lvlText w:val=""/>
      <w:lvlJc w:val="left"/>
      <w:pPr>
        <w:ind w:left="720" w:hanging="360"/>
      </w:pPr>
      <w:rPr>
        <w:rFonts w:ascii="Symbol" w:hAnsi="Symbol" w:hint="default"/>
      </w:rPr>
    </w:lvl>
    <w:lvl w:ilvl="1" w:tplc="40509714">
      <w:start w:val="1"/>
      <w:numFmt w:val="bullet"/>
      <w:lvlText w:val="·"/>
      <w:lvlJc w:val="left"/>
      <w:pPr>
        <w:ind w:left="1440" w:hanging="360"/>
      </w:pPr>
      <w:rPr>
        <w:rFonts w:ascii="Symbol" w:hAnsi="Symbol" w:hint="default"/>
      </w:rPr>
    </w:lvl>
    <w:lvl w:ilvl="2" w:tplc="57DC1422">
      <w:start w:val="1"/>
      <w:numFmt w:val="bullet"/>
      <w:lvlText w:val=""/>
      <w:lvlJc w:val="left"/>
      <w:pPr>
        <w:ind w:left="2160" w:hanging="360"/>
      </w:pPr>
      <w:rPr>
        <w:rFonts w:ascii="Wingdings" w:hAnsi="Wingdings" w:hint="default"/>
      </w:rPr>
    </w:lvl>
    <w:lvl w:ilvl="3" w:tplc="D2E42352">
      <w:start w:val="1"/>
      <w:numFmt w:val="bullet"/>
      <w:lvlText w:val=""/>
      <w:lvlJc w:val="left"/>
      <w:pPr>
        <w:ind w:left="2880" w:hanging="360"/>
      </w:pPr>
      <w:rPr>
        <w:rFonts w:ascii="Symbol" w:hAnsi="Symbol" w:hint="default"/>
      </w:rPr>
    </w:lvl>
    <w:lvl w:ilvl="4" w:tplc="420894D2">
      <w:start w:val="1"/>
      <w:numFmt w:val="bullet"/>
      <w:lvlText w:val="o"/>
      <w:lvlJc w:val="left"/>
      <w:pPr>
        <w:ind w:left="3600" w:hanging="360"/>
      </w:pPr>
      <w:rPr>
        <w:rFonts w:ascii="Courier New" w:hAnsi="Courier New" w:hint="default"/>
      </w:rPr>
    </w:lvl>
    <w:lvl w:ilvl="5" w:tplc="D034EB9C">
      <w:start w:val="1"/>
      <w:numFmt w:val="bullet"/>
      <w:lvlText w:val=""/>
      <w:lvlJc w:val="left"/>
      <w:pPr>
        <w:ind w:left="4320" w:hanging="360"/>
      </w:pPr>
      <w:rPr>
        <w:rFonts w:ascii="Wingdings" w:hAnsi="Wingdings" w:hint="default"/>
      </w:rPr>
    </w:lvl>
    <w:lvl w:ilvl="6" w:tplc="6E6A3176">
      <w:start w:val="1"/>
      <w:numFmt w:val="bullet"/>
      <w:lvlText w:val=""/>
      <w:lvlJc w:val="left"/>
      <w:pPr>
        <w:ind w:left="5040" w:hanging="360"/>
      </w:pPr>
      <w:rPr>
        <w:rFonts w:ascii="Symbol" w:hAnsi="Symbol" w:hint="default"/>
      </w:rPr>
    </w:lvl>
    <w:lvl w:ilvl="7" w:tplc="D90C2970">
      <w:start w:val="1"/>
      <w:numFmt w:val="bullet"/>
      <w:lvlText w:val="o"/>
      <w:lvlJc w:val="left"/>
      <w:pPr>
        <w:ind w:left="5760" w:hanging="360"/>
      </w:pPr>
      <w:rPr>
        <w:rFonts w:ascii="Courier New" w:hAnsi="Courier New" w:hint="default"/>
      </w:rPr>
    </w:lvl>
    <w:lvl w:ilvl="8" w:tplc="2DD493B0">
      <w:start w:val="1"/>
      <w:numFmt w:val="bullet"/>
      <w:lvlText w:val=""/>
      <w:lvlJc w:val="left"/>
      <w:pPr>
        <w:ind w:left="6480" w:hanging="360"/>
      </w:pPr>
      <w:rPr>
        <w:rFonts w:ascii="Wingdings" w:hAnsi="Wingdings" w:hint="default"/>
      </w:rPr>
    </w:lvl>
  </w:abstractNum>
  <w:abstractNum w:abstractNumId="496" w15:restartNumberingAfterBreak="0">
    <w:nsid w:val="566A5B7C"/>
    <w:multiLevelType w:val="hybridMultilevel"/>
    <w:tmpl w:val="91C81214"/>
    <w:lvl w:ilvl="0" w:tplc="EE9EB5E6">
      <w:start w:val="1"/>
      <w:numFmt w:val="decimal"/>
      <w:lvlText w:val="%1."/>
      <w:lvlJc w:val="left"/>
      <w:pPr>
        <w:ind w:left="720" w:hanging="360"/>
      </w:pPr>
    </w:lvl>
    <w:lvl w:ilvl="1" w:tplc="AF1080D0">
      <w:start w:val="1"/>
      <w:numFmt w:val="lowerLetter"/>
      <w:lvlText w:val="%2."/>
      <w:lvlJc w:val="left"/>
      <w:pPr>
        <w:ind w:left="1440" w:hanging="360"/>
      </w:pPr>
    </w:lvl>
    <w:lvl w:ilvl="2" w:tplc="4E383852">
      <w:start w:val="7"/>
      <w:numFmt w:val="lowerRoman"/>
      <w:lvlText w:val="%3."/>
      <w:lvlJc w:val="right"/>
      <w:pPr>
        <w:ind w:left="2160" w:hanging="180"/>
      </w:pPr>
    </w:lvl>
    <w:lvl w:ilvl="3" w:tplc="1494B86A">
      <w:start w:val="1"/>
      <w:numFmt w:val="decimal"/>
      <w:lvlText w:val="%4."/>
      <w:lvlJc w:val="left"/>
      <w:pPr>
        <w:ind w:left="2880" w:hanging="360"/>
      </w:pPr>
    </w:lvl>
    <w:lvl w:ilvl="4" w:tplc="3A2C3A38">
      <w:start w:val="1"/>
      <w:numFmt w:val="lowerLetter"/>
      <w:lvlText w:val="%5."/>
      <w:lvlJc w:val="left"/>
      <w:pPr>
        <w:ind w:left="3600" w:hanging="360"/>
      </w:pPr>
    </w:lvl>
    <w:lvl w:ilvl="5" w:tplc="DB7E1016">
      <w:start w:val="1"/>
      <w:numFmt w:val="lowerRoman"/>
      <w:lvlText w:val="%6."/>
      <w:lvlJc w:val="right"/>
      <w:pPr>
        <w:ind w:left="4320" w:hanging="180"/>
      </w:pPr>
    </w:lvl>
    <w:lvl w:ilvl="6" w:tplc="A2D09730">
      <w:start w:val="1"/>
      <w:numFmt w:val="decimal"/>
      <w:lvlText w:val="%7."/>
      <w:lvlJc w:val="left"/>
      <w:pPr>
        <w:ind w:left="5040" w:hanging="360"/>
      </w:pPr>
    </w:lvl>
    <w:lvl w:ilvl="7" w:tplc="94A61C0C">
      <w:start w:val="1"/>
      <w:numFmt w:val="lowerLetter"/>
      <w:lvlText w:val="%8."/>
      <w:lvlJc w:val="left"/>
      <w:pPr>
        <w:ind w:left="5760" w:hanging="360"/>
      </w:pPr>
    </w:lvl>
    <w:lvl w:ilvl="8" w:tplc="3BEC1F66">
      <w:start w:val="1"/>
      <w:numFmt w:val="lowerRoman"/>
      <w:lvlText w:val="%9."/>
      <w:lvlJc w:val="right"/>
      <w:pPr>
        <w:ind w:left="6480" w:hanging="180"/>
      </w:pPr>
    </w:lvl>
  </w:abstractNum>
  <w:abstractNum w:abstractNumId="497" w15:restartNumberingAfterBreak="0">
    <w:nsid w:val="566BCFD5"/>
    <w:multiLevelType w:val="hybridMultilevel"/>
    <w:tmpl w:val="B8AE9270"/>
    <w:lvl w:ilvl="0" w:tplc="67465DD6">
      <w:start w:val="1"/>
      <w:numFmt w:val="bullet"/>
      <w:lvlText w:val=""/>
      <w:lvlJc w:val="left"/>
      <w:pPr>
        <w:ind w:left="720" w:hanging="360"/>
      </w:pPr>
      <w:rPr>
        <w:rFonts w:ascii="Symbol" w:hAnsi="Symbol" w:hint="default"/>
      </w:rPr>
    </w:lvl>
    <w:lvl w:ilvl="1" w:tplc="2DB8596C">
      <w:start w:val="1"/>
      <w:numFmt w:val="bullet"/>
      <w:lvlText w:val="·"/>
      <w:lvlJc w:val="left"/>
      <w:pPr>
        <w:ind w:left="1440" w:hanging="360"/>
      </w:pPr>
      <w:rPr>
        <w:rFonts w:ascii="Symbol" w:hAnsi="Symbol" w:hint="default"/>
      </w:rPr>
    </w:lvl>
    <w:lvl w:ilvl="2" w:tplc="17404D2C">
      <w:start w:val="1"/>
      <w:numFmt w:val="bullet"/>
      <w:lvlText w:val=""/>
      <w:lvlJc w:val="left"/>
      <w:pPr>
        <w:ind w:left="2160" w:hanging="360"/>
      </w:pPr>
      <w:rPr>
        <w:rFonts w:ascii="Wingdings" w:hAnsi="Wingdings" w:hint="default"/>
      </w:rPr>
    </w:lvl>
    <w:lvl w:ilvl="3" w:tplc="E58E134C">
      <w:start w:val="1"/>
      <w:numFmt w:val="bullet"/>
      <w:lvlText w:val=""/>
      <w:lvlJc w:val="left"/>
      <w:pPr>
        <w:ind w:left="2880" w:hanging="360"/>
      </w:pPr>
      <w:rPr>
        <w:rFonts w:ascii="Symbol" w:hAnsi="Symbol" w:hint="default"/>
      </w:rPr>
    </w:lvl>
    <w:lvl w:ilvl="4" w:tplc="AE30E822">
      <w:start w:val="1"/>
      <w:numFmt w:val="bullet"/>
      <w:lvlText w:val="o"/>
      <w:lvlJc w:val="left"/>
      <w:pPr>
        <w:ind w:left="3600" w:hanging="360"/>
      </w:pPr>
      <w:rPr>
        <w:rFonts w:ascii="Courier New" w:hAnsi="Courier New" w:hint="default"/>
      </w:rPr>
    </w:lvl>
    <w:lvl w:ilvl="5" w:tplc="EFE600F4">
      <w:start w:val="1"/>
      <w:numFmt w:val="bullet"/>
      <w:lvlText w:val=""/>
      <w:lvlJc w:val="left"/>
      <w:pPr>
        <w:ind w:left="4320" w:hanging="360"/>
      </w:pPr>
      <w:rPr>
        <w:rFonts w:ascii="Wingdings" w:hAnsi="Wingdings" w:hint="default"/>
      </w:rPr>
    </w:lvl>
    <w:lvl w:ilvl="6" w:tplc="04A0C4E6">
      <w:start w:val="1"/>
      <w:numFmt w:val="bullet"/>
      <w:lvlText w:val=""/>
      <w:lvlJc w:val="left"/>
      <w:pPr>
        <w:ind w:left="5040" w:hanging="360"/>
      </w:pPr>
      <w:rPr>
        <w:rFonts w:ascii="Symbol" w:hAnsi="Symbol" w:hint="default"/>
      </w:rPr>
    </w:lvl>
    <w:lvl w:ilvl="7" w:tplc="4300D852">
      <w:start w:val="1"/>
      <w:numFmt w:val="bullet"/>
      <w:lvlText w:val="o"/>
      <w:lvlJc w:val="left"/>
      <w:pPr>
        <w:ind w:left="5760" w:hanging="360"/>
      </w:pPr>
      <w:rPr>
        <w:rFonts w:ascii="Courier New" w:hAnsi="Courier New" w:hint="default"/>
      </w:rPr>
    </w:lvl>
    <w:lvl w:ilvl="8" w:tplc="43FC6538">
      <w:start w:val="1"/>
      <w:numFmt w:val="bullet"/>
      <w:lvlText w:val=""/>
      <w:lvlJc w:val="left"/>
      <w:pPr>
        <w:ind w:left="6480" w:hanging="360"/>
      </w:pPr>
      <w:rPr>
        <w:rFonts w:ascii="Wingdings" w:hAnsi="Wingdings" w:hint="default"/>
      </w:rPr>
    </w:lvl>
  </w:abstractNum>
  <w:abstractNum w:abstractNumId="498" w15:restartNumberingAfterBreak="0">
    <w:nsid w:val="56846404"/>
    <w:multiLevelType w:val="hybridMultilevel"/>
    <w:tmpl w:val="47A626FC"/>
    <w:lvl w:ilvl="0" w:tplc="0F3CE35C">
      <w:start w:val="1"/>
      <w:numFmt w:val="decimal"/>
      <w:lvlText w:val="%1."/>
      <w:lvlJc w:val="left"/>
      <w:pPr>
        <w:ind w:left="720" w:hanging="360"/>
      </w:pPr>
    </w:lvl>
    <w:lvl w:ilvl="1" w:tplc="C9929080">
      <w:start w:val="1"/>
      <w:numFmt w:val="lowerLetter"/>
      <w:lvlText w:val="%2."/>
      <w:lvlJc w:val="left"/>
      <w:pPr>
        <w:ind w:left="1440" w:hanging="360"/>
      </w:pPr>
    </w:lvl>
    <w:lvl w:ilvl="2" w:tplc="2ABE3C60">
      <w:start w:val="4"/>
      <w:numFmt w:val="lowerRoman"/>
      <w:lvlText w:val="%3."/>
      <w:lvlJc w:val="right"/>
      <w:pPr>
        <w:ind w:left="2160" w:hanging="180"/>
      </w:pPr>
    </w:lvl>
    <w:lvl w:ilvl="3" w:tplc="B50E4B9A">
      <w:start w:val="1"/>
      <w:numFmt w:val="decimal"/>
      <w:lvlText w:val="%4."/>
      <w:lvlJc w:val="left"/>
      <w:pPr>
        <w:ind w:left="2880" w:hanging="360"/>
      </w:pPr>
    </w:lvl>
    <w:lvl w:ilvl="4" w:tplc="E50A7494">
      <w:start w:val="1"/>
      <w:numFmt w:val="lowerLetter"/>
      <w:lvlText w:val="%5."/>
      <w:lvlJc w:val="left"/>
      <w:pPr>
        <w:ind w:left="3600" w:hanging="360"/>
      </w:pPr>
    </w:lvl>
    <w:lvl w:ilvl="5" w:tplc="D0E8DADC">
      <w:start w:val="1"/>
      <w:numFmt w:val="lowerRoman"/>
      <w:lvlText w:val="%6."/>
      <w:lvlJc w:val="right"/>
      <w:pPr>
        <w:ind w:left="4320" w:hanging="180"/>
      </w:pPr>
    </w:lvl>
    <w:lvl w:ilvl="6" w:tplc="BDC8433A">
      <w:start w:val="1"/>
      <w:numFmt w:val="decimal"/>
      <w:lvlText w:val="%7."/>
      <w:lvlJc w:val="left"/>
      <w:pPr>
        <w:ind w:left="5040" w:hanging="360"/>
      </w:pPr>
    </w:lvl>
    <w:lvl w:ilvl="7" w:tplc="8CDC5AA8">
      <w:start w:val="1"/>
      <w:numFmt w:val="lowerLetter"/>
      <w:lvlText w:val="%8."/>
      <w:lvlJc w:val="left"/>
      <w:pPr>
        <w:ind w:left="5760" w:hanging="360"/>
      </w:pPr>
    </w:lvl>
    <w:lvl w:ilvl="8" w:tplc="711E256A">
      <w:start w:val="1"/>
      <w:numFmt w:val="lowerRoman"/>
      <w:lvlText w:val="%9."/>
      <w:lvlJc w:val="right"/>
      <w:pPr>
        <w:ind w:left="6480" w:hanging="180"/>
      </w:pPr>
    </w:lvl>
  </w:abstractNum>
  <w:abstractNum w:abstractNumId="499" w15:restartNumberingAfterBreak="0">
    <w:nsid w:val="569423E3"/>
    <w:multiLevelType w:val="hybridMultilevel"/>
    <w:tmpl w:val="E2D0D798"/>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0" w15:restartNumberingAfterBreak="0">
    <w:nsid w:val="569F529E"/>
    <w:multiLevelType w:val="hybridMultilevel"/>
    <w:tmpl w:val="9E640772"/>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5780CC3F"/>
    <w:multiLevelType w:val="hybridMultilevel"/>
    <w:tmpl w:val="C700ED5E"/>
    <w:lvl w:ilvl="0" w:tplc="E00E35FC">
      <w:start w:val="1"/>
      <w:numFmt w:val="bullet"/>
      <w:lvlText w:val="o"/>
      <w:lvlJc w:val="left"/>
      <w:pPr>
        <w:ind w:left="720" w:hanging="360"/>
      </w:pPr>
      <w:rPr>
        <w:rFonts w:ascii="&quot;Courier New&quot;" w:hAnsi="&quot;Courier New&quot;" w:hint="default"/>
      </w:rPr>
    </w:lvl>
    <w:lvl w:ilvl="1" w:tplc="8A0EBE2E">
      <w:start w:val="1"/>
      <w:numFmt w:val="bullet"/>
      <w:lvlText w:val="o"/>
      <w:lvlJc w:val="left"/>
      <w:pPr>
        <w:ind w:left="1440" w:hanging="360"/>
      </w:pPr>
      <w:rPr>
        <w:rFonts w:ascii="Courier New" w:hAnsi="Courier New" w:hint="default"/>
      </w:rPr>
    </w:lvl>
    <w:lvl w:ilvl="2" w:tplc="63204A36">
      <w:start w:val="1"/>
      <w:numFmt w:val="bullet"/>
      <w:lvlText w:val=""/>
      <w:lvlJc w:val="left"/>
      <w:pPr>
        <w:ind w:left="2160" w:hanging="360"/>
      </w:pPr>
      <w:rPr>
        <w:rFonts w:ascii="Wingdings" w:hAnsi="Wingdings" w:hint="default"/>
      </w:rPr>
    </w:lvl>
    <w:lvl w:ilvl="3" w:tplc="9208A47E">
      <w:start w:val="1"/>
      <w:numFmt w:val="bullet"/>
      <w:lvlText w:val=""/>
      <w:lvlJc w:val="left"/>
      <w:pPr>
        <w:ind w:left="2880" w:hanging="360"/>
      </w:pPr>
      <w:rPr>
        <w:rFonts w:ascii="Symbol" w:hAnsi="Symbol" w:hint="default"/>
      </w:rPr>
    </w:lvl>
    <w:lvl w:ilvl="4" w:tplc="FE4E9A12">
      <w:start w:val="1"/>
      <w:numFmt w:val="bullet"/>
      <w:lvlText w:val="o"/>
      <w:lvlJc w:val="left"/>
      <w:pPr>
        <w:ind w:left="3600" w:hanging="360"/>
      </w:pPr>
      <w:rPr>
        <w:rFonts w:ascii="Courier New" w:hAnsi="Courier New" w:hint="default"/>
      </w:rPr>
    </w:lvl>
    <w:lvl w:ilvl="5" w:tplc="479239FC">
      <w:start w:val="1"/>
      <w:numFmt w:val="bullet"/>
      <w:lvlText w:val=""/>
      <w:lvlJc w:val="left"/>
      <w:pPr>
        <w:ind w:left="4320" w:hanging="360"/>
      </w:pPr>
      <w:rPr>
        <w:rFonts w:ascii="Wingdings" w:hAnsi="Wingdings" w:hint="default"/>
      </w:rPr>
    </w:lvl>
    <w:lvl w:ilvl="6" w:tplc="01D0D3CE">
      <w:start w:val="1"/>
      <w:numFmt w:val="bullet"/>
      <w:lvlText w:val=""/>
      <w:lvlJc w:val="left"/>
      <w:pPr>
        <w:ind w:left="5040" w:hanging="360"/>
      </w:pPr>
      <w:rPr>
        <w:rFonts w:ascii="Symbol" w:hAnsi="Symbol" w:hint="default"/>
      </w:rPr>
    </w:lvl>
    <w:lvl w:ilvl="7" w:tplc="3BD495A8">
      <w:start w:val="1"/>
      <w:numFmt w:val="bullet"/>
      <w:lvlText w:val="o"/>
      <w:lvlJc w:val="left"/>
      <w:pPr>
        <w:ind w:left="5760" w:hanging="360"/>
      </w:pPr>
      <w:rPr>
        <w:rFonts w:ascii="Courier New" w:hAnsi="Courier New" w:hint="default"/>
      </w:rPr>
    </w:lvl>
    <w:lvl w:ilvl="8" w:tplc="B4D4D5AC">
      <w:start w:val="1"/>
      <w:numFmt w:val="bullet"/>
      <w:lvlText w:val=""/>
      <w:lvlJc w:val="left"/>
      <w:pPr>
        <w:ind w:left="6480" w:hanging="360"/>
      </w:pPr>
      <w:rPr>
        <w:rFonts w:ascii="Wingdings" w:hAnsi="Wingdings" w:hint="default"/>
      </w:rPr>
    </w:lvl>
  </w:abstractNum>
  <w:abstractNum w:abstractNumId="502" w15:restartNumberingAfterBreak="0">
    <w:nsid w:val="57B5D060"/>
    <w:multiLevelType w:val="hybridMultilevel"/>
    <w:tmpl w:val="63FC5276"/>
    <w:lvl w:ilvl="0" w:tplc="09E04E2E">
      <w:start w:val="1"/>
      <w:numFmt w:val="decimal"/>
      <w:lvlText w:val="%1."/>
      <w:lvlJc w:val="left"/>
      <w:pPr>
        <w:ind w:left="720" w:hanging="360"/>
      </w:pPr>
    </w:lvl>
    <w:lvl w:ilvl="1" w:tplc="B05AF454">
      <w:start w:val="1"/>
      <w:numFmt w:val="lowerLetter"/>
      <w:lvlText w:val="%2."/>
      <w:lvlJc w:val="left"/>
      <w:pPr>
        <w:ind w:left="1440" w:hanging="360"/>
      </w:pPr>
    </w:lvl>
    <w:lvl w:ilvl="2" w:tplc="DAC65FCC">
      <w:start w:val="2"/>
      <w:numFmt w:val="lowerRoman"/>
      <w:lvlText w:val="%3."/>
      <w:lvlJc w:val="right"/>
      <w:pPr>
        <w:ind w:left="2160" w:hanging="180"/>
      </w:pPr>
    </w:lvl>
    <w:lvl w:ilvl="3" w:tplc="94C85312">
      <w:start w:val="1"/>
      <w:numFmt w:val="decimal"/>
      <w:lvlText w:val="%4."/>
      <w:lvlJc w:val="left"/>
      <w:pPr>
        <w:ind w:left="2880" w:hanging="360"/>
      </w:pPr>
    </w:lvl>
    <w:lvl w:ilvl="4" w:tplc="6F684642">
      <w:start w:val="1"/>
      <w:numFmt w:val="lowerLetter"/>
      <w:lvlText w:val="%5."/>
      <w:lvlJc w:val="left"/>
      <w:pPr>
        <w:ind w:left="3600" w:hanging="360"/>
      </w:pPr>
    </w:lvl>
    <w:lvl w:ilvl="5" w:tplc="BFCED55C">
      <w:start w:val="1"/>
      <w:numFmt w:val="lowerRoman"/>
      <w:lvlText w:val="%6."/>
      <w:lvlJc w:val="right"/>
      <w:pPr>
        <w:ind w:left="4320" w:hanging="180"/>
      </w:pPr>
    </w:lvl>
    <w:lvl w:ilvl="6" w:tplc="AC361CD0">
      <w:start w:val="1"/>
      <w:numFmt w:val="decimal"/>
      <w:lvlText w:val="%7."/>
      <w:lvlJc w:val="left"/>
      <w:pPr>
        <w:ind w:left="5040" w:hanging="360"/>
      </w:pPr>
    </w:lvl>
    <w:lvl w:ilvl="7" w:tplc="DE48186A">
      <w:start w:val="1"/>
      <w:numFmt w:val="lowerLetter"/>
      <w:lvlText w:val="%8."/>
      <w:lvlJc w:val="left"/>
      <w:pPr>
        <w:ind w:left="5760" w:hanging="360"/>
      </w:pPr>
    </w:lvl>
    <w:lvl w:ilvl="8" w:tplc="1D42DE30">
      <w:start w:val="1"/>
      <w:numFmt w:val="lowerRoman"/>
      <w:lvlText w:val="%9."/>
      <w:lvlJc w:val="right"/>
      <w:pPr>
        <w:ind w:left="6480" w:hanging="180"/>
      </w:pPr>
    </w:lvl>
  </w:abstractNum>
  <w:abstractNum w:abstractNumId="503" w15:restartNumberingAfterBreak="0">
    <w:nsid w:val="57C16052"/>
    <w:multiLevelType w:val="hybridMultilevel"/>
    <w:tmpl w:val="C5ACFE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4" w15:restartNumberingAfterBreak="0">
    <w:nsid w:val="57F96ABC"/>
    <w:multiLevelType w:val="hybridMultilevel"/>
    <w:tmpl w:val="A9EEB67C"/>
    <w:lvl w:ilvl="0" w:tplc="31421D1E">
      <w:start w:val="1"/>
      <w:numFmt w:val="decimal"/>
      <w:lvlText w:val="%1."/>
      <w:lvlJc w:val="left"/>
      <w:pPr>
        <w:ind w:left="720" w:hanging="360"/>
      </w:pPr>
    </w:lvl>
    <w:lvl w:ilvl="1" w:tplc="57BA1648">
      <w:start w:val="1"/>
      <w:numFmt w:val="lowerLetter"/>
      <w:lvlText w:val="%2."/>
      <w:lvlJc w:val="left"/>
      <w:pPr>
        <w:ind w:left="1440" w:hanging="360"/>
      </w:pPr>
    </w:lvl>
    <w:lvl w:ilvl="2" w:tplc="1166DD08">
      <w:start w:val="1"/>
      <w:numFmt w:val="lowerRoman"/>
      <w:lvlText w:val="%3."/>
      <w:lvlJc w:val="right"/>
      <w:pPr>
        <w:ind w:left="2160" w:hanging="180"/>
      </w:pPr>
    </w:lvl>
    <w:lvl w:ilvl="3" w:tplc="0E0E75B8">
      <w:start w:val="4"/>
      <w:numFmt w:val="decimal"/>
      <w:lvlText w:val="%4."/>
      <w:lvlJc w:val="left"/>
      <w:pPr>
        <w:ind w:left="2880" w:hanging="360"/>
      </w:pPr>
    </w:lvl>
    <w:lvl w:ilvl="4" w:tplc="7EDA04A0">
      <w:start w:val="1"/>
      <w:numFmt w:val="lowerLetter"/>
      <w:lvlText w:val="%5."/>
      <w:lvlJc w:val="left"/>
      <w:pPr>
        <w:ind w:left="3600" w:hanging="360"/>
      </w:pPr>
    </w:lvl>
    <w:lvl w:ilvl="5" w:tplc="D9C623D4">
      <w:start w:val="1"/>
      <w:numFmt w:val="lowerRoman"/>
      <w:lvlText w:val="%6."/>
      <w:lvlJc w:val="right"/>
      <w:pPr>
        <w:ind w:left="4320" w:hanging="180"/>
      </w:pPr>
    </w:lvl>
    <w:lvl w:ilvl="6" w:tplc="DDBAAC38">
      <w:start w:val="1"/>
      <w:numFmt w:val="decimal"/>
      <w:lvlText w:val="%7."/>
      <w:lvlJc w:val="left"/>
      <w:pPr>
        <w:ind w:left="5040" w:hanging="360"/>
      </w:pPr>
    </w:lvl>
    <w:lvl w:ilvl="7" w:tplc="6BCA9ACE">
      <w:start w:val="1"/>
      <w:numFmt w:val="lowerLetter"/>
      <w:lvlText w:val="%8."/>
      <w:lvlJc w:val="left"/>
      <w:pPr>
        <w:ind w:left="5760" w:hanging="360"/>
      </w:pPr>
    </w:lvl>
    <w:lvl w:ilvl="8" w:tplc="4B72DD26">
      <w:start w:val="1"/>
      <w:numFmt w:val="lowerRoman"/>
      <w:lvlText w:val="%9."/>
      <w:lvlJc w:val="right"/>
      <w:pPr>
        <w:ind w:left="6480" w:hanging="180"/>
      </w:pPr>
    </w:lvl>
  </w:abstractNum>
  <w:abstractNum w:abstractNumId="505" w15:restartNumberingAfterBreak="0">
    <w:nsid w:val="581F204F"/>
    <w:multiLevelType w:val="hybridMultilevel"/>
    <w:tmpl w:val="0E70297E"/>
    <w:lvl w:ilvl="0" w:tplc="4C7E0EB8">
      <w:start w:val="1"/>
      <w:numFmt w:val="decimal"/>
      <w:lvlText w:val="%1."/>
      <w:lvlJc w:val="left"/>
      <w:pPr>
        <w:ind w:left="720" w:hanging="360"/>
      </w:pPr>
    </w:lvl>
    <w:lvl w:ilvl="1" w:tplc="1E50313C">
      <w:start w:val="1"/>
      <w:numFmt w:val="lowerLetter"/>
      <w:lvlText w:val="%2."/>
      <w:lvlJc w:val="left"/>
      <w:pPr>
        <w:ind w:left="1440" w:hanging="360"/>
      </w:pPr>
    </w:lvl>
    <w:lvl w:ilvl="2" w:tplc="58FE6B9A">
      <w:start w:val="1"/>
      <w:numFmt w:val="lowerRoman"/>
      <w:lvlText w:val="%3."/>
      <w:lvlJc w:val="right"/>
      <w:pPr>
        <w:ind w:left="2160" w:hanging="180"/>
      </w:pPr>
    </w:lvl>
    <w:lvl w:ilvl="3" w:tplc="5AB2F184">
      <w:start w:val="1"/>
      <w:numFmt w:val="decimal"/>
      <w:lvlText w:val="%4."/>
      <w:lvlJc w:val="left"/>
      <w:pPr>
        <w:ind w:left="2880" w:hanging="360"/>
      </w:pPr>
    </w:lvl>
    <w:lvl w:ilvl="4" w:tplc="D4043002">
      <w:start w:val="1"/>
      <w:numFmt w:val="lowerLetter"/>
      <w:lvlText w:val="%5."/>
      <w:lvlJc w:val="left"/>
      <w:pPr>
        <w:ind w:left="3600" w:hanging="360"/>
      </w:pPr>
    </w:lvl>
    <w:lvl w:ilvl="5" w:tplc="0CBE3940">
      <w:start w:val="1"/>
      <w:numFmt w:val="lowerRoman"/>
      <w:lvlText w:val="%6."/>
      <w:lvlJc w:val="right"/>
      <w:pPr>
        <w:ind w:left="4320" w:hanging="180"/>
      </w:pPr>
    </w:lvl>
    <w:lvl w:ilvl="6" w:tplc="D4B82B94">
      <w:start w:val="1"/>
      <w:numFmt w:val="decimal"/>
      <w:lvlText w:val="%7."/>
      <w:lvlJc w:val="left"/>
      <w:pPr>
        <w:ind w:left="5040" w:hanging="360"/>
      </w:pPr>
    </w:lvl>
    <w:lvl w:ilvl="7" w:tplc="37D43E3E">
      <w:start w:val="1"/>
      <w:numFmt w:val="lowerLetter"/>
      <w:lvlText w:val="%8."/>
      <w:lvlJc w:val="left"/>
      <w:pPr>
        <w:ind w:left="5760" w:hanging="360"/>
      </w:pPr>
    </w:lvl>
    <w:lvl w:ilvl="8" w:tplc="3420084A">
      <w:start w:val="1"/>
      <w:numFmt w:val="lowerRoman"/>
      <w:lvlText w:val="%9."/>
      <w:lvlJc w:val="right"/>
      <w:pPr>
        <w:ind w:left="6480" w:hanging="180"/>
      </w:pPr>
    </w:lvl>
  </w:abstractNum>
  <w:abstractNum w:abstractNumId="506" w15:restartNumberingAfterBreak="0">
    <w:nsid w:val="5826CA7D"/>
    <w:multiLevelType w:val="hybridMultilevel"/>
    <w:tmpl w:val="4AFAE346"/>
    <w:lvl w:ilvl="0" w:tplc="B7F47A20">
      <w:start w:val="1"/>
      <w:numFmt w:val="bullet"/>
      <w:lvlText w:val=""/>
      <w:lvlJc w:val="left"/>
      <w:pPr>
        <w:ind w:left="720" w:hanging="360"/>
      </w:pPr>
      <w:rPr>
        <w:rFonts w:ascii="Symbol" w:hAnsi="Symbol" w:hint="default"/>
      </w:rPr>
    </w:lvl>
    <w:lvl w:ilvl="1" w:tplc="BD668652">
      <w:start w:val="1"/>
      <w:numFmt w:val="bullet"/>
      <w:lvlText w:val="o"/>
      <w:lvlJc w:val="left"/>
      <w:pPr>
        <w:ind w:left="1440" w:hanging="360"/>
      </w:pPr>
      <w:rPr>
        <w:rFonts w:ascii="&quot;Courier New&quot;" w:hAnsi="&quot;Courier New&quot;" w:hint="default"/>
      </w:rPr>
    </w:lvl>
    <w:lvl w:ilvl="2" w:tplc="6BCAAAF0">
      <w:start w:val="1"/>
      <w:numFmt w:val="bullet"/>
      <w:lvlText w:val=""/>
      <w:lvlJc w:val="left"/>
      <w:pPr>
        <w:ind w:left="2160" w:hanging="360"/>
      </w:pPr>
      <w:rPr>
        <w:rFonts w:ascii="Wingdings" w:hAnsi="Wingdings" w:hint="default"/>
      </w:rPr>
    </w:lvl>
    <w:lvl w:ilvl="3" w:tplc="6B586D24">
      <w:start w:val="1"/>
      <w:numFmt w:val="bullet"/>
      <w:lvlText w:val=""/>
      <w:lvlJc w:val="left"/>
      <w:pPr>
        <w:ind w:left="2880" w:hanging="360"/>
      </w:pPr>
      <w:rPr>
        <w:rFonts w:ascii="Symbol" w:hAnsi="Symbol" w:hint="default"/>
      </w:rPr>
    </w:lvl>
    <w:lvl w:ilvl="4" w:tplc="9496EC94">
      <w:start w:val="1"/>
      <w:numFmt w:val="bullet"/>
      <w:lvlText w:val="o"/>
      <w:lvlJc w:val="left"/>
      <w:pPr>
        <w:ind w:left="3600" w:hanging="360"/>
      </w:pPr>
      <w:rPr>
        <w:rFonts w:ascii="Courier New" w:hAnsi="Courier New" w:hint="default"/>
      </w:rPr>
    </w:lvl>
    <w:lvl w:ilvl="5" w:tplc="937099B8">
      <w:start w:val="1"/>
      <w:numFmt w:val="bullet"/>
      <w:lvlText w:val=""/>
      <w:lvlJc w:val="left"/>
      <w:pPr>
        <w:ind w:left="4320" w:hanging="360"/>
      </w:pPr>
      <w:rPr>
        <w:rFonts w:ascii="Wingdings" w:hAnsi="Wingdings" w:hint="default"/>
      </w:rPr>
    </w:lvl>
    <w:lvl w:ilvl="6" w:tplc="A4A2771E">
      <w:start w:val="1"/>
      <w:numFmt w:val="bullet"/>
      <w:lvlText w:val=""/>
      <w:lvlJc w:val="left"/>
      <w:pPr>
        <w:ind w:left="5040" w:hanging="360"/>
      </w:pPr>
      <w:rPr>
        <w:rFonts w:ascii="Symbol" w:hAnsi="Symbol" w:hint="default"/>
      </w:rPr>
    </w:lvl>
    <w:lvl w:ilvl="7" w:tplc="46FEDFBA">
      <w:start w:val="1"/>
      <w:numFmt w:val="bullet"/>
      <w:lvlText w:val="o"/>
      <w:lvlJc w:val="left"/>
      <w:pPr>
        <w:ind w:left="5760" w:hanging="360"/>
      </w:pPr>
      <w:rPr>
        <w:rFonts w:ascii="Courier New" w:hAnsi="Courier New" w:hint="default"/>
      </w:rPr>
    </w:lvl>
    <w:lvl w:ilvl="8" w:tplc="69960EB8">
      <w:start w:val="1"/>
      <w:numFmt w:val="bullet"/>
      <w:lvlText w:val=""/>
      <w:lvlJc w:val="left"/>
      <w:pPr>
        <w:ind w:left="6480" w:hanging="360"/>
      </w:pPr>
      <w:rPr>
        <w:rFonts w:ascii="Wingdings" w:hAnsi="Wingdings" w:hint="default"/>
      </w:rPr>
    </w:lvl>
  </w:abstractNum>
  <w:abstractNum w:abstractNumId="507" w15:restartNumberingAfterBreak="0">
    <w:nsid w:val="58E7EBD0"/>
    <w:multiLevelType w:val="hybridMultilevel"/>
    <w:tmpl w:val="0FAEE614"/>
    <w:lvl w:ilvl="0" w:tplc="4AA62094">
      <w:start w:val="1"/>
      <w:numFmt w:val="decimal"/>
      <w:lvlText w:val="%1."/>
      <w:lvlJc w:val="left"/>
      <w:pPr>
        <w:ind w:left="720" w:hanging="360"/>
      </w:pPr>
    </w:lvl>
    <w:lvl w:ilvl="1" w:tplc="33C8C668">
      <w:start w:val="1"/>
      <w:numFmt w:val="lowerLetter"/>
      <w:lvlText w:val="%2."/>
      <w:lvlJc w:val="left"/>
      <w:pPr>
        <w:ind w:left="1440" w:hanging="360"/>
      </w:pPr>
    </w:lvl>
    <w:lvl w:ilvl="2" w:tplc="0D0CC6A8">
      <w:start w:val="1"/>
      <w:numFmt w:val="lowerRoman"/>
      <w:lvlText w:val="%3."/>
      <w:lvlJc w:val="right"/>
      <w:pPr>
        <w:ind w:left="2160" w:hanging="180"/>
      </w:pPr>
    </w:lvl>
    <w:lvl w:ilvl="3" w:tplc="B23C43B6">
      <w:start w:val="1"/>
      <w:numFmt w:val="decimal"/>
      <w:lvlText w:val="%4."/>
      <w:lvlJc w:val="left"/>
      <w:pPr>
        <w:ind w:left="2880" w:hanging="360"/>
      </w:pPr>
    </w:lvl>
    <w:lvl w:ilvl="4" w:tplc="10B8EA22">
      <w:start w:val="1"/>
      <w:numFmt w:val="lowerLetter"/>
      <w:lvlText w:val="%5."/>
      <w:lvlJc w:val="left"/>
      <w:pPr>
        <w:ind w:left="3600" w:hanging="360"/>
      </w:pPr>
    </w:lvl>
    <w:lvl w:ilvl="5" w:tplc="BA0869D0">
      <w:start w:val="1"/>
      <w:numFmt w:val="lowerRoman"/>
      <w:lvlText w:val="%6."/>
      <w:lvlJc w:val="right"/>
      <w:pPr>
        <w:ind w:left="4320" w:hanging="180"/>
      </w:pPr>
    </w:lvl>
    <w:lvl w:ilvl="6" w:tplc="F1A29CDA">
      <w:start w:val="1"/>
      <w:numFmt w:val="decimal"/>
      <w:lvlText w:val="%7."/>
      <w:lvlJc w:val="left"/>
      <w:pPr>
        <w:ind w:left="5040" w:hanging="360"/>
      </w:pPr>
    </w:lvl>
    <w:lvl w:ilvl="7" w:tplc="E2183A92">
      <w:start w:val="1"/>
      <w:numFmt w:val="lowerLetter"/>
      <w:lvlText w:val="%8."/>
      <w:lvlJc w:val="left"/>
      <w:pPr>
        <w:ind w:left="5760" w:hanging="360"/>
      </w:pPr>
    </w:lvl>
    <w:lvl w:ilvl="8" w:tplc="54EA2642">
      <w:start w:val="1"/>
      <w:numFmt w:val="lowerRoman"/>
      <w:lvlText w:val="%9."/>
      <w:lvlJc w:val="right"/>
      <w:pPr>
        <w:ind w:left="6480" w:hanging="180"/>
      </w:pPr>
    </w:lvl>
  </w:abstractNum>
  <w:abstractNum w:abstractNumId="508" w15:restartNumberingAfterBreak="0">
    <w:nsid w:val="591ADECA"/>
    <w:multiLevelType w:val="hybridMultilevel"/>
    <w:tmpl w:val="9032782E"/>
    <w:lvl w:ilvl="0" w:tplc="0D5CFA5E">
      <w:start w:val="1"/>
      <w:numFmt w:val="upperRoman"/>
      <w:lvlText w:val="%1."/>
      <w:lvlJc w:val="right"/>
      <w:pPr>
        <w:ind w:left="720" w:hanging="360"/>
      </w:pPr>
    </w:lvl>
    <w:lvl w:ilvl="1" w:tplc="ABDA68EC">
      <w:start w:val="1"/>
      <w:numFmt w:val="bullet"/>
      <w:lvlText w:val="·"/>
      <w:lvlJc w:val="left"/>
      <w:pPr>
        <w:ind w:left="1440" w:hanging="360"/>
      </w:pPr>
      <w:rPr>
        <w:rFonts w:ascii="Symbol" w:hAnsi="Symbol" w:hint="default"/>
      </w:rPr>
    </w:lvl>
    <w:lvl w:ilvl="2" w:tplc="C2F827F2">
      <w:start w:val="1"/>
      <w:numFmt w:val="lowerRoman"/>
      <w:lvlText w:val="%3."/>
      <w:lvlJc w:val="right"/>
      <w:pPr>
        <w:ind w:left="2160" w:hanging="180"/>
      </w:pPr>
    </w:lvl>
    <w:lvl w:ilvl="3" w:tplc="E81CFCD6">
      <w:start w:val="1"/>
      <w:numFmt w:val="decimal"/>
      <w:lvlText w:val="%4."/>
      <w:lvlJc w:val="left"/>
      <w:pPr>
        <w:ind w:left="2880" w:hanging="360"/>
      </w:pPr>
    </w:lvl>
    <w:lvl w:ilvl="4" w:tplc="FFFFFFFF">
      <w:start w:val="1"/>
      <w:numFmt w:val="bullet"/>
      <w:lvlText w:val="o"/>
      <w:lvlJc w:val="left"/>
      <w:pPr>
        <w:ind w:left="3600" w:hanging="360"/>
      </w:pPr>
      <w:rPr>
        <w:rFonts w:ascii="Courier New" w:hAnsi="Courier New" w:hint="default"/>
      </w:rPr>
    </w:lvl>
    <w:lvl w:ilvl="5" w:tplc="B6B83052">
      <w:start w:val="1"/>
      <w:numFmt w:val="lowerRoman"/>
      <w:lvlText w:val="%6."/>
      <w:lvlJc w:val="right"/>
      <w:pPr>
        <w:ind w:left="4320" w:hanging="180"/>
      </w:pPr>
    </w:lvl>
    <w:lvl w:ilvl="6" w:tplc="32E628C6">
      <w:start w:val="1"/>
      <w:numFmt w:val="decimal"/>
      <w:lvlText w:val="%7."/>
      <w:lvlJc w:val="left"/>
      <w:pPr>
        <w:ind w:left="5040" w:hanging="360"/>
      </w:pPr>
    </w:lvl>
    <w:lvl w:ilvl="7" w:tplc="BAACDE52">
      <w:start w:val="1"/>
      <w:numFmt w:val="lowerLetter"/>
      <w:lvlText w:val="%8."/>
      <w:lvlJc w:val="left"/>
      <w:pPr>
        <w:ind w:left="5760" w:hanging="360"/>
      </w:pPr>
    </w:lvl>
    <w:lvl w:ilvl="8" w:tplc="7056370A">
      <w:start w:val="1"/>
      <w:numFmt w:val="lowerRoman"/>
      <w:lvlText w:val="%9."/>
      <w:lvlJc w:val="right"/>
      <w:pPr>
        <w:ind w:left="6480" w:hanging="180"/>
      </w:pPr>
    </w:lvl>
  </w:abstractNum>
  <w:abstractNum w:abstractNumId="509" w15:restartNumberingAfterBreak="0">
    <w:nsid w:val="593E78AB"/>
    <w:multiLevelType w:val="hybridMultilevel"/>
    <w:tmpl w:val="AB926ACC"/>
    <w:lvl w:ilvl="0" w:tplc="74A8BCCC">
      <w:start w:val="1"/>
      <w:numFmt w:val="bullet"/>
      <w:lvlText w:val=""/>
      <w:lvlJc w:val="left"/>
      <w:pPr>
        <w:ind w:left="720" w:hanging="360"/>
      </w:pPr>
      <w:rPr>
        <w:rFonts w:ascii="Symbol" w:hAnsi="Symbol" w:hint="default"/>
      </w:rPr>
    </w:lvl>
    <w:lvl w:ilvl="1" w:tplc="5CF0EED2">
      <w:start w:val="1"/>
      <w:numFmt w:val="bullet"/>
      <w:lvlText w:val="o"/>
      <w:lvlJc w:val="left"/>
      <w:pPr>
        <w:ind w:left="1440" w:hanging="360"/>
      </w:pPr>
      <w:rPr>
        <w:rFonts w:ascii="Courier New" w:hAnsi="Courier New" w:hint="default"/>
      </w:rPr>
    </w:lvl>
    <w:lvl w:ilvl="2" w:tplc="72E43658">
      <w:start w:val="1"/>
      <w:numFmt w:val="bullet"/>
      <w:lvlText w:val=""/>
      <w:lvlJc w:val="left"/>
      <w:pPr>
        <w:ind w:left="2160" w:hanging="360"/>
      </w:pPr>
      <w:rPr>
        <w:rFonts w:ascii="Wingdings" w:hAnsi="Wingdings" w:hint="default"/>
      </w:rPr>
    </w:lvl>
    <w:lvl w:ilvl="3" w:tplc="3F2E502A">
      <w:start w:val="1"/>
      <w:numFmt w:val="bullet"/>
      <w:lvlText w:val=""/>
      <w:lvlJc w:val="left"/>
      <w:pPr>
        <w:ind w:left="2880" w:hanging="360"/>
      </w:pPr>
      <w:rPr>
        <w:rFonts w:ascii="Symbol" w:hAnsi="Symbol" w:hint="default"/>
      </w:rPr>
    </w:lvl>
    <w:lvl w:ilvl="4" w:tplc="DE6EC46A">
      <w:start w:val="1"/>
      <w:numFmt w:val="bullet"/>
      <w:lvlText w:val="o"/>
      <w:lvlJc w:val="left"/>
      <w:pPr>
        <w:ind w:left="3600" w:hanging="360"/>
      </w:pPr>
      <w:rPr>
        <w:rFonts w:ascii="Courier New" w:hAnsi="Courier New" w:hint="default"/>
      </w:rPr>
    </w:lvl>
    <w:lvl w:ilvl="5" w:tplc="A18024AE">
      <w:start w:val="1"/>
      <w:numFmt w:val="bullet"/>
      <w:lvlText w:val=""/>
      <w:lvlJc w:val="left"/>
      <w:pPr>
        <w:ind w:left="4320" w:hanging="360"/>
      </w:pPr>
      <w:rPr>
        <w:rFonts w:ascii="Wingdings" w:hAnsi="Wingdings" w:hint="default"/>
      </w:rPr>
    </w:lvl>
    <w:lvl w:ilvl="6" w:tplc="A554F500">
      <w:start w:val="1"/>
      <w:numFmt w:val="bullet"/>
      <w:lvlText w:val=""/>
      <w:lvlJc w:val="left"/>
      <w:pPr>
        <w:ind w:left="5040" w:hanging="360"/>
      </w:pPr>
      <w:rPr>
        <w:rFonts w:ascii="Symbol" w:hAnsi="Symbol" w:hint="default"/>
      </w:rPr>
    </w:lvl>
    <w:lvl w:ilvl="7" w:tplc="A1E4515E">
      <w:start w:val="1"/>
      <w:numFmt w:val="bullet"/>
      <w:lvlText w:val="o"/>
      <w:lvlJc w:val="left"/>
      <w:pPr>
        <w:ind w:left="5760" w:hanging="360"/>
      </w:pPr>
      <w:rPr>
        <w:rFonts w:ascii="Courier New" w:hAnsi="Courier New" w:hint="default"/>
      </w:rPr>
    </w:lvl>
    <w:lvl w:ilvl="8" w:tplc="D6E2299C">
      <w:start w:val="1"/>
      <w:numFmt w:val="bullet"/>
      <w:lvlText w:val=""/>
      <w:lvlJc w:val="left"/>
      <w:pPr>
        <w:ind w:left="6480" w:hanging="360"/>
      </w:pPr>
      <w:rPr>
        <w:rFonts w:ascii="Wingdings" w:hAnsi="Wingdings" w:hint="default"/>
      </w:rPr>
    </w:lvl>
  </w:abstractNum>
  <w:abstractNum w:abstractNumId="510" w15:restartNumberingAfterBreak="0">
    <w:nsid w:val="59B06A29"/>
    <w:multiLevelType w:val="hybridMultilevel"/>
    <w:tmpl w:val="D52A3448"/>
    <w:lvl w:ilvl="0" w:tplc="28604AAE">
      <w:start w:val="1"/>
      <w:numFmt w:val="bullet"/>
      <w:lvlText w:val=""/>
      <w:lvlJc w:val="left"/>
      <w:pPr>
        <w:ind w:left="1080" w:hanging="360"/>
      </w:pPr>
      <w:rPr>
        <w:rFonts w:ascii="Wingdings" w:hAnsi="Wingdings" w:hint="default"/>
      </w:rPr>
    </w:lvl>
    <w:lvl w:ilvl="1" w:tplc="59129B44">
      <w:start w:val="1"/>
      <w:numFmt w:val="bullet"/>
      <w:lvlText w:val="o"/>
      <w:lvlJc w:val="left"/>
      <w:pPr>
        <w:ind w:left="1800" w:hanging="360"/>
      </w:pPr>
      <w:rPr>
        <w:rFonts w:ascii="Courier New" w:hAnsi="Courier New" w:hint="default"/>
      </w:rPr>
    </w:lvl>
    <w:lvl w:ilvl="2" w:tplc="00C4B00C">
      <w:start w:val="1"/>
      <w:numFmt w:val="bullet"/>
      <w:lvlText w:val=""/>
      <w:lvlJc w:val="left"/>
      <w:pPr>
        <w:ind w:left="2520" w:hanging="360"/>
      </w:pPr>
      <w:rPr>
        <w:rFonts w:ascii="Wingdings" w:hAnsi="Wingdings" w:hint="default"/>
      </w:rPr>
    </w:lvl>
    <w:lvl w:ilvl="3" w:tplc="628E3EC2">
      <w:start w:val="1"/>
      <w:numFmt w:val="bullet"/>
      <w:lvlText w:val=""/>
      <w:lvlJc w:val="left"/>
      <w:pPr>
        <w:ind w:left="3240" w:hanging="360"/>
      </w:pPr>
      <w:rPr>
        <w:rFonts w:ascii="Symbol" w:hAnsi="Symbol" w:hint="default"/>
      </w:rPr>
    </w:lvl>
    <w:lvl w:ilvl="4" w:tplc="E8385BEA">
      <w:start w:val="1"/>
      <w:numFmt w:val="bullet"/>
      <w:lvlText w:val="o"/>
      <w:lvlJc w:val="left"/>
      <w:pPr>
        <w:ind w:left="3960" w:hanging="360"/>
      </w:pPr>
      <w:rPr>
        <w:rFonts w:ascii="Courier New" w:hAnsi="Courier New" w:hint="default"/>
      </w:rPr>
    </w:lvl>
    <w:lvl w:ilvl="5" w:tplc="A5CABCB0">
      <w:start w:val="1"/>
      <w:numFmt w:val="bullet"/>
      <w:lvlText w:val=""/>
      <w:lvlJc w:val="left"/>
      <w:pPr>
        <w:ind w:left="4680" w:hanging="360"/>
      </w:pPr>
      <w:rPr>
        <w:rFonts w:ascii="Wingdings" w:hAnsi="Wingdings" w:hint="default"/>
      </w:rPr>
    </w:lvl>
    <w:lvl w:ilvl="6" w:tplc="25BADEAC">
      <w:start w:val="1"/>
      <w:numFmt w:val="bullet"/>
      <w:lvlText w:val=""/>
      <w:lvlJc w:val="left"/>
      <w:pPr>
        <w:ind w:left="5400" w:hanging="360"/>
      </w:pPr>
      <w:rPr>
        <w:rFonts w:ascii="Symbol" w:hAnsi="Symbol" w:hint="default"/>
      </w:rPr>
    </w:lvl>
    <w:lvl w:ilvl="7" w:tplc="31421A42">
      <w:start w:val="1"/>
      <w:numFmt w:val="bullet"/>
      <w:lvlText w:val="o"/>
      <w:lvlJc w:val="left"/>
      <w:pPr>
        <w:ind w:left="6120" w:hanging="360"/>
      </w:pPr>
      <w:rPr>
        <w:rFonts w:ascii="Courier New" w:hAnsi="Courier New" w:hint="default"/>
      </w:rPr>
    </w:lvl>
    <w:lvl w:ilvl="8" w:tplc="A5CC2F44">
      <w:start w:val="1"/>
      <w:numFmt w:val="bullet"/>
      <w:lvlText w:val=""/>
      <w:lvlJc w:val="left"/>
      <w:pPr>
        <w:ind w:left="6840" w:hanging="360"/>
      </w:pPr>
      <w:rPr>
        <w:rFonts w:ascii="Wingdings" w:hAnsi="Wingdings" w:hint="default"/>
      </w:rPr>
    </w:lvl>
  </w:abstractNum>
  <w:abstractNum w:abstractNumId="511" w15:restartNumberingAfterBreak="0">
    <w:nsid w:val="59CAEFE8"/>
    <w:multiLevelType w:val="hybridMultilevel"/>
    <w:tmpl w:val="F014B78E"/>
    <w:lvl w:ilvl="0" w:tplc="7ACC5AB6">
      <w:start w:val="1"/>
      <w:numFmt w:val="decimal"/>
      <w:lvlText w:val="%1."/>
      <w:lvlJc w:val="left"/>
      <w:pPr>
        <w:ind w:left="720" w:hanging="360"/>
      </w:pPr>
    </w:lvl>
    <w:lvl w:ilvl="1" w:tplc="7602C4FA">
      <w:start w:val="1"/>
      <w:numFmt w:val="lowerLetter"/>
      <w:lvlText w:val="%2."/>
      <w:lvlJc w:val="left"/>
      <w:pPr>
        <w:ind w:left="1440" w:hanging="360"/>
      </w:pPr>
    </w:lvl>
    <w:lvl w:ilvl="2" w:tplc="4F500A44">
      <w:start w:val="1"/>
      <w:numFmt w:val="lowerRoman"/>
      <w:lvlText w:val="%3."/>
      <w:lvlJc w:val="right"/>
      <w:pPr>
        <w:ind w:left="2160" w:hanging="180"/>
      </w:pPr>
    </w:lvl>
    <w:lvl w:ilvl="3" w:tplc="2E28169C">
      <w:start w:val="1"/>
      <w:numFmt w:val="decimal"/>
      <w:lvlText w:val="%4."/>
      <w:lvlJc w:val="left"/>
      <w:pPr>
        <w:ind w:left="2880" w:hanging="360"/>
      </w:pPr>
    </w:lvl>
    <w:lvl w:ilvl="4" w:tplc="B2AE74C2">
      <w:start w:val="1"/>
      <w:numFmt w:val="lowerLetter"/>
      <w:lvlText w:val="%5."/>
      <w:lvlJc w:val="left"/>
      <w:pPr>
        <w:ind w:left="3600" w:hanging="360"/>
      </w:pPr>
    </w:lvl>
    <w:lvl w:ilvl="5" w:tplc="C0421A72">
      <w:start w:val="1"/>
      <w:numFmt w:val="lowerRoman"/>
      <w:lvlText w:val="%6."/>
      <w:lvlJc w:val="right"/>
      <w:pPr>
        <w:ind w:left="4320" w:hanging="180"/>
      </w:pPr>
    </w:lvl>
    <w:lvl w:ilvl="6" w:tplc="D2EA0690">
      <w:start w:val="1"/>
      <w:numFmt w:val="decimal"/>
      <w:lvlText w:val="%7."/>
      <w:lvlJc w:val="left"/>
      <w:pPr>
        <w:ind w:left="5040" w:hanging="360"/>
      </w:pPr>
    </w:lvl>
    <w:lvl w:ilvl="7" w:tplc="1C6E1C84">
      <w:start w:val="1"/>
      <w:numFmt w:val="lowerLetter"/>
      <w:lvlText w:val="%8."/>
      <w:lvlJc w:val="left"/>
      <w:pPr>
        <w:ind w:left="5760" w:hanging="360"/>
      </w:pPr>
    </w:lvl>
    <w:lvl w:ilvl="8" w:tplc="333A827C">
      <w:start w:val="1"/>
      <w:numFmt w:val="lowerRoman"/>
      <w:lvlText w:val="%9."/>
      <w:lvlJc w:val="right"/>
      <w:pPr>
        <w:ind w:left="6480" w:hanging="180"/>
      </w:pPr>
    </w:lvl>
  </w:abstractNum>
  <w:abstractNum w:abstractNumId="512" w15:restartNumberingAfterBreak="0">
    <w:nsid w:val="59D1D893"/>
    <w:multiLevelType w:val="hybridMultilevel"/>
    <w:tmpl w:val="81869114"/>
    <w:lvl w:ilvl="0" w:tplc="4B881284">
      <w:start w:val="1"/>
      <w:numFmt w:val="bullet"/>
      <w:lvlText w:val="·"/>
      <w:lvlJc w:val="left"/>
      <w:pPr>
        <w:ind w:left="720" w:hanging="360"/>
      </w:pPr>
      <w:rPr>
        <w:rFonts w:ascii="Symbol" w:hAnsi="Symbol" w:hint="default"/>
      </w:rPr>
    </w:lvl>
    <w:lvl w:ilvl="1" w:tplc="C2BC365E">
      <w:start w:val="1"/>
      <w:numFmt w:val="bullet"/>
      <w:lvlText w:val="o"/>
      <w:lvlJc w:val="left"/>
      <w:pPr>
        <w:ind w:left="1440" w:hanging="360"/>
      </w:pPr>
      <w:rPr>
        <w:rFonts w:ascii="Courier New" w:hAnsi="Courier New" w:hint="default"/>
      </w:rPr>
    </w:lvl>
    <w:lvl w:ilvl="2" w:tplc="119E1D2C">
      <w:start w:val="1"/>
      <w:numFmt w:val="bullet"/>
      <w:lvlText w:val=""/>
      <w:lvlJc w:val="left"/>
      <w:pPr>
        <w:ind w:left="2160" w:hanging="360"/>
      </w:pPr>
      <w:rPr>
        <w:rFonts w:ascii="Wingdings" w:hAnsi="Wingdings" w:hint="default"/>
      </w:rPr>
    </w:lvl>
    <w:lvl w:ilvl="3" w:tplc="89E6A4EE">
      <w:start w:val="1"/>
      <w:numFmt w:val="bullet"/>
      <w:lvlText w:val=""/>
      <w:lvlJc w:val="left"/>
      <w:pPr>
        <w:ind w:left="2880" w:hanging="360"/>
      </w:pPr>
      <w:rPr>
        <w:rFonts w:ascii="Symbol" w:hAnsi="Symbol" w:hint="default"/>
      </w:rPr>
    </w:lvl>
    <w:lvl w:ilvl="4" w:tplc="BFFE26E4">
      <w:start w:val="1"/>
      <w:numFmt w:val="bullet"/>
      <w:lvlText w:val="o"/>
      <w:lvlJc w:val="left"/>
      <w:pPr>
        <w:ind w:left="3600" w:hanging="360"/>
      </w:pPr>
      <w:rPr>
        <w:rFonts w:ascii="Courier New" w:hAnsi="Courier New" w:hint="default"/>
      </w:rPr>
    </w:lvl>
    <w:lvl w:ilvl="5" w:tplc="4FE0DCBC">
      <w:start w:val="1"/>
      <w:numFmt w:val="bullet"/>
      <w:lvlText w:val=""/>
      <w:lvlJc w:val="left"/>
      <w:pPr>
        <w:ind w:left="4320" w:hanging="360"/>
      </w:pPr>
      <w:rPr>
        <w:rFonts w:ascii="Wingdings" w:hAnsi="Wingdings" w:hint="default"/>
      </w:rPr>
    </w:lvl>
    <w:lvl w:ilvl="6" w:tplc="D50A9C48">
      <w:start w:val="1"/>
      <w:numFmt w:val="bullet"/>
      <w:lvlText w:val=""/>
      <w:lvlJc w:val="left"/>
      <w:pPr>
        <w:ind w:left="5040" w:hanging="360"/>
      </w:pPr>
      <w:rPr>
        <w:rFonts w:ascii="Symbol" w:hAnsi="Symbol" w:hint="default"/>
      </w:rPr>
    </w:lvl>
    <w:lvl w:ilvl="7" w:tplc="1A08FFC8">
      <w:start w:val="1"/>
      <w:numFmt w:val="bullet"/>
      <w:lvlText w:val="o"/>
      <w:lvlJc w:val="left"/>
      <w:pPr>
        <w:ind w:left="5760" w:hanging="360"/>
      </w:pPr>
      <w:rPr>
        <w:rFonts w:ascii="Courier New" w:hAnsi="Courier New" w:hint="default"/>
      </w:rPr>
    </w:lvl>
    <w:lvl w:ilvl="8" w:tplc="676062E2">
      <w:start w:val="1"/>
      <w:numFmt w:val="bullet"/>
      <w:lvlText w:val=""/>
      <w:lvlJc w:val="left"/>
      <w:pPr>
        <w:ind w:left="6480" w:hanging="360"/>
      </w:pPr>
      <w:rPr>
        <w:rFonts w:ascii="Wingdings" w:hAnsi="Wingdings" w:hint="default"/>
      </w:rPr>
    </w:lvl>
  </w:abstractNum>
  <w:abstractNum w:abstractNumId="513" w15:restartNumberingAfterBreak="0">
    <w:nsid w:val="5A29143C"/>
    <w:multiLevelType w:val="hybridMultilevel"/>
    <w:tmpl w:val="274E41A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170" w:hanging="360"/>
      </w:pPr>
      <w:rPr>
        <w:rFonts w:ascii="Courier New" w:hAnsi="Courier New" w:cs="Courier New"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4" w15:restartNumberingAfterBreak="0">
    <w:nsid w:val="5A3ABB19"/>
    <w:multiLevelType w:val="hybridMultilevel"/>
    <w:tmpl w:val="1B1C801C"/>
    <w:lvl w:ilvl="0" w:tplc="3E56E05A">
      <w:start w:val="1"/>
      <w:numFmt w:val="bullet"/>
      <w:lvlText w:val=""/>
      <w:lvlJc w:val="left"/>
      <w:pPr>
        <w:ind w:left="720" w:hanging="360"/>
      </w:pPr>
      <w:rPr>
        <w:rFonts w:ascii="Symbol" w:hAnsi="Symbol" w:hint="default"/>
      </w:rPr>
    </w:lvl>
    <w:lvl w:ilvl="1" w:tplc="794A75C8">
      <w:start w:val="1"/>
      <w:numFmt w:val="bullet"/>
      <w:lvlText w:val="·"/>
      <w:lvlJc w:val="left"/>
      <w:pPr>
        <w:ind w:left="1440" w:hanging="360"/>
      </w:pPr>
      <w:rPr>
        <w:rFonts w:ascii="Symbol" w:hAnsi="Symbol" w:hint="default"/>
      </w:rPr>
    </w:lvl>
    <w:lvl w:ilvl="2" w:tplc="DEF615AE">
      <w:start w:val="1"/>
      <w:numFmt w:val="bullet"/>
      <w:lvlText w:val=""/>
      <w:lvlJc w:val="left"/>
      <w:pPr>
        <w:ind w:left="2160" w:hanging="360"/>
      </w:pPr>
      <w:rPr>
        <w:rFonts w:ascii="Wingdings" w:hAnsi="Wingdings" w:hint="default"/>
      </w:rPr>
    </w:lvl>
    <w:lvl w:ilvl="3" w:tplc="2000E7F2">
      <w:start w:val="1"/>
      <w:numFmt w:val="bullet"/>
      <w:lvlText w:val=""/>
      <w:lvlJc w:val="left"/>
      <w:pPr>
        <w:ind w:left="2880" w:hanging="360"/>
      </w:pPr>
      <w:rPr>
        <w:rFonts w:ascii="Symbol" w:hAnsi="Symbol" w:hint="default"/>
      </w:rPr>
    </w:lvl>
    <w:lvl w:ilvl="4" w:tplc="D21274B6">
      <w:start w:val="1"/>
      <w:numFmt w:val="bullet"/>
      <w:lvlText w:val="o"/>
      <w:lvlJc w:val="left"/>
      <w:pPr>
        <w:ind w:left="3600" w:hanging="360"/>
      </w:pPr>
      <w:rPr>
        <w:rFonts w:ascii="Courier New" w:hAnsi="Courier New" w:hint="default"/>
      </w:rPr>
    </w:lvl>
    <w:lvl w:ilvl="5" w:tplc="E9B8F1A8">
      <w:start w:val="1"/>
      <w:numFmt w:val="bullet"/>
      <w:lvlText w:val=""/>
      <w:lvlJc w:val="left"/>
      <w:pPr>
        <w:ind w:left="4320" w:hanging="360"/>
      </w:pPr>
      <w:rPr>
        <w:rFonts w:ascii="Wingdings" w:hAnsi="Wingdings" w:hint="default"/>
      </w:rPr>
    </w:lvl>
    <w:lvl w:ilvl="6" w:tplc="6BB8D072">
      <w:start w:val="1"/>
      <w:numFmt w:val="bullet"/>
      <w:lvlText w:val=""/>
      <w:lvlJc w:val="left"/>
      <w:pPr>
        <w:ind w:left="5040" w:hanging="360"/>
      </w:pPr>
      <w:rPr>
        <w:rFonts w:ascii="Symbol" w:hAnsi="Symbol" w:hint="default"/>
      </w:rPr>
    </w:lvl>
    <w:lvl w:ilvl="7" w:tplc="23060890">
      <w:start w:val="1"/>
      <w:numFmt w:val="bullet"/>
      <w:lvlText w:val="o"/>
      <w:lvlJc w:val="left"/>
      <w:pPr>
        <w:ind w:left="5760" w:hanging="360"/>
      </w:pPr>
      <w:rPr>
        <w:rFonts w:ascii="Courier New" w:hAnsi="Courier New" w:hint="default"/>
      </w:rPr>
    </w:lvl>
    <w:lvl w:ilvl="8" w:tplc="C5E8CF5E">
      <w:start w:val="1"/>
      <w:numFmt w:val="bullet"/>
      <w:lvlText w:val=""/>
      <w:lvlJc w:val="left"/>
      <w:pPr>
        <w:ind w:left="6480" w:hanging="360"/>
      </w:pPr>
      <w:rPr>
        <w:rFonts w:ascii="Wingdings" w:hAnsi="Wingdings" w:hint="default"/>
      </w:rPr>
    </w:lvl>
  </w:abstractNum>
  <w:abstractNum w:abstractNumId="515" w15:restartNumberingAfterBreak="0">
    <w:nsid w:val="5AC60FFF"/>
    <w:multiLevelType w:val="hybridMultilevel"/>
    <w:tmpl w:val="9EDAA39C"/>
    <w:lvl w:ilvl="0" w:tplc="24BE002C">
      <w:start w:val="1"/>
      <w:numFmt w:val="decimal"/>
      <w:lvlText w:val="%1."/>
      <w:lvlJc w:val="left"/>
      <w:pPr>
        <w:ind w:left="720" w:hanging="360"/>
      </w:pPr>
    </w:lvl>
    <w:lvl w:ilvl="1" w:tplc="FAEE465C">
      <w:start w:val="1"/>
      <w:numFmt w:val="lowerLetter"/>
      <w:lvlText w:val="%2."/>
      <w:lvlJc w:val="left"/>
      <w:pPr>
        <w:ind w:left="1440" w:hanging="360"/>
      </w:pPr>
    </w:lvl>
    <w:lvl w:ilvl="2" w:tplc="B664CED6">
      <w:start w:val="1"/>
      <w:numFmt w:val="lowerRoman"/>
      <w:lvlText w:val="%3."/>
      <w:lvlJc w:val="right"/>
      <w:pPr>
        <w:ind w:left="2160" w:hanging="180"/>
      </w:pPr>
    </w:lvl>
    <w:lvl w:ilvl="3" w:tplc="76E6F58A">
      <w:start w:val="1"/>
      <w:numFmt w:val="decimal"/>
      <w:lvlText w:val="%4."/>
      <w:lvlJc w:val="left"/>
      <w:pPr>
        <w:ind w:left="2880" w:hanging="360"/>
      </w:pPr>
    </w:lvl>
    <w:lvl w:ilvl="4" w:tplc="3A6A49D8">
      <w:start w:val="1"/>
      <w:numFmt w:val="lowerLetter"/>
      <w:lvlText w:val="%5."/>
      <w:lvlJc w:val="left"/>
      <w:pPr>
        <w:ind w:left="3600" w:hanging="360"/>
      </w:pPr>
    </w:lvl>
    <w:lvl w:ilvl="5" w:tplc="4A2CE8DE">
      <w:start w:val="1"/>
      <w:numFmt w:val="lowerRoman"/>
      <w:lvlText w:val="%6."/>
      <w:lvlJc w:val="right"/>
      <w:pPr>
        <w:ind w:left="4320" w:hanging="180"/>
      </w:pPr>
    </w:lvl>
    <w:lvl w:ilvl="6" w:tplc="25FED1F2">
      <w:start w:val="1"/>
      <w:numFmt w:val="decimal"/>
      <w:lvlText w:val="%7."/>
      <w:lvlJc w:val="left"/>
      <w:pPr>
        <w:ind w:left="5040" w:hanging="360"/>
      </w:pPr>
    </w:lvl>
    <w:lvl w:ilvl="7" w:tplc="A6162340">
      <w:start w:val="1"/>
      <w:numFmt w:val="lowerLetter"/>
      <w:lvlText w:val="%8."/>
      <w:lvlJc w:val="left"/>
      <w:pPr>
        <w:ind w:left="5760" w:hanging="360"/>
      </w:pPr>
    </w:lvl>
    <w:lvl w:ilvl="8" w:tplc="A392A79E">
      <w:start w:val="1"/>
      <w:numFmt w:val="lowerRoman"/>
      <w:lvlText w:val="%9."/>
      <w:lvlJc w:val="right"/>
      <w:pPr>
        <w:ind w:left="6480" w:hanging="180"/>
      </w:pPr>
    </w:lvl>
  </w:abstractNum>
  <w:abstractNum w:abstractNumId="516" w15:restartNumberingAfterBreak="0">
    <w:nsid w:val="5ADFB06D"/>
    <w:multiLevelType w:val="hybridMultilevel"/>
    <w:tmpl w:val="47B203EA"/>
    <w:lvl w:ilvl="0" w:tplc="732858C4">
      <w:start w:val="1"/>
      <w:numFmt w:val="decimal"/>
      <w:lvlText w:val="%1."/>
      <w:lvlJc w:val="left"/>
      <w:pPr>
        <w:ind w:left="720" w:hanging="360"/>
      </w:pPr>
    </w:lvl>
    <w:lvl w:ilvl="1" w:tplc="AEC89D18">
      <w:start w:val="1"/>
      <w:numFmt w:val="lowerLetter"/>
      <w:lvlText w:val="%2."/>
      <w:lvlJc w:val="left"/>
      <w:pPr>
        <w:ind w:left="1440" w:hanging="360"/>
      </w:pPr>
    </w:lvl>
    <w:lvl w:ilvl="2" w:tplc="5112A10C">
      <w:start w:val="3"/>
      <w:numFmt w:val="lowerRoman"/>
      <w:lvlText w:val="%3."/>
      <w:lvlJc w:val="right"/>
      <w:pPr>
        <w:ind w:left="2160" w:hanging="180"/>
      </w:pPr>
    </w:lvl>
    <w:lvl w:ilvl="3" w:tplc="E6943D88">
      <w:start w:val="1"/>
      <w:numFmt w:val="decimal"/>
      <w:lvlText w:val="%4."/>
      <w:lvlJc w:val="left"/>
      <w:pPr>
        <w:ind w:left="2880" w:hanging="360"/>
      </w:pPr>
    </w:lvl>
    <w:lvl w:ilvl="4" w:tplc="16B439BA">
      <w:start w:val="1"/>
      <w:numFmt w:val="lowerLetter"/>
      <w:lvlText w:val="%5."/>
      <w:lvlJc w:val="left"/>
      <w:pPr>
        <w:ind w:left="3600" w:hanging="360"/>
      </w:pPr>
    </w:lvl>
    <w:lvl w:ilvl="5" w:tplc="FEEE923C">
      <w:start w:val="1"/>
      <w:numFmt w:val="lowerRoman"/>
      <w:lvlText w:val="%6."/>
      <w:lvlJc w:val="right"/>
      <w:pPr>
        <w:ind w:left="4320" w:hanging="180"/>
      </w:pPr>
    </w:lvl>
    <w:lvl w:ilvl="6" w:tplc="8B3AA5F4">
      <w:start w:val="1"/>
      <w:numFmt w:val="decimal"/>
      <w:lvlText w:val="%7."/>
      <w:lvlJc w:val="left"/>
      <w:pPr>
        <w:ind w:left="5040" w:hanging="360"/>
      </w:pPr>
    </w:lvl>
    <w:lvl w:ilvl="7" w:tplc="F34C49FC">
      <w:start w:val="1"/>
      <w:numFmt w:val="lowerLetter"/>
      <w:lvlText w:val="%8."/>
      <w:lvlJc w:val="left"/>
      <w:pPr>
        <w:ind w:left="5760" w:hanging="360"/>
      </w:pPr>
    </w:lvl>
    <w:lvl w:ilvl="8" w:tplc="DD2EDC96">
      <w:start w:val="1"/>
      <w:numFmt w:val="lowerRoman"/>
      <w:lvlText w:val="%9."/>
      <w:lvlJc w:val="right"/>
      <w:pPr>
        <w:ind w:left="6480" w:hanging="180"/>
      </w:pPr>
    </w:lvl>
  </w:abstractNum>
  <w:abstractNum w:abstractNumId="517" w15:restartNumberingAfterBreak="0">
    <w:nsid w:val="5AEEA10A"/>
    <w:multiLevelType w:val="hybridMultilevel"/>
    <w:tmpl w:val="0040083C"/>
    <w:lvl w:ilvl="0" w:tplc="415E3B32">
      <w:start w:val="1"/>
      <w:numFmt w:val="bullet"/>
      <w:lvlText w:val=""/>
      <w:lvlJc w:val="left"/>
      <w:pPr>
        <w:ind w:left="720" w:hanging="360"/>
      </w:pPr>
      <w:rPr>
        <w:rFonts w:ascii="Symbol" w:hAnsi="Symbol" w:hint="default"/>
      </w:rPr>
    </w:lvl>
    <w:lvl w:ilvl="1" w:tplc="7F7AE730">
      <w:start w:val="1"/>
      <w:numFmt w:val="bullet"/>
      <w:lvlText w:val="o"/>
      <w:lvlJc w:val="left"/>
      <w:pPr>
        <w:ind w:left="1440" w:hanging="360"/>
      </w:pPr>
      <w:rPr>
        <w:rFonts w:ascii="&quot;Courier New&quot;" w:hAnsi="&quot;Courier New&quot;" w:hint="default"/>
      </w:rPr>
    </w:lvl>
    <w:lvl w:ilvl="2" w:tplc="DD405CB0">
      <w:start w:val="1"/>
      <w:numFmt w:val="bullet"/>
      <w:lvlText w:val=""/>
      <w:lvlJc w:val="left"/>
      <w:pPr>
        <w:ind w:left="2160" w:hanging="360"/>
      </w:pPr>
      <w:rPr>
        <w:rFonts w:ascii="Wingdings" w:hAnsi="Wingdings" w:hint="default"/>
      </w:rPr>
    </w:lvl>
    <w:lvl w:ilvl="3" w:tplc="6A46660C">
      <w:start w:val="1"/>
      <w:numFmt w:val="bullet"/>
      <w:lvlText w:val=""/>
      <w:lvlJc w:val="left"/>
      <w:pPr>
        <w:ind w:left="2880" w:hanging="360"/>
      </w:pPr>
      <w:rPr>
        <w:rFonts w:ascii="Symbol" w:hAnsi="Symbol" w:hint="default"/>
      </w:rPr>
    </w:lvl>
    <w:lvl w:ilvl="4" w:tplc="73920A70">
      <w:start w:val="1"/>
      <w:numFmt w:val="bullet"/>
      <w:lvlText w:val="o"/>
      <w:lvlJc w:val="left"/>
      <w:pPr>
        <w:ind w:left="3600" w:hanging="360"/>
      </w:pPr>
      <w:rPr>
        <w:rFonts w:ascii="Courier New" w:hAnsi="Courier New" w:hint="default"/>
      </w:rPr>
    </w:lvl>
    <w:lvl w:ilvl="5" w:tplc="BEB0E2C0">
      <w:start w:val="1"/>
      <w:numFmt w:val="bullet"/>
      <w:lvlText w:val=""/>
      <w:lvlJc w:val="left"/>
      <w:pPr>
        <w:ind w:left="4320" w:hanging="360"/>
      </w:pPr>
      <w:rPr>
        <w:rFonts w:ascii="Wingdings" w:hAnsi="Wingdings" w:hint="default"/>
      </w:rPr>
    </w:lvl>
    <w:lvl w:ilvl="6" w:tplc="6D280A42">
      <w:start w:val="1"/>
      <w:numFmt w:val="bullet"/>
      <w:lvlText w:val=""/>
      <w:lvlJc w:val="left"/>
      <w:pPr>
        <w:ind w:left="5040" w:hanging="360"/>
      </w:pPr>
      <w:rPr>
        <w:rFonts w:ascii="Symbol" w:hAnsi="Symbol" w:hint="default"/>
      </w:rPr>
    </w:lvl>
    <w:lvl w:ilvl="7" w:tplc="E28E1FC0">
      <w:start w:val="1"/>
      <w:numFmt w:val="bullet"/>
      <w:lvlText w:val="o"/>
      <w:lvlJc w:val="left"/>
      <w:pPr>
        <w:ind w:left="5760" w:hanging="360"/>
      </w:pPr>
      <w:rPr>
        <w:rFonts w:ascii="Courier New" w:hAnsi="Courier New" w:hint="default"/>
      </w:rPr>
    </w:lvl>
    <w:lvl w:ilvl="8" w:tplc="5D8C1F6A">
      <w:start w:val="1"/>
      <w:numFmt w:val="bullet"/>
      <w:lvlText w:val=""/>
      <w:lvlJc w:val="left"/>
      <w:pPr>
        <w:ind w:left="6480" w:hanging="360"/>
      </w:pPr>
      <w:rPr>
        <w:rFonts w:ascii="Wingdings" w:hAnsi="Wingdings" w:hint="default"/>
      </w:rPr>
    </w:lvl>
  </w:abstractNum>
  <w:abstractNum w:abstractNumId="518" w15:restartNumberingAfterBreak="0">
    <w:nsid w:val="5B203721"/>
    <w:multiLevelType w:val="hybridMultilevel"/>
    <w:tmpl w:val="9A3EE6E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19" w15:restartNumberingAfterBreak="0">
    <w:nsid w:val="5B3C06BD"/>
    <w:multiLevelType w:val="hybridMultilevel"/>
    <w:tmpl w:val="90FCBCBC"/>
    <w:lvl w:ilvl="0" w:tplc="22C4145E">
      <w:start w:val="1"/>
      <w:numFmt w:val="decimal"/>
      <w:lvlText w:val="%1."/>
      <w:lvlJc w:val="left"/>
      <w:pPr>
        <w:ind w:left="720" w:hanging="360"/>
      </w:pPr>
    </w:lvl>
    <w:lvl w:ilvl="1" w:tplc="A97A20AE">
      <w:start w:val="1"/>
      <w:numFmt w:val="lowerLetter"/>
      <w:lvlText w:val="%2."/>
      <w:lvlJc w:val="left"/>
      <w:pPr>
        <w:ind w:left="1440" w:hanging="360"/>
      </w:pPr>
    </w:lvl>
    <w:lvl w:ilvl="2" w:tplc="35B6092A">
      <w:start w:val="1"/>
      <w:numFmt w:val="lowerRoman"/>
      <w:lvlText w:val="%3."/>
      <w:lvlJc w:val="right"/>
      <w:pPr>
        <w:ind w:left="2160" w:hanging="180"/>
      </w:pPr>
    </w:lvl>
    <w:lvl w:ilvl="3" w:tplc="D1926A90">
      <w:start w:val="3"/>
      <w:numFmt w:val="decimal"/>
      <w:lvlText w:val="%4."/>
      <w:lvlJc w:val="left"/>
      <w:pPr>
        <w:ind w:left="2880" w:hanging="360"/>
      </w:pPr>
    </w:lvl>
    <w:lvl w:ilvl="4" w:tplc="998C2254">
      <w:start w:val="1"/>
      <w:numFmt w:val="lowerLetter"/>
      <w:lvlText w:val="%5."/>
      <w:lvlJc w:val="left"/>
      <w:pPr>
        <w:ind w:left="3600" w:hanging="360"/>
      </w:pPr>
    </w:lvl>
    <w:lvl w:ilvl="5" w:tplc="75E0A94E">
      <w:start w:val="1"/>
      <w:numFmt w:val="lowerRoman"/>
      <w:lvlText w:val="%6."/>
      <w:lvlJc w:val="right"/>
      <w:pPr>
        <w:ind w:left="4320" w:hanging="180"/>
      </w:pPr>
    </w:lvl>
    <w:lvl w:ilvl="6" w:tplc="A86CC654">
      <w:start w:val="1"/>
      <w:numFmt w:val="decimal"/>
      <w:lvlText w:val="%7."/>
      <w:lvlJc w:val="left"/>
      <w:pPr>
        <w:ind w:left="5040" w:hanging="360"/>
      </w:pPr>
    </w:lvl>
    <w:lvl w:ilvl="7" w:tplc="32A664D8">
      <w:start w:val="1"/>
      <w:numFmt w:val="lowerLetter"/>
      <w:lvlText w:val="%8."/>
      <w:lvlJc w:val="left"/>
      <w:pPr>
        <w:ind w:left="5760" w:hanging="360"/>
      </w:pPr>
    </w:lvl>
    <w:lvl w:ilvl="8" w:tplc="3D0A1BC2">
      <w:start w:val="1"/>
      <w:numFmt w:val="lowerRoman"/>
      <w:lvlText w:val="%9."/>
      <w:lvlJc w:val="right"/>
      <w:pPr>
        <w:ind w:left="6480" w:hanging="180"/>
      </w:pPr>
    </w:lvl>
  </w:abstractNum>
  <w:abstractNum w:abstractNumId="520" w15:restartNumberingAfterBreak="0">
    <w:nsid w:val="5B489AEF"/>
    <w:multiLevelType w:val="hybridMultilevel"/>
    <w:tmpl w:val="59A20FD6"/>
    <w:lvl w:ilvl="0" w:tplc="048CEF70">
      <w:start w:val="1"/>
      <w:numFmt w:val="bullet"/>
      <w:lvlText w:val=""/>
      <w:lvlJc w:val="left"/>
      <w:pPr>
        <w:ind w:left="720" w:hanging="360"/>
      </w:pPr>
      <w:rPr>
        <w:rFonts w:ascii="Symbol" w:hAnsi="Symbol" w:hint="default"/>
      </w:rPr>
    </w:lvl>
    <w:lvl w:ilvl="1" w:tplc="502E8944">
      <w:start w:val="1"/>
      <w:numFmt w:val="bullet"/>
      <w:lvlText w:val="o"/>
      <w:lvlJc w:val="left"/>
      <w:pPr>
        <w:ind w:left="1440" w:hanging="360"/>
      </w:pPr>
      <w:rPr>
        <w:rFonts w:ascii="&quot;Courier New&quot;" w:hAnsi="&quot;Courier New&quot;" w:hint="default"/>
      </w:rPr>
    </w:lvl>
    <w:lvl w:ilvl="2" w:tplc="72D23D5C">
      <w:start w:val="1"/>
      <w:numFmt w:val="bullet"/>
      <w:lvlText w:val=""/>
      <w:lvlJc w:val="left"/>
      <w:pPr>
        <w:ind w:left="2160" w:hanging="360"/>
      </w:pPr>
      <w:rPr>
        <w:rFonts w:ascii="Wingdings" w:hAnsi="Wingdings" w:hint="default"/>
      </w:rPr>
    </w:lvl>
    <w:lvl w:ilvl="3" w:tplc="6A665ED4">
      <w:start w:val="1"/>
      <w:numFmt w:val="bullet"/>
      <w:lvlText w:val=""/>
      <w:lvlJc w:val="left"/>
      <w:pPr>
        <w:ind w:left="2880" w:hanging="360"/>
      </w:pPr>
      <w:rPr>
        <w:rFonts w:ascii="Symbol" w:hAnsi="Symbol" w:hint="default"/>
      </w:rPr>
    </w:lvl>
    <w:lvl w:ilvl="4" w:tplc="70C0164C">
      <w:start w:val="1"/>
      <w:numFmt w:val="bullet"/>
      <w:lvlText w:val="o"/>
      <w:lvlJc w:val="left"/>
      <w:pPr>
        <w:ind w:left="3600" w:hanging="360"/>
      </w:pPr>
      <w:rPr>
        <w:rFonts w:ascii="Courier New" w:hAnsi="Courier New" w:hint="default"/>
      </w:rPr>
    </w:lvl>
    <w:lvl w:ilvl="5" w:tplc="E6304EA0">
      <w:start w:val="1"/>
      <w:numFmt w:val="bullet"/>
      <w:lvlText w:val=""/>
      <w:lvlJc w:val="left"/>
      <w:pPr>
        <w:ind w:left="4320" w:hanging="360"/>
      </w:pPr>
      <w:rPr>
        <w:rFonts w:ascii="Wingdings" w:hAnsi="Wingdings" w:hint="default"/>
      </w:rPr>
    </w:lvl>
    <w:lvl w:ilvl="6" w:tplc="B5167F44">
      <w:start w:val="1"/>
      <w:numFmt w:val="bullet"/>
      <w:lvlText w:val=""/>
      <w:lvlJc w:val="left"/>
      <w:pPr>
        <w:ind w:left="5040" w:hanging="360"/>
      </w:pPr>
      <w:rPr>
        <w:rFonts w:ascii="Symbol" w:hAnsi="Symbol" w:hint="default"/>
      </w:rPr>
    </w:lvl>
    <w:lvl w:ilvl="7" w:tplc="D5B29D1C">
      <w:start w:val="1"/>
      <w:numFmt w:val="bullet"/>
      <w:lvlText w:val="o"/>
      <w:lvlJc w:val="left"/>
      <w:pPr>
        <w:ind w:left="5760" w:hanging="360"/>
      </w:pPr>
      <w:rPr>
        <w:rFonts w:ascii="Courier New" w:hAnsi="Courier New" w:hint="default"/>
      </w:rPr>
    </w:lvl>
    <w:lvl w:ilvl="8" w:tplc="D3CE320A">
      <w:start w:val="1"/>
      <w:numFmt w:val="bullet"/>
      <w:lvlText w:val=""/>
      <w:lvlJc w:val="left"/>
      <w:pPr>
        <w:ind w:left="6480" w:hanging="360"/>
      </w:pPr>
      <w:rPr>
        <w:rFonts w:ascii="Wingdings" w:hAnsi="Wingdings" w:hint="default"/>
      </w:rPr>
    </w:lvl>
  </w:abstractNum>
  <w:abstractNum w:abstractNumId="521" w15:restartNumberingAfterBreak="0">
    <w:nsid w:val="5B69FFAA"/>
    <w:multiLevelType w:val="hybridMultilevel"/>
    <w:tmpl w:val="150A6CBE"/>
    <w:lvl w:ilvl="0" w:tplc="4E14A8C0">
      <w:start w:val="1"/>
      <w:numFmt w:val="decimal"/>
      <w:lvlText w:val="%1."/>
      <w:lvlJc w:val="left"/>
      <w:pPr>
        <w:ind w:left="720" w:hanging="360"/>
      </w:pPr>
    </w:lvl>
    <w:lvl w:ilvl="1" w:tplc="3D0430D4">
      <w:start w:val="1"/>
      <w:numFmt w:val="lowerLetter"/>
      <w:lvlText w:val="%2."/>
      <w:lvlJc w:val="left"/>
      <w:pPr>
        <w:ind w:left="1440" w:hanging="360"/>
      </w:pPr>
    </w:lvl>
    <w:lvl w:ilvl="2" w:tplc="7D76BF92">
      <w:start w:val="1"/>
      <w:numFmt w:val="lowerRoman"/>
      <w:lvlText w:val="%3."/>
      <w:lvlJc w:val="right"/>
      <w:pPr>
        <w:ind w:left="2160" w:hanging="180"/>
      </w:pPr>
    </w:lvl>
    <w:lvl w:ilvl="3" w:tplc="D3EA4F92">
      <w:start w:val="1"/>
      <w:numFmt w:val="decimal"/>
      <w:lvlText w:val="%4."/>
      <w:lvlJc w:val="left"/>
      <w:pPr>
        <w:ind w:left="2880" w:hanging="360"/>
      </w:pPr>
    </w:lvl>
    <w:lvl w:ilvl="4" w:tplc="F120E0C0">
      <w:start w:val="1"/>
      <w:numFmt w:val="lowerLetter"/>
      <w:lvlText w:val="%5."/>
      <w:lvlJc w:val="left"/>
      <w:pPr>
        <w:ind w:left="3600" w:hanging="360"/>
      </w:pPr>
    </w:lvl>
    <w:lvl w:ilvl="5" w:tplc="BFA81438">
      <w:start w:val="1"/>
      <w:numFmt w:val="lowerRoman"/>
      <w:lvlText w:val="%6."/>
      <w:lvlJc w:val="right"/>
      <w:pPr>
        <w:ind w:left="4320" w:hanging="180"/>
      </w:pPr>
    </w:lvl>
    <w:lvl w:ilvl="6" w:tplc="F2E01782">
      <w:start w:val="1"/>
      <w:numFmt w:val="decimal"/>
      <w:lvlText w:val="%7."/>
      <w:lvlJc w:val="left"/>
      <w:pPr>
        <w:ind w:left="5040" w:hanging="360"/>
      </w:pPr>
    </w:lvl>
    <w:lvl w:ilvl="7" w:tplc="5658D9B6">
      <w:start w:val="1"/>
      <w:numFmt w:val="lowerLetter"/>
      <w:lvlText w:val="%8."/>
      <w:lvlJc w:val="left"/>
      <w:pPr>
        <w:ind w:left="5760" w:hanging="360"/>
      </w:pPr>
    </w:lvl>
    <w:lvl w:ilvl="8" w:tplc="A3CC6E2A">
      <w:start w:val="1"/>
      <w:numFmt w:val="lowerRoman"/>
      <w:lvlText w:val="%9."/>
      <w:lvlJc w:val="right"/>
      <w:pPr>
        <w:ind w:left="6480" w:hanging="180"/>
      </w:pPr>
    </w:lvl>
  </w:abstractNum>
  <w:abstractNum w:abstractNumId="522" w15:restartNumberingAfterBreak="0">
    <w:nsid w:val="5C03A8BA"/>
    <w:multiLevelType w:val="hybridMultilevel"/>
    <w:tmpl w:val="44781CE4"/>
    <w:lvl w:ilvl="0" w:tplc="B024C7B0">
      <w:start w:val="1"/>
      <w:numFmt w:val="bullet"/>
      <w:lvlText w:val=""/>
      <w:lvlJc w:val="left"/>
      <w:pPr>
        <w:ind w:left="720" w:hanging="360"/>
      </w:pPr>
      <w:rPr>
        <w:rFonts w:ascii="Symbol" w:hAnsi="Symbol" w:hint="default"/>
      </w:rPr>
    </w:lvl>
    <w:lvl w:ilvl="1" w:tplc="4F90D700">
      <w:start w:val="1"/>
      <w:numFmt w:val="bullet"/>
      <w:lvlText w:val="o"/>
      <w:lvlJc w:val="left"/>
      <w:pPr>
        <w:ind w:left="1440" w:hanging="360"/>
      </w:pPr>
      <w:rPr>
        <w:rFonts w:ascii="Courier New" w:hAnsi="Courier New" w:hint="default"/>
      </w:rPr>
    </w:lvl>
    <w:lvl w:ilvl="2" w:tplc="995A77AE">
      <w:start w:val="1"/>
      <w:numFmt w:val="bullet"/>
      <w:lvlText w:val=""/>
      <w:lvlJc w:val="left"/>
      <w:pPr>
        <w:ind w:left="2160" w:hanging="360"/>
      </w:pPr>
      <w:rPr>
        <w:rFonts w:ascii="Wingdings" w:hAnsi="Wingdings" w:hint="default"/>
      </w:rPr>
    </w:lvl>
    <w:lvl w:ilvl="3" w:tplc="E69A26CA">
      <w:start w:val="1"/>
      <w:numFmt w:val="bullet"/>
      <w:lvlText w:val=""/>
      <w:lvlJc w:val="left"/>
      <w:pPr>
        <w:ind w:left="2880" w:hanging="360"/>
      </w:pPr>
      <w:rPr>
        <w:rFonts w:ascii="Symbol" w:hAnsi="Symbol" w:hint="default"/>
      </w:rPr>
    </w:lvl>
    <w:lvl w:ilvl="4" w:tplc="93DA78E2">
      <w:start w:val="1"/>
      <w:numFmt w:val="bullet"/>
      <w:lvlText w:val="o"/>
      <w:lvlJc w:val="left"/>
      <w:pPr>
        <w:ind w:left="3600" w:hanging="360"/>
      </w:pPr>
      <w:rPr>
        <w:rFonts w:ascii="Courier New" w:hAnsi="Courier New" w:hint="default"/>
      </w:rPr>
    </w:lvl>
    <w:lvl w:ilvl="5" w:tplc="0DAA9564">
      <w:start w:val="1"/>
      <w:numFmt w:val="bullet"/>
      <w:lvlText w:val=""/>
      <w:lvlJc w:val="left"/>
      <w:pPr>
        <w:ind w:left="4320" w:hanging="360"/>
      </w:pPr>
      <w:rPr>
        <w:rFonts w:ascii="Wingdings" w:hAnsi="Wingdings" w:hint="default"/>
      </w:rPr>
    </w:lvl>
    <w:lvl w:ilvl="6" w:tplc="A5789362">
      <w:start w:val="1"/>
      <w:numFmt w:val="bullet"/>
      <w:lvlText w:val=""/>
      <w:lvlJc w:val="left"/>
      <w:pPr>
        <w:ind w:left="5040" w:hanging="360"/>
      </w:pPr>
      <w:rPr>
        <w:rFonts w:ascii="Symbol" w:hAnsi="Symbol" w:hint="default"/>
      </w:rPr>
    </w:lvl>
    <w:lvl w:ilvl="7" w:tplc="B82E4468">
      <w:start w:val="1"/>
      <w:numFmt w:val="bullet"/>
      <w:lvlText w:val="o"/>
      <w:lvlJc w:val="left"/>
      <w:pPr>
        <w:ind w:left="5760" w:hanging="360"/>
      </w:pPr>
      <w:rPr>
        <w:rFonts w:ascii="Courier New" w:hAnsi="Courier New" w:hint="default"/>
      </w:rPr>
    </w:lvl>
    <w:lvl w:ilvl="8" w:tplc="CD5827F8">
      <w:start w:val="1"/>
      <w:numFmt w:val="bullet"/>
      <w:lvlText w:val=""/>
      <w:lvlJc w:val="left"/>
      <w:pPr>
        <w:ind w:left="6480" w:hanging="360"/>
      </w:pPr>
      <w:rPr>
        <w:rFonts w:ascii="Wingdings" w:hAnsi="Wingdings" w:hint="default"/>
      </w:rPr>
    </w:lvl>
  </w:abstractNum>
  <w:abstractNum w:abstractNumId="523" w15:restartNumberingAfterBreak="0">
    <w:nsid w:val="5C6D9932"/>
    <w:multiLevelType w:val="hybridMultilevel"/>
    <w:tmpl w:val="17C09FAE"/>
    <w:lvl w:ilvl="0" w:tplc="43AA67DA">
      <w:start w:val="1"/>
      <w:numFmt w:val="decimal"/>
      <w:lvlText w:val="%1."/>
      <w:lvlJc w:val="left"/>
      <w:pPr>
        <w:ind w:left="720" w:hanging="360"/>
      </w:pPr>
    </w:lvl>
    <w:lvl w:ilvl="1" w:tplc="72F80E2A">
      <w:start w:val="1"/>
      <w:numFmt w:val="lowerLetter"/>
      <w:lvlText w:val="%2."/>
      <w:lvlJc w:val="left"/>
      <w:pPr>
        <w:ind w:left="1440" w:hanging="360"/>
      </w:pPr>
    </w:lvl>
    <w:lvl w:ilvl="2" w:tplc="DCF06706">
      <w:start w:val="1"/>
      <w:numFmt w:val="lowerRoman"/>
      <w:lvlText w:val="%3."/>
      <w:lvlJc w:val="right"/>
      <w:pPr>
        <w:ind w:left="2160" w:hanging="180"/>
      </w:pPr>
    </w:lvl>
    <w:lvl w:ilvl="3" w:tplc="F2AA06B4">
      <w:start w:val="1"/>
      <w:numFmt w:val="lowerLetter"/>
      <w:lvlText w:val="%4."/>
      <w:lvlJc w:val="left"/>
      <w:pPr>
        <w:ind w:left="2880" w:hanging="360"/>
      </w:pPr>
    </w:lvl>
    <w:lvl w:ilvl="4" w:tplc="7902C894">
      <w:start w:val="1"/>
      <w:numFmt w:val="lowerLetter"/>
      <w:lvlText w:val="%5."/>
      <w:lvlJc w:val="left"/>
      <w:pPr>
        <w:ind w:left="3600" w:hanging="360"/>
      </w:pPr>
    </w:lvl>
    <w:lvl w:ilvl="5" w:tplc="72BAA8D0">
      <w:start w:val="1"/>
      <w:numFmt w:val="lowerRoman"/>
      <w:lvlText w:val="%6."/>
      <w:lvlJc w:val="right"/>
      <w:pPr>
        <w:ind w:left="4320" w:hanging="180"/>
      </w:pPr>
    </w:lvl>
    <w:lvl w:ilvl="6" w:tplc="DB6C814A">
      <w:start w:val="1"/>
      <w:numFmt w:val="decimal"/>
      <w:lvlText w:val="%7."/>
      <w:lvlJc w:val="left"/>
      <w:pPr>
        <w:ind w:left="5040" w:hanging="360"/>
      </w:pPr>
    </w:lvl>
    <w:lvl w:ilvl="7" w:tplc="87E6EFC0">
      <w:start w:val="1"/>
      <w:numFmt w:val="lowerLetter"/>
      <w:lvlText w:val="%8."/>
      <w:lvlJc w:val="left"/>
      <w:pPr>
        <w:ind w:left="5760" w:hanging="360"/>
      </w:pPr>
    </w:lvl>
    <w:lvl w:ilvl="8" w:tplc="500434F4">
      <w:start w:val="1"/>
      <w:numFmt w:val="lowerRoman"/>
      <w:lvlText w:val="%9."/>
      <w:lvlJc w:val="right"/>
      <w:pPr>
        <w:ind w:left="6480" w:hanging="180"/>
      </w:pPr>
    </w:lvl>
  </w:abstractNum>
  <w:abstractNum w:abstractNumId="524" w15:restartNumberingAfterBreak="0">
    <w:nsid w:val="5C79116E"/>
    <w:multiLevelType w:val="hybridMultilevel"/>
    <w:tmpl w:val="8DF67B30"/>
    <w:lvl w:ilvl="0" w:tplc="68B8B27A">
      <w:start w:val="1"/>
      <w:numFmt w:val="bullet"/>
      <w:lvlText w:val=""/>
      <w:lvlJc w:val="left"/>
      <w:pPr>
        <w:ind w:left="720" w:hanging="360"/>
      </w:pPr>
      <w:rPr>
        <w:rFonts w:ascii="Symbol" w:hAnsi="Symbol" w:hint="default"/>
      </w:rPr>
    </w:lvl>
    <w:lvl w:ilvl="1" w:tplc="910ABBEA">
      <w:start w:val="1"/>
      <w:numFmt w:val="bullet"/>
      <w:lvlText w:val="·"/>
      <w:lvlJc w:val="left"/>
      <w:pPr>
        <w:ind w:left="1440" w:hanging="360"/>
      </w:pPr>
      <w:rPr>
        <w:rFonts w:ascii="Symbol" w:hAnsi="Symbol" w:hint="default"/>
      </w:rPr>
    </w:lvl>
    <w:lvl w:ilvl="2" w:tplc="73BEA54A">
      <w:start w:val="1"/>
      <w:numFmt w:val="bullet"/>
      <w:lvlText w:val=""/>
      <w:lvlJc w:val="left"/>
      <w:pPr>
        <w:ind w:left="2160" w:hanging="360"/>
      </w:pPr>
      <w:rPr>
        <w:rFonts w:ascii="Wingdings" w:hAnsi="Wingdings" w:hint="default"/>
      </w:rPr>
    </w:lvl>
    <w:lvl w:ilvl="3" w:tplc="84EEFF60">
      <w:start w:val="1"/>
      <w:numFmt w:val="bullet"/>
      <w:lvlText w:val=""/>
      <w:lvlJc w:val="left"/>
      <w:pPr>
        <w:ind w:left="2880" w:hanging="360"/>
      </w:pPr>
      <w:rPr>
        <w:rFonts w:ascii="Symbol" w:hAnsi="Symbol" w:hint="default"/>
      </w:rPr>
    </w:lvl>
    <w:lvl w:ilvl="4" w:tplc="A6521244">
      <w:start w:val="1"/>
      <w:numFmt w:val="bullet"/>
      <w:lvlText w:val="o"/>
      <w:lvlJc w:val="left"/>
      <w:pPr>
        <w:ind w:left="3600" w:hanging="360"/>
      </w:pPr>
      <w:rPr>
        <w:rFonts w:ascii="Courier New" w:hAnsi="Courier New" w:hint="default"/>
      </w:rPr>
    </w:lvl>
    <w:lvl w:ilvl="5" w:tplc="F6B05942">
      <w:start w:val="1"/>
      <w:numFmt w:val="bullet"/>
      <w:lvlText w:val=""/>
      <w:lvlJc w:val="left"/>
      <w:pPr>
        <w:ind w:left="4320" w:hanging="360"/>
      </w:pPr>
      <w:rPr>
        <w:rFonts w:ascii="Wingdings" w:hAnsi="Wingdings" w:hint="default"/>
      </w:rPr>
    </w:lvl>
    <w:lvl w:ilvl="6" w:tplc="BE94CFD8">
      <w:start w:val="1"/>
      <w:numFmt w:val="bullet"/>
      <w:lvlText w:val=""/>
      <w:lvlJc w:val="left"/>
      <w:pPr>
        <w:ind w:left="5040" w:hanging="360"/>
      </w:pPr>
      <w:rPr>
        <w:rFonts w:ascii="Symbol" w:hAnsi="Symbol" w:hint="default"/>
      </w:rPr>
    </w:lvl>
    <w:lvl w:ilvl="7" w:tplc="41945370">
      <w:start w:val="1"/>
      <w:numFmt w:val="bullet"/>
      <w:lvlText w:val="o"/>
      <w:lvlJc w:val="left"/>
      <w:pPr>
        <w:ind w:left="5760" w:hanging="360"/>
      </w:pPr>
      <w:rPr>
        <w:rFonts w:ascii="Courier New" w:hAnsi="Courier New" w:hint="default"/>
      </w:rPr>
    </w:lvl>
    <w:lvl w:ilvl="8" w:tplc="569E6250">
      <w:start w:val="1"/>
      <w:numFmt w:val="bullet"/>
      <w:lvlText w:val=""/>
      <w:lvlJc w:val="left"/>
      <w:pPr>
        <w:ind w:left="6480" w:hanging="360"/>
      </w:pPr>
      <w:rPr>
        <w:rFonts w:ascii="Wingdings" w:hAnsi="Wingdings" w:hint="default"/>
      </w:rPr>
    </w:lvl>
  </w:abstractNum>
  <w:abstractNum w:abstractNumId="525" w15:restartNumberingAfterBreak="0">
    <w:nsid w:val="5CB3DE6D"/>
    <w:multiLevelType w:val="hybridMultilevel"/>
    <w:tmpl w:val="B502B87E"/>
    <w:lvl w:ilvl="0" w:tplc="28409CD0">
      <w:start w:val="1"/>
      <w:numFmt w:val="bullet"/>
      <w:lvlText w:val=""/>
      <w:lvlJc w:val="left"/>
      <w:pPr>
        <w:ind w:left="720" w:hanging="360"/>
      </w:pPr>
      <w:rPr>
        <w:rFonts w:ascii="Symbol" w:hAnsi="Symbol" w:hint="default"/>
      </w:rPr>
    </w:lvl>
    <w:lvl w:ilvl="1" w:tplc="6B7E193E">
      <w:start w:val="1"/>
      <w:numFmt w:val="bullet"/>
      <w:lvlText w:val="o"/>
      <w:lvlJc w:val="left"/>
      <w:pPr>
        <w:ind w:left="1440" w:hanging="360"/>
      </w:pPr>
      <w:rPr>
        <w:rFonts w:ascii="&quot;Courier New&quot;" w:hAnsi="&quot;Courier New&quot;" w:hint="default"/>
      </w:rPr>
    </w:lvl>
    <w:lvl w:ilvl="2" w:tplc="B33A6E2C">
      <w:start w:val="1"/>
      <w:numFmt w:val="bullet"/>
      <w:lvlText w:val=""/>
      <w:lvlJc w:val="left"/>
      <w:pPr>
        <w:ind w:left="2160" w:hanging="360"/>
      </w:pPr>
      <w:rPr>
        <w:rFonts w:ascii="Wingdings" w:hAnsi="Wingdings" w:hint="default"/>
      </w:rPr>
    </w:lvl>
    <w:lvl w:ilvl="3" w:tplc="E59E7668">
      <w:start w:val="1"/>
      <w:numFmt w:val="bullet"/>
      <w:lvlText w:val=""/>
      <w:lvlJc w:val="left"/>
      <w:pPr>
        <w:ind w:left="2880" w:hanging="360"/>
      </w:pPr>
      <w:rPr>
        <w:rFonts w:ascii="Symbol" w:hAnsi="Symbol" w:hint="default"/>
      </w:rPr>
    </w:lvl>
    <w:lvl w:ilvl="4" w:tplc="DEB2DF2E">
      <w:start w:val="1"/>
      <w:numFmt w:val="bullet"/>
      <w:lvlText w:val="o"/>
      <w:lvlJc w:val="left"/>
      <w:pPr>
        <w:ind w:left="3600" w:hanging="360"/>
      </w:pPr>
      <w:rPr>
        <w:rFonts w:ascii="Courier New" w:hAnsi="Courier New" w:hint="default"/>
      </w:rPr>
    </w:lvl>
    <w:lvl w:ilvl="5" w:tplc="65F62E6C">
      <w:start w:val="1"/>
      <w:numFmt w:val="bullet"/>
      <w:lvlText w:val=""/>
      <w:lvlJc w:val="left"/>
      <w:pPr>
        <w:ind w:left="4320" w:hanging="360"/>
      </w:pPr>
      <w:rPr>
        <w:rFonts w:ascii="Wingdings" w:hAnsi="Wingdings" w:hint="default"/>
      </w:rPr>
    </w:lvl>
    <w:lvl w:ilvl="6" w:tplc="748C8766">
      <w:start w:val="1"/>
      <w:numFmt w:val="bullet"/>
      <w:lvlText w:val=""/>
      <w:lvlJc w:val="left"/>
      <w:pPr>
        <w:ind w:left="5040" w:hanging="360"/>
      </w:pPr>
      <w:rPr>
        <w:rFonts w:ascii="Symbol" w:hAnsi="Symbol" w:hint="default"/>
      </w:rPr>
    </w:lvl>
    <w:lvl w:ilvl="7" w:tplc="D400BAAA">
      <w:start w:val="1"/>
      <w:numFmt w:val="bullet"/>
      <w:lvlText w:val="o"/>
      <w:lvlJc w:val="left"/>
      <w:pPr>
        <w:ind w:left="5760" w:hanging="360"/>
      </w:pPr>
      <w:rPr>
        <w:rFonts w:ascii="Courier New" w:hAnsi="Courier New" w:hint="default"/>
      </w:rPr>
    </w:lvl>
    <w:lvl w:ilvl="8" w:tplc="8DA6BD06">
      <w:start w:val="1"/>
      <w:numFmt w:val="bullet"/>
      <w:lvlText w:val=""/>
      <w:lvlJc w:val="left"/>
      <w:pPr>
        <w:ind w:left="6480" w:hanging="360"/>
      </w:pPr>
      <w:rPr>
        <w:rFonts w:ascii="Wingdings" w:hAnsi="Wingdings" w:hint="default"/>
      </w:rPr>
    </w:lvl>
  </w:abstractNum>
  <w:abstractNum w:abstractNumId="526" w15:restartNumberingAfterBreak="0">
    <w:nsid w:val="5D153C30"/>
    <w:multiLevelType w:val="hybridMultilevel"/>
    <w:tmpl w:val="6D188F6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7" w15:restartNumberingAfterBreak="0">
    <w:nsid w:val="5D2992FD"/>
    <w:multiLevelType w:val="hybridMultilevel"/>
    <w:tmpl w:val="91865604"/>
    <w:lvl w:ilvl="0" w:tplc="4FC814F8">
      <w:start w:val="1"/>
      <w:numFmt w:val="bullet"/>
      <w:lvlText w:val=""/>
      <w:lvlJc w:val="left"/>
      <w:pPr>
        <w:ind w:left="720" w:hanging="360"/>
      </w:pPr>
      <w:rPr>
        <w:rFonts w:ascii="Symbol" w:hAnsi="Symbol" w:hint="default"/>
      </w:rPr>
    </w:lvl>
    <w:lvl w:ilvl="1" w:tplc="BD0297A2">
      <w:start w:val="1"/>
      <w:numFmt w:val="bullet"/>
      <w:lvlText w:val="o"/>
      <w:lvlJc w:val="left"/>
      <w:pPr>
        <w:ind w:left="1440" w:hanging="360"/>
      </w:pPr>
      <w:rPr>
        <w:rFonts w:ascii="Courier New" w:hAnsi="Courier New" w:hint="default"/>
      </w:rPr>
    </w:lvl>
    <w:lvl w:ilvl="2" w:tplc="BBCC1F58">
      <w:start w:val="1"/>
      <w:numFmt w:val="bullet"/>
      <w:lvlText w:val=""/>
      <w:lvlJc w:val="left"/>
      <w:pPr>
        <w:ind w:left="2160" w:hanging="360"/>
      </w:pPr>
      <w:rPr>
        <w:rFonts w:ascii="Wingdings" w:hAnsi="Wingdings" w:hint="default"/>
      </w:rPr>
    </w:lvl>
    <w:lvl w:ilvl="3" w:tplc="DCDC85E6">
      <w:start w:val="1"/>
      <w:numFmt w:val="bullet"/>
      <w:lvlText w:val=""/>
      <w:lvlJc w:val="left"/>
      <w:pPr>
        <w:ind w:left="2880" w:hanging="360"/>
      </w:pPr>
      <w:rPr>
        <w:rFonts w:ascii="Symbol" w:hAnsi="Symbol" w:hint="default"/>
      </w:rPr>
    </w:lvl>
    <w:lvl w:ilvl="4" w:tplc="46A0E72A">
      <w:start w:val="1"/>
      <w:numFmt w:val="bullet"/>
      <w:lvlText w:val="o"/>
      <w:lvlJc w:val="left"/>
      <w:pPr>
        <w:ind w:left="3600" w:hanging="360"/>
      </w:pPr>
      <w:rPr>
        <w:rFonts w:ascii="Courier New" w:hAnsi="Courier New" w:hint="default"/>
      </w:rPr>
    </w:lvl>
    <w:lvl w:ilvl="5" w:tplc="C0FC2842">
      <w:start w:val="1"/>
      <w:numFmt w:val="bullet"/>
      <w:lvlText w:val=""/>
      <w:lvlJc w:val="left"/>
      <w:pPr>
        <w:ind w:left="4320" w:hanging="360"/>
      </w:pPr>
      <w:rPr>
        <w:rFonts w:ascii="Wingdings" w:hAnsi="Wingdings" w:hint="default"/>
      </w:rPr>
    </w:lvl>
    <w:lvl w:ilvl="6" w:tplc="E6A03F0A">
      <w:start w:val="1"/>
      <w:numFmt w:val="bullet"/>
      <w:lvlText w:val=""/>
      <w:lvlJc w:val="left"/>
      <w:pPr>
        <w:ind w:left="5040" w:hanging="360"/>
      </w:pPr>
      <w:rPr>
        <w:rFonts w:ascii="Symbol" w:hAnsi="Symbol" w:hint="default"/>
      </w:rPr>
    </w:lvl>
    <w:lvl w:ilvl="7" w:tplc="CEFC2A52">
      <w:start w:val="1"/>
      <w:numFmt w:val="bullet"/>
      <w:lvlText w:val="o"/>
      <w:lvlJc w:val="left"/>
      <w:pPr>
        <w:ind w:left="5760" w:hanging="360"/>
      </w:pPr>
      <w:rPr>
        <w:rFonts w:ascii="Courier New" w:hAnsi="Courier New" w:hint="default"/>
      </w:rPr>
    </w:lvl>
    <w:lvl w:ilvl="8" w:tplc="FC5033EC">
      <w:start w:val="1"/>
      <w:numFmt w:val="bullet"/>
      <w:lvlText w:val=""/>
      <w:lvlJc w:val="left"/>
      <w:pPr>
        <w:ind w:left="6480" w:hanging="360"/>
      </w:pPr>
      <w:rPr>
        <w:rFonts w:ascii="Wingdings" w:hAnsi="Wingdings" w:hint="default"/>
      </w:rPr>
    </w:lvl>
  </w:abstractNum>
  <w:abstractNum w:abstractNumId="528" w15:restartNumberingAfterBreak="0">
    <w:nsid w:val="5D36A333"/>
    <w:multiLevelType w:val="hybridMultilevel"/>
    <w:tmpl w:val="0562FEE6"/>
    <w:lvl w:ilvl="0" w:tplc="65920B76">
      <w:start w:val="1"/>
      <w:numFmt w:val="bullet"/>
      <w:lvlText w:val="·"/>
      <w:lvlJc w:val="left"/>
      <w:pPr>
        <w:ind w:left="720" w:hanging="360"/>
      </w:pPr>
      <w:rPr>
        <w:rFonts w:ascii="Symbol" w:hAnsi="Symbol" w:hint="default"/>
      </w:rPr>
    </w:lvl>
    <w:lvl w:ilvl="1" w:tplc="2354998C">
      <w:start w:val="1"/>
      <w:numFmt w:val="bullet"/>
      <w:lvlText w:val="o"/>
      <w:lvlJc w:val="left"/>
      <w:pPr>
        <w:ind w:left="1440" w:hanging="360"/>
      </w:pPr>
      <w:rPr>
        <w:rFonts w:ascii="Courier New" w:hAnsi="Courier New" w:hint="default"/>
      </w:rPr>
    </w:lvl>
    <w:lvl w:ilvl="2" w:tplc="0CBAB6DE">
      <w:start w:val="1"/>
      <w:numFmt w:val="bullet"/>
      <w:lvlText w:val=""/>
      <w:lvlJc w:val="left"/>
      <w:pPr>
        <w:ind w:left="2160" w:hanging="360"/>
      </w:pPr>
      <w:rPr>
        <w:rFonts w:ascii="Wingdings" w:hAnsi="Wingdings" w:hint="default"/>
      </w:rPr>
    </w:lvl>
    <w:lvl w:ilvl="3" w:tplc="01848A46">
      <w:start w:val="1"/>
      <w:numFmt w:val="bullet"/>
      <w:lvlText w:val=""/>
      <w:lvlJc w:val="left"/>
      <w:pPr>
        <w:ind w:left="2880" w:hanging="360"/>
      </w:pPr>
      <w:rPr>
        <w:rFonts w:ascii="Symbol" w:hAnsi="Symbol" w:hint="default"/>
      </w:rPr>
    </w:lvl>
    <w:lvl w:ilvl="4" w:tplc="2842F566">
      <w:start w:val="1"/>
      <w:numFmt w:val="bullet"/>
      <w:lvlText w:val="o"/>
      <w:lvlJc w:val="left"/>
      <w:pPr>
        <w:ind w:left="3600" w:hanging="360"/>
      </w:pPr>
      <w:rPr>
        <w:rFonts w:ascii="Courier New" w:hAnsi="Courier New" w:hint="default"/>
      </w:rPr>
    </w:lvl>
    <w:lvl w:ilvl="5" w:tplc="D4122EA0">
      <w:start w:val="1"/>
      <w:numFmt w:val="bullet"/>
      <w:lvlText w:val=""/>
      <w:lvlJc w:val="left"/>
      <w:pPr>
        <w:ind w:left="4320" w:hanging="360"/>
      </w:pPr>
      <w:rPr>
        <w:rFonts w:ascii="Wingdings" w:hAnsi="Wingdings" w:hint="default"/>
      </w:rPr>
    </w:lvl>
    <w:lvl w:ilvl="6" w:tplc="F692C0FC">
      <w:start w:val="1"/>
      <w:numFmt w:val="bullet"/>
      <w:lvlText w:val=""/>
      <w:lvlJc w:val="left"/>
      <w:pPr>
        <w:ind w:left="5040" w:hanging="360"/>
      </w:pPr>
      <w:rPr>
        <w:rFonts w:ascii="Symbol" w:hAnsi="Symbol" w:hint="default"/>
      </w:rPr>
    </w:lvl>
    <w:lvl w:ilvl="7" w:tplc="1980B2B4">
      <w:start w:val="1"/>
      <w:numFmt w:val="bullet"/>
      <w:lvlText w:val="o"/>
      <w:lvlJc w:val="left"/>
      <w:pPr>
        <w:ind w:left="5760" w:hanging="360"/>
      </w:pPr>
      <w:rPr>
        <w:rFonts w:ascii="Courier New" w:hAnsi="Courier New" w:hint="default"/>
      </w:rPr>
    </w:lvl>
    <w:lvl w:ilvl="8" w:tplc="1A126CB2">
      <w:start w:val="1"/>
      <w:numFmt w:val="bullet"/>
      <w:lvlText w:val=""/>
      <w:lvlJc w:val="left"/>
      <w:pPr>
        <w:ind w:left="6480" w:hanging="360"/>
      </w:pPr>
      <w:rPr>
        <w:rFonts w:ascii="Wingdings" w:hAnsi="Wingdings" w:hint="default"/>
      </w:rPr>
    </w:lvl>
  </w:abstractNum>
  <w:abstractNum w:abstractNumId="529" w15:restartNumberingAfterBreak="0">
    <w:nsid w:val="5D62BCA3"/>
    <w:multiLevelType w:val="hybridMultilevel"/>
    <w:tmpl w:val="109EFB2C"/>
    <w:lvl w:ilvl="0" w:tplc="4FA84DB2">
      <w:start w:val="1"/>
      <w:numFmt w:val="decimal"/>
      <w:lvlText w:val="%1."/>
      <w:lvlJc w:val="left"/>
      <w:pPr>
        <w:ind w:left="720" w:hanging="360"/>
      </w:pPr>
    </w:lvl>
    <w:lvl w:ilvl="1" w:tplc="37528FF4">
      <w:start w:val="1"/>
      <w:numFmt w:val="lowerLetter"/>
      <w:lvlText w:val="%2."/>
      <w:lvlJc w:val="left"/>
      <w:pPr>
        <w:ind w:left="1440" w:hanging="360"/>
      </w:pPr>
    </w:lvl>
    <w:lvl w:ilvl="2" w:tplc="F904C398">
      <w:start w:val="1"/>
      <w:numFmt w:val="lowerRoman"/>
      <w:lvlText w:val="%3."/>
      <w:lvlJc w:val="right"/>
      <w:pPr>
        <w:ind w:left="2160" w:hanging="180"/>
      </w:pPr>
    </w:lvl>
    <w:lvl w:ilvl="3" w:tplc="3796CFAA">
      <w:start w:val="3"/>
      <w:numFmt w:val="decimal"/>
      <w:lvlText w:val="%4."/>
      <w:lvlJc w:val="left"/>
      <w:pPr>
        <w:ind w:left="2880" w:hanging="360"/>
      </w:pPr>
    </w:lvl>
    <w:lvl w:ilvl="4" w:tplc="46F6D336">
      <w:start w:val="1"/>
      <w:numFmt w:val="lowerLetter"/>
      <w:lvlText w:val="%5."/>
      <w:lvlJc w:val="left"/>
      <w:pPr>
        <w:ind w:left="3600" w:hanging="360"/>
      </w:pPr>
    </w:lvl>
    <w:lvl w:ilvl="5" w:tplc="5BFAE81A">
      <w:start w:val="1"/>
      <w:numFmt w:val="lowerRoman"/>
      <w:lvlText w:val="%6."/>
      <w:lvlJc w:val="right"/>
      <w:pPr>
        <w:ind w:left="4320" w:hanging="180"/>
      </w:pPr>
    </w:lvl>
    <w:lvl w:ilvl="6" w:tplc="E1448FAE">
      <w:start w:val="1"/>
      <w:numFmt w:val="decimal"/>
      <w:lvlText w:val="%7."/>
      <w:lvlJc w:val="left"/>
      <w:pPr>
        <w:ind w:left="5040" w:hanging="360"/>
      </w:pPr>
    </w:lvl>
    <w:lvl w:ilvl="7" w:tplc="73888AD0">
      <w:start w:val="1"/>
      <w:numFmt w:val="lowerLetter"/>
      <w:lvlText w:val="%8."/>
      <w:lvlJc w:val="left"/>
      <w:pPr>
        <w:ind w:left="5760" w:hanging="360"/>
      </w:pPr>
    </w:lvl>
    <w:lvl w:ilvl="8" w:tplc="F920FB22">
      <w:start w:val="1"/>
      <w:numFmt w:val="lowerRoman"/>
      <w:lvlText w:val="%9."/>
      <w:lvlJc w:val="right"/>
      <w:pPr>
        <w:ind w:left="6480" w:hanging="180"/>
      </w:pPr>
    </w:lvl>
  </w:abstractNum>
  <w:abstractNum w:abstractNumId="530" w15:restartNumberingAfterBreak="0">
    <w:nsid w:val="5D6A78CB"/>
    <w:multiLevelType w:val="hybridMultilevel"/>
    <w:tmpl w:val="CE2857BE"/>
    <w:lvl w:ilvl="0" w:tplc="687CE2B8">
      <w:start w:val="1"/>
      <w:numFmt w:val="decimal"/>
      <w:lvlText w:val="%1."/>
      <w:lvlJc w:val="left"/>
      <w:pPr>
        <w:ind w:left="720" w:hanging="360"/>
      </w:pPr>
    </w:lvl>
    <w:lvl w:ilvl="1" w:tplc="4AE6AD58">
      <w:start w:val="1"/>
      <w:numFmt w:val="lowerLetter"/>
      <w:lvlText w:val="%2."/>
      <w:lvlJc w:val="left"/>
      <w:pPr>
        <w:ind w:left="1440" w:hanging="360"/>
      </w:pPr>
    </w:lvl>
    <w:lvl w:ilvl="2" w:tplc="A6C0BCCA">
      <w:start w:val="1"/>
      <w:numFmt w:val="lowerRoman"/>
      <w:lvlText w:val="%3."/>
      <w:lvlJc w:val="right"/>
      <w:pPr>
        <w:ind w:left="2160" w:hanging="180"/>
      </w:pPr>
    </w:lvl>
    <w:lvl w:ilvl="3" w:tplc="11C65020">
      <w:start w:val="1"/>
      <w:numFmt w:val="decimal"/>
      <w:lvlText w:val="%4."/>
      <w:lvlJc w:val="left"/>
      <w:pPr>
        <w:ind w:left="2880" w:hanging="360"/>
      </w:pPr>
    </w:lvl>
    <w:lvl w:ilvl="4" w:tplc="610CA5E8">
      <w:start w:val="1"/>
      <w:numFmt w:val="lowerLetter"/>
      <w:lvlText w:val="%5."/>
      <w:lvlJc w:val="left"/>
      <w:pPr>
        <w:ind w:left="3600" w:hanging="360"/>
      </w:pPr>
    </w:lvl>
    <w:lvl w:ilvl="5" w:tplc="5700F4CC">
      <w:start w:val="1"/>
      <w:numFmt w:val="lowerRoman"/>
      <w:lvlText w:val="%6."/>
      <w:lvlJc w:val="right"/>
      <w:pPr>
        <w:ind w:left="4320" w:hanging="180"/>
      </w:pPr>
    </w:lvl>
    <w:lvl w:ilvl="6" w:tplc="C08A224A">
      <w:start w:val="1"/>
      <w:numFmt w:val="decimal"/>
      <w:lvlText w:val="%7."/>
      <w:lvlJc w:val="left"/>
      <w:pPr>
        <w:ind w:left="5040" w:hanging="360"/>
      </w:pPr>
    </w:lvl>
    <w:lvl w:ilvl="7" w:tplc="F468DE18">
      <w:start w:val="1"/>
      <w:numFmt w:val="lowerLetter"/>
      <w:lvlText w:val="%8."/>
      <w:lvlJc w:val="left"/>
      <w:pPr>
        <w:ind w:left="5760" w:hanging="360"/>
      </w:pPr>
    </w:lvl>
    <w:lvl w:ilvl="8" w:tplc="F30235E2">
      <w:start w:val="1"/>
      <w:numFmt w:val="lowerRoman"/>
      <w:lvlText w:val="%9."/>
      <w:lvlJc w:val="right"/>
      <w:pPr>
        <w:ind w:left="6480" w:hanging="180"/>
      </w:pPr>
    </w:lvl>
  </w:abstractNum>
  <w:abstractNum w:abstractNumId="531" w15:restartNumberingAfterBreak="0">
    <w:nsid w:val="5DA025D5"/>
    <w:multiLevelType w:val="hybridMultilevel"/>
    <w:tmpl w:val="A3E8AB0C"/>
    <w:lvl w:ilvl="0" w:tplc="997E1EFE">
      <w:start w:val="1"/>
      <w:numFmt w:val="decimal"/>
      <w:lvlText w:val="%1."/>
      <w:lvlJc w:val="left"/>
      <w:pPr>
        <w:ind w:left="720" w:hanging="360"/>
      </w:pPr>
    </w:lvl>
    <w:lvl w:ilvl="1" w:tplc="7774FE38">
      <w:start w:val="1"/>
      <w:numFmt w:val="lowerLetter"/>
      <w:lvlText w:val="%2."/>
      <w:lvlJc w:val="left"/>
      <w:pPr>
        <w:ind w:left="1440" w:hanging="360"/>
      </w:pPr>
    </w:lvl>
    <w:lvl w:ilvl="2" w:tplc="6352C12E">
      <w:start w:val="1"/>
      <w:numFmt w:val="lowerRoman"/>
      <w:lvlText w:val="%3."/>
      <w:lvlJc w:val="right"/>
      <w:pPr>
        <w:ind w:left="2160" w:hanging="180"/>
      </w:pPr>
    </w:lvl>
    <w:lvl w:ilvl="3" w:tplc="B9BC19DE">
      <w:start w:val="1"/>
      <w:numFmt w:val="decimal"/>
      <w:lvlText w:val="%4."/>
      <w:lvlJc w:val="left"/>
      <w:pPr>
        <w:ind w:left="2880" w:hanging="360"/>
      </w:pPr>
    </w:lvl>
    <w:lvl w:ilvl="4" w:tplc="B62AE2A0">
      <w:start w:val="1"/>
      <w:numFmt w:val="lowerLetter"/>
      <w:lvlText w:val="%5."/>
      <w:lvlJc w:val="left"/>
      <w:pPr>
        <w:ind w:left="3600" w:hanging="360"/>
      </w:pPr>
    </w:lvl>
    <w:lvl w:ilvl="5" w:tplc="AA8C6FBA">
      <w:start w:val="1"/>
      <w:numFmt w:val="lowerRoman"/>
      <w:lvlText w:val="%6."/>
      <w:lvlJc w:val="right"/>
      <w:pPr>
        <w:ind w:left="4320" w:hanging="180"/>
      </w:pPr>
    </w:lvl>
    <w:lvl w:ilvl="6" w:tplc="996C3D26">
      <w:start w:val="1"/>
      <w:numFmt w:val="decimal"/>
      <w:lvlText w:val="%7."/>
      <w:lvlJc w:val="left"/>
      <w:pPr>
        <w:ind w:left="5040" w:hanging="360"/>
      </w:pPr>
    </w:lvl>
    <w:lvl w:ilvl="7" w:tplc="5F78D21E">
      <w:start w:val="1"/>
      <w:numFmt w:val="lowerLetter"/>
      <w:lvlText w:val="%8."/>
      <w:lvlJc w:val="left"/>
      <w:pPr>
        <w:ind w:left="5760" w:hanging="360"/>
      </w:pPr>
    </w:lvl>
    <w:lvl w:ilvl="8" w:tplc="5C5ED804">
      <w:start w:val="1"/>
      <w:numFmt w:val="lowerRoman"/>
      <w:lvlText w:val="%9."/>
      <w:lvlJc w:val="right"/>
      <w:pPr>
        <w:ind w:left="6480" w:hanging="180"/>
      </w:pPr>
    </w:lvl>
  </w:abstractNum>
  <w:abstractNum w:abstractNumId="532" w15:restartNumberingAfterBreak="0">
    <w:nsid w:val="5DA3A229"/>
    <w:multiLevelType w:val="hybridMultilevel"/>
    <w:tmpl w:val="8BD031D2"/>
    <w:lvl w:ilvl="0" w:tplc="D4AC8426">
      <w:start w:val="1"/>
      <w:numFmt w:val="bullet"/>
      <w:lvlText w:val=""/>
      <w:lvlJc w:val="left"/>
      <w:pPr>
        <w:ind w:left="2880" w:hanging="360"/>
      </w:pPr>
      <w:rPr>
        <w:rFonts w:ascii="Symbol" w:hAnsi="Symbol" w:hint="default"/>
      </w:rPr>
    </w:lvl>
    <w:lvl w:ilvl="1" w:tplc="43C2ED7A">
      <w:start w:val="1"/>
      <w:numFmt w:val="bullet"/>
      <w:lvlText w:val="o"/>
      <w:lvlJc w:val="left"/>
      <w:pPr>
        <w:ind w:left="3600" w:hanging="360"/>
      </w:pPr>
      <w:rPr>
        <w:rFonts w:ascii="Courier New" w:hAnsi="Courier New" w:hint="default"/>
      </w:rPr>
    </w:lvl>
    <w:lvl w:ilvl="2" w:tplc="FD6CCE5E">
      <w:start w:val="1"/>
      <w:numFmt w:val="bullet"/>
      <w:lvlText w:val=""/>
      <w:lvlJc w:val="left"/>
      <w:pPr>
        <w:ind w:left="4320" w:hanging="360"/>
      </w:pPr>
      <w:rPr>
        <w:rFonts w:ascii="Wingdings" w:hAnsi="Wingdings" w:hint="default"/>
      </w:rPr>
    </w:lvl>
    <w:lvl w:ilvl="3" w:tplc="6FF22D38">
      <w:start w:val="1"/>
      <w:numFmt w:val="bullet"/>
      <w:lvlText w:val=""/>
      <w:lvlJc w:val="left"/>
      <w:pPr>
        <w:ind w:left="5040" w:hanging="360"/>
      </w:pPr>
      <w:rPr>
        <w:rFonts w:ascii="Symbol" w:hAnsi="Symbol" w:hint="default"/>
      </w:rPr>
    </w:lvl>
    <w:lvl w:ilvl="4" w:tplc="3A6ED610">
      <w:start w:val="1"/>
      <w:numFmt w:val="bullet"/>
      <w:lvlText w:val="o"/>
      <w:lvlJc w:val="left"/>
      <w:pPr>
        <w:ind w:left="5760" w:hanging="360"/>
      </w:pPr>
      <w:rPr>
        <w:rFonts w:ascii="Courier New" w:hAnsi="Courier New" w:hint="default"/>
      </w:rPr>
    </w:lvl>
    <w:lvl w:ilvl="5" w:tplc="AB927F9C">
      <w:start w:val="1"/>
      <w:numFmt w:val="bullet"/>
      <w:lvlText w:val=""/>
      <w:lvlJc w:val="left"/>
      <w:pPr>
        <w:ind w:left="6480" w:hanging="360"/>
      </w:pPr>
      <w:rPr>
        <w:rFonts w:ascii="Wingdings" w:hAnsi="Wingdings" w:hint="default"/>
      </w:rPr>
    </w:lvl>
    <w:lvl w:ilvl="6" w:tplc="FB8A7C98">
      <w:start w:val="1"/>
      <w:numFmt w:val="bullet"/>
      <w:lvlText w:val=""/>
      <w:lvlJc w:val="left"/>
      <w:pPr>
        <w:ind w:left="7200" w:hanging="360"/>
      </w:pPr>
      <w:rPr>
        <w:rFonts w:ascii="Symbol" w:hAnsi="Symbol" w:hint="default"/>
      </w:rPr>
    </w:lvl>
    <w:lvl w:ilvl="7" w:tplc="515EDD44">
      <w:start w:val="1"/>
      <w:numFmt w:val="bullet"/>
      <w:lvlText w:val="o"/>
      <w:lvlJc w:val="left"/>
      <w:pPr>
        <w:ind w:left="7920" w:hanging="360"/>
      </w:pPr>
      <w:rPr>
        <w:rFonts w:ascii="Courier New" w:hAnsi="Courier New" w:hint="default"/>
      </w:rPr>
    </w:lvl>
    <w:lvl w:ilvl="8" w:tplc="1D08271E">
      <w:start w:val="1"/>
      <w:numFmt w:val="bullet"/>
      <w:lvlText w:val=""/>
      <w:lvlJc w:val="left"/>
      <w:pPr>
        <w:ind w:left="8640" w:hanging="360"/>
      </w:pPr>
      <w:rPr>
        <w:rFonts w:ascii="Wingdings" w:hAnsi="Wingdings" w:hint="default"/>
      </w:rPr>
    </w:lvl>
  </w:abstractNum>
  <w:abstractNum w:abstractNumId="533" w15:restartNumberingAfterBreak="0">
    <w:nsid w:val="5DE22FDD"/>
    <w:multiLevelType w:val="hybridMultilevel"/>
    <w:tmpl w:val="CD04B014"/>
    <w:lvl w:ilvl="0" w:tplc="5E3C83AE">
      <w:start w:val="1"/>
      <w:numFmt w:val="decimal"/>
      <w:lvlText w:val="%1."/>
      <w:lvlJc w:val="left"/>
      <w:pPr>
        <w:ind w:left="720" w:hanging="360"/>
      </w:pPr>
    </w:lvl>
    <w:lvl w:ilvl="1" w:tplc="1268A1AC">
      <w:start w:val="1"/>
      <w:numFmt w:val="lowerLetter"/>
      <w:lvlText w:val="%2."/>
      <w:lvlJc w:val="left"/>
      <w:pPr>
        <w:ind w:left="1440" w:hanging="360"/>
      </w:pPr>
    </w:lvl>
    <w:lvl w:ilvl="2" w:tplc="CC1E574C">
      <w:start w:val="1"/>
      <w:numFmt w:val="lowerRoman"/>
      <w:lvlText w:val="%3."/>
      <w:lvlJc w:val="right"/>
      <w:pPr>
        <w:ind w:left="2160" w:hanging="180"/>
      </w:pPr>
    </w:lvl>
    <w:lvl w:ilvl="3" w:tplc="8F0429E2">
      <w:start w:val="1"/>
      <w:numFmt w:val="decimal"/>
      <w:lvlText w:val="%4."/>
      <w:lvlJc w:val="left"/>
      <w:pPr>
        <w:ind w:left="2880" w:hanging="360"/>
      </w:pPr>
    </w:lvl>
    <w:lvl w:ilvl="4" w:tplc="0D0A9734">
      <w:start w:val="1"/>
      <w:numFmt w:val="lowerLetter"/>
      <w:lvlText w:val="%5."/>
      <w:lvlJc w:val="left"/>
      <w:pPr>
        <w:ind w:left="3600" w:hanging="360"/>
      </w:pPr>
    </w:lvl>
    <w:lvl w:ilvl="5" w:tplc="2110C170">
      <w:start w:val="1"/>
      <w:numFmt w:val="lowerRoman"/>
      <w:lvlText w:val="%6."/>
      <w:lvlJc w:val="right"/>
      <w:pPr>
        <w:ind w:left="4320" w:hanging="180"/>
      </w:pPr>
    </w:lvl>
    <w:lvl w:ilvl="6" w:tplc="893A0F00">
      <w:start w:val="1"/>
      <w:numFmt w:val="decimal"/>
      <w:lvlText w:val="%7."/>
      <w:lvlJc w:val="left"/>
      <w:pPr>
        <w:ind w:left="5040" w:hanging="360"/>
      </w:pPr>
    </w:lvl>
    <w:lvl w:ilvl="7" w:tplc="DAC0900E">
      <w:start w:val="1"/>
      <w:numFmt w:val="lowerLetter"/>
      <w:lvlText w:val="%8."/>
      <w:lvlJc w:val="left"/>
      <w:pPr>
        <w:ind w:left="5760" w:hanging="360"/>
      </w:pPr>
    </w:lvl>
    <w:lvl w:ilvl="8" w:tplc="0EB0E326">
      <w:start w:val="1"/>
      <w:numFmt w:val="lowerRoman"/>
      <w:lvlText w:val="%9."/>
      <w:lvlJc w:val="right"/>
      <w:pPr>
        <w:ind w:left="6480" w:hanging="180"/>
      </w:pPr>
    </w:lvl>
  </w:abstractNum>
  <w:abstractNum w:abstractNumId="534" w15:restartNumberingAfterBreak="0">
    <w:nsid w:val="5E576EAE"/>
    <w:multiLevelType w:val="hybridMultilevel"/>
    <w:tmpl w:val="B2D042BE"/>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5" w15:restartNumberingAfterBreak="0">
    <w:nsid w:val="5E7AD1B6"/>
    <w:multiLevelType w:val="hybridMultilevel"/>
    <w:tmpl w:val="134A6CDE"/>
    <w:lvl w:ilvl="0" w:tplc="D9A08074">
      <w:start w:val="1"/>
      <w:numFmt w:val="bullet"/>
      <w:lvlText w:val=""/>
      <w:lvlJc w:val="left"/>
      <w:pPr>
        <w:ind w:left="720" w:hanging="360"/>
      </w:pPr>
      <w:rPr>
        <w:rFonts w:ascii="Symbol" w:hAnsi="Symbol" w:hint="default"/>
      </w:rPr>
    </w:lvl>
    <w:lvl w:ilvl="1" w:tplc="818C3D88">
      <w:start w:val="1"/>
      <w:numFmt w:val="bullet"/>
      <w:lvlText w:val="o"/>
      <w:lvlJc w:val="left"/>
      <w:pPr>
        <w:ind w:left="1440" w:hanging="360"/>
      </w:pPr>
      <w:rPr>
        <w:rFonts w:ascii="&quot;Courier New&quot;" w:hAnsi="&quot;Courier New&quot;" w:hint="default"/>
      </w:rPr>
    </w:lvl>
    <w:lvl w:ilvl="2" w:tplc="01DC9900">
      <w:start w:val="1"/>
      <w:numFmt w:val="bullet"/>
      <w:lvlText w:val=""/>
      <w:lvlJc w:val="left"/>
      <w:pPr>
        <w:ind w:left="2160" w:hanging="360"/>
      </w:pPr>
      <w:rPr>
        <w:rFonts w:ascii="Wingdings" w:hAnsi="Wingdings" w:hint="default"/>
      </w:rPr>
    </w:lvl>
    <w:lvl w:ilvl="3" w:tplc="1F4E3F88">
      <w:start w:val="1"/>
      <w:numFmt w:val="bullet"/>
      <w:lvlText w:val=""/>
      <w:lvlJc w:val="left"/>
      <w:pPr>
        <w:ind w:left="2880" w:hanging="360"/>
      </w:pPr>
      <w:rPr>
        <w:rFonts w:ascii="Symbol" w:hAnsi="Symbol" w:hint="default"/>
      </w:rPr>
    </w:lvl>
    <w:lvl w:ilvl="4" w:tplc="BE401E16">
      <w:start w:val="1"/>
      <w:numFmt w:val="bullet"/>
      <w:lvlText w:val="o"/>
      <w:lvlJc w:val="left"/>
      <w:pPr>
        <w:ind w:left="3600" w:hanging="360"/>
      </w:pPr>
      <w:rPr>
        <w:rFonts w:ascii="Courier New" w:hAnsi="Courier New" w:hint="default"/>
      </w:rPr>
    </w:lvl>
    <w:lvl w:ilvl="5" w:tplc="8AB6D4E8">
      <w:start w:val="1"/>
      <w:numFmt w:val="bullet"/>
      <w:lvlText w:val=""/>
      <w:lvlJc w:val="left"/>
      <w:pPr>
        <w:ind w:left="4320" w:hanging="360"/>
      </w:pPr>
      <w:rPr>
        <w:rFonts w:ascii="Wingdings" w:hAnsi="Wingdings" w:hint="default"/>
      </w:rPr>
    </w:lvl>
    <w:lvl w:ilvl="6" w:tplc="414EB48C">
      <w:start w:val="1"/>
      <w:numFmt w:val="bullet"/>
      <w:lvlText w:val=""/>
      <w:lvlJc w:val="left"/>
      <w:pPr>
        <w:ind w:left="5040" w:hanging="360"/>
      </w:pPr>
      <w:rPr>
        <w:rFonts w:ascii="Symbol" w:hAnsi="Symbol" w:hint="default"/>
      </w:rPr>
    </w:lvl>
    <w:lvl w:ilvl="7" w:tplc="CF0C7E4E">
      <w:start w:val="1"/>
      <w:numFmt w:val="bullet"/>
      <w:lvlText w:val="o"/>
      <w:lvlJc w:val="left"/>
      <w:pPr>
        <w:ind w:left="5760" w:hanging="360"/>
      </w:pPr>
      <w:rPr>
        <w:rFonts w:ascii="Courier New" w:hAnsi="Courier New" w:hint="default"/>
      </w:rPr>
    </w:lvl>
    <w:lvl w:ilvl="8" w:tplc="FED26D8A">
      <w:start w:val="1"/>
      <w:numFmt w:val="bullet"/>
      <w:lvlText w:val=""/>
      <w:lvlJc w:val="left"/>
      <w:pPr>
        <w:ind w:left="6480" w:hanging="360"/>
      </w:pPr>
      <w:rPr>
        <w:rFonts w:ascii="Wingdings" w:hAnsi="Wingdings" w:hint="default"/>
      </w:rPr>
    </w:lvl>
  </w:abstractNum>
  <w:abstractNum w:abstractNumId="536" w15:restartNumberingAfterBreak="0">
    <w:nsid w:val="5E8D6CBC"/>
    <w:multiLevelType w:val="hybridMultilevel"/>
    <w:tmpl w:val="26C828F6"/>
    <w:lvl w:ilvl="0" w:tplc="DA3E3A58">
      <w:start w:val="1"/>
      <w:numFmt w:val="decimal"/>
      <w:lvlText w:val="%1."/>
      <w:lvlJc w:val="left"/>
      <w:pPr>
        <w:ind w:left="720" w:hanging="360"/>
      </w:pPr>
    </w:lvl>
    <w:lvl w:ilvl="1" w:tplc="C99258AC">
      <w:start w:val="1"/>
      <w:numFmt w:val="lowerLetter"/>
      <w:lvlText w:val="%2."/>
      <w:lvlJc w:val="left"/>
      <w:pPr>
        <w:ind w:left="1440" w:hanging="360"/>
      </w:pPr>
    </w:lvl>
    <w:lvl w:ilvl="2" w:tplc="4E30F40A">
      <w:start w:val="1"/>
      <w:numFmt w:val="lowerRoman"/>
      <w:lvlText w:val="%3."/>
      <w:lvlJc w:val="right"/>
      <w:pPr>
        <w:ind w:left="2160" w:hanging="180"/>
      </w:pPr>
    </w:lvl>
    <w:lvl w:ilvl="3" w:tplc="B5864F44">
      <w:start w:val="1"/>
      <w:numFmt w:val="decimal"/>
      <w:lvlText w:val="%4."/>
      <w:lvlJc w:val="left"/>
      <w:pPr>
        <w:ind w:left="2880" w:hanging="360"/>
      </w:pPr>
    </w:lvl>
    <w:lvl w:ilvl="4" w:tplc="36A81964">
      <w:start w:val="1"/>
      <w:numFmt w:val="lowerLetter"/>
      <w:lvlText w:val="%5."/>
      <w:lvlJc w:val="left"/>
      <w:pPr>
        <w:ind w:left="3600" w:hanging="360"/>
      </w:pPr>
    </w:lvl>
    <w:lvl w:ilvl="5" w:tplc="9B28BE3A">
      <w:start w:val="1"/>
      <w:numFmt w:val="lowerRoman"/>
      <w:lvlText w:val="%6."/>
      <w:lvlJc w:val="right"/>
      <w:pPr>
        <w:ind w:left="4320" w:hanging="180"/>
      </w:pPr>
    </w:lvl>
    <w:lvl w:ilvl="6" w:tplc="6DE433A6">
      <w:start w:val="1"/>
      <w:numFmt w:val="decimal"/>
      <w:lvlText w:val="%7."/>
      <w:lvlJc w:val="left"/>
      <w:pPr>
        <w:ind w:left="5040" w:hanging="360"/>
      </w:pPr>
    </w:lvl>
    <w:lvl w:ilvl="7" w:tplc="BF34ACCE">
      <w:start w:val="1"/>
      <w:numFmt w:val="lowerLetter"/>
      <w:lvlText w:val="%8."/>
      <w:lvlJc w:val="left"/>
      <w:pPr>
        <w:ind w:left="5760" w:hanging="360"/>
      </w:pPr>
    </w:lvl>
    <w:lvl w:ilvl="8" w:tplc="C62E8686">
      <w:start w:val="1"/>
      <w:numFmt w:val="lowerRoman"/>
      <w:lvlText w:val="%9."/>
      <w:lvlJc w:val="right"/>
      <w:pPr>
        <w:ind w:left="6480" w:hanging="180"/>
      </w:pPr>
    </w:lvl>
  </w:abstractNum>
  <w:abstractNum w:abstractNumId="537" w15:restartNumberingAfterBreak="0">
    <w:nsid w:val="5EF54B09"/>
    <w:multiLevelType w:val="hybridMultilevel"/>
    <w:tmpl w:val="C9762EA4"/>
    <w:lvl w:ilvl="0" w:tplc="B99AD070">
      <w:start w:val="1"/>
      <w:numFmt w:val="decimal"/>
      <w:lvlText w:val="%1."/>
      <w:lvlJc w:val="left"/>
      <w:pPr>
        <w:ind w:left="720" w:hanging="360"/>
      </w:pPr>
    </w:lvl>
    <w:lvl w:ilvl="1" w:tplc="E54ADDB2">
      <w:start w:val="1"/>
      <w:numFmt w:val="lowerLetter"/>
      <w:lvlText w:val="%2."/>
      <w:lvlJc w:val="left"/>
      <w:pPr>
        <w:ind w:left="1440" w:hanging="360"/>
      </w:pPr>
    </w:lvl>
    <w:lvl w:ilvl="2" w:tplc="BACEF1DC">
      <w:start w:val="1"/>
      <w:numFmt w:val="lowerRoman"/>
      <w:lvlText w:val="%3."/>
      <w:lvlJc w:val="right"/>
      <w:pPr>
        <w:ind w:left="2160" w:hanging="180"/>
      </w:pPr>
    </w:lvl>
    <w:lvl w:ilvl="3" w:tplc="4F0AA15A">
      <w:start w:val="3"/>
      <w:numFmt w:val="decimal"/>
      <w:lvlText w:val="%4."/>
      <w:lvlJc w:val="left"/>
      <w:pPr>
        <w:ind w:left="2880" w:hanging="360"/>
      </w:pPr>
    </w:lvl>
    <w:lvl w:ilvl="4" w:tplc="7D0A7222">
      <w:start w:val="1"/>
      <w:numFmt w:val="lowerLetter"/>
      <w:lvlText w:val="%5."/>
      <w:lvlJc w:val="left"/>
      <w:pPr>
        <w:ind w:left="3600" w:hanging="360"/>
      </w:pPr>
    </w:lvl>
    <w:lvl w:ilvl="5" w:tplc="0108D7A8">
      <w:start w:val="1"/>
      <w:numFmt w:val="lowerRoman"/>
      <w:lvlText w:val="%6."/>
      <w:lvlJc w:val="right"/>
      <w:pPr>
        <w:ind w:left="4320" w:hanging="180"/>
      </w:pPr>
    </w:lvl>
    <w:lvl w:ilvl="6" w:tplc="F86E5716">
      <w:start w:val="1"/>
      <w:numFmt w:val="decimal"/>
      <w:lvlText w:val="%7."/>
      <w:lvlJc w:val="left"/>
      <w:pPr>
        <w:ind w:left="5040" w:hanging="360"/>
      </w:pPr>
    </w:lvl>
    <w:lvl w:ilvl="7" w:tplc="3A3C6D7E">
      <w:start w:val="1"/>
      <w:numFmt w:val="lowerLetter"/>
      <w:lvlText w:val="%8."/>
      <w:lvlJc w:val="left"/>
      <w:pPr>
        <w:ind w:left="5760" w:hanging="360"/>
      </w:pPr>
    </w:lvl>
    <w:lvl w:ilvl="8" w:tplc="EB24739A">
      <w:start w:val="1"/>
      <w:numFmt w:val="lowerRoman"/>
      <w:lvlText w:val="%9."/>
      <w:lvlJc w:val="right"/>
      <w:pPr>
        <w:ind w:left="6480" w:hanging="180"/>
      </w:pPr>
    </w:lvl>
  </w:abstractNum>
  <w:abstractNum w:abstractNumId="538" w15:restartNumberingAfterBreak="0">
    <w:nsid w:val="5F12C89A"/>
    <w:multiLevelType w:val="hybridMultilevel"/>
    <w:tmpl w:val="496C20F6"/>
    <w:lvl w:ilvl="0" w:tplc="DCA6479E">
      <w:start w:val="1"/>
      <w:numFmt w:val="decimal"/>
      <w:lvlText w:val="%1."/>
      <w:lvlJc w:val="left"/>
      <w:pPr>
        <w:ind w:left="720" w:hanging="360"/>
      </w:pPr>
    </w:lvl>
    <w:lvl w:ilvl="1" w:tplc="EE84F6E8">
      <w:start w:val="1"/>
      <w:numFmt w:val="lowerLetter"/>
      <w:lvlText w:val="%2."/>
      <w:lvlJc w:val="left"/>
      <w:pPr>
        <w:ind w:left="1440" w:hanging="360"/>
      </w:pPr>
    </w:lvl>
    <w:lvl w:ilvl="2" w:tplc="E758B6DC">
      <w:start w:val="1"/>
      <w:numFmt w:val="lowerRoman"/>
      <w:lvlText w:val="%3."/>
      <w:lvlJc w:val="right"/>
      <w:pPr>
        <w:ind w:left="2160" w:hanging="180"/>
      </w:pPr>
    </w:lvl>
    <w:lvl w:ilvl="3" w:tplc="8C146BD4">
      <w:start w:val="1"/>
      <w:numFmt w:val="decimal"/>
      <w:lvlText w:val="%4."/>
      <w:lvlJc w:val="left"/>
      <w:pPr>
        <w:ind w:left="2880" w:hanging="360"/>
      </w:pPr>
    </w:lvl>
    <w:lvl w:ilvl="4" w:tplc="0B644AB8">
      <w:start w:val="1"/>
      <w:numFmt w:val="lowerLetter"/>
      <w:lvlText w:val="%5."/>
      <w:lvlJc w:val="left"/>
      <w:pPr>
        <w:ind w:left="3600" w:hanging="360"/>
      </w:pPr>
    </w:lvl>
    <w:lvl w:ilvl="5" w:tplc="CCCEB1C2">
      <w:start w:val="1"/>
      <w:numFmt w:val="lowerRoman"/>
      <w:lvlText w:val="%6."/>
      <w:lvlJc w:val="right"/>
      <w:pPr>
        <w:ind w:left="4320" w:hanging="180"/>
      </w:pPr>
    </w:lvl>
    <w:lvl w:ilvl="6" w:tplc="F5902302">
      <w:start w:val="1"/>
      <w:numFmt w:val="decimal"/>
      <w:lvlText w:val="%7."/>
      <w:lvlJc w:val="left"/>
      <w:pPr>
        <w:ind w:left="5040" w:hanging="360"/>
      </w:pPr>
    </w:lvl>
    <w:lvl w:ilvl="7" w:tplc="78443654">
      <w:start w:val="1"/>
      <w:numFmt w:val="lowerLetter"/>
      <w:lvlText w:val="%8."/>
      <w:lvlJc w:val="left"/>
      <w:pPr>
        <w:ind w:left="5760" w:hanging="360"/>
      </w:pPr>
    </w:lvl>
    <w:lvl w:ilvl="8" w:tplc="A106DBA6">
      <w:start w:val="1"/>
      <w:numFmt w:val="lowerRoman"/>
      <w:lvlText w:val="%9."/>
      <w:lvlJc w:val="right"/>
      <w:pPr>
        <w:ind w:left="6480" w:hanging="180"/>
      </w:pPr>
    </w:lvl>
  </w:abstractNum>
  <w:abstractNum w:abstractNumId="539" w15:restartNumberingAfterBreak="0">
    <w:nsid w:val="5F497CEC"/>
    <w:multiLevelType w:val="hybridMultilevel"/>
    <w:tmpl w:val="68AC0590"/>
    <w:lvl w:ilvl="0" w:tplc="CD0023A8">
      <w:start w:val="1"/>
      <w:numFmt w:val="bullet"/>
      <w:lvlText w:val=""/>
      <w:lvlJc w:val="left"/>
      <w:pPr>
        <w:ind w:left="720" w:hanging="360"/>
      </w:pPr>
      <w:rPr>
        <w:rFonts w:ascii="Symbol" w:hAnsi="Symbol" w:hint="default"/>
      </w:rPr>
    </w:lvl>
    <w:lvl w:ilvl="1" w:tplc="34E0ECD4">
      <w:start w:val="1"/>
      <w:numFmt w:val="bullet"/>
      <w:lvlText w:val="o"/>
      <w:lvlJc w:val="left"/>
      <w:pPr>
        <w:ind w:left="1440" w:hanging="360"/>
      </w:pPr>
      <w:rPr>
        <w:rFonts w:ascii="&quot;Courier New&quot;" w:hAnsi="&quot;Courier New&quot;" w:hint="default"/>
      </w:rPr>
    </w:lvl>
    <w:lvl w:ilvl="2" w:tplc="38707D5E">
      <w:start w:val="1"/>
      <w:numFmt w:val="bullet"/>
      <w:lvlText w:val=""/>
      <w:lvlJc w:val="left"/>
      <w:pPr>
        <w:ind w:left="2160" w:hanging="360"/>
      </w:pPr>
      <w:rPr>
        <w:rFonts w:ascii="Wingdings" w:hAnsi="Wingdings" w:hint="default"/>
      </w:rPr>
    </w:lvl>
    <w:lvl w:ilvl="3" w:tplc="EC704D0A">
      <w:start w:val="1"/>
      <w:numFmt w:val="bullet"/>
      <w:lvlText w:val=""/>
      <w:lvlJc w:val="left"/>
      <w:pPr>
        <w:ind w:left="2880" w:hanging="360"/>
      </w:pPr>
      <w:rPr>
        <w:rFonts w:ascii="Symbol" w:hAnsi="Symbol" w:hint="default"/>
      </w:rPr>
    </w:lvl>
    <w:lvl w:ilvl="4" w:tplc="FCBEAC5A">
      <w:start w:val="1"/>
      <w:numFmt w:val="bullet"/>
      <w:lvlText w:val="o"/>
      <w:lvlJc w:val="left"/>
      <w:pPr>
        <w:ind w:left="3600" w:hanging="360"/>
      </w:pPr>
      <w:rPr>
        <w:rFonts w:ascii="Courier New" w:hAnsi="Courier New" w:hint="default"/>
      </w:rPr>
    </w:lvl>
    <w:lvl w:ilvl="5" w:tplc="68865326">
      <w:start w:val="1"/>
      <w:numFmt w:val="bullet"/>
      <w:lvlText w:val=""/>
      <w:lvlJc w:val="left"/>
      <w:pPr>
        <w:ind w:left="4320" w:hanging="360"/>
      </w:pPr>
      <w:rPr>
        <w:rFonts w:ascii="Wingdings" w:hAnsi="Wingdings" w:hint="default"/>
      </w:rPr>
    </w:lvl>
    <w:lvl w:ilvl="6" w:tplc="71845B28">
      <w:start w:val="1"/>
      <w:numFmt w:val="bullet"/>
      <w:lvlText w:val=""/>
      <w:lvlJc w:val="left"/>
      <w:pPr>
        <w:ind w:left="5040" w:hanging="360"/>
      </w:pPr>
      <w:rPr>
        <w:rFonts w:ascii="Symbol" w:hAnsi="Symbol" w:hint="default"/>
      </w:rPr>
    </w:lvl>
    <w:lvl w:ilvl="7" w:tplc="6DACDB8E">
      <w:start w:val="1"/>
      <w:numFmt w:val="bullet"/>
      <w:lvlText w:val="o"/>
      <w:lvlJc w:val="left"/>
      <w:pPr>
        <w:ind w:left="5760" w:hanging="360"/>
      </w:pPr>
      <w:rPr>
        <w:rFonts w:ascii="Courier New" w:hAnsi="Courier New" w:hint="default"/>
      </w:rPr>
    </w:lvl>
    <w:lvl w:ilvl="8" w:tplc="7C8A2684">
      <w:start w:val="1"/>
      <w:numFmt w:val="bullet"/>
      <w:lvlText w:val=""/>
      <w:lvlJc w:val="left"/>
      <w:pPr>
        <w:ind w:left="6480" w:hanging="360"/>
      </w:pPr>
      <w:rPr>
        <w:rFonts w:ascii="Wingdings" w:hAnsi="Wingdings" w:hint="default"/>
      </w:rPr>
    </w:lvl>
  </w:abstractNum>
  <w:abstractNum w:abstractNumId="540" w15:restartNumberingAfterBreak="0">
    <w:nsid w:val="5FCF66D3"/>
    <w:multiLevelType w:val="hybridMultilevel"/>
    <w:tmpl w:val="C3C26B9C"/>
    <w:lvl w:ilvl="0" w:tplc="A378A7DC">
      <w:start w:val="1"/>
      <w:numFmt w:val="decimal"/>
      <w:lvlText w:val="%1."/>
      <w:lvlJc w:val="left"/>
      <w:pPr>
        <w:ind w:left="720" w:hanging="360"/>
      </w:pPr>
    </w:lvl>
    <w:lvl w:ilvl="1" w:tplc="53681E0C">
      <w:start w:val="1"/>
      <w:numFmt w:val="lowerLetter"/>
      <w:lvlText w:val="%2."/>
      <w:lvlJc w:val="left"/>
      <w:pPr>
        <w:ind w:left="1440" w:hanging="360"/>
      </w:pPr>
    </w:lvl>
    <w:lvl w:ilvl="2" w:tplc="0914BDDE">
      <w:start w:val="5"/>
      <w:numFmt w:val="lowerRoman"/>
      <w:lvlText w:val="%3."/>
      <w:lvlJc w:val="right"/>
      <w:pPr>
        <w:ind w:left="2160" w:hanging="180"/>
      </w:pPr>
    </w:lvl>
    <w:lvl w:ilvl="3" w:tplc="888CC894">
      <w:start w:val="1"/>
      <w:numFmt w:val="decimal"/>
      <w:lvlText w:val="%4."/>
      <w:lvlJc w:val="left"/>
      <w:pPr>
        <w:ind w:left="2880" w:hanging="360"/>
      </w:pPr>
    </w:lvl>
    <w:lvl w:ilvl="4" w:tplc="921E20EA">
      <w:start w:val="1"/>
      <w:numFmt w:val="lowerLetter"/>
      <w:lvlText w:val="%5."/>
      <w:lvlJc w:val="left"/>
      <w:pPr>
        <w:ind w:left="3600" w:hanging="360"/>
      </w:pPr>
    </w:lvl>
    <w:lvl w:ilvl="5" w:tplc="197C2970">
      <w:start w:val="1"/>
      <w:numFmt w:val="lowerRoman"/>
      <w:lvlText w:val="%6."/>
      <w:lvlJc w:val="right"/>
      <w:pPr>
        <w:ind w:left="4320" w:hanging="180"/>
      </w:pPr>
    </w:lvl>
    <w:lvl w:ilvl="6" w:tplc="F6AE2DA0">
      <w:start w:val="1"/>
      <w:numFmt w:val="decimal"/>
      <w:lvlText w:val="%7."/>
      <w:lvlJc w:val="left"/>
      <w:pPr>
        <w:ind w:left="5040" w:hanging="360"/>
      </w:pPr>
    </w:lvl>
    <w:lvl w:ilvl="7" w:tplc="A6BC246E">
      <w:start w:val="1"/>
      <w:numFmt w:val="lowerLetter"/>
      <w:lvlText w:val="%8."/>
      <w:lvlJc w:val="left"/>
      <w:pPr>
        <w:ind w:left="5760" w:hanging="360"/>
      </w:pPr>
    </w:lvl>
    <w:lvl w:ilvl="8" w:tplc="0C846722">
      <w:start w:val="1"/>
      <w:numFmt w:val="lowerRoman"/>
      <w:lvlText w:val="%9."/>
      <w:lvlJc w:val="right"/>
      <w:pPr>
        <w:ind w:left="6480" w:hanging="180"/>
      </w:pPr>
    </w:lvl>
  </w:abstractNum>
  <w:abstractNum w:abstractNumId="541" w15:restartNumberingAfterBreak="0">
    <w:nsid w:val="600A2A79"/>
    <w:multiLevelType w:val="hybridMultilevel"/>
    <w:tmpl w:val="E49AAB0E"/>
    <w:lvl w:ilvl="0" w:tplc="AC84F480">
      <w:start w:val="1"/>
      <w:numFmt w:val="decimal"/>
      <w:lvlText w:val="%1."/>
      <w:lvlJc w:val="left"/>
      <w:pPr>
        <w:ind w:left="720" w:hanging="360"/>
      </w:pPr>
    </w:lvl>
    <w:lvl w:ilvl="1" w:tplc="97E014CC">
      <w:start w:val="1"/>
      <w:numFmt w:val="lowerLetter"/>
      <w:lvlText w:val="%2."/>
      <w:lvlJc w:val="left"/>
      <w:pPr>
        <w:ind w:left="1440" w:hanging="360"/>
      </w:pPr>
    </w:lvl>
    <w:lvl w:ilvl="2" w:tplc="46C45454">
      <w:start w:val="1"/>
      <w:numFmt w:val="lowerRoman"/>
      <w:lvlText w:val="%3."/>
      <w:lvlJc w:val="right"/>
      <w:pPr>
        <w:ind w:left="2160" w:hanging="180"/>
      </w:pPr>
    </w:lvl>
    <w:lvl w:ilvl="3" w:tplc="69F424EE">
      <w:start w:val="1"/>
      <w:numFmt w:val="decimal"/>
      <w:lvlText w:val="%4."/>
      <w:lvlJc w:val="left"/>
      <w:pPr>
        <w:ind w:left="2880" w:hanging="360"/>
      </w:pPr>
    </w:lvl>
    <w:lvl w:ilvl="4" w:tplc="1EA60668">
      <w:start w:val="1"/>
      <w:numFmt w:val="lowerLetter"/>
      <w:lvlText w:val="%5."/>
      <w:lvlJc w:val="left"/>
      <w:pPr>
        <w:ind w:left="3600" w:hanging="360"/>
      </w:pPr>
    </w:lvl>
    <w:lvl w:ilvl="5" w:tplc="3942EEC4">
      <w:start w:val="1"/>
      <w:numFmt w:val="lowerRoman"/>
      <w:lvlText w:val="%6."/>
      <w:lvlJc w:val="right"/>
      <w:pPr>
        <w:ind w:left="4320" w:hanging="180"/>
      </w:pPr>
    </w:lvl>
    <w:lvl w:ilvl="6" w:tplc="91A04080">
      <w:start w:val="1"/>
      <w:numFmt w:val="decimal"/>
      <w:lvlText w:val="%7."/>
      <w:lvlJc w:val="left"/>
      <w:pPr>
        <w:ind w:left="5040" w:hanging="360"/>
      </w:pPr>
    </w:lvl>
    <w:lvl w:ilvl="7" w:tplc="E53A6004">
      <w:start w:val="1"/>
      <w:numFmt w:val="lowerLetter"/>
      <w:lvlText w:val="%8."/>
      <w:lvlJc w:val="left"/>
      <w:pPr>
        <w:ind w:left="5760" w:hanging="360"/>
      </w:pPr>
    </w:lvl>
    <w:lvl w:ilvl="8" w:tplc="0ABABC36">
      <w:start w:val="1"/>
      <w:numFmt w:val="lowerRoman"/>
      <w:lvlText w:val="%9."/>
      <w:lvlJc w:val="right"/>
      <w:pPr>
        <w:ind w:left="6480" w:hanging="180"/>
      </w:pPr>
    </w:lvl>
  </w:abstractNum>
  <w:abstractNum w:abstractNumId="542" w15:restartNumberingAfterBreak="0">
    <w:nsid w:val="608551E2"/>
    <w:multiLevelType w:val="hybridMultilevel"/>
    <w:tmpl w:val="DB5A89BC"/>
    <w:lvl w:ilvl="0" w:tplc="5E122EBC">
      <w:start w:val="1"/>
      <w:numFmt w:val="bullet"/>
      <w:lvlText w:val=""/>
      <w:lvlJc w:val="left"/>
      <w:pPr>
        <w:ind w:left="720" w:hanging="360"/>
      </w:pPr>
      <w:rPr>
        <w:rFonts w:ascii="Symbol" w:hAnsi="Symbol" w:hint="default"/>
      </w:rPr>
    </w:lvl>
    <w:lvl w:ilvl="1" w:tplc="5B92666C">
      <w:start w:val="1"/>
      <w:numFmt w:val="bullet"/>
      <w:lvlText w:val="o"/>
      <w:lvlJc w:val="left"/>
      <w:pPr>
        <w:ind w:left="1440" w:hanging="360"/>
      </w:pPr>
      <w:rPr>
        <w:rFonts w:ascii="&quot;Courier New&quot;" w:hAnsi="&quot;Courier New&quot;" w:hint="default"/>
      </w:rPr>
    </w:lvl>
    <w:lvl w:ilvl="2" w:tplc="D7C09C4A">
      <w:start w:val="1"/>
      <w:numFmt w:val="bullet"/>
      <w:lvlText w:val=""/>
      <w:lvlJc w:val="left"/>
      <w:pPr>
        <w:ind w:left="2160" w:hanging="360"/>
      </w:pPr>
      <w:rPr>
        <w:rFonts w:ascii="Wingdings" w:hAnsi="Wingdings" w:hint="default"/>
      </w:rPr>
    </w:lvl>
    <w:lvl w:ilvl="3" w:tplc="63DEB1BA">
      <w:start w:val="1"/>
      <w:numFmt w:val="bullet"/>
      <w:lvlText w:val=""/>
      <w:lvlJc w:val="left"/>
      <w:pPr>
        <w:ind w:left="2880" w:hanging="360"/>
      </w:pPr>
      <w:rPr>
        <w:rFonts w:ascii="Symbol" w:hAnsi="Symbol" w:hint="default"/>
      </w:rPr>
    </w:lvl>
    <w:lvl w:ilvl="4" w:tplc="C8D40418">
      <w:start w:val="1"/>
      <w:numFmt w:val="bullet"/>
      <w:lvlText w:val="o"/>
      <w:lvlJc w:val="left"/>
      <w:pPr>
        <w:ind w:left="3600" w:hanging="360"/>
      </w:pPr>
      <w:rPr>
        <w:rFonts w:ascii="Courier New" w:hAnsi="Courier New" w:hint="default"/>
      </w:rPr>
    </w:lvl>
    <w:lvl w:ilvl="5" w:tplc="6E482E48">
      <w:start w:val="1"/>
      <w:numFmt w:val="bullet"/>
      <w:lvlText w:val=""/>
      <w:lvlJc w:val="left"/>
      <w:pPr>
        <w:ind w:left="4320" w:hanging="360"/>
      </w:pPr>
      <w:rPr>
        <w:rFonts w:ascii="Wingdings" w:hAnsi="Wingdings" w:hint="default"/>
      </w:rPr>
    </w:lvl>
    <w:lvl w:ilvl="6" w:tplc="E766BF4A">
      <w:start w:val="1"/>
      <w:numFmt w:val="bullet"/>
      <w:lvlText w:val=""/>
      <w:lvlJc w:val="left"/>
      <w:pPr>
        <w:ind w:left="5040" w:hanging="360"/>
      </w:pPr>
      <w:rPr>
        <w:rFonts w:ascii="Symbol" w:hAnsi="Symbol" w:hint="default"/>
      </w:rPr>
    </w:lvl>
    <w:lvl w:ilvl="7" w:tplc="27D43902">
      <w:start w:val="1"/>
      <w:numFmt w:val="bullet"/>
      <w:lvlText w:val="o"/>
      <w:lvlJc w:val="left"/>
      <w:pPr>
        <w:ind w:left="5760" w:hanging="360"/>
      </w:pPr>
      <w:rPr>
        <w:rFonts w:ascii="Courier New" w:hAnsi="Courier New" w:hint="default"/>
      </w:rPr>
    </w:lvl>
    <w:lvl w:ilvl="8" w:tplc="5806655C">
      <w:start w:val="1"/>
      <w:numFmt w:val="bullet"/>
      <w:lvlText w:val=""/>
      <w:lvlJc w:val="left"/>
      <w:pPr>
        <w:ind w:left="6480" w:hanging="360"/>
      </w:pPr>
      <w:rPr>
        <w:rFonts w:ascii="Wingdings" w:hAnsi="Wingdings" w:hint="default"/>
      </w:rPr>
    </w:lvl>
  </w:abstractNum>
  <w:abstractNum w:abstractNumId="543" w15:restartNumberingAfterBreak="0">
    <w:nsid w:val="60A8F53F"/>
    <w:multiLevelType w:val="hybridMultilevel"/>
    <w:tmpl w:val="19FE8430"/>
    <w:lvl w:ilvl="0" w:tplc="C9A66150">
      <w:start w:val="1"/>
      <w:numFmt w:val="bullet"/>
      <w:lvlText w:val=""/>
      <w:lvlJc w:val="left"/>
      <w:pPr>
        <w:ind w:left="720" w:hanging="360"/>
      </w:pPr>
      <w:rPr>
        <w:rFonts w:ascii="Symbol" w:hAnsi="Symbol" w:hint="default"/>
      </w:rPr>
    </w:lvl>
    <w:lvl w:ilvl="1" w:tplc="D8AA8274">
      <w:start w:val="1"/>
      <w:numFmt w:val="bullet"/>
      <w:lvlText w:val=""/>
      <w:lvlJc w:val="left"/>
      <w:pPr>
        <w:ind w:left="1440" w:hanging="360"/>
      </w:pPr>
      <w:rPr>
        <w:rFonts w:ascii="Symbol" w:hAnsi="Symbol" w:hint="default"/>
      </w:rPr>
    </w:lvl>
    <w:lvl w:ilvl="2" w:tplc="182C9B08">
      <w:start w:val="1"/>
      <w:numFmt w:val="bullet"/>
      <w:lvlText w:val=""/>
      <w:lvlJc w:val="left"/>
      <w:pPr>
        <w:ind w:left="2160" w:hanging="360"/>
      </w:pPr>
      <w:rPr>
        <w:rFonts w:ascii="Wingdings" w:hAnsi="Wingdings" w:hint="default"/>
      </w:rPr>
    </w:lvl>
    <w:lvl w:ilvl="3" w:tplc="F21E14EC">
      <w:start w:val="1"/>
      <w:numFmt w:val="bullet"/>
      <w:lvlText w:val=""/>
      <w:lvlJc w:val="left"/>
      <w:pPr>
        <w:ind w:left="2880" w:hanging="360"/>
      </w:pPr>
      <w:rPr>
        <w:rFonts w:ascii="Symbol" w:hAnsi="Symbol" w:hint="default"/>
      </w:rPr>
    </w:lvl>
    <w:lvl w:ilvl="4" w:tplc="11E84E5E">
      <w:start w:val="1"/>
      <w:numFmt w:val="bullet"/>
      <w:lvlText w:val="o"/>
      <w:lvlJc w:val="left"/>
      <w:pPr>
        <w:ind w:left="3600" w:hanging="360"/>
      </w:pPr>
      <w:rPr>
        <w:rFonts w:ascii="Courier New" w:hAnsi="Courier New" w:hint="default"/>
      </w:rPr>
    </w:lvl>
    <w:lvl w:ilvl="5" w:tplc="E842D106">
      <w:start w:val="1"/>
      <w:numFmt w:val="bullet"/>
      <w:lvlText w:val=""/>
      <w:lvlJc w:val="left"/>
      <w:pPr>
        <w:ind w:left="4320" w:hanging="360"/>
      </w:pPr>
      <w:rPr>
        <w:rFonts w:ascii="Wingdings" w:hAnsi="Wingdings" w:hint="default"/>
      </w:rPr>
    </w:lvl>
    <w:lvl w:ilvl="6" w:tplc="8D765036">
      <w:start w:val="1"/>
      <w:numFmt w:val="bullet"/>
      <w:lvlText w:val=""/>
      <w:lvlJc w:val="left"/>
      <w:pPr>
        <w:ind w:left="5040" w:hanging="360"/>
      </w:pPr>
      <w:rPr>
        <w:rFonts w:ascii="Symbol" w:hAnsi="Symbol" w:hint="default"/>
      </w:rPr>
    </w:lvl>
    <w:lvl w:ilvl="7" w:tplc="79F05A12">
      <w:start w:val="1"/>
      <w:numFmt w:val="bullet"/>
      <w:lvlText w:val="o"/>
      <w:lvlJc w:val="left"/>
      <w:pPr>
        <w:ind w:left="5760" w:hanging="360"/>
      </w:pPr>
      <w:rPr>
        <w:rFonts w:ascii="Courier New" w:hAnsi="Courier New" w:hint="default"/>
      </w:rPr>
    </w:lvl>
    <w:lvl w:ilvl="8" w:tplc="D900562A">
      <w:start w:val="1"/>
      <w:numFmt w:val="bullet"/>
      <w:lvlText w:val=""/>
      <w:lvlJc w:val="left"/>
      <w:pPr>
        <w:ind w:left="6480" w:hanging="360"/>
      </w:pPr>
      <w:rPr>
        <w:rFonts w:ascii="Wingdings" w:hAnsi="Wingdings" w:hint="default"/>
      </w:rPr>
    </w:lvl>
  </w:abstractNum>
  <w:abstractNum w:abstractNumId="544" w15:restartNumberingAfterBreak="0">
    <w:nsid w:val="60BC2424"/>
    <w:multiLevelType w:val="hybridMultilevel"/>
    <w:tmpl w:val="85BAC056"/>
    <w:lvl w:ilvl="0" w:tplc="37BC9FD8">
      <w:start w:val="1"/>
      <w:numFmt w:val="bullet"/>
      <w:lvlText w:val=""/>
      <w:lvlJc w:val="left"/>
      <w:pPr>
        <w:ind w:left="720" w:hanging="360"/>
      </w:pPr>
      <w:rPr>
        <w:rFonts w:ascii="Symbol" w:hAnsi="Symbol" w:hint="default"/>
      </w:rPr>
    </w:lvl>
    <w:lvl w:ilvl="1" w:tplc="C2689228">
      <w:start w:val="1"/>
      <w:numFmt w:val="bullet"/>
      <w:lvlText w:val="·"/>
      <w:lvlJc w:val="left"/>
      <w:pPr>
        <w:ind w:left="1440" w:hanging="360"/>
      </w:pPr>
      <w:rPr>
        <w:rFonts w:ascii="Symbol" w:hAnsi="Symbol" w:hint="default"/>
      </w:rPr>
    </w:lvl>
    <w:lvl w:ilvl="2" w:tplc="AAE0F5AE">
      <w:start w:val="1"/>
      <w:numFmt w:val="bullet"/>
      <w:lvlText w:val=""/>
      <w:lvlJc w:val="left"/>
      <w:pPr>
        <w:ind w:left="2160" w:hanging="360"/>
      </w:pPr>
      <w:rPr>
        <w:rFonts w:ascii="Wingdings" w:hAnsi="Wingdings" w:hint="default"/>
      </w:rPr>
    </w:lvl>
    <w:lvl w:ilvl="3" w:tplc="D19AA328">
      <w:start w:val="1"/>
      <w:numFmt w:val="bullet"/>
      <w:lvlText w:val=""/>
      <w:lvlJc w:val="left"/>
      <w:pPr>
        <w:ind w:left="2880" w:hanging="360"/>
      </w:pPr>
      <w:rPr>
        <w:rFonts w:ascii="Symbol" w:hAnsi="Symbol" w:hint="default"/>
      </w:rPr>
    </w:lvl>
    <w:lvl w:ilvl="4" w:tplc="C19275D6">
      <w:start w:val="1"/>
      <w:numFmt w:val="bullet"/>
      <w:lvlText w:val="o"/>
      <w:lvlJc w:val="left"/>
      <w:pPr>
        <w:ind w:left="3600" w:hanging="360"/>
      </w:pPr>
      <w:rPr>
        <w:rFonts w:ascii="Courier New" w:hAnsi="Courier New" w:hint="default"/>
      </w:rPr>
    </w:lvl>
    <w:lvl w:ilvl="5" w:tplc="2D742752">
      <w:start w:val="1"/>
      <w:numFmt w:val="bullet"/>
      <w:lvlText w:val=""/>
      <w:lvlJc w:val="left"/>
      <w:pPr>
        <w:ind w:left="4320" w:hanging="360"/>
      </w:pPr>
      <w:rPr>
        <w:rFonts w:ascii="Wingdings" w:hAnsi="Wingdings" w:hint="default"/>
      </w:rPr>
    </w:lvl>
    <w:lvl w:ilvl="6" w:tplc="F034B47A">
      <w:start w:val="1"/>
      <w:numFmt w:val="bullet"/>
      <w:lvlText w:val=""/>
      <w:lvlJc w:val="left"/>
      <w:pPr>
        <w:ind w:left="5040" w:hanging="360"/>
      </w:pPr>
      <w:rPr>
        <w:rFonts w:ascii="Symbol" w:hAnsi="Symbol" w:hint="default"/>
      </w:rPr>
    </w:lvl>
    <w:lvl w:ilvl="7" w:tplc="42483062">
      <w:start w:val="1"/>
      <w:numFmt w:val="bullet"/>
      <w:lvlText w:val="o"/>
      <w:lvlJc w:val="left"/>
      <w:pPr>
        <w:ind w:left="5760" w:hanging="360"/>
      </w:pPr>
      <w:rPr>
        <w:rFonts w:ascii="Courier New" w:hAnsi="Courier New" w:hint="default"/>
      </w:rPr>
    </w:lvl>
    <w:lvl w:ilvl="8" w:tplc="8A148678">
      <w:start w:val="1"/>
      <w:numFmt w:val="bullet"/>
      <w:lvlText w:val=""/>
      <w:lvlJc w:val="left"/>
      <w:pPr>
        <w:ind w:left="6480" w:hanging="360"/>
      </w:pPr>
      <w:rPr>
        <w:rFonts w:ascii="Wingdings" w:hAnsi="Wingdings" w:hint="default"/>
      </w:rPr>
    </w:lvl>
  </w:abstractNum>
  <w:abstractNum w:abstractNumId="545" w15:restartNumberingAfterBreak="0">
    <w:nsid w:val="60C06CB7"/>
    <w:multiLevelType w:val="hybridMultilevel"/>
    <w:tmpl w:val="D0B2C784"/>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6" w15:restartNumberingAfterBreak="0">
    <w:nsid w:val="60CF1F5C"/>
    <w:multiLevelType w:val="hybridMultilevel"/>
    <w:tmpl w:val="644C1CEA"/>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7" w15:restartNumberingAfterBreak="0">
    <w:nsid w:val="60E8286E"/>
    <w:multiLevelType w:val="hybridMultilevel"/>
    <w:tmpl w:val="695C5D64"/>
    <w:lvl w:ilvl="0" w:tplc="549E9E16">
      <w:start w:val="1"/>
      <w:numFmt w:val="decimal"/>
      <w:lvlText w:val="%1."/>
      <w:lvlJc w:val="left"/>
      <w:pPr>
        <w:ind w:left="720" w:hanging="360"/>
      </w:pPr>
    </w:lvl>
    <w:lvl w:ilvl="1" w:tplc="42088468">
      <w:start w:val="1"/>
      <w:numFmt w:val="lowerLetter"/>
      <w:lvlText w:val="%2."/>
      <w:lvlJc w:val="left"/>
      <w:pPr>
        <w:ind w:left="1440" w:hanging="360"/>
      </w:pPr>
    </w:lvl>
    <w:lvl w:ilvl="2" w:tplc="F5D6DA26">
      <w:start w:val="1"/>
      <w:numFmt w:val="lowerRoman"/>
      <w:lvlText w:val="%3."/>
      <w:lvlJc w:val="right"/>
      <w:pPr>
        <w:ind w:left="2160" w:hanging="180"/>
      </w:pPr>
    </w:lvl>
    <w:lvl w:ilvl="3" w:tplc="5CAE1148">
      <w:start w:val="1"/>
      <w:numFmt w:val="decimal"/>
      <w:lvlText w:val="%4."/>
      <w:lvlJc w:val="left"/>
      <w:pPr>
        <w:ind w:left="2880" w:hanging="360"/>
      </w:pPr>
    </w:lvl>
    <w:lvl w:ilvl="4" w:tplc="50B81DDA">
      <w:start w:val="1"/>
      <w:numFmt w:val="lowerLetter"/>
      <w:lvlText w:val="%5."/>
      <w:lvlJc w:val="left"/>
      <w:pPr>
        <w:ind w:left="3600" w:hanging="360"/>
      </w:pPr>
    </w:lvl>
    <w:lvl w:ilvl="5" w:tplc="AEF44C80">
      <w:start w:val="1"/>
      <w:numFmt w:val="lowerRoman"/>
      <w:lvlText w:val="%6."/>
      <w:lvlJc w:val="right"/>
      <w:pPr>
        <w:ind w:left="4320" w:hanging="180"/>
      </w:pPr>
    </w:lvl>
    <w:lvl w:ilvl="6" w:tplc="323802A0">
      <w:start w:val="1"/>
      <w:numFmt w:val="decimal"/>
      <w:lvlText w:val="%7."/>
      <w:lvlJc w:val="left"/>
      <w:pPr>
        <w:ind w:left="5040" w:hanging="360"/>
      </w:pPr>
    </w:lvl>
    <w:lvl w:ilvl="7" w:tplc="ED821E20">
      <w:start w:val="1"/>
      <w:numFmt w:val="lowerLetter"/>
      <w:lvlText w:val="%8."/>
      <w:lvlJc w:val="left"/>
      <w:pPr>
        <w:ind w:left="5760" w:hanging="360"/>
      </w:pPr>
    </w:lvl>
    <w:lvl w:ilvl="8" w:tplc="F5E4ED12">
      <w:start w:val="1"/>
      <w:numFmt w:val="lowerRoman"/>
      <w:lvlText w:val="%9."/>
      <w:lvlJc w:val="right"/>
      <w:pPr>
        <w:ind w:left="6480" w:hanging="180"/>
      </w:pPr>
    </w:lvl>
  </w:abstractNum>
  <w:abstractNum w:abstractNumId="548" w15:restartNumberingAfterBreak="0">
    <w:nsid w:val="610DB3B3"/>
    <w:multiLevelType w:val="hybridMultilevel"/>
    <w:tmpl w:val="3E5A8D2E"/>
    <w:lvl w:ilvl="0" w:tplc="977A9236">
      <w:start w:val="1"/>
      <w:numFmt w:val="decimal"/>
      <w:lvlText w:val="%1."/>
      <w:lvlJc w:val="left"/>
      <w:pPr>
        <w:ind w:left="720" w:hanging="360"/>
      </w:pPr>
    </w:lvl>
    <w:lvl w:ilvl="1" w:tplc="907A1762">
      <w:start w:val="1"/>
      <w:numFmt w:val="lowerLetter"/>
      <w:lvlText w:val="%2."/>
      <w:lvlJc w:val="left"/>
      <w:pPr>
        <w:ind w:left="1440" w:hanging="360"/>
      </w:pPr>
    </w:lvl>
    <w:lvl w:ilvl="2" w:tplc="6FEC3BA2">
      <w:start w:val="1"/>
      <w:numFmt w:val="lowerRoman"/>
      <w:lvlText w:val="%3."/>
      <w:lvlJc w:val="right"/>
      <w:pPr>
        <w:ind w:left="2160" w:hanging="180"/>
      </w:pPr>
    </w:lvl>
    <w:lvl w:ilvl="3" w:tplc="155A5BBA">
      <w:start w:val="1"/>
      <w:numFmt w:val="decimal"/>
      <w:lvlText w:val="%4."/>
      <w:lvlJc w:val="left"/>
      <w:pPr>
        <w:ind w:left="2880" w:hanging="360"/>
      </w:pPr>
    </w:lvl>
    <w:lvl w:ilvl="4" w:tplc="68949182">
      <w:start w:val="1"/>
      <w:numFmt w:val="lowerLetter"/>
      <w:lvlText w:val="%5."/>
      <w:lvlJc w:val="left"/>
      <w:pPr>
        <w:ind w:left="3600" w:hanging="360"/>
      </w:pPr>
    </w:lvl>
    <w:lvl w:ilvl="5" w:tplc="BC4E8C8E">
      <w:start w:val="1"/>
      <w:numFmt w:val="lowerRoman"/>
      <w:lvlText w:val="%6."/>
      <w:lvlJc w:val="right"/>
      <w:pPr>
        <w:ind w:left="4320" w:hanging="180"/>
      </w:pPr>
    </w:lvl>
    <w:lvl w:ilvl="6" w:tplc="86CA6C04">
      <w:start w:val="1"/>
      <w:numFmt w:val="decimal"/>
      <w:lvlText w:val="%7."/>
      <w:lvlJc w:val="left"/>
      <w:pPr>
        <w:ind w:left="5040" w:hanging="360"/>
      </w:pPr>
    </w:lvl>
    <w:lvl w:ilvl="7" w:tplc="40E2B12E">
      <w:start w:val="1"/>
      <w:numFmt w:val="lowerLetter"/>
      <w:lvlText w:val="%8."/>
      <w:lvlJc w:val="left"/>
      <w:pPr>
        <w:ind w:left="5760" w:hanging="360"/>
      </w:pPr>
    </w:lvl>
    <w:lvl w:ilvl="8" w:tplc="D1763500">
      <w:start w:val="1"/>
      <w:numFmt w:val="lowerRoman"/>
      <w:lvlText w:val="%9."/>
      <w:lvlJc w:val="right"/>
      <w:pPr>
        <w:ind w:left="6480" w:hanging="180"/>
      </w:pPr>
    </w:lvl>
  </w:abstractNum>
  <w:abstractNum w:abstractNumId="549" w15:restartNumberingAfterBreak="0">
    <w:nsid w:val="613B454B"/>
    <w:multiLevelType w:val="hybridMultilevel"/>
    <w:tmpl w:val="627C939C"/>
    <w:lvl w:ilvl="0" w:tplc="3836D038">
      <w:start w:val="1"/>
      <w:numFmt w:val="decimal"/>
      <w:lvlText w:val="%1."/>
      <w:lvlJc w:val="left"/>
      <w:pPr>
        <w:ind w:left="720" w:hanging="360"/>
      </w:pPr>
    </w:lvl>
    <w:lvl w:ilvl="1" w:tplc="A42CABBA">
      <w:start w:val="1"/>
      <w:numFmt w:val="lowerLetter"/>
      <w:lvlText w:val="%2."/>
      <w:lvlJc w:val="left"/>
      <w:pPr>
        <w:ind w:left="1440" w:hanging="360"/>
      </w:pPr>
    </w:lvl>
    <w:lvl w:ilvl="2" w:tplc="9C18DEE2">
      <w:start w:val="1"/>
      <w:numFmt w:val="lowerRoman"/>
      <w:lvlText w:val="%3."/>
      <w:lvlJc w:val="right"/>
      <w:pPr>
        <w:ind w:left="2160" w:hanging="180"/>
      </w:pPr>
    </w:lvl>
    <w:lvl w:ilvl="3" w:tplc="2E1C415E">
      <w:start w:val="2"/>
      <w:numFmt w:val="decimal"/>
      <w:lvlText w:val="%4."/>
      <w:lvlJc w:val="left"/>
      <w:pPr>
        <w:ind w:left="2880" w:hanging="360"/>
      </w:pPr>
    </w:lvl>
    <w:lvl w:ilvl="4" w:tplc="15EEC96C">
      <w:start w:val="1"/>
      <w:numFmt w:val="lowerLetter"/>
      <w:lvlText w:val="%5."/>
      <w:lvlJc w:val="left"/>
      <w:pPr>
        <w:ind w:left="3600" w:hanging="360"/>
      </w:pPr>
    </w:lvl>
    <w:lvl w:ilvl="5" w:tplc="C2DE4E3A">
      <w:start w:val="1"/>
      <w:numFmt w:val="lowerRoman"/>
      <w:lvlText w:val="%6."/>
      <w:lvlJc w:val="right"/>
      <w:pPr>
        <w:ind w:left="4320" w:hanging="180"/>
      </w:pPr>
    </w:lvl>
    <w:lvl w:ilvl="6" w:tplc="633A25B4">
      <w:start w:val="1"/>
      <w:numFmt w:val="decimal"/>
      <w:lvlText w:val="%7."/>
      <w:lvlJc w:val="left"/>
      <w:pPr>
        <w:ind w:left="5040" w:hanging="360"/>
      </w:pPr>
    </w:lvl>
    <w:lvl w:ilvl="7" w:tplc="B7EC8B50">
      <w:start w:val="1"/>
      <w:numFmt w:val="lowerLetter"/>
      <w:lvlText w:val="%8."/>
      <w:lvlJc w:val="left"/>
      <w:pPr>
        <w:ind w:left="5760" w:hanging="360"/>
      </w:pPr>
    </w:lvl>
    <w:lvl w:ilvl="8" w:tplc="F9549FDC">
      <w:start w:val="1"/>
      <w:numFmt w:val="lowerRoman"/>
      <w:lvlText w:val="%9."/>
      <w:lvlJc w:val="right"/>
      <w:pPr>
        <w:ind w:left="6480" w:hanging="180"/>
      </w:pPr>
    </w:lvl>
  </w:abstractNum>
  <w:abstractNum w:abstractNumId="550" w15:restartNumberingAfterBreak="0">
    <w:nsid w:val="61427849"/>
    <w:multiLevelType w:val="hybridMultilevel"/>
    <w:tmpl w:val="55E6E94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51" w15:restartNumberingAfterBreak="0">
    <w:nsid w:val="6149657C"/>
    <w:multiLevelType w:val="hybridMultilevel"/>
    <w:tmpl w:val="4EB4BEF0"/>
    <w:lvl w:ilvl="0" w:tplc="9CECB25E">
      <w:start w:val="1"/>
      <w:numFmt w:val="bullet"/>
      <w:lvlText w:val=""/>
      <w:lvlJc w:val="left"/>
      <w:pPr>
        <w:ind w:left="720" w:hanging="360"/>
      </w:pPr>
      <w:rPr>
        <w:rFonts w:ascii="Symbol" w:hAnsi="Symbol" w:hint="default"/>
      </w:rPr>
    </w:lvl>
    <w:lvl w:ilvl="1" w:tplc="4154BCAA">
      <w:start w:val="1"/>
      <w:numFmt w:val="bullet"/>
      <w:lvlText w:val="·"/>
      <w:lvlJc w:val="left"/>
      <w:pPr>
        <w:ind w:left="1440" w:hanging="360"/>
      </w:pPr>
      <w:rPr>
        <w:rFonts w:ascii="Symbol" w:hAnsi="Symbol" w:hint="default"/>
      </w:rPr>
    </w:lvl>
    <w:lvl w:ilvl="2" w:tplc="3996AA2C">
      <w:start w:val="1"/>
      <w:numFmt w:val="bullet"/>
      <w:lvlText w:val=""/>
      <w:lvlJc w:val="left"/>
      <w:pPr>
        <w:ind w:left="2160" w:hanging="360"/>
      </w:pPr>
      <w:rPr>
        <w:rFonts w:ascii="Wingdings" w:hAnsi="Wingdings" w:hint="default"/>
      </w:rPr>
    </w:lvl>
    <w:lvl w:ilvl="3" w:tplc="0B4CD668">
      <w:start w:val="1"/>
      <w:numFmt w:val="bullet"/>
      <w:lvlText w:val=""/>
      <w:lvlJc w:val="left"/>
      <w:pPr>
        <w:ind w:left="2880" w:hanging="360"/>
      </w:pPr>
      <w:rPr>
        <w:rFonts w:ascii="Symbol" w:hAnsi="Symbol" w:hint="default"/>
      </w:rPr>
    </w:lvl>
    <w:lvl w:ilvl="4" w:tplc="D10EA1F6">
      <w:start w:val="1"/>
      <w:numFmt w:val="bullet"/>
      <w:lvlText w:val="o"/>
      <w:lvlJc w:val="left"/>
      <w:pPr>
        <w:ind w:left="3600" w:hanging="360"/>
      </w:pPr>
      <w:rPr>
        <w:rFonts w:ascii="Courier New" w:hAnsi="Courier New" w:hint="default"/>
      </w:rPr>
    </w:lvl>
    <w:lvl w:ilvl="5" w:tplc="0DA49652">
      <w:start w:val="1"/>
      <w:numFmt w:val="bullet"/>
      <w:lvlText w:val=""/>
      <w:lvlJc w:val="left"/>
      <w:pPr>
        <w:ind w:left="4320" w:hanging="360"/>
      </w:pPr>
      <w:rPr>
        <w:rFonts w:ascii="Wingdings" w:hAnsi="Wingdings" w:hint="default"/>
      </w:rPr>
    </w:lvl>
    <w:lvl w:ilvl="6" w:tplc="42DC5A96">
      <w:start w:val="1"/>
      <w:numFmt w:val="bullet"/>
      <w:lvlText w:val=""/>
      <w:lvlJc w:val="left"/>
      <w:pPr>
        <w:ind w:left="5040" w:hanging="360"/>
      </w:pPr>
      <w:rPr>
        <w:rFonts w:ascii="Symbol" w:hAnsi="Symbol" w:hint="default"/>
      </w:rPr>
    </w:lvl>
    <w:lvl w:ilvl="7" w:tplc="9D2E7C48">
      <w:start w:val="1"/>
      <w:numFmt w:val="bullet"/>
      <w:lvlText w:val="o"/>
      <w:lvlJc w:val="left"/>
      <w:pPr>
        <w:ind w:left="5760" w:hanging="360"/>
      </w:pPr>
      <w:rPr>
        <w:rFonts w:ascii="Courier New" w:hAnsi="Courier New" w:hint="default"/>
      </w:rPr>
    </w:lvl>
    <w:lvl w:ilvl="8" w:tplc="334A126A">
      <w:start w:val="1"/>
      <w:numFmt w:val="bullet"/>
      <w:lvlText w:val=""/>
      <w:lvlJc w:val="left"/>
      <w:pPr>
        <w:ind w:left="6480" w:hanging="360"/>
      </w:pPr>
      <w:rPr>
        <w:rFonts w:ascii="Wingdings" w:hAnsi="Wingdings" w:hint="default"/>
      </w:rPr>
    </w:lvl>
  </w:abstractNum>
  <w:abstractNum w:abstractNumId="552" w15:restartNumberingAfterBreak="0">
    <w:nsid w:val="61611A90"/>
    <w:multiLevelType w:val="hybridMultilevel"/>
    <w:tmpl w:val="E034D654"/>
    <w:lvl w:ilvl="0" w:tplc="EEDAE7DE">
      <w:start w:val="1"/>
      <w:numFmt w:val="bullet"/>
      <w:lvlText w:val=""/>
      <w:lvlJc w:val="left"/>
      <w:pPr>
        <w:ind w:left="720" w:hanging="360"/>
      </w:pPr>
      <w:rPr>
        <w:rFonts w:ascii="Symbol" w:hAnsi="Symbol" w:hint="default"/>
      </w:rPr>
    </w:lvl>
    <w:lvl w:ilvl="1" w:tplc="DFCC43FA">
      <w:start w:val="1"/>
      <w:numFmt w:val="bullet"/>
      <w:lvlText w:val="o"/>
      <w:lvlJc w:val="left"/>
      <w:pPr>
        <w:ind w:left="1440" w:hanging="360"/>
      </w:pPr>
      <w:rPr>
        <w:rFonts w:ascii="Courier New" w:hAnsi="Courier New" w:hint="default"/>
      </w:rPr>
    </w:lvl>
    <w:lvl w:ilvl="2" w:tplc="5BF644C4">
      <w:start w:val="1"/>
      <w:numFmt w:val="bullet"/>
      <w:lvlText w:val=""/>
      <w:lvlJc w:val="left"/>
      <w:pPr>
        <w:ind w:left="2160" w:hanging="360"/>
      </w:pPr>
      <w:rPr>
        <w:rFonts w:ascii="Wingdings" w:hAnsi="Wingdings" w:hint="default"/>
      </w:rPr>
    </w:lvl>
    <w:lvl w:ilvl="3" w:tplc="6428E99E">
      <w:start w:val="1"/>
      <w:numFmt w:val="bullet"/>
      <w:lvlText w:val=""/>
      <w:lvlJc w:val="left"/>
      <w:pPr>
        <w:ind w:left="2880" w:hanging="360"/>
      </w:pPr>
      <w:rPr>
        <w:rFonts w:ascii="Symbol" w:hAnsi="Symbol" w:hint="default"/>
      </w:rPr>
    </w:lvl>
    <w:lvl w:ilvl="4" w:tplc="09C88C96">
      <w:start w:val="1"/>
      <w:numFmt w:val="bullet"/>
      <w:lvlText w:val="o"/>
      <w:lvlJc w:val="left"/>
      <w:pPr>
        <w:ind w:left="3600" w:hanging="360"/>
      </w:pPr>
      <w:rPr>
        <w:rFonts w:ascii="Courier New" w:hAnsi="Courier New" w:hint="default"/>
      </w:rPr>
    </w:lvl>
    <w:lvl w:ilvl="5" w:tplc="0248E0C8">
      <w:start w:val="1"/>
      <w:numFmt w:val="bullet"/>
      <w:lvlText w:val=""/>
      <w:lvlJc w:val="left"/>
      <w:pPr>
        <w:ind w:left="4320" w:hanging="360"/>
      </w:pPr>
      <w:rPr>
        <w:rFonts w:ascii="Wingdings" w:hAnsi="Wingdings" w:hint="default"/>
      </w:rPr>
    </w:lvl>
    <w:lvl w:ilvl="6" w:tplc="134EE07A">
      <w:start w:val="1"/>
      <w:numFmt w:val="bullet"/>
      <w:lvlText w:val=""/>
      <w:lvlJc w:val="left"/>
      <w:pPr>
        <w:ind w:left="5040" w:hanging="360"/>
      </w:pPr>
      <w:rPr>
        <w:rFonts w:ascii="Symbol" w:hAnsi="Symbol" w:hint="default"/>
      </w:rPr>
    </w:lvl>
    <w:lvl w:ilvl="7" w:tplc="3432B976">
      <w:start w:val="1"/>
      <w:numFmt w:val="bullet"/>
      <w:lvlText w:val="o"/>
      <w:lvlJc w:val="left"/>
      <w:pPr>
        <w:ind w:left="5760" w:hanging="360"/>
      </w:pPr>
      <w:rPr>
        <w:rFonts w:ascii="Courier New" w:hAnsi="Courier New" w:hint="default"/>
      </w:rPr>
    </w:lvl>
    <w:lvl w:ilvl="8" w:tplc="5680EF16">
      <w:start w:val="1"/>
      <w:numFmt w:val="bullet"/>
      <w:lvlText w:val=""/>
      <w:lvlJc w:val="left"/>
      <w:pPr>
        <w:ind w:left="6480" w:hanging="360"/>
      </w:pPr>
      <w:rPr>
        <w:rFonts w:ascii="Wingdings" w:hAnsi="Wingdings" w:hint="default"/>
      </w:rPr>
    </w:lvl>
  </w:abstractNum>
  <w:abstractNum w:abstractNumId="553" w15:restartNumberingAfterBreak="0">
    <w:nsid w:val="61A20AA8"/>
    <w:multiLevelType w:val="hybridMultilevel"/>
    <w:tmpl w:val="94609D5A"/>
    <w:lvl w:ilvl="0" w:tplc="EAF699D4">
      <w:start w:val="1"/>
      <w:numFmt w:val="decimal"/>
      <w:lvlText w:val="%1."/>
      <w:lvlJc w:val="left"/>
      <w:pPr>
        <w:ind w:left="720" w:hanging="360"/>
      </w:pPr>
    </w:lvl>
    <w:lvl w:ilvl="1" w:tplc="F3F6DB52">
      <w:start w:val="1"/>
      <w:numFmt w:val="lowerLetter"/>
      <w:lvlText w:val="%2."/>
      <w:lvlJc w:val="left"/>
      <w:pPr>
        <w:ind w:left="1440" w:hanging="360"/>
      </w:pPr>
    </w:lvl>
    <w:lvl w:ilvl="2" w:tplc="8182CD2C">
      <w:start w:val="2"/>
      <w:numFmt w:val="lowerRoman"/>
      <w:lvlText w:val="%3."/>
      <w:lvlJc w:val="right"/>
      <w:pPr>
        <w:ind w:left="2160" w:hanging="180"/>
      </w:pPr>
    </w:lvl>
    <w:lvl w:ilvl="3" w:tplc="C3866760">
      <w:start w:val="1"/>
      <w:numFmt w:val="decimal"/>
      <w:lvlText w:val="%4."/>
      <w:lvlJc w:val="left"/>
      <w:pPr>
        <w:ind w:left="2880" w:hanging="360"/>
      </w:pPr>
    </w:lvl>
    <w:lvl w:ilvl="4" w:tplc="522486CC">
      <w:start w:val="1"/>
      <w:numFmt w:val="lowerLetter"/>
      <w:lvlText w:val="%5."/>
      <w:lvlJc w:val="left"/>
      <w:pPr>
        <w:ind w:left="3600" w:hanging="360"/>
      </w:pPr>
    </w:lvl>
    <w:lvl w:ilvl="5" w:tplc="A7F4C136">
      <w:start w:val="1"/>
      <w:numFmt w:val="lowerRoman"/>
      <w:lvlText w:val="%6."/>
      <w:lvlJc w:val="right"/>
      <w:pPr>
        <w:ind w:left="4320" w:hanging="180"/>
      </w:pPr>
    </w:lvl>
    <w:lvl w:ilvl="6" w:tplc="E0B2ACFA">
      <w:start w:val="1"/>
      <w:numFmt w:val="decimal"/>
      <w:lvlText w:val="%7."/>
      <w:lvlJc w:val="left"/>
      <w:pPr>
        <w:ind w:left="5040" w:hanging="360"/>
      </w:pPr>
    </w:lvl>
    <w:lvl w:ilvl="7" w:tplc="699C1BCA">
      <w:start w:val="1"/>
      <w:numFmt w:val="lowerLetter"/>
      <w:lvlText w:val="%8."/>
      <w:lvlJc w:val="left"/>
      <w:pPr>
        <w:ind w:left="5760" w:hanging="360"/>
      </w:pPr>
    </w:lvl>
    <w:lvl w:ilvl="8" w:tplc="8114612C">
      <w:start w:val="1"/>
      <w:numFmt w:val="lowerRoman"/>
      <w:lvlText w:val="%9."/>
      <w:lvlJc w:val="right"/>
      <w:pPr>
        <w:ind w:left="6480" w:hanging="180"/>
      </w:pPr>
    </w:lvl>
  </w:abstractNum>
  <w:abstractNum w:abstractNumId="554" w15:restartNumberingAfterBreak="0">
    <w:nsid w:val="61AFA8C7"/>
    <w:multiLevelType w:val="hybridMultilevel"/>
    <w:tmpl w:val="00CCEB2A"/>
    <w:lvl w:ilvl="0" w:tplc="439C0CA0">
      <w:start w:val="1"/>
      <w:numFmt w:val="bullet"/>
      <w:lvlText w:val=""/>
      <w:lvlJc w:val="left"/>
      <w:pPr>
        <w:ind w:left="720" w:hanging="360"/>
      </w:pPr>
      <w:rPr>
        <w:rFonts w:ascii="Symbol" w:hAnsi="Symbol" w:hint="default"/>
      </w:rPr>
    </w:lvl>
    <w:lvl w:ilvl="1" w:tplc="9A1814DA">
      <w:start w:val="1"/>
      <w:numFmt w:val="bullet"/>
      <w:lvlText w:val="o"/>
      <w:lvlJc w:val="left"/>
      <w:pPr>
        <w:ind w:left="1440" w:hanging="360"/>
      </w:pPr>
      <w:rPr>
        <w:rFonts w:ascii="Courier New" w:hAnsi="Courier New" w:hint="default"/>
      </w:rPr>
    </w:lvl>
    <w:lvl w:ilvl="2" w:tplc="4844B6BC">
      <w:start w:val="1"/>
      <w:numFmt w:val="bullet"/>
      <w:lvlText w:val=""/>
      <w:lvlJc w:val="left"/>
      <w:pPr>
        <w:ind w:left="2160" w:hanging="360"/>
      </w:pPr>
      <w:rPr>
        <w:rFonts w:ascii="Wingdings" w:hAnsi="Wingdings" w:hint="default"/>
      </w:rPr>
    </w:lvl>
    <w:lvl w:ilvl="3" w:tplc="E2F09A74">
      <w:start w:val="1"/>
      <w:numFmt w:val="bullet"/>
      <w:lvlText w:val=""/>
      <w:lvlJc w:val="left"/>
      <w:pPr>
        <w:ind w:left="2880" w:hanging="360"/>
      </w:pPr>
      <w:rPr>
        <w:rFonts w:ascii="Symbol" w:hAnsi="Symbol" w:hint="default"/>
      </w:rPr>
    </w:lvl>
    <w:lvl w:ilvl="4" w:tplc="BB30B9A4">
      <w:start w:val="1"/>
      <w:numFmt w:val="bullet"/>
      <w:lvlText w:val="o"/>
      <w:lvlJc w:val="left"/>
      <w:pPr>
        <w:ind w:left="3600" w:hanging="360"/>
      </w:pPr>
      <w:rPr>
        <w:rFonts w:ascii="Courier New" w:hAnsi="Courier New" w:hint="default"/>
      </w:rPr>
    </w:lvl>
    <w:lvl w:ilvl="5" w:tplc="73806D86">
      <w:start w:val="1"/>
      <w:numFmt w:val="bullet"/>
      <w:lvlText w:val=""/>
      <w:lvlJc w:val="left"/>
      <w:pPr>
        <w:ind w:left="4320" w:hanging="360"/>
      </w:pPr>
      <w:rPr>
        <w:rFonts w:ascii="Wingdings" w:hAnsi="Wingdings" w:hint="default"/>
      </w:rPr>
    </w:lvl>
    <w:lvl w:ilvl="6" w:tplc="0FA80082">
      <w:start w:val="1"/>
      <w:numFmt w:val="bullet"/>
      <w:lvlText w:val=""/>
      <w:lvlJc w:val="left"/>
      <w:pPr>
        <w:ind w:left="5040" w:hanging="360"/>
      </w:pPr>
      <w:rPr>
        <w:rFonts w:ascii="Symbol" w:hAnsi="Symbol" w:hint="default"/>
      </w:rPr>
    </w:lvl>
    <w:lvl w:ilvl="7" w:tplc="D55E2A2E">
      <w:start w:val="1"/>
      <w:numFmt w:val="bullet"/>
      <w:lvlText w:val="o"/>
      <w:lvlJc w:val="left"/>
      <w:pPr>
        <w:ind w:left="5760" w:hanging="360"/>
      </w:pPr>
      <w:rPr>
        <w:rFonts w:ascii="Courier New" w:hAnsi="Courier New" w:hint="default"/>
      </w:rPr>
    </w:lvl>
    <w:lvl w:ilvl="8" w:tplc="85F0B61E">
      <w:start w:val="1"/>
      <w:numFmt w:val="bullet"/>
      <w:lvlText w:val=""/>
      <w:lvlJc w:val="left"/>
      <w:pPr>
        <w:ind w:left="6480" w:hanging="360"/>
      </w:pPr>
      <w:rPr>
        <w:rFonts w:ascii="Wingdings" w:hAnsi="Wingdings" w:hint="default"/>
      </w:rPr>
    </w:lvl>
  </w:abstractNum>
  <w:abstractNum w:abstractNumId="555" w15:restartNumberingAfterBreak="0">
    <w:nsid w:val="620AEBD6"/>
    <w:multiLevelType w:val="hybridMultilevel"/>
    <w:tmpl w:val="65A60400"/>
    <w:lvl w:ilvl="0" w:tplc="E1BA2C30">
      <w:start w:val="1"/>
      <w:numFmt w:val="decimal"/>
      <w:lvlText w:val="%1."/>
      <w:lvlJc w:val="left"/>
      <w:pPr>
        <w:ind w:left="720" w:hanging="360"/>
      </w:pPr>
    </w:lvl>
    <w:lvl w:ilvl="1" w:tplc="77AC9166">
      <w:start w:val="1"/>
      <w:numFmt w:val="lowerLetter"/>
      <w:lvlText w:val="%2."/>
      <w:lvlJc w:val="left"/>
      <w:pPr>
        <w:ind w:left="1440" w:hanging="360"/>
      </w:pPr>
    </w:lvl>
    <w:lvl w:ilvl="2" w:tplc="620CE7E4">
      <w:start w:val="1"/>
      <w:numFmt w:val="lowerRoman"/>
      <w:lvlText w:val="%3."/>
      <w:lvlJc w:val="right"/>
      <w:pPr>
        <w:ind w:left="2160" w:hanging="180"/>
      </w:pPr>
    </w:lvl>
    <w:lvl w:ilvl="3" w:tplc="D2327002">
      <w:start w:val="1"/>
      <w:numFmt w:val="decimal"/>
      <w:lvlText w:val="%4."/>
      <w:lvlJc w:val="left"/>
      <w:pPr>
        <w:ind w:left="2880" w:hanging="360"/>
      </w:pPr>
    </w:lvl>
    <w:lvl w:ilvl="4" w:tplc="60C60070">
      <w:start w:val="1"/>
      <w:numFmt w:val="lowerLetter"/>
      <w:lvlText w:val="%5."/>
      <w:lvlJc w:val="left"/>
      <w:pPr>
        <w:ind w:left="3600" w:hanging="360"/>
      </w:pPr>
    </w:lvl>
    <w:lvl w:ilvl="5" w:tplc="1264EFEC">
      <w:start w:val="1"/>
      <w:numFmt w:val="lowerRoman"/>
      <w:lvlText w:val="%6."/>
      <w:lvlJc w:val="right"/>
      <w:pPr>
        <w:ind w:left="4320" w:hanging="180"/>
      </w:pPr>
    </w:lvl>
    <w:lvl w:ilvl="6" w:tplc="CB1EB75A">
      <w:start w:val="1"/>
      <w:numFmt w:val="decimal"/>
      <w:lvlText w:val="%7."/>
      <w:lvlJc w:val="left"/>
      <w:pPr>
        <w:ind w:left="5040" w:hanging="360"/>
      </w:pPr>
    </w:lvl>
    <w:lvl w:ilvl="7" w:tplc="7996D3CA">
      <w:start w:val="1"/>
      <w:numFmt w:val="lowerLetter"/>
      <w:lvlText w:val="%8."/>
      <w:lvlJc w:val="left"/>
      <w:pPr>
        <w:ind w:left="5760" w:hanging="360"/>
      </w:pPr>
    </w:lvl>
    <w:lvl w:ilvl="8" w:tplc="ADF4E5F0">
      <w:start w:val="1"/>
      <w:numFmt w:val="lowerRoman"/>
      <w:lvlText w:val="%9."/>
      <w:lvlJc w:val="right"/>
      <w:pPr>
        <w:ind w:left="6480" w:hanging="180"/>
      </w:pPr>
    </w:lvl>
  </w:abstractNum>
  <w:abstractNum w:abstractNumId="556" w15:restartNumberingAfterBreak="0">
    <w:nsid w:val="625BF6CE"/>
    <w:multiLevelType w:val="hybridMultilevel"/>
    <w:tmpl w:val="4364CA2C"/>
    <w:lvl w:ilvl="0" w:tplc="9B5EF1A6">
      <w:start w:val="1"/>
      <w:numFmt w:val="bullet"/>
      <w:lvlText w:val=""/>
      <w:lvlJc w:val="left"/>
      <w:pPr>
        <w:ind w:left="720" w:hanging="360"/>
      </w:pPr>
      <w:rPr>
        <w:rFonts w:ascii="Symbol" w:hAnsi="Symbol" w:hint="default"/>
      </w:rPr>
    </w:lvl>
    <w:lvl w:ilvl="1" w:tplc="FDA8D63E">
      <w:start w:val="1"/>
      <w:numFmt w:val="bullet"/>
      <w:lvlText w:val="o"/>
      <w:lvlJc w:val="left"/>
      <w:pPr>
        <w:ind w:left="1440" w:hanging="360"/>
      </w:pPr>
      <w:rPr>
        <w:rFonts w:ascii="Courier New" w:hAnsi="Courier New" w:hint="default"/>
      </w:rPr>
    </w:lvl>
    <w:lvl w:ilvl="2" w:tplc="AC9A38A6">
      <w:start w:val="1"/>
      <w:numFmt w:val="bullet"/>
      <w:lvlText w:val=""/>
      <w:lvlJc w:val="left"/>
      <w:pPr>
        <w:ind w:left="2160" w:hanging="360"/>
      </w:pPr>
      <w:rPr>
        <w:rFonts w:ascii="Wingdings" w:hAnsi="Wingdings" w:hint="default"/>
      </w:rPr>
    </w:lvl>
    <w:lvl w:ilvl="3" w:tplc="CA62B484">
      <w:start w:val="1"/>
      <w:numFmt w:val="bullet"/>
      <w:lvlText w:val=""/>
      <w:lvlJc w:val="left"/>
      <w:pPr>
        <w:ind w:left="2880" w:hanging="360"/>
      </w:pPr>
      <w:rPr>
        <w:rFonts w:ascii="Symbol" w:hAnsi="Symbol" w:hint="default"/>
      </w:rPr>
    </w:lvl>
    <w:lvl w:ilvl="4" w:tplc="BA0E3ED0">
      <w:start w:val="1"/>
      <w:numFmt w:val="bullet"/>
      <w:lvlText w:val="o"/>
      <w:lvlJc w:val="left"/>
      <w:pPr>
        <w:ind w:left="3600" w:hanging="360"/>
      </w:pPr>
      <w:rPr>
        <w:rFonts w:ascii="Courier New" w:hAnsi="Courier New" w:hint="default"/>
      </w:rPr>
    </w:lvl>
    <w:lvl w:ilvl="5" w:tplc="22C4389A">
      <w:start w:val="1"/>
      <w:numFmt w:val="bullet"/>
      <w:lvlText w:val=""/>
      <w:lvlJc w:val="left"/>
      <w:pPr>
        <w:ind w:left="4320" w:hanging="360"/>
      </w:pPr>
      <w:rPr>
        <w:rFonts w:ascii="Wingdings" w:hAnsi="Wingdings" w:hint="default"/>
      </w:rPr>
    </w:lvl>
    <w:lvl w:ilvl="6" w:tplc="C35E88E8">
      <w:start w:val="1"/>
      <w:numFmt w:val="bullet"/>
      <w:lvlText w:val=""/>
      <w:lvlJc w:val="left"/>
      <w:pPr>
        <w:ind w:left="5040" w:hanging="360"/>
      </w:pPr>
      <w:rPr>
        <w:rFonts w:ascii="Symbol" w:hAnsi="Symbol" w:hint="default"/>
      </w:rPr>
    </w:lvl>
    <w:lvl w:ilvl="7" w:tplc="C87CCC82">
      <w:start w:val="1"/>
      <w:numFmt w:val="bullet"/>
      <w:lvlText w:val="o"/>
      <w:lvlJc w:val="left"/>
      <w:pPr>
        <w:ind w:left="5760" w:hanging="360"/>
      </w:pPr>
      <w:rPr>
        <w:rFonts w:ascii="Courier New" w:hAnsi="Courier New" w:hint="default"/>
      </w:rPr>
    </w:lvl>
    <w:lvl w:ilvl="8" w:tplc="4F586610">
      <w:start w:val="1"/>
      <w:numFmt w:val="bullet"/>
      <w:lvlText w:val=""/>
      <w:lvlJc w:val="left"/>
      <w:pPr>
        <w:ind w:left="6480" w:hanging="360"/>
      </w:pPr>
      <w:rPr>
        <w:rFonts w:ascii="Wingdings" w:hAnsi="Wingdings" w:hint="default"/>
      </w:rPr>
    </w:lvl>
  </w:abstractNum>
  <w:abstractNum w:abstractNumId="557" w15:restartNumberingAfterBreak="0">
    <w:nsid w:val="626039EA"/>
    <w:multiLevelType w:val="hybridMultilevel"/>
    <w:tmpl w:val="65A63070"/>
    <w:lvl w:ilvl="0" w:tplc="B150C9D4">
      <w:start w:val="1"/>
      <w:numFmt w:val="bullet"/>
      <w:lvlText w:val=""/>
      <w:lvlJc w:val="left"/>
      <w:pPr>
        <w:ind w:left="720" w:hanging="360"/>
      </w:pPr>
      <w:rPr>
        <w:rFonts w:ascii="Symbol" w:hAnsi="Symbol" w:hint="default"/>
      </w:rPr>
    </w:lvl>
    <w:lvl w:ilvl="1" w:tplc="681C68F0">
      <w:start w:val="1"/>
      <w:numFmt w:val="bullet"/>
      <w:lvlText w:val="o"/>
      <w:lvlJc w:val="left"/>
      <w:pPr>
        <w:ind w:left="1440" w:hanging="360"/>
      </w:pPr>
      <w:rPr>
        <w:rFonts w:ascii="Courier New" w:hAnsi="Courier New" w:hint="default"/>
      </w:rPr>
    </w:lvl>
    <w:lvl w:ilvl="2" w:tplc="246EEEF8">
      <w:start w:val="1"/>
      <w:numFmt w:val="bullet"/>
      <w:lvlText w:val="§"/>
      <w:lvlJc w:val="left"/>
      <w:pPr>
        <w:ind w:left="2160" w:hanging="360"/>
      </w:pPr>
      <w:rPr>
        <w:rFonts w:ascii="Wingdings" w:hAnsi="Wingdings" w:hint="default"/>
      </w:rPr>
    </w:lvl>
    <w:lvl w:ilvl="3" w:tplc="5F466400">
      <w:start w:val="1"/>
      <w:numFmt w:val="bullet"/>
      <w:lvlText w:val=""/>
      <w:lvlJc w:val="left"/>
      <w:pPr>
        <w:ind w:left="2880" w:hanging="360"/>
      </w:pPr>
      <w:rPr>
        <w:rFonts w:ascii="Symbol" w:hAnsi="Symbol" w:hint="default"/>
      </w:rPr>
    </w:lvl>
    <w:lvl w:ilvl="4" w:tplc="C5AA8C0E">
      <w:start w:val="1"/>
      <w:numFmt w:val="bullet"/>
      <w:lvlText w:val="o"/>
      <w:lvlJc w:val="left"/>
      <w:pPr>
        <w:ind w:left="3600" w:hanging="360"/>
      </w:pPr>
      <w:rPr>
        <w:rFonts w:ascii="Courier New" w:hAnsi="Courier New" w:hint="default"/>
      </w:rPr>
    </w:lvl>
    <w:lvl w:ilvl="5" w:tplc="55FE5CB0">
      <w:start w:val="1"/>
      <w:numFmt w:val="bullet"/>
      <w:lvlText w:val=""/>
      <w:lvlJc w:val="left"/>
      <w:pPr>
        <w:ind w:left="4320" w:hanging="360"/>
      </w:pPr>
      <w:rPr>
        <w:rFonts w:ascii="Wingdings" w:hAnsi="Wingdings" w:hint="default"/>
      </w:rPr>
    </w:lvl>
    <w:lvl w:ilvl="6" w:tplc="535EC6F6">
      <w:start w:val="1"/>
      <w:numFmt w:val="bullet"/>
      <w:lvlText w:val=""/>
      <w:lvlJc w:val="left"/>
      <w:pPr>
        <w:ind w:left="5040" w:hanging="360"/>
      </w:pPr>
      <w:rPr>
        <w:rFonts w:ascii="Symbol" w:hAnsi="Symbol" w:hint="default"/>
      </w:rPr>
    </w:lvl>
    <w:lvl w:ilvl="7" w:tplc="60DC41F8">
      <w:start w:val="1"/>
      <w:numFmt w:val="bullet"/>
      <w:lvlText w:val="o"/>
      <w:lvlJc w:val="left"/>
      <w:pPr>
        <w:ind w:left="5760" w:hanging="360"/>
      </w:pPr>
      <w:rPr>
        <w:rFonts w:ascii="Courier New" w:hAnsi="Courier New" w:hint="default"/>
      </w:rPr>
    </w:lvl>
    <w:lvl w:ilvl="8" w:tplc="4380FFC0">
      <w:start w:val="1"/>
      <w:numFmt w:val="bullet"/>
      <w:lvlText w:val=""/>
      <w:lvlJc w:val="left"/>
      <w:pPr>
        <w:ind w:left="6480" w:hanging="360"/>
      </w:pPr>
      <w:rPr>
        <w:rFonts w:ascii="Wingdings" w:hAnsi="Wingdings" w:hint="default"/>
      </w:rPr>
    </w:lvl>
  </w:abstractNum>
  <w:abstractNum w:abstractNumId="558" w15:restartNumberingAfterBreak="0">
    <w:nsid w:val="6277370B"/>
    <w:multiLevelType w:val="hybridMultilevel"/>
    <w:tmpl w:val="CB342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9" w15:restartNumberingAfterBreak="0">
    <w:nsid w:val="62BF3934"/>
    <w:multiLevelType w:val="hybridMultilevel"/>
    <w:tmpl w:val="9702B0AA"/>
    <w:lvl w:ilvl="0" w:tplc="F92A5FE2">
      <w:start w:val="1"/>
      <w:numFmt w:val="decimal"/>
      <w:lvlText w:val="%1."/>
      <w:lvlJc w:val="left"/>
      <w:pPr>
        <w:ind w:left="720" w:hanging="360"/>
      </w:pPr>
    </w:lvl>
    <w:lvl w:ilvl="1" w:tplc="BE729B48">
      <w:start w:val="1"/>
      <w:numFmt w:val="lowerLetter"/>
      <w:lvlText w:val="%2."/>
      <w:lvlJc w:val="left"/>
      <w:pPr>
        <w:ind w:left="1440" w:hanging="360"/>
      </w:pPr>
    </w:lvl>
    <w:lvl w:ilvl="2" w:tplc="9E303636">
      <w:start w:val="1"/>
      <w:numFmt w:val="lowerRoman"/>
      <w:lvlText w:val="%3."/>
      <w:lvlJc w:val="right"/>
      <w:pPr>
        <w:ind w:left="2160" w:hanging="180"/>
      </w:pPr>
    </w:lvl>
    <w:lvl w:ilvl="3" w:tplc="3A8A490C">
      <w:start w:val="1"/>
      <w:numFmt w:val="decimal"/>
      <w:lvlText w:val="%4."/>
      <w:lvlJc w:val="left"/>
      <w:pPr>
        <w:ind w:left="2880" w:hanging="360"/>
      </w:pPr>
    </w:lvl>
    <w:lvl w:ilvl="4" w:tplc="A8B0F952">
      <w:start w:val="1"/>
      <w:numFmt w:val="lowerLetter"/>
      <w:lvlText w:val="%5."/>
      <w:lvlJc w:val="left"/>
      <w:pPr>
        <w:ind w:left="3600" w:hanging="360"/>
      </w:pPr>
    </w:lvl>
    <w:lvl w:ilvl="5" w:tplc="86BECAA2">
      <w:start w:val="1"/>
      <w:numFmt w:val="lowerRoman"/>
      <w:lvlText w:val="%6."/>
      <w:lvlJc w:val="right"/>
      <w:pPr>
        <w:ind w:left="4320" w:hanging="180"/>
      </w:pPr>
    </w:lvl>
    <w:lvl w:ilvl="6" w:tplc="422849DA">
      <w:start w:val="1"/>
      <w:numFmt w:val="decimal"/>
      <w:lvlText w:val="%7."/>
      <w:lvlJc w:val="left"/>
      <w:pPr>
        <w:ind w:left="5040" w:hanging="360"/>
      </w:pPr>
    </w:lvl>
    <w:lvl w:ilvl="7" w:tplc="C15A2B9C">
      <w:start w:val="1"/>
      <w:numFmt w:val="lowerLetter"/>
      <w:lvlText w:val="%8."/>
      <w:lvlJc w:val="left"/>
      <w:pPr>
        <w:ind w:left="5760" w:hanging="360"/>
      </w:pPr>
    </w:lvl>
    <w:lvl w:ilvl="8" w:tplc="6B3EC084">
      <w:start w:val="1"/>
      <w:numFmt w:val="lowerRoman"/>
      <w:lvlText w:val="%9."/>
      <w:lvlJc w:val="right"/>
      <w:pPr>
        <w:ind w:left="6480" w:hanging="180"/>
      </w:pPr>
    </w:lvl>
  </w:abstractNum>
  <w:abstractNum w:abstractNumId="560" w15:restartNumberingAfterBreak="0">
    <w:nsid w:val="63BE6E25"/>
    <w:multiLevelType w:val="hybridMultilevel"/>
    <w:tmpl w:val="B5ECC7EC"/>
    <w:lvl w:ilvl="0" w:tplc="64CEBC54">
      <w:start w:val="1"/>
      <w:numFmt w:val="bullet"/>
      <w:lvlText w:val=""/>
      <w:lvlJc w:val="left"/>
      <w:pPr>
        <w:ind w:left="720" w:hanging="360"/>
      </w:pPr>
      <w:rPr>
        <w:rFonts w:ascii="Symbol" w:hAnsi="Symbol" w:hint="default"/>
      </w:rPr>
    </w:lvl>
    <w:lvl w:ilvl="1" w:tplc="94D42C06">
      <w:start w:val="1"/>
      <w:numFmt w:val="bullet"/>
      <w:lvlText w:val="o"/>
      <w:lvlJc w:val="left"/>
      <w:pPr>
        <w:ind w:left="1440" w:hanging="360"/>
      </w:pPr>
      <w:rPr>
        <w:rFonts w:ascii="Courier New" w:hAnsi="Courier New" w:hint="default"/>
      </w:rPr>
    </w:lvl>
    <w:lvl w:ilvl="2" w:tplc="4380FFF0">
      <w:start w:val="1"/>
      <w:numFmt w:val="bullet"/>
      <w:lvlText w:val=""/>
      <w:lvlJc w:val="left"/>
      <w:pPr>
        <w:ind w:left="2160" w:hanging="360"/>
      </w:pPr>
      <w:rPr>
        <w:rFonts w:ascii="Wingdings" w:hAnsi="Wingdings" w:hint="default"/>
      </w:rPr>
    </w:lvl>
    <w:lvl w:ilvl="3" w:tplc="4C862CC0">
      <w:start w:val="1"/>
      <w:numFmt w:val="bullet"/>
      <w:lvlText w:val=""/>
      <w:lvlJc w:val="left"/>
      <w:pPr>
        <w:ind w:left="2880" w:hanging="360"/>
      </w:pPr>
      <w:rPr>
        <w:rFonts w:ascii="Symbol" w:hAnsi="Symbol" w:hint="default"/>
      </w:rPr>
    </w:lvl>
    <w:lvl w:ilvl="4" w:tplc="32484012">
      <w:start w:val="1"/>
      <w:numFmt w:val="bullet"/>
      <w:lvlText w:val="o"/>
      <w:lvlJc w:val="left"/>
      <w:pPr>
        <w:ind w:left="3600" w:hanging="360"/>
      </w:pPr>
      <w:rPr>
        <w:rFonts w:ascii="Courier New" w:hAnsi="Courier New" w:hint="default"/>
      </w:rPr>
    </w:lvl>
    <w:lvl w:ilvl="5" w:tplc="778467D0">
      <w:start w:val="1"/>
      <w:numFmt w:val="bullet"/>
      <w:lvlText w:val=""/>
      <w:lvlJc w:val="left"/>
      <w:pPr>
        <w:ind w:left="4320" w:hanging="360"/>
      </w:pPr>
      <w:rPr>
        <w:rFonts w:ascii="Wingdings" w:hAnsi="Wingdings" w:hint="default"/>
      </w:rPr>
    </w:lvl>
    <w:lvl w:ilvl="6" w:tplc="2F6A69B4">
      <w:start w:val="1"/>
      <w:numFmt w:val="bullet"/>
      <w:lvlText w:val=""/>
      <w:lvlJc w:val="left"/>
      <w:pPr>
        <w:ind w:left="5040" w:hanging="360"/>
      </w:pPr>
      <w:rPr>
        <w:rFonts w:ascii="Symbol" w:hAnsi="Symbol" w:hint="default"/>
      </w:rPr>
    </w:lvl>
    <w:lvl w:ilvl="7" w:tplc="8ECE11C2">
      <w:start w:val="1"/>
      <w:numFmt w:val="bullet"/>
      <w:lvlText w:val="o"/>
      <w:lvlJc w:val="left"/>
      <w:pPr>
        <w:ind w:left="5760" w:hanging="360"/>
      </w:pPr>
      <w:rPr>
        <w:rFonts w:ascii="Courier New" w:hAnsi="Courier New" w:hint="default"/>
      </w:rPr>
    </w:lvl>
    <w:lvl w:ilvl="8" w:tplc="901AC6F8">
      <w:start w:val="1"/>
      <w:numFmt w:val="bullet"/>
      <w:lvlText w:val=""/>
      <w:lvlJc w:val="left"/>
      <w:pPr>
        <w:ind w:left="6480" w:hanging="360"/>
      </w:pPr>
      <w:rPr>
        <w:rFonts w:ascii="Wingdings" w:hAnsi="Wingdings" w:hint="default"/>
      </w:rPr>
    </w:lvl>
  </w:abstractNum>
  <w:abstractNum w:abstractNumId="561" w15:restartNumberingAfterBreak="0">
    <w:nsid w:val="6402A604"/>
    <w:multiLevelType w:val="hybridMultilevel"/>
    <w:tmpl w:val="9B9AF61A"/>
    <w:lvl w:ilvl="0" w:tplc="E5F0A8A6">
      <w:start w:val="1"/>
      <w:numFmt w:val="decimal"/>
      <w:lvlText w:val="%1."/>
      <w:lvlJc w:val="left"/>
      <w:pPr>
        <w:ind w:left="720" w:hanging="360"/>
      </w:pPr>
    </w:lvl>
    <w:lvl w:ilvl="1" w:tplc="56824200">
      <w:start w:val="1"/>
      <w:numFmt w:val="lowerLetter"/>
      <w:lvlText w:val="%2."/>
      <w:lvlJc w:val="left"/>
      <w:pPr>
        <w:ind w:left="1440" w:hanging="360"/>
      </w:pPr>
    </w:lvl>
    <w:lvl w:ilvl="2" w:tplc="607CF17C">
      <w:start w:val="1"/>
      <w:numFmt w:val="lowerRoman"/>
      <w:lvlText w:val="%3."/>
      <w:lvlJc w:val="right"/>
      <w:pPr>
        <w:ind w:left="2160" w:hanging="180"/>
      </w:pPr>
    </w:lvl>
    <w:lvl w:ilvl="3" w:tplc="ED162176">
      <w:start w:val="1"/>
      <w:numFmt w:val="decimal"/>
      <w:lvlText w:val="%4."/>
      <w:lvlJc w:val="left"/>
      <w:pPr>
        <w:ind w:left="2880" w:hanging="360"/>
      </w:pPr>
    </w:lvl>
    <w:lvl w:ilvl="4" w:tplc="2C0E88CA">
      <w:start w:val="1"/>
      <w:numFmt w:val="lowerLetter"/>
      <w:lvlText w:val="%5."/>
      <w:lvlJc w:val="left"/>
      <w:pPr>
        <w:ind w:left="3600" w:hanging="360"/>
      </w:pPr>
    </w:lvl>
    <w:lvl w:ilvl="5" w:tplc="4C142A80">
      <w:start w:val="1"/>
      <w:numFmt w:val="lowerRoman"/>
      <w:lvlText w:val="%6."/>
      <w:lvlJc w:val="right"/>
      <w:pPr>
        <w:ind w:left="4320" w:hanging="180"/>
      </w:pPr>
    </w:lvl>
    <w:lvl w:ilvl="6" w:tplc="CB9CA462">
      <w:start w:val="1"/>
      <w:numFmt w:val="decimal"/>
      <w:lvlText w:val="%7."/>
      <w:lvlJc w:val="left"/>
      <w:pPr>
        <w:ind w:left="5040" w:hanging="360"/>
      </w:pPr>
    </w:lvl>
    <w:lvl w:ilvl="7" w:tplc="CA9A2EB2">
      <w:start w:val="1"/>
      <w:numFmt w:val="lowerLetter"/>
      <w:lvlText w:val="%8."/>
      <w:lvlJc w:val="left"/>
      <w:pPr>
        <w:ind w:left="5760" w:hanging="360"/>
      </w:pPr>
    </w:lvl>
    <w:lvl w:ilvl="8" w:tplc="E4E26B10">
      <w:start w:val="1"/>
      <w:numFmt w:val="lowerRoman"/>
      <w:lvlText w:val="%9."/>
      <w:lvlJc w:val="right"/>
      <w:pPr>
        <w:ind w:left="6480" w:hanging="180"/>
      </w:pPr>
    </w:lvl>
  </w:abstractNum>
  <w:abstractNum w:abstractNumId="562" w15:restartNumberingAfterBreak="0">
    <w:nsid w:val="640AC31D"/>
    <w:multiLevelType w:val="hybridMultilevel"/>
    <w:tmpl w:val="E2CAF14E"/>
    <w:lvl w:ilvl="0" w:tplc="D9727C38">
      <w:start w:val="1"/>
      <w:numFmt w:val="bullet"/>
      <w:lvlText w:val="·"/>
      <w:lvlJc w:val="left"/>
      <w:pPr>
        <w:ind w:left="720" w:hanging="360"/>
      </w:pPr>
      <w:rPr>
        <w:rFonts w:ascii="Symbol" w:hAnsi="Symbol" w:hint="default"/>
      </w:rPr>
    </w:lvl>
    <w:lvl w:ilvl="1" w:tplc="04C2D068">
      <w:start w:val="1"/>
      <w:numFmt w:val="bullet"/>
      <w:lvlText w:val="o"/>
      <w:lvlJc w:val="left"/>
      <w:pPr>
        <w:ind w:left="1440" w:hanging="360"/>
      </w:pPr>
      <w:rPr>
        <w:rFonts w:ascii="Courier New" w:hAnsi="Courier New" w:hint="default"/>
      </w:rPr>
    </w:lvl>
    <w:lvl w:ilvl="2" w:tplc="A4DC1048">
      <w:start w:val="1"/>
      <w:numFmt w:val="bullet"/>
      <w:lvlText w:val=""/>
      <w:lvlJc w:val="left"/>
      <w:pPr>
        <w:ind w:left="2160" w:hanging="360"/>
      </w:pPr>
      <w:rPr>
        <w:rFonts w:ascii="Wingdings" w:hAnsi="Wingdings" w:hint="default"/>
      </w:rPr>
    </w:lvl>
    <w:lvl w:ilvl="3" w:tplc="DD4C314C">
      <w:start w:val="1"/>
      <w:numFmt w:val="bullet"/>
      <w:lvlText w:val=""/>
      <w:lvlJc w:val="left"/>
      <w:pPr>
        <w:ind w:left="2880" w:hanging="360"/>
      </w:pPr>
      <w:rPr>
        <w:rFonts w:ascii="Symbol" w:hAnsi="Symbol" w:hint="default"/>
      </w:rPr>
    </w:lvl>
    <w:lvl w:ilvl="4" w:tplc="A2D67FB6">
      <w:start w:val="1"/>
      <w:numFmt w:val="bullet"/>
      <w:lvlText w:val="o"/>
      <w:lvlJc w:val="left"/>
      <w:pPr>
        <w:ind w:left="3600" w:hanging="360"/>
      </w:pPr>
      <w:rPr>
        <w:rFonts w:ascii="Courier New" w:hAnsi="Courier New" w:hint="default"/>
      </w:rPr>
    </w:lvl>
    <w:lvl w:ilvl="5" w:tplc="11A06366">
      <w:start w:val="1"/>
      <w:numFmt w:val="bullet"/>
      <w:lvlText w:val=""/>
      <w:lvlJc w:val="left"/>
      <w:pPr>
        <w:ind w:left="4320" w:hanging="360"/>
      </w:pPr>
      <w:rPr>
        <w:rFonts w:ascii="Wingdings" w:hAnsi="Wingdings" w:hint="default"/>
      </w:rPr>
    </w:lvl>
    <w:lvl w:ilvl="6" w:tplc="C2C20DA2">
      <w:start w:val="1"/>
      <w:numFmt w:val="bullet"/>
      <w:lvlText w:val=""/>
      <w:lvlJc w:val="left"/>
      <w:pPr>
        <w:ind w:left="5040" w:hanging="360"/>
      </w:pPr>
      <w:rPr>
        <w:rFonts w:ascii="Symbol" w:hAnsi="Symbol" w:hint="default"/>
      </w:rPr>
    </w:lvl>
    <w:lvl w:ilvl="7" w:tplc="4C3AC45C">
      <w:start w:val="1"/>
      <w:numFmt w:val="bullet"/>
      <w:lvlText w:val="o"/>
      <w:lvlJc w:val="left"/>
      <w:pPr>
        <w:ind w:left="5760" w:hanging="360"/>
      </w:pPr>
      <w:rPr>
        <w:rFonts w:ascii="Courier New" w:hAnsi="Courier New" w:hint="default"/>
      </w:rPr>
    </w:lvl>
    <w:lvl w:ilvl="8" w:tplc="737CBFB8">
      <w:start w:val="1"/>
      <w:numFmt w:val="bullet"/>
      <w:lvlText w:val=""/>
      <w:lvlJc w:val="left"/>
      <w:pPr>
        <w:ind w:left="6480" w:hanging="360"/>
      </w:pPr>
      <w:rPr>
        <w:rFonts w:ascii="Wingdings" w:hAnsi="Wingdings" w:hint="default"/>
      </w:rPr>
    </w:lvl>
  </w:abstractNum>
  <w:abstractNum w:abstractNumId="563" w15:restartNumberingAfterBreak="0">
    <w:nsid w:val="640D0548"/>
    <w:multiLevelType w:val="hybridMultilevel"/>
    <w:tmpl w:val="98BE5952"/>
    <w:lvl w:ilvl="0" w:tplc="2C96FA92">
      <w:start w:val="1"/>
      <w:numFmt w:val="bullet"/>
      <w:lvlText w:val="o"/>
      <w:lvlJc w:val="left"/>
      <w:pPr>
        <w:ind w:left="720" w:hanging="360"/>
      </w:pPr>
      <w:rPr>
        <w:rFonts w:ascii="&quot;Courier New&quot;" w:hAnsi="&quot;Courier New&quot;" w:hint="default"/>
      </w:rPr>
    </w:lvl>
    <w:lvl w:ilvl="1" w:tplc="575265B0">
      <w:start w:val="1"/>
      <w:numFmt w:val="bullet"/>
      <w:lvlText w:val="o"/>
      <w:lvlJc w:val="left"/>
      <w:pPr>
        <w:ind w:left="1440" w:hanging="360"/>
      </w:pPr>
      <w:rPr>
        <w:rFonts w:ascii="Courier New" w:hAnsi="Courier New" w:hint="default"/>
      </w:rPr>
    </w:lvl>
    <w:lvl w:ilvl="2" w:tplc="87C63804">
      <w:start w:val="1"/>
      <w:numFmt w:val="bullet"/>
      <w:lvlText w:val=""/>
      <w:lvlJc w:val="left"/>
      <w:pPr>
        <w:ind w:left="2160" w:hanging="360"/>
      </w:pPr>
      <w:rPr>
        <w:rFonts w:ascii="Wingdings" w:hAnsi="Wingdings" w:hint="default"/>
      </w:rPr>
    </w:lvl>
    <w:lvl w:ilvl="3" w:tplc="4A5E792C">
      <w:start w:val="1"/>
      <w:numFmt w:val="bullet"/>
      <w:lvlText w:val=""/>
      <w:lvlJc w:val="left"/>
      <w:pPr>
        <w:ind w:left="2880" w:hanging="360"/>
      </w:pPr>
      <w:rPr>
        <w:rFonts w:ascii="Symbol" w:hAnsi="Symbol" w:hint="default"/>
      </w:rPr>
    </w:lvl>
    <w:lvl w:ilvl="4" w:tplc="FDF2AF3E">
      <w:start w:val="1"/>
      <w:numFmt w:val="bullet"/>
      <w:lvlText w:val="o"/>
      <w:lvlJc w:val="left"/>
      <w:pPr>
        <w:ind w:left="3600" w:hanging="360"/>
      </w:pPr>
      <w:rPr>
        <w:rFonts w:ascii="Courier New" w:hAnsi="Courier New" w:hint="default"/>
      </w:rPr>
    </w:lvl>
    <w:lvl w:ilvl="5" w:tplc="56B285E0">
      <w:start w:val="1"/>
      <w:numFmt w:val="bullet"/>
      <w:lvlText w:val=""/>
      <w:lvlJc w:val="left"/>
      <w:pPr>
        <w:ind w:left="4320" w:hanging="360"/>
      </w:pPr>
      <w:rPr>
        <w:rFonts w:ascii="Wingdings" w:hAnsi="Wingdings" w:hint="default"/>
      </w:rPr>
    </w:lvl>
    <w:lvl w:ilvl="6" w:tplc="5EF0A57A">
      <w:start w:val="1"/>
      <w:numFmt w:val="bullet"/>
      <w:lvlText w:val=""/>
      <w:lvlJc w:val="left"/>
      <w:pPr>
        <w:ind w:left="5040" w:hanging="360"/>
      </w:pPr>
      <w:rPr>
        <w:rFonts w:ascii="Symbol" w:hAnsi="Symbol" w:hint="default"/>
      </w:rPr>
    </w:lvl>
    <w:lvl w:ilvl="7" w:tplc="BD12DFEA">
      <w:start w:val="1"/>
      <w:numFmt w:val="bullet"/>
      <w:lvlText w:val="o"/>
      <w:lvlJc w:val="left"/>
      <w:pPr>
        <w:ind w:left="5760" w:hanging="360"/>
      </w:pPr>
      <w:rPr>
        <w:rFonts w:ascii="Courier New" w:hAnsi="Courier New" w:hint="default"/>
      </w:rPr>
    </w:lvl>
    <w:lvl w:ilvl="8" w:tplc="91CEF21A">
      <w:start w:val="1"/>
      <w:numFmt w:val="bullet"/>
      <w:lvlText w:val=""/>
      <w:lvlJc w:val="left"/>
      <w:pPr>
        <w:ind w:left="6480" w:hanging="360"/>
      </w:pPr>
      <w:rPr>
        <w:rFonts w:ascii="Wingdings" w:hAnsi="Wingdings" w:hint="default"/>
      </w:rPr>
    </w:lvl>
  </w:abstractNum>
  <w:abstractNum w:abstractNumId="564" w15:restartNumberingAfterBreak="0">
    <w:nsid w:val="644517C4"/>
    <w:multiLevelType w:val="hybridMultilevel"/>
    <w:tmpl w:val="ED2AF624"/>
    <w:lvl w:ilvl="0" w:tplc="4A88AC82">
      <w:start w:val="1"/>
      <w:numFmt w:val="bullet"/>
      <w:lvlText w:val=""/>
      <w:lvlJc w:val="left"/>
      <w:pPr>
        <w:ind w:left="720" w:hanging="360"/>
      </w:pPr>
      <w:rPr>
        <w:rFonts w:ascii="Symbol" w:hAnsi="Symbol" w:hint="default"/>
      </w:rPr>
    </w:lvl>
    <w:lvl w:ilvl="1" w:tplc="613CA296">
      <w:start w:val="1"/>
      <w:numFmt w:val="bullet"/>
      <w:lvlText w:val="·"/>
      <w:lvlJc w:val="left"/>
      <w:pPr>
        <w:ind w:left="1440" w:hanging="360"/>
      </w:pPr>
      <w:rPr>
        <w:rFonts w:ascii="Symbol" w:hAnsi="Symbol" w:hint="default"/>
      </w:rPr>
    </w:lvl>
    <w:lvl w:ilvl="2" w:tplc="DF86CA36">
      <w:start w:val="1"/>
      <w:numFmt w:val="bullet"/>
      <w:lvlText w:val=""/>
      <w:lvlJc w:val="left"/>
      <w:pPr>
        <w:ind w:left="2160" w:hanging="360"/>
      </w:pPr>
      <w:rPr>
        <w:rFonts w:ascii="Wingdings" w:hAnsi="Wingdings" w:hint="default"/>
      </w:rPr>
    </w:lvl>
    <w:lvl w:ilvl="3" w:tplc="1AA2047C">
      <w:start w:val="1"/>
      <w:numFmt w:val="bullet"/>
      <w:lvlText w:val=""/>
      <w:lvlJc w:val="left"/>
      <w:pPr>
        <w:ind w:left="2880" w:hanging="360"/>
      </w:pPr>
      <w:rPr>
        <w:rFonts w:ascii="Symbol" w:hAnsi="Symbol" w:hint="default"/>
      </w:rPr>
    </w:lvl>
    <w:lvl w:ilvl="4" w:tplc="5C7EE296">
      <w:start w:val="1"/>
      <w:numFmt w:val="bullet"/>
      <w:lvlText w:val="o"/>
      <w:lvlJc w:val="left"/>
      <w:pPr>
        <w:ind w:left="3600" w:hanging="360"/>
      </w:pPr>
      <w:rPr>
        <w:rFonts w:ascii="Courier New" w:hAnsi="Courier New" w:hint="default"/>
      </w:rPr>
    </w:lvl>
    <w:lvl w:ilvl="5" w:tplc="0F2A3144">
      <w:start w:val="1"/>
      <w:numFmt w:val="bullet"/>
      <w:lvlText w:val=""/>
      <w:lvlJc w:val="left"/>
      <w:pPr>
        <w:ind w:left="4320" w:hanging="360"/>
      </w:pPr>
      <w:rPr>
        <w:rFonts w:ascii="Wingdings" w:hAnsi="Wingdings" w:hint="default"/>
      </w:rPr>
    </w:lvl>
    <w:lvl w:ilvl="6" w:tplc="71BEFE18">
      <w:start w:val="1"/>
      <w:numFmt w:val="bullet"/>
      <w:lvlText w:val=""/>
      <w:lvlJc w:val="left"/>
      <w:pPr>
        <w:ind w:left="5040" w:hanging="360"/>
      </w:pPr>
      <w:rPr>
        <w:rFonts w:ascii="Symbol" w:hAnsi="Symbol" w:hint="default"/>
      </w:rPr>
    </w:lvl>
    <w:lvl w:ilvl="7" w:tplc="8CB8E702">
      <w:start w:val="1"/>
      <w:numFmt w:val="bullet"/>
      <w:lvlText w:val="o"/>
      <w:lvlJc w:val="left"/>
      <w:pPr>
        <w:ind w:left="5760" w:hanging="360"/>
      </w:pPr>
      <w:rPr>
        <w:rFonts w:ascii="Courier New" w:hAnsi="Courier New" w:hint="default"/>
      </w:rPr>
    </w:lvl>
    <w:lvl w:ilvl="8" w:tplc="C62AEACE">
      <w:start w:val="1"/>
      <w:numFmt w:val="bullet"/>
      <w:lvlText w:val=""/>
      <w:lvlJc w:val="left"/>
      <w:pPr>
        <w:ind w:left="6480" w:hanging="360"/>
      </w:pPr>
      <w:rPr>
        <w:rFonts w:ascii="Wingdings" w:hAnsi="Wingdings" w:hint="default"/>
      </w:rPr>
    </w:lvl>
  </w:abstractNum>
  <w:abstractNum w:abstractNumId="565" w15:restartNumberingAfterBreak="0">
    <w:nsid w:val="64582C93"/>
    <w:multiLevelType w:val="hybridMultilevel"/>
    <w:tmpl w:val="CE24D19E"/>
    <w:lvl w:ilvl="0" w:tplc="52F2868A">
      <w:start w:val="1"/>
      <w:numFmt w:val="bullet"/>
      <w:lvlText w:val="·"/>
      <w:lvlJc w:val="left"/>
      <w:pPr>
        <w:ind w:left="720" w:hanging="360"/>
      </w:pPr>
      <w:rPr>
        <w:rFonts w:ascii="Symbol" w:hAnsi="Symbol" w:hint="default"/>
      </w:rPr>
    </w:lvl>
    <w:lvl w:ilvl="1" w:tplc="EC2E3F7A">
      <w:start w:val="1"/>
      <w:numFmt w:val="bullet"/>
      <w:lvlText w:val="o"/>
      <w:lvlJc w:val="left"/>
      <w:pPr>
        <w:ind w:left="1440" w:hanging="360"/>
      </w:pPr>
      <w:rPr>
        <w:rFonts w:ascii="Courier New" w:hAnsi="Courier New" w:hint="default"/>
      </w:rPr>
    </w:lvl>
    <w:lvl w:ilvl="2" w:tplc="915019CC">
      <w:start w:val="1"/>
      <w:numFmt w:val="bullet"/>
      <w:lvlText w:val=""/>
      <w:lvlJc w:val="left"/>
      <w:pPr>
        <w:ind w:left="2160" w:hanging="360"/>
      </w:pPr>
      <w:rPr>
        <w:rFonts w:ascii="Wingdings" w:hAnsi="Wingdings" w:hint="default"/>
      </w:rPr>
    </w:lvl>
    <w:lvl w:ilvl="3" w:tplc="00E47578">
      <w:start w:val="1"/>
      <w:numFmt w:val="bullet"/>
      <w:lvlText w:val=""/>
      <w:lvlJc w:val="left"/>
      <w:pPr>
        <w:ind w:left="2880" w:hanging="360"/>
      </w:pPr>
      <w:rPr>
        <w:rFonts w:ascii="Symbol" w:hAnsi="Symbol" w:hint="default"/>
      </w:rPr>
    </w:lvl>
    <w:lvl w:ilvl="4" w:tplc="EE8ACD4C">
      <w:start w:val="1"/>
      <w:numFmt w:val="bullet"/>
      <w:lvlText w:val="o"/>
      <w:lvlJc w:val="left"/>
      <w:pPr>
        <w:ind w:left="3600" w:hanging="360"/>
      </w:pPr>
      <w:rPr>
        <w:rFonts w:ascii="Courier New" w:hAnsi="Courier New" w:hint="default"/>
      </w:rPr>
    </w:lvl>
    <w:lvl w:ilvl="5" w:tplc="5B36AB34">
      <w:start w:val="1"/>
      <w:numFmt w:val="bullet"/>
      <w:lvlText w:val=""/>
      <w:lvlJc w:val="left"/>
      <w:pPr>
        <w:ind w:left="4320" w:hanging="360"/>
      </w:pPr>
      <w:rPr>
        <w:rFonts w:ascii="Wingdings" w:hAnsi="Wingdings" w:hint="default"/>
      </w:rPr>
    </w:lvl>
    <w:lvl w:ilvl="6" w:tplc="9B8E21C8">
      <w:start w:val="1"/>
      <w:numFmt w:val="bullet"/>
      <w:lvlText w:val=""/>
      <w:lvlJc w:val="left"/>
      <w:pPr>
        <w:ind w:left="5040" w:hanging="360"/>
      </w:pPr>
      <w:rPr>
        <w:rFonts w:ascii="Symbol" w:hAnsi="Symbol" w:hint="default"/>
      </w:rPr>
    </w:lvl>
    <w:lvl w:ilvl="7" w:tplc="80A80C54">
      <w:start w:val="1"/>
      <w:numFmt w:val="bullet"/>
      <w:lvlText w:val="o"/>
      <w:lvlJc w:val="left"/>
      <w:pPr>
        <w:ind w:left="5760" w:hanging="360"/>
      </w:pPr>
      <w:rPr>
        <w:rFonts w:ascii="Courier New" w:hAnsi="Courier New" w:hint="default"/>
      </w:rPr>
    </w:lvl>
    <w:lvl w:ilvl="8" w:tplc="659A568A">
      <w:start w:val="1"/>
      <w:numFmt w:val="bullet"/>
      <w:lvlText w:val=""/>
      <w:lvlJc w:val="left"/>
      <w:pPr>
        <w:ind w:left="6480" w:hanging="360"/>
      </w:pPr>
      <w:rPr>
        <w:rFonts w:ascii="Wingdings" w:hAnsi="Wingdings" w:hint="default"/>
      </w:rPr>
    </w:lvl>
  </w:abstractNum>
  <w:abstractNum w:abstractNumId="566" w15:restartNumberingAfterBreak="0">
    <w:nsid w:val="6458B4CA"/>
    <w:multiLevelType w:val="hybridMultilevel"/>
    <w:tmpl w:val="A5FC309A"/>
    <w:lvl w:ilvl="0" w:tplc="00CE5E82">
      <w:start w:val="1"/>
      <w:numFmt w:val="decimal"/>
      <w:lvlText w:val="%1."/>
      <w:lvlJc w:val="left"/>
      <w:pPr>
        <w:ind w:left="720" w:hanging="360"/>
      </w:pPr>
    </w:lvl>
    <w:lvl w:ilvl="1" w:tplc="105879C2">
      <w:start w:val="1"/>
      <w:numFmt w:val="lowerLetter"/>
      <w:lvlText w:val="%2."/>
      <w:lvlJc w:val="left"/>
      <w:pPr>
        <w:ind w:left="1440" w:hanging="360"/>
      </w:pPr>
    </w:lvl>
    <w:lvl w:ilvl="2" w:tplc="73DA1148">
      <w:start w:val="3"/>
      <w:numFmt w:val="lowerRoman"/>
      <w:lvlText w:val="%3."/>
      <w:lvlJc w:val="right"/>
      <w:pPr>
        <w:ind w:left="2160" w:hanging="180"/>
      </w:pPr>
    </w:lvl>
    <w:lvl w:ilvl="3" w:tplc="4AECB0F0">
      <w:start w:val="1"/>
      <w:numFmt w:val="decimal"/>
      <w:lvlText w:val="%4."/>
      <w:lvlJc w:val="left"/>
      <w:pPr>
        <w:ind w:left="2880" w:hanging="360"/>
      </w:pPr>
    </w:lvl>
    <w:lvl w:ilvl="4" w:tplc="6E26354E">
      <w:start w:val="1"/>
      <w:numFmt w:val="lowerLetter"/>
      <w:lvlText w:val="%5."/>
      <w:lvlJc w:val="left"/>
      <w:pPr>
        <w:ind w:left="3600" w:hanging="360"/>
      </w:pPr>
    </w:lvl>
    <w:lvl w:ilvl="5" w:tplc="5EB001E0">
      <w:start w:val="1"/>
      <w:numFmt w:val="lowerRoman"/>
      <w:lvlText w:val="%6."/>
      <w:lvlJc w:val="right"/>
      <w:pPr>
        <w:ind w:left="4320" w:hanging="180"/>
      </w:pPr>
    </w:lvl>
    <w:lvl w:ilvl="6" w:tplc="587CFE44">
      <w:start w:val="1"/>
      <w:numFmt w:val="decimal"/>
      <w:lvlText w:val="%7."/>
      <w:lvlJc w:val="left"/>
      <w:pPr>
        <w:ind w:left="5040" w:hanging="360"/>
      </w:pPr>
    </w:lvl>
    <w:lvl w:ilvl="7" w:tplc="42F29484">
      <w:start w:val="1"/>
      <w:numFmt w:val="lowerLetter"/>
      <w:lvlText w:val="%8."/>
      <w:lvlJc w:val="left"/>
      <w:pPr>
        <w:ind w:left="5760" w:hanging="360"/>
      </w:pPr>
    </w:lvl>
    <w:lvl w:ilvl="8" w:tplc="2CCAC9AA">
      <w:start w:val="1"/>
      <w:numFmt w:val="lowerRoman"/>
      <w:lvlText w:val="%9."/>
      <w:lvlJc w:val="right"/>
      <w:pPr>
        <w:ind w:left="6480" w:hanging="180"/>
      </w:pPr>
    </w:lvl>
  </w:abstractNum>
  <w:abstractNum w:abstractNumId="567" w15:restartNumberingAfterBreak="0">
    <w:nsid w:val="64A89E6B"/>
    <w:multiLevelType w:val="hybridMultilevel"/>
    <w:tmpl w:val="807EDA04"/>
    <w:lvl w:ilvl="0" w:tplc="5460414A">
      <w:start w:val="1"/>
      <w:numFmt w:val="decimal"/>
      <w:lvlText w:val="%1."/>
      <w:lvlJc w:val="left"/>
      <w:pPr>
        <w:ind w:left="720" w:hanging="360"/>
      </w:pPr>
    </w:lvl>
    <w:lvl w:ilvl="1" w:tplc="41D61B56">
      <w:start w:val="1"/>
      <w:numFmt w:val="lowerLetter"/>
      <w:lvlText w:val="%2."/>
      <w:lvlJc w:val="left"/>
      <w:pPr>
        <w:ind w:left="1440" w:hanging="360"/>
      </w:pPr>
    </w:lvl>
    <w:lvl w:ilvl="2" w:tplc="1DA246E8">
      <w:start w:val="1"/>
      <w:numFmt w:val="lowerRoman"/>
      <w:lvlText w:val="%3."/>
      <w:lvlJc w:val="right"/>
      <w:pPr>
        <w:ind w:left="2160" w:hanging="180"/>
      </w:pPr>
    </w:lvl>
    <w:lvl w:ilvl="3" w:tplc="B610020E">
      <w:start w:val="1"/>
      <w:numFmt w:val="decimal"/>
      <w:lvlText w:val="%4."/>
      <w:lvlJc w:val="left"/>
      <w:pPr>
        <w:ind w:left="2880" w:hanging="360"/>
      </w:pPr>
    </w:lvl>
    <w:lvl w:ilvl="4" w:tplc="0C8815CA">
      <w:start w:val="1"/>
      <w:numFmt w:val="lowerLetter"/>
      <w:lvlText w:val="%5."/>
      <w:lvlJc w:val="left"/>
      <w:pPr>
        <w:ind w:left="3600" w:hanging="360"/>
      </w:pPr>
    </w:lvl>
    <w:lvl w:ilvl="5" w:tplc="42202D18">
      <w:start w:val="1"/>
      <w:numFmt w:val="lowerRoman"/>
      <w:lvlText w:val="%6."/>
      <w:lvlJc w:val="right"/>
      <w:pPr>
        <w:ind w:left="4320" w:hanging="180"/>
      </w:pPr>
    </w:lvl>
    <w:lvl w:ilvl="6" w:tplc="6DFCF2A4">
      <w:start w:val="1"/>
      <w:numFmt w:val="decimal"/>
      <w:lvlText w:val="%7."/>
      <w:lvlJc w:val="left"/>
      <w:pPr>
        <w:ind w:left="5040" w:hanging="360"/>
      </w:pPr>
    </w:lvl>
    <w:lvl w:ilvl="7" w:tplc="169A7E5E">
      <w:start w:val="1"/>
      <w:numFmt w:val="lowerLetter"/>
      <w:lvlText w:val="%8."/>
      <w:lvlJc w:val="left"/>
      <w:pPr>
        <w:ind w:left="5760" w:hanging="360"/>
      </w:pPr>
    </w:lvl>
    <w:lvl w:ilvl="8" w:tplc="3F64624A">
      <w:start w:val="1"/>
      <w:numFmt w:val="lowerRoman"/>
      <w:lvlText w:val="%9."/>
      <w:lvlJc w:val="right"/>
      <w:pPr>
        <w:ind w:left="6480" w:hanging="180"/>
      </w:pPr>
    </w:lvl>
  </w:abstractNum>
  <w:abstractNum w:abstractNumId="568" w15:restartNumberingAfterBreak="0">
    <w:nsid w:val="654BD95C"/>
    <w:multiLevelType w:val="hybridMultilevel"/>
    <w:tmpl w:val="3CC24486"/>
    <w:lvl w:ilvl="0" w:tplc="229400F0">
      <w:start w:val="1"/>
      <w:numFmt w:val="bullet"/>
      <w:lvlText w:val=""/>
      <w:lvlJc w:val="left"/>
      <w:pPr>
        <w:ind w:left="720" w:hanging="360"/>
      </w:pPr>
      <w:rPr>
        <w:rFonts w:ascii="Symbol" w:hAnsi="Symbol" w:hint="default"/>
      </w:rPr>
    </w:lvl>
    <w:lvl w:ilvl="1" w:tplc="64686900">
      <w:start w:val="1"/>
      <w:numFmt w:val="bullet"/>
      <w:lvlText w:val="·"/>
      <w:lvlJc w:val="left"/>
      <w:pPr>
        <w:ind w:left="1440" w:hanging="360"/>
      </w:pPr>
      <w:rPr>
        <w:rFonts w:ascii="Symbol" w:hAnsi="Symbol" w:hint="default"/>
      </w:rPr>
    </w:lvl>
    <w:lvl w:ilvl="2" w:tplc="A3ACA1AC">
      <w:start w:val="1"/>
      <w:numFmt w:val="bullet"/>
      <w:lvlText w:val=""/>
      <w:lvlJc w:val="left"/>
      <w:pPr>
        <w:ind w:left="2160" w:hanging="360"/>
      </w:pPr>
      <w:rPr>
        <w:rFonts w:ascii="Wingdings" w:hAnsi="Wingdings" w:hint="default"/>
      </w:rPr>
    </w:lvl>
    <w:lvl w:ilvl="3" w:tplc="DD92BA60">
      <w:start w:val="1"/>
      <w:numFmt w:val="bullet"/>
      <w:lvlText w:val=""/>
      <w:lvlJc w:val="left"/>
      <w:pPr>
        <w:ind w:left="2880" w:hanging="360"/>
      </w:pPr>
      <w:rPr>
        <w:rFonts w:ascii="Symbol" w:hAnsi="Symbol" w:hint="default"/>
      </w:rPr>
    </w:lvl>
    <w:lvl w:ilvl="4" w:tplc="718C6698">
      <w:start w:val="1"/>
      <w:numFmt w:val="bullet"/>
      <w:lvlText w:val="o"/>
      <w:lvlJc w:val="left"/>
      <w:pPr>
        <w:ind w:left="3600" w:hanging="360"/>
      </w:pPr>
      <w:rPr>
        <w:rFonts w:ascii="Courier New" w:hAnsi="Courier New" w:hint="default"/>
      </w:rPr>
    </w:lvl>
    <w:lvl w:ilvl="5" w:tplc="5A9206C6">
      <w:start w:val="1"/>
      <w:numFmt w:val="bullet"/>
      <w:lvlText w:val=""/>
      <w:lvlJc w:val="left"/>
      <w:pPr>
        <w:ind w:left="4320" w:hanging="360"/>
      </w:pPr>
      <w:rPr>
        <w:rFonts w:ascii="Wingdings" w:hAnsi="Wingdings" w:hint="default"/>
      </w:rPr>
    </w:lvl>
    <w:lvl w:ilvl="6" w:tplc="48067266">
      <w:start w:val="1"/>
      <w:numFmt w:val="bullet"/>
      <w:lvlText w:val=""/>
      <w:lvlJc w:val="left"/>
      <w:pPr>
        <w:ind w:left="5040" w:hanging="360"/>
      </w:pPr>
      <w:rPr>
        <w:rFonts w:ascii="Symbol" w:hAnsi="Symbol" w:hint="default"/>
      </w:rPr>
    </w:lvl>
    <w:lvl w:ilvl="7" w:tplc="3ED841B0">
      <w:start w:val="1"/>
      <w:numFmt w:val="bullet"/>
      <w:lvlText w:val="o"/>
      <w:lvlJc w:val="left"/>
      <w:pPr>
        <w:ind w:left="5760" w:hanging="360"/>
      </w:pPr>
      <w:rPr>
        <w:rFonts w:ascii="Courier New" w:hAnsi="Courier New" w:hint="default"/>
      </w:rPr>
    </w:lvl>
    <w:lvl w:ilvl="8" w:tplc="5AA4B828">
      <w:start w:val="1"/>
      <w:numFmt w:val="bullet"/>
      <w:lvlText w:val=""/>
      <w:lvlJc w:val="left"/>
      <w:pPr>
        <w:ind w:left="6480" w:hanging="360"/>
      </w:pPr>
      <w:rPr>
        <w:rFonts w:ascii="Wingdings" w:hAnsi="Wingdings" w:hint="default"/>
      </w:rPr>
    </w:lvl>
  </w:abstractNum>
  <w:abstractNum w:abstractNumId="569" w15:restartNumberingAfterBreak="0">
    <w:nsid w:val="65952B34"/>
    <w:multiLevelType w:val="hybridMultilevel"/>
    <w:tmpl w:val="3076A0C8"/>
    <w:lvl w:ilvl="0" w:tplc="8032994E">
      <w:start w:val="1"/>
      <w:numFmt w:val="bullet"/>
      <w:lvlText w:val="·"/>
      <w:lvlJc w:val="left"/>
      <w:pPr>
        <w:ind w:left="720" w:hanging="360"/>
      </w:pPr>
      <w:rPr>
        <w:rFonts w:ascii="Symbol" w:hAnsi="Symbol" w:hint="default"/>
      </w:rPr>
    </w:lvl>
    <w:lvl w:ilvl="1" w:tplc="DAACB884">
      <w:start w:val="1"/>
      <w:numFmt w:val="bullet"/>
      <w:lvlText w:val="o"/>
      <w:lvlJc w:val="left"/>
      <w:pPr>
        <w:ind w:left="1440" w:hanging="360"/>
      </w:pPr>
      <w:rPr>
        <w:rFonts w:ascii="Courier New" w:hAnsi="Courier New" w:hint="default"/>
      </w:rPr>
    </w:lvl>
    <w:lvl w:ilvl="2" w:tplc="3FB21F12">
      <w:start w:val="1"/>
      <w:numFmt w:val="bullet"/>
      <w:lvlText w:val=""/>
      <w:lvlJc w:val="left"/>
      <w:pPr>
        <w:ind w:left="2160" w:hanging="360"/>
      </w:pPr>
      <w:rPr>
        <w:rFonts w:ascii="Wingdings" w:hAnsi="Wingdings" w:hint="default"/>
      </w:rPr>
    </w:lvl>
    <w:lvl w:ilvl="3" w:tplc="3A9E1F94">
      <w:start w:val="1"/>
      <w:numFmt w:val="bullet"/>
      <w:lvlText w:val=""/>
      <w:lvlJc w:val="left"/>
      <w:pPr>
        <w:ind w:left="2880" w:hanging="360"/>
      </w:pPr>
      <w:rPr>
        <w:rFonts w:ascii="Symbol" w:hAnsi="Symbol" w:hint="default"/>
      </w:rPr>
    </w:lvl>
    <w:lvl w:ilvl="4" w:tplc="B4EC418C">
      <w:start w:val="1"/>
      <w:numFmt w:val="bullet"/>
      <w:lvlText w:val="o"/>
      <w:lvlJc w:val="left"/>
      <w:pPr>
        <w:ind w:left="3600" w:hanging="360"/>
      </w:pPr>
      <w:rPr>
        <w:rFonts w:ascii="Courier New" w:hAnsi="Courier New" w:hint="default"/>
      </w:rPr>
    </w:lvl>
    <w:lvl w:ilvl="5" w:tplc="122A534C">
      <w:start w:val="1"/>
      <w:numFmt w:val="bullet"/>
      <w:lvlText w:val=""/>
      <w:lvlJc w:val="left"/>
      <w:pPr>
        <w:ind w:left="4320" w:hanging="360"/>
      </w:pPr>
      <w:rPr>
        <w:rFonts w:ascii="Wingdings" w:hAnsi="Wingdings" w:hint="default"/>
      </w:rPr>
    </w:lvl>
    <w:lvl w:ilvl="6" w:tplc="FE7EDB28">
      <w:start w:val="1"/>
      <w:numFmt w:val="bullet"/>
      <w:lvlText w:val=""/>
      <w:lvlJc w:val="left"/>
      <w:pPr>
        <w:ind w:left="5040" w:hanging="360"/>
      </w:pPr>
      <w:rPr>
        <w:rFonts w:ascii="Symbol" w:hAnsi="Symbol" w:hint="default"/>
      </w:rPr>
    </w:lvl>
    <w:lvl w:ilvl="7" w:tplc="19D448C6">
      <w:start w:val="1"/>
      <w:numFmt w:val="bullet"/>
      <w:lvlText w:val="o"/>
      <w:lvlJc w:val="left"/>
      <w:pPr>
        <w:ind w:left="5760" w:hanging="360"/>
      </w:pPr>
      <w:rPr>
        <w:rFonts w:ascii="Courier New" w:hAnsi="Courier New" w:hint="default"/>
      </w:rPr>
    </w:lvl>
    <w:lvl w:ilvl="8" w:tplc="2B3275B0">
      <w:start w:val="1"/>
      <w:numFmt w:val="bullet"/>
      <w:lvlText w:val=""/>
      <w:lvlJc w:val="left"/>
      <w:pPr>
        <w:ind w:left="6480" w:hanging="360"/>
      </w:pPr>
      <w:rPr>
        <w:rFonts w:ascii="Wingdings" w:hAnsi="Wingdings" w:hint="default"/>
      </w:rPr>
    </w:lvl>
  </w:abstractNum>
  <w:abstractNum w:abstractNumId="570" w15:restartNumberingAfterBreak="0">
    <w:nsid w:val="65DB10E9"/>
    <w:multiLevelType w:val="hybridMultilevel"/>
    <w:tmpl w:val="56EAC258"/>
    <w:lvl w:ilvl="0" w:tplc="2BB4030E">
      <w:start w:val="1"/>
      <w:numFmt w:val="bullet"/>
      <w:lvlText w:val=""/>
      <w:lvlJc w:val="left"/>
      <w:pPr>
        <w:ind w:left="720" w:hanging="360"/>
      </w:pPr>
      <w:rPr>
        <w:rFonts w:ascii="Symbol" w:hAnsi="Symbol" w:hint="default"/>
      </w:rPr>
    </w:lvl>
    <w:lvl w:ilvl="1" w:tplc="7EB6B0A8">
      <w:start w:val="1"/>
      <w:numFmt w:val="bullet"/>
      <w:lvlText w:val="o"/>
      <w:lvlJc w:val="left"/>
      <w:pPr>
        <w:ind w:left="1440" w:hanging="360"/>
      </w:pPr>
      <w:rPr>
        <w:rFonts w:ascii="&quot;Courier New&quot;" w:hAnsi="&quot;Courier New&quot;" w:hint="default"/>
      </w:rPr>
    </w:lvl>
    <w:lvl w:ilvl="2" w:tplc="B16C24C6">
      <w:start w:val="1"/>
      <w:numFmt w:val="bullet"/>
      <w:lvlText w:val=""/>
      <w:lvlJc w:val="left"/>
      <w:pPr>
        <w:ind w:left="2160" w:hanging="360"/>
      </w:pPr>
      <w:rPr>
        <w:rFonts w:ascii="Wingdings" w:hAnsi="Wingdings" w:hint="default"/>
      </w:rPr>
    </w:lvl>
    <w:lvl w:ilvl="3" w:tplc="260E6278">
      <w:start w:val="1"/>
      <w:numFmt w:val="bullet"/>
      <w:lvlText w:val=""/>
      <w:lvlJc w:val="left"/>
      <w:pPr>
        <w:ind w:left="2880" w:hanging="360"/>
      </w:pPr>
      <w:rPr>
        <w:rFonts w:ascii="Symbol" w:hAnsi="Symbol" w:hint="default"/>
      </w:rPr>
    </w:lvl>
    <w:lvl w:ilvl="4" w:tplc="042A2C4A">
      <w:start w:val="1"/>
      <w:numFmt w:val="bullet"/>
      <w:lvlText w:val="o"/>
      <w:lvlJc w:val="left"/>
      <w:pPr>
        <w:ind w:left="3600" w:hanging="360"/>
      </w:pPr>
      <w:rPr>
        <w:rFonts w:ascii="Courier New" w:hAnsi="Courier New" w:hint="default"/>
      </w:rPr>
    </w:lvl>
    <w:lvl w:ilvl="5" w:tplc="9650E30A">
      <w:start w:val="1"/>
      <w:numFmt w:val="bullet"/>
      <w:lvlText w:val=""/>
      <w:lvlJc w:val="left"/>
      <w:pPr>
        <w:ind w:left="4320" w:hanging="360"/>
      </w:pPr>
      <w:rPr>
        <w:rFonts w:ascii="Wingdings" w:hAnsi="Wingdings" w:hint="default"/>
      </w:rPr>
    </w:lvl>
    <w:lvl w:ilvl="6" w:tplc="A3F43B42">
      <w:start w:val="1"/>
      <w:numFmt w:val="bullet"/>
      <w:lvlText w:val=""/>
      <w:lvlJc w:val="left"/>
      <w:pPr>
        <w:ind w:left="5040" w:hanging="360"/>
      </w:pPr>
      <w:rPr>
        <w:rFonts w:ascii="Symbol" w:hAnsi="Symbol" w:hint="default"/>
      </w:rPr>
    </w:lvl>
    <w:lvl w:ilvl="7" w:tplc="9F62EBBE">
      <w:start w:val="1"/>
      <w:numFmt w:val="bullet"/>
      <w:lvlText w:val="o"/>
      <w:lvlJc w:val="left"/>
      <w:pPr>
        <w:ind w:left="5760" w:hanging="360"/>
      </w:pPr>
      <w:rPr>
        <w:rFonts w:ascii="Courier New" w:hAnsi="Courier New" w:hint="default"/>
      </w:rPr>
    </w:lvl>
    <w:lvl w:ilvl="8" w:tplc="6F06A276">
      <w:start w:val="1"/>
      <w:numFmt w:val="bullet"/>
      <w:lvlText w:val=""/>
      <w:lvlJc w:val="left"/>
      <w:pPr>
        <w:ind w:left="6480" w:hanging="360"/>
      </w:pPr>
      <w:rPr>
        <w:rFonts w:ascii="Wingdings" w:hAnsi="Wingdings" w:hint="default"/>
      </w:rPr>
    </w:lvl>
  </w:abstractNum>
  <w:abstractNum w:abstractNumId="571" w15:restartNumberingAfterBreak="0">
    <w:nsid w:val="65E18A22"/>
    <w:multiLevelType w:val="hybridMultilevel"/>
    <w:tmpl w:val="DBBC4DF0"/>
    <w:lvl w:ilvl="0" w:tplc="83B2A796">
      <w:start w:val="1"/>
      <w:numFmt w:val="bullet"/>
      <w:lvlText w:val="▫"/>
      <w:lvlJc w:val="left"/>
      <w:pPr>
        <w:ind w:left="720" w:hanging="360"/>
      </w:pPr>
      <w:rPr>
        <w:rFonts w:ascii="Courier New" w:hAnsi="Courier New" w:hint="default"/>
      </w:rPr>
    </w:lvl>
    <w:lvl w:ilvl="1" w:tplc="D4F44148">
      <w:start w:val="1"/>
      <w:numFmt w:val="bullet"/>
      <w:lvlText w:val="o"/>
      <w:lvlJc w:val="left"/>
      <w:pPr>
        <w:ind w:left="1440" w:hanging="360"/>
      </w:pPr>
      <w:rPr>
        <w:rFonts w:ascii="Courier New" w:hAnsi="Courier New" w:hint="default"/>
      </w:rPr>
    </w:lvl>
    <w:lvl w:ilvl="2" w:tplc="F07C7504">
      <w:start w:val="1"/>
      <w:numFmt w:val="bullet"/>
      <w:lvlText w:val=""/>
      <w:lvlJc w:val="left"/>
      <w:pPr>
        <w:ind w:left="2160" w:hanging="360"/>
      </w:pPr>
      <w:rPr>
        <w:rFonts w:ascii="Wingdings" w:hAnsi="Wingdings" w:hint="default"/>
      </w:rPr>
    </w:lvl>
    <w:lvl w:ilvl="3" w:tplc="B798F48E">
      <w:start w:val="1"/>
      <w:numFmt w:val="bullet"/>
      <w:lvlText w:val=""/>
      <w:lvlJc w:val="left"/>
      <w:pPr>
        <w:ind w:left="2880" w:hanging="360"/>
      </w:pPr>
      <w:rPr>
        <w:rFonts w:ascii="Symbol" w:hAnsi="Symbol" w:hint="default"/>
      </w:rPr>
    </w:lvl>
    <w:lvl w:ilvl="4" w:tplc="A17A7510">
      <w:start w:val="1"/>
      <w:numFmt w:val="bullet"/>
      <w:lvlText w:val="o"/>
      <w:lvlJc w:val="left"/>
      <w:pPr>
        <w:ind w:left="3600" w:hanging="360"/>
      </w:pPr>
      <w:rPr>
        <w:rFonts w:ascii="Courier New" w:hAnsi="Courier New" w:hint="default"/>
      </w:rPr>
    </w:lvl>
    <w:lvl w:ilvl="5" w:tplc="44E80BAC">
      <w:start w:val="1"/>
      <w:numFmt w:val="bullet"/>
      <w:lvlText w:val=""/>
      <w:lvlJc w:val="left"/>
      <w:pPr>
        <w:ind w:left="4320" w:hanging="360"/>
      </w:pPr>
      <w:rPr>
        <w:rFonts w:ascii="Wingdings" w:hAnsi="Wingdings" w:hint="default"/>
      </w:rPr>
    </w:lvl>
    <w:lvl w:ilvl="6" w:tplc="49C6A018">
      <w:start w:val="1"/>
      <w:numFmt w:val="bullet"/>
      <w:lvlText w:val=""/>
      <w:lvlJc w:val="left"/>
      <w:pPr>
        <w:ind w:left="5040" w:hanging="360"/>
      </w:pPr>
      <w:rPr>
        <w:rFonts w:ascii="Symbol" w:hAnsi="Symbol" w:hint="default"/>
      </w:rPr>
    </w:lvl>
    <w:lvl w:ilvl="7" w:tplc="4A5878B8">
      <w:start w:val="1"/>
      <w:numFmt w:val="bullet"/>
      <w:lvlText w:val="o"/>
      <w:lvlJc w:val="left"/>
      <w:pPr>
        <w:ind w:left="5760" w:hanging="360"/>
      </w:pPr>
      <w:rPr>
        <w:rFonts w:ascii="Courier New" w:hAnsi="Courier New" w:hint="default"/>
      </w:rPr>
    </w:lvl>
    <w:lvl w:ilvl="8" w:tplc="A2CA975C">
      <w:start w:val="1"/>
      <w:numFmt w:val="bullet"/>
      <w:lvlText w:val=""/>
      <w:lvlJc w:val="left"/>
      <w:pPr>
        <w:ind w:left="6480" w:hanging="360"/>
      </w:pPr>
      <w:rPr>
        <w:rFonts w:ascii="Wingdings" w:hAnsi="Wingdings" w:hint="default"/>
      </w:rPr>
    </w:lvl>
  </w:abstractNum>
  <w:abstractNum w:abstractNumId="572" w15:restartNumberingAfterBreak="0">
    <w:nsid w:val="6602E263"/>
    <w:multiLevelType w:val="hybridMultilevel"/>
    <w:tmpl w:val="F27C32C4"/>
    <w:lvl w:ilvl="0" w:tplc="F808154C">
      <w:start w:val="1"/>
      <w:numFmt w:val="decimal"/>
      <w:lvlText w:val="%1."/>
      <w:lvlJc w:val="left"/>
      <w:pPr>
        <w:ind w:left="720" w:hanging="360"/>
      </w:pPr>
    </w:lvl>
    <w:lvl w:ilvl="1" w:tplc="7A00BD9C">
      <w:start w:val="1"/>
      <w:numFmt w:val="lowerLetter"/>
      <w:lvlText w:val="%2."/>
      <w:lvlJc w:val="left"/>
      <w:pPr>
        <w:ind w:left="1440" w:hanging="360"/>
      </w:pPr>
    </w:lvl>
    <w:lvl w:ilvl="2" w:tplc="BC20C85A">
      <w:start w:val="1"/>
      <w:numFmt w:val="lowerRoman"/>
      <w:lvlText w:val="%3."/>
      <w:lvlJc w:val="right"/>
      <w:pPr>
        <w:ind w:left="2160" w:hanging="180"/>
      </w:pPr>
    </w:lvl>
    <w:lvl w:ilvl="3" w:tplc="C9065D8E">
      <w:start w:val="1"/>
      <w:numFmt w:val="decimal"/>
      <w:lvlText w:val="%4."/>
      <w:lvlJc w:val="left"/>
      <w:pPr>
        <w:ind w:left="2880" w:hanging="360"/>
      </w:pPr>
    </w:lvl>
    <w:lvl w:ilvl="4" w:tplc="A1E68180">
      <w:start w:val="1"/>
      <w:numFmt w:val="lowerLetter"/>
      <w:lvlText w:val="%5."/>
      <w:lvlJc w:val="left"/>
      <w:pPr>
        <w:ind w:left="3600" w:hanging="360"/>
      </w:pPr>
    </w:lvl>
    <w:lvl w:ilvl="5" w:tplc="AE103C16">
      <w:start w:val="1"/>
      <w:numFmt w:val="lowerRoman"/>
      <w:lvlText w:val="%6."/>
      <w:lvlJc w:val="right"/>
      <w:pPr>
        <w:ind w:left="4320" w:hanging="180"/>
      </w:pPr>
    </w:lvl>
    <w:lvl w:ilvl="6" w:tplc="86340AFE">
      <w:start w:val="1"/>
      <w:numFmt w:val="decimal"/>
      <w:lvlText w:val="%7."/>
      <w:lvlJc w:val="left"/>
      <w:pPr>
        <w:ind w:left="5040" w:hanging="360"/>
      </w:pPr>
    </w:lvl>
    <w:lvl w:ilvl="7" w:tplc="1DAE1C90">
      <w:start w:val="1"/>
      <w:numFmt w:val="lowerLetter"/>
      <w:lvlText w:val="%8."/>
      <w:lvlJc w:val="left"/>
      <w:pPr>
        <w:ind w:left="5760" w:hanging="360"/>
      </w:pPr>
    </w:lvl>
    <w:lvl w:ilvl="8" w:tplc="1AF8FCD8">
      <w:start w:val="1"/>
      <w:numFmt w:val="lowerRoman"/>
      <w:lvlText w:val="%9."/>
      <w:lvlJc w:val="right"/>
      <w:pPr>
        <w:ind w:left="6480" w:hanging="180"/>
      </w:pPr>
    </w:lvl>
  </w:abstractNum>
  <w:abstractNum w:abstractNumId="573" w15:restartNumberingAfterBreak="0">
    <w:nsid w:val="6612670D"/>
    <w:multiLevelType w:val="hybridMultilevel"/>
    <w:tmpl w:val="FA3ED48E"/>
    <w:lvl w:ilvl="0" w:tplc="C5BA1DEC">
      <w:start w:val="1"/>
      <w:numFmt w:val="bullet"/>
      <w:lvlText w:val=""/>
      <w:lvlJc w:val="left"/>
      <w:pPr>
        <w:ind w:left="720" w:hanging="360"/>
      </w:pPr>
      <w:rPr>
        <w:rFonts w:ascii="Symbol" w:hAnsi="Symbol" w:hint="default"/>
      </w:rPr>
    </w:lvl>
    <w:lvl w:ilvl="1" w:tplc="2F064166">
      <w:start w:val="1"/>
      <w:numFmt w:val="bullet"/>
      <w:lvlText w:val="·"/>
      <w:lvlJc w:val="left"/>
      <w:pPr>
        <w:ind w:left="1440" w:hanging="360"/>
      </w:pPr>
      <w:rPr>
        <w:rFonts w:ascii="Symbol" w:hAnsi="Symbol" w:hint="default"/>
      </w:rPr>
    </w:lvl>
    <w:lvl w:ilvl="2" w:tplc="5C744DC2">
      <w:start w:val="1"/>
      <w:numFmt w:val="bullet"/>
      <w:lvlText w:val=""/>
      <w:lvlJc w:val="left"/>
      <w:pPr>
        <w:ind w:left="2160" w:hanging="360"/>
      </w:pPr>
      <w:rPr>
        <w:rFonts w:ascii="Wingdings" w:hAnsi="Wingdings" w:hint="default"/>
      </w:rPr>
    </w:lvl>
    <w:lvl w:ilvl="3" w:tplc="69488384">
      <w:start w:val="1"/>
      <w:numFmt w:val="bullet"/>
      <w:lvlText w:val=""/>
      <w:lvlJc w:val="left"/>
      <w:pPr>
        <w:ind w:left="2880" w:hanging="360"/>
      </w:pPr>
      <w:rPr>
        <w:rFonts w:ascii="Symbol" w:hAnsi="Symbol" w:hint="default"/>
      </w:rPr>
    </w:lvl>
    <w:lvl w:ilvl="4" w:tplc="F3BC0756">
      <w:start w:val="1"/>
      <w:numFmt w:val="bullet"/>
      <w:lvlText w:val="o"/>
      <w:lvlJc w:val="left"/>
      <w:pPr>
        <w:ind w:left="3600" w:hanging="360"/>
      </w:pPr>
      <w:rPr>
        <w:rFonts w:ascii="Courier New" w:hAnsi="Courier New" w:hint="default"/>
      </w:rPr>
    </w:lvl>
    <w:lvl w:ilvl="5" w:tplc="B0CC323A">
      <w:start w:val="1"/>
      <w:numFmt w:val="bullet"/>
      <w:lvlText w:val=""/>
      <w:lvlJc w:val="left"/>
      <w:pPr>
        <w:ind w:left="4320" w:hanging="360"/>
      </w:pPr>
      <w:rPr>
        <w:rFonts w:ascii="Wingdings" w:hAnsi="Wingdings" w:hint="default"/>
      </w:rPr>
    </w:lvl>
    <w:lvl w:ilvl="6" w:tplc="67F82684">
      <w:start w:val="1"/>
      <w:numFmt w:val="bullet"/>
      <w:lvlText w:val=""/>
      <w:lvlJc w:val="left"/>
      <w:pPr>
        <w:ind w:left="5040" w:hanging="360"/>
      </w:pPr>
      <w:rPr>
        <w:rFonts w:ascii="Symbol" w:hAnsi="Symbol" w:hint="default"/>
      </w:rPr>
    </w:lvl>
    <w:lvl w:ilvl="7" w:tplc="18D047D6">
      <w:start w:val="1"/>
      <w:numFmt w:val="bullet"/>
      <w:lvlText w:val="o"/>
      <w:lvlJc w:val="left"/>
      <w:pPr>
        <w:ind w:left="5760" w:hanging="360"/>
      </w:pPr>
      <w:rPr>
        <w:rFonts w:ascii="Courier New" w:hAnsi="Courier New" w:hint="default"/>
      </w:rPr>
    </w:lvl>
    <w:lvl w:ilvl="8" w:tplc="4642AA84">
      <w:start w:val="1"/>
      <w:numFmt w:val="bullet"/>
      <w:lvlText w:val=""/>
      <w:lvlJc w:val="left"/>
      <w:pPr>
        <w:ind w:left="6480" w:hanging="360"/>
      </w:pPr>
      <w:rPr>
        <w:rFonts w:ascii="Wingdings" w:hAnsi="Wingdings" w:hint="default"/>
      </w:rPr>
    </w:lvl>
  </w:abstractNum>
  <w:abstractNum w:abstractNumId="574" w15:restartNumberingAfterBreak="0">
    <w:nsid w:val="66272AAC"/>
    <w:multiLevelType w:val="hybridMultilevel"/>
    <w:tmpl w:val="DA86F3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5" w15:restartNumberingAfterBreak="0">
    <w:nsid w:val="6668C652"/>
    <w:multiLevelType w:val="hybridMultilevel"/>
    <w:tmpl w:val="61F0A6E8"/>
    <w:lvl w:ilvl="0" w:tplc="C3B806CC">
      <w:start w:val="1"/>
      <w:numFmt w:val="bullet"/>
      <w:lvlText w:val=""/>
      <w:lvlJc w:val="left"/>
      <w:pPr>
        <w:ind w:left="720" w:hanging="360"/>
      </w:pPr>
      <w:rPr>
        <w:rFonts w:ascii="Symbol" w:hAnsi="Symbol" w:hint="default"/>
      </w:rPr>
    </w:lvl>
    <w:lvl w:ilvl="1" w:tplc="00A65B6C">
      <w:start w:val="1"/>
      <w:numFmt w:val="bullet"/>
      <w:lvlText w:val=""/>
      <w:lvlJc w:val="left"/>
      <w:pPr>
        <w:ind w:left="1440" w:hanging="360"/>
      </w:pPr>
      <w:rPr>
        <w:rFonts w:ascii="Symbol" w:hAnsi="Symbol" w:hint="default"/>
      </w:rPr>
    </w:lvl>
    <w:lvl w:ilvl="2" w:tplc="C178BCC8">
      <w:start w:val="1"/>
      <w:numFmt w:val="bullet"/>
      <w:lvlText w:val=""/>
      <w:lvlJc w:val="left"/>
      <w:pPr>
        <w:ind w:left="2160" w:hanging="360"/>
      </w:pPr>
      <w:rPr>
        <w:rFonts w:ascii="Wingdings" w:hAnsi="Wingdings" w:hint="default"/>
      </w:rPr>
    </w:lvl>
    <w:lvl w:ilvl="3" w:tplc="CC848EF0">
      <w:start w:val="1"/>
      <w:numFmt w:val="bullet"/>
      <w:lvlText w:val=""/>
      <w:lvlJc w:val="left"/>
      <w:pPr>
        <w:ind w:left="2880" w:hanging="360"/>
      </w:pPr>
      <w:rPr>
        <w:rFonts w:ascii="Symbol" w:hAnsi="Symbol" w:hint="default"/>
      </w:rPr>
    </w:lvl>
    <w:lvl w:ilvl="4" w:tplc="0202436E">
      <w:start w:val="1"/>
      <w:numFmt w:val="bullet"/>
      <w:lvlText w:val="o"/>
      <w:lvlJc w:val="left"/>
      <w:pPr>
        <w:ind w:left="3600" w:hanging="360"/>
      </w:pPr>
      <w:rPr>
        <w:rFonts w:ascii="Courier New" w:hAnsi="Courier New" w:hint="default"/>
      </w:rPr>
    </w:lvl>
    <w:lvl w:ilvl="5" w:tplc="1FFECCF4">
      <w:start w:val="1"/>
      <w:numFmt w:val="bullet"/>
      <w:lvlText w:val=""/>
      <w:lvlJc w:val="left"/>
      <w:pPr>
        <w:ind w:left="4320" w:hanging="360"/>
      </w:pPr>
      <w:rPr>
        <w:rFonts w:ascii="Wingdings" w:hAnsi="Wingdings" w:hint="default"/>
      </w:rPr>
    </w:lvl>
    <w:lvl w:ilvl="6" w:tplc="400C8CA2">
      <w:start w:val="1"/>
      <w:numFmt w:val="bullet"/>
      <w:lvlText w:val=""/>
      <w:lvlJc w:val="left"/>
      <w:pPr>
        <w:ind w:left="5040" w:hanging="360"/>
      </w:pPr>
      <w:rPr>
        <w:rFonts w:ascii="Symbol" w:hAnsi="Symbol" w:hint="default"/>
      </w:rPr>
    </w:lvl>
    <w:lvl w:ilvl="7" w:tplc="AB00B842">
      <w:start w:val="1"/>
      <w:numFmt w:val="bullet"/>
      <w:lvlText w:val="o"/>
      <w:lvlJc w:val="left"/>
      <w:pPr>
        <w:ind w:left="5760" w:hanging="360"/>
      </w:pPr>
      <w:rPr>
        <w:rFonts w:ascii="Courier New" w:hAnsi="Courier New" w:hint="default"/>
      </w:rPr>
    </w:lvl>
    <w:lvl w:ilvl="8" w:tplc="506491BA">
      <w:start w:val="1"/>
      <w:numFmt w:val="bullet"/>
      <w:lvlText w:val=""/>
      <w:lvlJc w:val="left"/>
      <w:pPr>
        <w:ind w:left="6480" w:hanging="360"/>
      </w:pPr>
      <w:rPr>
        <w:rFonts w:ascii="Wingdings" w:hAnsi="Wingdings" w:hint="default"/>
      </w:rPr>
    </w:lvl>
  </w:abstractNum>
  <w:abstractNum w:abstractNumId="576" w15:restartNumberingAfterBreak="0">
    <w:nsid w:val="66FAEAA5"/>
    <w:multiLevelType w:val="hybridMultilevel"/>
    <w:tmpl w:val="DA884326"/>
    <w:lvl w:ilvl="0" w:tplc="8EA6FEA8">
      <w:start w:val="1"/>
      <w:numFmt w:val="bullet"/>
      <w:lvlText w:val=""/>
      <w:lvlJc w:val="left"/>
      <w:pPr>
        <w:ind w:left="720" w:hanging="360"/>
      </w:pPr>
      <w:rPr>
        <w:rFonts w:ascii="Symbol" w:hAnsi="Symbol" w:hint="default"/>
      </w:rPr>
    </w:lvl>
    <w:lvl w:ilvl="1" w:tplc="F80468CA">
      <w:start w:val="1"/>
      <w:numFmt w:val="bullet"/>
      <w:lvlText w:val="o"/>
      <w:lvlJc w:val="left"/>
      <w:pPr>
        <w:ind w:left="1440" w:hanging="360"/>
      </w:pPr>
      <w:rPr>
        <w:rFonts w:ascii="Courier New" w:hAnsi="Courier New" w:hint="default"/>
      </w:rPr>
    </w:lvl>
    <w:lvl w:ilvl="2" w:tplc="7012E12E">
      <w:start w:val="1"/>
      <w:numFmt w:val="bullet"/>
      <w:lvlText w:val=""/>
      <w:lvlJc w:val="left"/>
      <w:pPr>
        <w:ind w:left="2160" w:hanging="360"/>
      </w:pPr>
      <w:rPr>
        <w:rFonts w:ascii="Wingdings" w:hAnsi="Wingdings" w:hint="default"/>
      </w:rPr>
    </w:lvl>
    <w:lvl w:ilvl="3" w:tplc="22AA51C6">
      <w:start w:val="1"/>
      <w:numFmt w:val="bullet"/>
      <w:lvlText w:val=""/>
      <w:lvlJc w:val="left"/>
      <w:pPr>
        <w:ind w:left="2880" w:hanging="360"/>
      </w:pPr>
      <w:rPr>
        <w:rFonts w:ascii="Symbol" w:hAnsi="Symbol" w:hint="default"/>
      </w:rPr>
    </w:lvl>
    <w:lvl w:ilvl="4" w:tplc="ADB6B0F8">
      <w:start w:val="1"/>
      <w:numFmt w:val="bullet"/>
      <w:lvlText w:val="o"/>
      <w:lvlJc w:val="left"/>
      <w:pPr>
        <w:ind w:left="3600" w:hanging="360"/>
      </w:pPr>
      <w:rPr>
        <w:rFonts w:ascii="Courier New" w:hAnsi="Courier New" w:hint="default"/>
      </w:rPr>
    </w:lvl>
    <w:lvl w:ilvl="5" w:tplc="B6BAA43C">
      <w:start w:val="1"/>
      <w:numFmt w:val="bullet"/>
      <w:lvlText w:val=""/>
      <w:lvlJc w:val="left"/>
      <w:pPr>
        <w:ind w:left="4320" w:hanging="360"/>
      </w:pPr>
      <w:rPr>
        <w:rFonts w:ascii="Wingdings" w:hAnsi="Wingdings" w:hint="default"/>
      </w:rPr>
    </w:lvl>
    <w:lvl w:ilvl="6" w:tplc="14160048">
      <w:start w:val="1"/>
      <w:numFmt w:val="bullet"/>
      <w:lvlText w:val=""/>
      <w:lvlJc w:val="left"/>
      <w:pPr>
        <w:ind w:left="5040" w:hanging="360"/>
      </w:pPr>
      <w:rPr>
        <w:rFonts w:ascii="Symbol" w:hAnsi="Symbol" w:hint="default"/>
      </w:rPr>
    </w:lvl>
    <w:lvl w:ilvl="7" w:tplc="01FEABDC">
      <w:start w:val="1"/>
      <w:numFmt w:val="bullet"/>
      <w:lvlText w:val="o"/>
      <w:lvlJc w:val="left"/>
      <w:pPr>
        <w:ind w:left="5760" w:hanging="360"/>
      </w:pPr>
      <w:rPr>
        <w:rFonts w:ascii="Courier New" w:hAnsi="Courier New" w:hint="default"/>
      </w:rPr>
    </w:lvl>
    <w:lvl w:ilvl="8" w:tplc="C9C29514">
      <w:start w:val="1"/>
      <w:numFmt w:val="bullet"/>
      <w:lvlText w:val=""/>
      <w:lvlJc w:val="left"/>
      <w:pPr>
        <w:ind w:left="6480" w:hanging="360"/>
      </w:pPr>
      <w:rPr>
        <w:rFonts w:ascii="Wingdings" w:hAnsi="Wingdings" w:hint="default"/>
      </w:rPr>
    </w:lvl>
  </w:abstractNum>
  <w:abstractNum w:abstractNumId="577" w15:restartNumberingAfterBreak="0">
    <w:nsid w:val="6702C7DC"/>
    <w:multiLevelType w:val="hybridMultilevel"/>
    <w:tmpl w:val="D69CA7CA"/>
    <w:lvl w:ilvl="0" w:tplc="9446E814">
      <w:start w:val="1"/>
      <w:numFmt w:val="decimal"/>
      <w:lvlText w:val="%1."/>
      <w:lvlJc w:val="left"/>
      <w:pPr>
        <w:ind w:left="720" w:hanging="360"/>
      </w:pPr>
    </w:lvl>
    <w:lvl w:ilvl="1" w:tplc="C3DA1568">
      <w:start w:val="1"/>
      <w:numFmt w:val="lowerLetter"/>
      <w:lvlText w:val="%2."/>
      <w:lvlJc w:val="left"/>
      <w:pPr>
        <w:ind w:left="1440" w:hanging="360"/>
      </w:pPr>
    </w:lvl>
    <w:lvl w:ilvl="2" w:tplc="9A0E75B2">
      <w:start w:val="1"/>
      <w:numFmt w:val="lowerRoman"/>
      <w:lvlText w:val="%3."/>
      <w:lvlJc w:val="right"/>
      <w:pPr>
        <w:ind w:left="2160" w:hanging="180"/>
      </w:pPr>
    </w:lvl>
    <w:lvl w:ilvl="3" w:tplc="A51A579C">
      <w:start w:val="2"/>
      <w:numFmt w:val="decimal"/>
      <w:lvlText w:val="%4."/>
      <w:lvlJc w:val="left"/>
      <w:pPr>
        <w:ind w:left="2880" w:hanging="360"/>
      </w:pPr>
    </w:lvl>
    <w:lvl w:ilvl="4" w:tplc="958805AA">
      <w:start w:val="1"/>
      <w:numFmt w:val="lowerLetter"/>
      <w:lvlText w:val="%5."/>
      <w:lvlJc w:val="left"/>
      <w:pPr>
        <w:ind w:left="3600" w:hanging="360"/>
      </w:pPr>
    </w:lvl>
    <w:lvl w:ilvl="5" w:tplc="956A8412">
      <w:start w:val="1"/>
      <w:numFmt w:val="lowerRoman"/>
      <w:lvlText w:val="%6."/>
      <w:lvlJc w:val="right"/>
      <w:pPr>
        <w:ind w:left="4320" w:hanging="180"/>
      </w:pPr>
    </w:lvl>
    <w:lvl w:ilvl="6" w:tplc="3A2AC442">
      <w:start w:val="1"/>
      <w:numFmt w:val="decimal"/>
      <w:lvlText w:val="%7."/>
      <w:lvlJc w:val="left"/>
      <w:pPr>
        <w:ind w:left="5040" w:hanging="360"/>
      </w:pPr>
    </w:lvl>
    <w:lvl w:ilvl="7" w:tplc="B7642940">
      <w:start w:val="1"/>
      <w:numFmt w:val="lowerLetter"/>
      <w:lvlText w:val="%8."/>
      <w:lvlJc w:val="left"/>
      <w:pPr>
        <w:ind w:left="5760" w:hanging="360"/>
      </w:pPr>
    </w:lvl>
    <w:lvl w:ilvl="8" w:tplc="F8325B7A">
      <w:start w:val="1"/>
      <w:numFmt w:val="lowerRoman"/>
      <w:lvlText w:val="%9."/>
      <w:lvlJc w:val="right"/>
      <w:pPr>
        <w:ind w:left="6480" w:hanging="180"/>
      </w:pPr>
    </w:lvl>
  </w:abstractNum>
  <w:abstractNum w:abstractNumId="578" w15:restartNumberingAfterBreak="0">
    <w:nsid w:val="674DD789"/>
    <w:multiLevelType w:val="hybridMultilevel"/>
    <w:tmpl w:val="646CE9FE"/>
    <w:lvl w:ilvl="0" w:tplc="6F6876A2">
      <w:start w:val="1"/>
      <w:numFmt w:val="decimal"/>
      <w:lvlText w:val="%1."/>
      <w:lvlJc w:val="left"/>
      <w:pPr>
        <w:ind w:left="720" w:hanging="360"/>
      </w:pPr>
    </w:lvl>
    <w:lvl w:ilvl="1" w:tplc="A356A51E">
      <w:start w:val="1"/>
      <w:numFmt w:val="lowerLetter"/>
      <w:lvlText w:val="%2."/>
      <w:lvlJc w:val="left"/>
      <w:pPr>
        <w:ind w:left="1440" w:hanging="360"/>
      </w:pPr>
    </w:lvl>
    <w:lvl w:ilvl="2" w:tplc="17DCB166">
      <w:start w:val="1"/>
      <w:numFmt w:val="lowerRoman"/>
      <w:lvlText w:val="%3."/>
      <w:lvlJc w:val="right"/>
      <w:pPr>
        <w:ind w:left="2160" w:hanging="180"/>
      </w:pPr>
    </w:lvl>
    <w:lvl w:ilvl="3" w:tplc="130855BC">
      <w:start w:val="1"/>
      <w:numFmt w:val="decimal"/>
      <w:lvlText w:val="%4."/>
      <w:lvlJc w:val="left"/>
      <w:pPr>
        <w:ind w:left="2880" w:hanging="360"/>
      </w:pPr>
    </w:lvl>
    <w:lvl w:ilvl="4" w:tplc="86DE5DB8">
      <w:start w:val="2"/>
      <w:numFmt w:val="lowerLetter"/>
      <w:lvlText w:val="%5."/>
      <w:lvlJc w:val="left"/>
      <w:pPr>
        <w:ind w:left="3600" w:hanging="360"/>
      </w:pPr>
    </w:lvl>
    <w:lvl w:ilvl="5" w:tplc="E662BDBC">
      <w:start w:val="1"/>
      <w:numFmt w:val="lowerRoman"/>
      <w:lvlText w:val="%6."/>
      <w:lvlJc w:val="right"/>
      <w:pPr>
        <w:ind w:left="4320" w:hanging="180"/>
      </w:pPr>
    </w:lvl>
    <w:lvl w:ilvl="6" w:tplc="7FA08A38">
      <w:start w:val="1"/>
      <w:numFmt w:val="decimal"/>
      <w:lvlText w:val="%7."/>
      <w:lvlJc w:val="left"/>
      <w:pPr>
        <w:ind w:left="5040" w:hanging="360"/>
      </w:pPr>
    </w:lvl>
    <w:lvl w:ilvl="7" w:tplc="2F02EC7C">
      <w:start w:val="1"/>
      <w:numFmt w:val="lowerLetter"/>
      <w:lvlText w:val="%8."/>
      <w:lvlJc w:val="left"/>
      <w:pPr>
        <w:ind w:left="5760" w:hanging="360"/>
      </w:pPr>
    </w:lvl>
    <w:lvl w:ilvl="8" w:tplc="E0C2F3E8">
      <w:start w:val="1"/>
      <w:numFmt w:val="lowerRoman"/>
      <w:lvlText w:val="%9."/>
      <w:lvlJc w:val="right"/>
      <w:pPr>
        <w:ind w:left="6480" w:hanging="180"/>
      </w:pPr>
    </w:lvl>
  </w:abstractNum>
  <w:abstractNum w:abstractNumId="579" w15:restartNumberingAfterBreak="0">
    <w:nsid w:val="67595ADD"/>
    <w:multiLevelType w:val="hybridMultilevel"/>
    <w:tmpl w:val="D78A7CF8"/>
    <w:lvl w:ilvl="0" w:tplc="B0DA3316">
      <w:start w:val="1"/>
      <w:numFmt w:val="decimal"/>
      <w:lvlText w:val="%1."/>
      <w:lvlJc w:val="left"/>
      <w:pPr>
        <w:ind w:left="720" w:hanging="360"/>
      </w:pPr>
    </w:lvl>
    <w:lvl w:ilvl="1" w:tplc="4B8A6CDC">
      <w:start w:val="1"/>
      <w:numFmt w:val="lowerLetter"/>
      <w:lvlText w:val="%2."/>
      <w:lvlJc w:val="left"/>
      <w:pPr>
        <w:ind w:left="1440" w:hanging="360"/>
      </w:pPr>
    </w:lvl>
    <w:lvl w:ilvl="2" w:tplc="9950F994">
      <w:start w:val="9"/>
      <w:numFmt w:val="lowerRoman"/>
      <w:lvlText w:val="%3."/>
      <w:lvlJc w:val="right"/>
      <w:pPr>
        <w:ind w:left="2160" w:hanging="180"/>
      </w:pPr>
    </w:lvl>
    <w:lvl w:ilvl="3" w:tplc="298AEFCA">
      <w:start w:val="1"/>
      <w:numFmt w:val="decimal"/>
      <w:lvlText w:val="%4."/>
      <w:lvlJc w:val="left"/>
      <w:pPr>
        <w:ind w:left="2880" w:hanging="360"/>
      </w:pPr>
    </w:lvl>
    <w:lvl w:ilvl="4" w:tplc="DDCA5294">
      <w:start w:val="1"/>
      <w:numFmt w:val="lowerLetter"/>
      <w:lvlText w:val="%5."/>
      <w:lvlJc w:val="left"/>
      <w:pPr>
        <w:ind w:left="3600" w:hanging="360"/>
      </w:pPr>
    </w:lvl>
    <w:lvl w:ilvl="5" w:tplc="496E6458">
      <w:start w:val="1"/>
      <w:numFmt w:val="lowerRoman"/>
      <w:lvlText w:val="%6."/>
      <w:lvlJc w:val="right"/>
      <w:pPr>
        <w:ind w:left="4320" w:hanging="180"/>
      </w:pPr>
    </w:lvl>
    <w:lvl w:ilvl="6" w:tplc="F61C3AC0">
      <w:start w:val="1"/>
      <w:numFmt w:val="decimal"/>
      <w:lvlText w:val="%7."/>
      <w:lvlJc w:val="left"/>
      <w:pPr>
        <w:ind w:left="5040" w:hanging="360"/>
      </w:pPr>
    </w:lvl>
    <w:lvl w:ilvl="7" w:tplc="582875AC">
      <w:start w:val="1"/>
      <w:numFmt w:val="lowerLetter"/>
      <w:lvlText w:val="%8."/>
      <w:lvlJc w:val="left"/>
      <w:pPr>
        <w:ind w:left="5760" w:hanging="360"/>
      </w:pPr>
    </w:lvl>
    <w:lvl w:ilvl="8" w:tplc="CC78A49E">
      <w:start w:val="1"/>
      <w:numFmt w:val="lowerRoman"/>
      <w:lvlText w:val="%9."/>
      <w:lvlJc w:val="right"/>
      <w:pPr>
        <w:ind w:left="6480" w:hanging="180"/>
      </w:pPr>
    </w:lvl>
  </w:abstractNum>
  <w:abstractNum w:abstractNumId="580" w15:restartNumberingAfterBreak="0">
    <w:nsid w:val="6775D124"/>
    <w:multiLevelType w:val="hybridMultilevel"/>
    <w:tmpl w:val="D65409F0"/>
    <w:lvl w:ilvl="0" w:tplc="8FB224E0">
      <w:start w:val="1"/>
      <w:numFmt w:val="bullet"/>
      <w:lvlText w:val=""/>
      <w:lvlJc w:val="left"/>
      <w:pPr>
        <w:ind w:left="720" w:hanging="360"/>
      </w:pPr>
      <w:rPr>
        <w:rFonts w:ascii="Symbol" w:hAnsi="Symbol" w:hint="default"/>
      </w:rPr>
    </w:lvl>
    <w:lvl w:ilvl="1" w:tplc="102CA796">
      <w:start w:val="1"/>
      <w:numFmt w:val="bullet"/>
      <w:lvlText w:val="o"/>
      <w:lvlJc w:val="left"/>
      <w:pPr>
        <w:ind w:left="1440" w:hanging="360"/>
      </w:pPr>
      <w:rPr>
        <w:rFonts w:ascii="Courier New" w:hAnsi="Courier New" w:hint="default"/>
      </w:rPr>
    </w:lvl>
    <w:lvl w:ilvl="2" w:tplc="99C825D8">
      <w:start w:val="1"/>
      <w:numFmt w:val="bullet"/>
      <w:lvlText w:val=""/>
      <w:lvlJc w:val="left"/>
      <w:pPr>
        <w:ind w:left="2160" w:hanging="360"/>
      </w:pPr>
      <w:rPr>
        <w:rFonts w:ascii="Wingdings" w:hAnsi="Wingdings" w:hint="default"/>
      </w:rPr>
    </w:lvl>
    <w:lvl w:ilvl="3" w:tplc="2AAC6766">
      <w:start w:val="1"/>
      <w:numFmt w:val="bullet"/>
      <w:lvlText w:val=""/>
      <w:lvlJc w:val="left"/>
      <w:pPr>
        <w:ind w:left="2880" w:hanging="360"/>
      </w:pPr>
      <w:rPr>
        <w:rFonts w:ascii="Symbol" w:hAnsi="Symbol" w:hint="default"/>
      </w:rPr>
    </w:lvl>
    <w:lvl w:ilvl="4" w:tplc="1F52D1A4">
      <w:start w:val="1"/>
      <w:numFmt w:val="bullet"/>
      <w:lvlText w:val="o"/>
      <w:lvlJc w:val="left"/>
      <w:pPr>
        <w:ind w:left="3600" w:hanging="360"/>
      </w:pPr>
      <w:rPr>
        <w:rFonts w:ascii="Courier New" w:hAnsi="Courier New" w:hint="default"/>
      </w:rPr>
    </w:lvl>
    <w:lvl w:ilvl="5" w:tplc="20C468E0">
      <w:start w:val="1"/>
      <w:numFmt w:val="bullet"/>
      <w:lvlText w:val=""/>
      <w:lvlJc w:val="left"/>
      <w:pPr>
        <w:ind w:left="4320" w:hanging="360"/>
      </w:pPr>
      <w:rPr>
        <w:rFonts w:ascii="Wingdings" w:hAnsi="Wingdings" w:hint="default"/>
      </w:rPr>
    </w:lvl>
    <w:lvl w:ilvl="6" w:tplc="AF1A2030">
      <w:start w:val="1"/>
      <w:numFmt w:val="bullet"/>
      <w:lvlText w:val=""/>
      <w:lvlJc w:val="left"/>
      <w:pPr>
        <w:ind w:left="5040" w:hanging="360"/>
      </w:pPr>
      <w:rPr>
        <w:rFonts w:ascii="Symbol" w:hAnsi="Symbol" w:hint="default"/>
      </w:rPr>
    </w:lvl>
    <w:lvl w:ilvl="7" w:tplc="18FCD958">
      <w:start w:val="1"/>
      <w:numFmt w:val="bullet"/>
      <w:lvlText w:val="o"/>
      <w:lvlJc w:val="left"/>
      <w:pPr>
        <w:ind w:left="5760" w:hanging="360"/>
      </w:pPr>
      <w:rPr>
        <w:rFonts w:ascii="Courier New" w:hAnsi="Courier New" w:hint="default"/>
      </w:rPr>
    </w:lvl>
    <w:lvl w:ilvl="8" w:tplc="A0821832">
      <w:start w:val="1"/>
      <w:numFmt w:val="bullet"/>
      <w:lvlText w:val=""/>
      <w:lvlJc w:val="left"/>
      <w:pPr>
        <w:ind w:left="6480" w:hanging="360"/>
      </w:pPr>
      <w:rPr>
        <w:rFonts w:ascii="Wingdings" w:hAnsi="Wingdings" w:hint="default"/>
      </w:rPr>
    </w:lvl>
  </w:abstractNum>
  <w:abstractNum w:abstractNumId="581" w15:restartNumberingAfterBreak="0">
    <w:nsid w:val="67AF7E9A"/>
    <w:multiLevelType w:val="hybridMultilevel"/>
    <w:tmpl w:val="2EBE9918"/>
    <w:lvl w:ilvl="0" w:tplc="B6DCAFAC">
      <w:start w:val="1"/>
      <w:numFmt w:val="bullet"/>
      <w:lvlText w:val="·"/>
      <w:lvlJc w:val="left"/>
      <w:pPr>
        <w:ind w:left="720" w:hanging="360"/>
      </w:pPr>
      <w:rPr>
        <w:rFonts w:ascii="Symbol" w:hAnsi="Symbol" w:hint="default"/>
      </w:rPr>
    </w:lvl>
    <w:lvl w:ilvl="1" w:tplc="CA6C0816">
      <w:start w:val="1"/>
      <w:numFmt w:val="bullet"/>
      <w:lvlText w:val="o"/>
      <w:lvlJc w:val="left"/>
      <w:pPr>
        <w:ind w:left="1440" w:hanging="360"/>
      </w:pPr>
      <w:rPr>
        <w:rFonts w:ascii="Courier New" w:hAnsi="Courier New" w:hint="default"/>
      </w:rPr>
    </w:lvl>
    <w:lvl w:ilvl="2" w:tplc="8B803EAC">
      <w:start w:val="1"/>
      <w:numFmt w:val="bullet"/>
      <w:lvlText w:val=""/>
      <w:lvlJc w:val="left"/>
      <w:pPr>
        <w:ind w:left="2160" w:hanging="360"/>
      </w:pPr>
      <w:rPr>
        <w:rFonts w:ascii="Wingdings" w:hAnsi="Wingdings" w:hint="default"/>
      </w:rPr>
    </w:lvl>
    <w:lvl w:ilvl="3" w:tplc="B8E84C3C">
      <w:start w:val="1"/>
      <w:numFmt w:val="bullet"/>
      <w:lvlText w:val=""/>
      <w:lvlJc w:val="left"/>
      <w:pPr>
        <w:ind w:left="2880" w:hanging="360"/>
      </w:pPr>
      <w:rPr>
        <w:rFonts w:ascii="Symbol" w:hAnsi="Symbol" w:hint="default"/>
      </w:rPr>
    </w:lvl>
    <w:lvl w:ilvl="4" w:tplc="31CE29C6">
      <w:start w:val="1"/>
      <w:numFmt w:val="bullet"/>
      <w:lvlText w:val="o"/>
      <w:lvlJc w:val="left"/>
      <w:pPr>
        <w:ind w:left="3600" w:hanging="360"/>
      </w:pPr>
      <w:rPr>
        <w:rFonts w:ascii="Courier New" w:hAnsi="Courier New" w:hint="default"/>
      </w:rPr>
    </w:lvl>
    <w:lvl w:ilvl="5" w:tplc="063691F0">
      <w:start w:val="1"/>
      <w:numFmt w:val="bullet"/>
      <w:lvlText w:val=""/>
      <w:lvlJc w:val="left"/>
      <w:pPr>
        <w:ind w:left="4320" w:hanging="360"/>
      </w:pPr>
      <w:rPr>
        <w:rFonts w:ascii="Wingdings" w:hAnsi="Wingdings" w:hint="default"/>
      </w:rPr>
    </w:lvl>
    <w:lvl w:ilvl="6" w:tplc="12F8358A">
      <w:start w:val="1"/>
      <w:numFmt w:val="bullet"/>
      <w:lvlText w:val=""/>
      <w:lvlJc w:val="left"/>
      <w:pPr>
        <w:ind w:left="5040" w:hanging="360"/>
      </w:pPr>
      <w:rPr>
        <w:rFonts w:ascii="Symbol" w:hAnsi="Symbol" w:hint="default"/>
      </w:rPr>
    </w:lvl>
    <w:lvl w:ilvl="7" w:tplc="44D2BAE0">
      <w:start w:val="1"/>
      <w:numFmt w:val="bullet"/>
      <w:lvlText w:val="o"/>
      <w:lvlJc w:val="left"/>
      <w:pPr>
        <w:ind w:left="5760" w:hanging="360"/>
      </w:pPr>
      <w:rPr>
        <w:rFonts w:ascii="Courier New" w:hAnsi="Courier New" w:hint="default"/>
      </w:rPr>
    </w:lvl>
    <w:lvl w:ilvl="8" w:tplc="96B64F8E">
      <w:start w:val="1"/>
      <w:numFmt w:val="bullet"/>
      <w:lvlText w:val=""/>
      <w:lvlJc w:val="left"/>
      <w:pPr>
        <w:ind w:left="6480" w:hanging="360"/>
      </w:pPr>
      <w:rPr>
        <w:rFonts w:ascii="Wingdings" w:hAnsi="Wingdings" w:hint="default"/>
      </w:rPr>
    </w:lvl>
  </w:abstractNum>
  <w:abstractNum w:abstractNumId="582" w15:restartNumberingAfterBreak="0">
    <w:nsid w:val="6812590B"/>
    <w:multiLevelType w:val="hybridMultilevel"/>
    <w:tmpl w:val="72C8FC6E"/>
    <w:lvl w:ilvl="0" w:tplc="B02AE818">
      <w:start w:val="1"/>
      <w:numFmt w:val="bullet"/>
      <w:lvlText w:val=""/>
      <w:lvlJc w:val="left"/>
      <w:pPr>
        <w:ind w:left="720" w:hanging="360"/>
      </w:pPr>
      <w:rPr>
        <w:rFonts w:ascii="Symbol" w:hAnsi="Symbol" w:hint="default"/>
      </w:rPr>
    </w:lvl>
    <w:lvl w:ilvl="1" w:tplc="6F72C072">
      <w:start w:val="1"/>
      <w:numFmt w:val="bullet"/>
      <w:lvlText w:val="o"/>
      <w:lvlJc w:val="left"/>
      <w:pPr>
        <w:ind w:left="1440" w:hanging="360"/>
      </w:pPr>
      <w:rPr>
        <w:rFonts w:ascii="Courier New" w:hAnsi="Courier New" w:hint="default"/>
      </w:rPr>
    </w:lvl>
    <w:lvl w:ilvl="2" w:tplc="6E08CA54">
      <w:start w:val="1"/>
      <w:numFmt w:val="bullet"/>
      <w:lvlText w:val=""/>
      <w:lvlJc w:val="left"/>
      <w:pPr>
        <w:ind w:left="2160" w:hanging="360"/>
      </w:pPr>
      <w:rPr>
        <w:rFonts w:ascii="Wingdings" w:hAnsi="Wingdings" w:hint="default"/>
      </w:rPr>
    </w:lvl>
    <w:lvl w:ilvl="3" w:tplc="7D127FB2">
      <w:start w:val="1"/>
      <w:numFmt w:val="bullet"/>
      <w:lvlText w:val=""/>
      <w:lvlJc w:val="left"/>
      <w:pPr>
        <w:ind w:left="2880" w:hanging="360"/>
      </w:pPr>
      <w:rPr>
        <w:rFonts w:ascii="Symbol" w:hAnsi="Symbol" w:hint="default"/>
      </w:rPr>
    </w:lvl>
    <w:lvl w:ilvl="4" w:tplc="2CA63870">
      <w:start w:val="1"/>
      <w:numFmt w:val="bullet"/>
      <w:lvlText w:val="o"/>
      <w:lvlJc w:val="left"/>
      <w:pPr>
        <w:ind w:left="3600" w:hanging="360"/>
      </w:pPr>
      <w:rPr>
        <w:rFonts w:ascii="Courier New" w:hAnsi="Courier New" w:hint="default"/>
      </w:rPr>
    </w:lvl>
    <w:lvl w:ilvl="5" w:tplc="851853AE">
      <w:start w:val="1"/>
      <w:numFmt w:val="bullet"/>
      <w:lvlText w:val=""/>
      <w:lvlJc w:val="left"/>
      <w:pPr>
        <w:ind w:left="4320" w:hanging="360"/>
      </w:pPr>
      <w:rPr>
        <w:rFonts w:ascii="Wingdings" w:hAnsi="Wingdings" w:hint="default"/>
      </w:rPr>
    </w:lvl>
    <w:lvl w:ilvl="6" w:tplc="8AEE4452">
      <w:start w:val="1"/>
      <w:numFmt w:val="bullet"/>
      <w:lvlText w:val=""/>
      <w:lvlJc w:val="left"/>
      <w:pPr>
        <w:ind w:left="5040" w:hanging="360"/>
      </w:pPr>
      <w:rPr>
        <w:rFonts w:ascii="Symbol" w:hAnsi="Symbol" w:hint="default"/>
      </w:rPr>
    </w:lvl>
    <w:lvl w:ilvl="7" w:tplc="4A540742">
      <w:start w:val="1"/>
      <w:numFmt w:val="bullet"/>
      <w:lvlText w:val="o"/>
      <w:lvlJc w:val="left"/>
      <w:pPr>
        <w:ind w:left="5760" w:hanging="360"/>
      </w:pPr>
      <w:rPr>
        <w:rFonts w:ascii="Courier New" w:hAnsi="Courier New" w:hint="default"/>
      </w:rPr>
    </w:lvl>
    <w:lvl w:ilvl="8" w:tplc="ECD2D26A">
      <w:start w:val="1"/>
      <w:numFmt w:val="bullet"/>
      <w:lvlText w:val=""/>
      <w:lvlJc w:val="left"/>
      <w:pPr>
        <w:ind w:left="6480" w:hanging="360"/>
      </w:pPr>
      <w:rPr>
        <w:rFonts w:ascii="Wingdings" w:hAnsi="Wingdings" w:hint="default"/>
      </w:rPr>
    </w:lvl>
  </w:abstractNum>
  <w:abstractNum w:abstractNumId="583" w15:restartNumberingAfterBreak="0">
    <w:nsid w:val="68175AFB"/>
    <w:multiLevelType w:val="hybridMultilevel"/>
    <w:tmpl w:val="299CCEA0"/>
    <w:lvl w:ilvl="0" w:tplc="76B4765E">
      <w:start w:val="1"/>
      <w:numFmt w:val="bullet"/>
      <w:lvlText w:val="·"/>
      <w:lvlJc w:val="left"/>
      <w:pPr>
        <w:ind w:left="720" w:hanging="360"/>
      </w:pPr>
      <w:rPr>
        <w:rFonts w:ascii="Symbol" w:hAnsi="Symbol" w:hint="default"/>
      </w:rPr>
    </w:lvl>
    <w:lvl w:ilvl="1" w:tplc="88269BCE">
      <w:start w:val="1"/>
      <w:numFmt w:val="bullet"/>
      <w:lvlText w:val="o"/>
      <w:lvlJc w:val="left"/>
      <w:pPr>
        <w:ind w:left="1440" w:hanging="360"/>
      </w:pPr>
      <w:rPr>
        <w:rFonts w:ascii="Courier New" w:hAnsi="Courier New" w:hint="default"/>
      </w:rPr>
    </w:lvl>
    <w:lvl w:ilvl="2" w:tplc="B3EE228C">
      <w:start w:val="1"/>
      <w:numFmt w:val="bullet"/>
      <w:lvlText w:val=""/>
      <w:lvlJc w:val="left"/>
      <w:pPr>
        <w:ind w:left="2160" w:hanging="360"/>
      </w:pPr>
      <w:rPr>
        <w:rFonts w:ascii="Wingdings" w:hAnsi="Wingdings" w:hint="default"/>
      </w:rPr>
    </w:lvl>
    <w:lvl w:ilvl="3" w:tplc="AD16C128">
      <w:start w:val="1"/>
      <w:numFmt w:val="bullet"/>
      <w:lvlText w:val=""/>
      <w:lvlJc w:val="left"/>
      <w:pPr>
        <w:ind w:left="2880" w:hanging="360"/>
      </w:pPr>
      <w:rPr>
        <w:rFonts w:ascii="Symbol" w:hAnsi="Symbol" w:hint="default"/>
      </w:rPr>
    </w:lvl>
    <w:lvl w:ilvl="4" w:tplc="C81A13B6">
      <w:start w:val="1"/>
      <w:numFmt w:val="bullet"/>
      <w:lvlText w:val="o"/>
      <w:lvlJc w:val="left"/>
      <w:pPr>
        <w:ind w:left="3600" w:hanging="360"/>
      </w:pPr>
      <w:rPr>
        <w:rFonts w:ascii="Courier New" w:hAnsi="Courier New" w:hint="default"/>
      </w:rPr>
    </w:lvl>
    <w:lvl w:ilvl="5" w:tplc="AB72A7E4">
      <w:start w:val="1"/>
      <w:numFmt w:val="bullet"/>
      <w:lvlText w:val=""/>
      <w:lvlJc w:val="left"/>
      <w:pPr>
        <w:ind w:left="4320" w:hanging="360"/>
      </w:pPr>
      <w:rPr>
        <w:rFonts w:ascii="Wingdings" w:hAnsi="Wingdings" w:hint="default"/>
      </w:rPr>
    </w:lvl>
    <w:lvl w:ilvl="6" w:tplc="6E28761E">
      <w:start w:val="1"/>
      <w:numFmt w:val="bullet"/>
      <w:lvlText w:val=""/>
      <w:lvlJc w:val="left"/>
      <w:pPr>
        <w:ind w:left="5040" w:hanging="360"/>
      </w:pPr>
      <w:rPr>
        <w:rFonts w:ascii="Symbol" w:hAnsi="Symbol" w:hint="default"/>
      </w:rPr>
    </w:lvl>
    <w:lvl w:ilvl="7" w:tplc="C1148CA2">
      <w:start w:val="1"/>
      <w:numFmt w:val="bullet"/>
      <w:lvlText w:val="o"/>
      <w:lvlJc w:val="left"/>
      <w:pPr>
        <w:ind w:left="5760" w:hanging="360"/>
      </w:pPr>
      <w:rPr>
        <w:rFonts w:ascii="Courier New" w:hAnsi="Courier New" w:hint="default"/>
      </w:rPr>
    </w:lvl>
    <w:lvl w:ilvl="8" w:tplc="93000370">
      <w:start w:val="1"/>
      <w:numFmt w:val="bullet"/>
      <w:lvlText w:val=""/>
      <w:lvlJc w:val="left"/>
      <w:pPr>
        <w:ind w:left="6480" w:hanging="360"/>
      </w:pPr>
      <w:rPr>
        <w:rFonts w:ascii="Wingdings" w:hAnsi="Wingdings" w:hint="default"/>
      </w:rPr>
    </w:lvl>
  </w:abstractNum>
  <w:abstractNum w:abstractNumId="584" w15:restartNumberingAfterBreak="0">
    <w:nsid w:val="682B7C2B"/>
    <w:multiLevelType w:val="hybridMultilevel"/>
    <w:tmpl w:val="4AF2AE4C"/>
    <w:lvl w:ilvl="0" w:tplc="447A700E">
      <w:start w:val="1"/>
      <w:numFmt w:val="bullet"/>
      <w:lvlText w:val=""/>
      <w:lvlJc w:val="left"/>
      <w:pPr>
        <w:ind w:left="720" w:hanging="360"/>
      </w:pPr>
      <w:rPr>
        <w:rFonts w:ascii="Symbol" w:hAnsi="Symbol" w:hint="default"/>
      </w:rPr>
    </w:lvl>
    <w:lvl w:ilvl="1" w:tplc="55842F20">
      <w:start w:val="1"/>
      <w:numFmt w:val="bullet"/>
      <w:lvlText w:val="o"/>
      <w:lvlJc w:val="left"/>
      <w:pPr>
        <w:ind w:left="1440" w:hanging="360"/>
      </w:pPr>
      <w:rPr>
        <w:rFonts w:ascii="Courier New" w:hAnsi="Courier New" w:hint="default"/>
      </w:rPr>
    </w:lvl>
    <w:lvl w:ilvl="2" w:tplc="5CB62318">
      <w:start w:val="1"/>
      <w:numFmt w:val="bullet"/>
      <w:lvlText w:val=""/>
      <w:lvlJc w:val="left"/>
      <w:pPr>
        <w:ind w:left="2160" w:hanging="360"/>
      </w:pPr>
      <w:rPr>
        <w:rFonts w:ascii="Wingdings" w:hAnsi="Wingdings" w:hint="default"/>
      </w:rPr>
    </w:lvl>
    <w:lvl w:ilvl="3" w:tplc="D9A29534">
      <w:start w:val="1"/>
      <w:numFmt w:val="bullet"/>
      <w:lvlText w:val=""/>
      <w:lvlJc w:val="left"/>
      <w:pPr>
        <w:ind w:left="2880" w:hanging="360"/>
      </w:pPr>
      <w:rPr>
        <w:rFonts w:ascii="Symbol" w:hAnsi="Symbol" w:hint="default"/>
      </w:rPr>
    </w:lvl>
    <w:lvl w:ilvl="4" w:tplc="94DAD80C">
      <w:start w:val="1"/>
      <w:numFmt w:val="bullet"/>
      <w:lvlText w:val="o"/>
      <w:lvlJc w:val="left"/>
      <w:pPr>
        <w:ind w:left="3600" w:hanging="360"/>
      </w:pPr>
      <w:rPr>
        <w:rFonts w:ascii="Courier New" w:hAnsi="Courier New" w:hint="default"/>
      </w:rPr>
    </w:lvl>
    <w:lvl w:ilvl="5" w:tplc="E4F06340">
      <w:start w:val="1"/>
      <w:numFmt w:val="bullet"/>
      <w:lvlText w:val=""/>
      <w:lvlJc w:val="left"/>
      <w:pPr>
        <w:ind w:left="4320" w:hanging="360"/>
      </w:pPr>
      <w:rPr>
        <w:rFonts w:ascii="Wingdings" w:hAnsi="Wingdings" w:hint="default"/>
      </w:rPr>
    </w:lvl>
    <w:lvl w:ilvl="6" w:tplc="1662F7D6">
      <w:start w:val="1"/>
      <w:numFmt w:val="bullet"/>
      <w:lvlText w:val=""/>
      <w:lvlJc w:val="left"/>
      <w:pPr>
        <w:ind w:left="5040" w:hanging="360"/>
      </w:pPr>
      <w:rPr>
        <w:rFonts w:ascii="Symbol" w:hAnsi="Symbol" w:hint="default"/>
      </w:rPr>
    </w:lvl>
    <w:lvl w:ilvl="7" w:tplc="72C69EE0">
      <w:start w:val="1"/>
      <w:numFmt w:val="bullet"/>
      <w:lvlText w:val="o"/>
      <w:lvlJc w:val="left"/>
      <w:pPr>
        <w:ind w:left="5760" w:hanging="360"/>
      </w:pPr>
      <w:rPr>
        <w:rFonts w:ascii="Courier New" w:hAnsi="Courier New" w:hint="default"/>
      </w:rPr>
    </w:lvl>
    <w:lvl w:ilvl="8" w:tplc="99FE38C4">
      <w:start w:val="1"/>
      <w:numFmt w:val="bullet"/>
      <w:lvlText w:val=""/>
      <w:lvlJc w:val="left"/>
      <w:pPr>
        <w:ind w:left="6480" w:hanging="360"/>
      </w:pPr>
      <w:rPr>
        <w:rFonts w:ascii="Wingdings" w:hAnsi="Wingdings" w:hint="default"/>
      </w:rPr>
    </w:lvl>
  </w:abstractNum>
  <w:abstractNum w:abstractNumId="585" w15:restartNumberingAfterBreak="0">
    <w:nsid w:val="6840705B"/>
    <w:multiLevelType w:val="hybridMultilevel"/>
    <w:tmpl w:val="7144CC58"/>
    <w:lvl w:ilvl="0" w:tplc="DC16EB5C">
      <w:start w:val="1"/>
      <w:numFmt w:val="bullet"/>
      <w:lvlText w:val="·"/>
      <w:lvlJc w:val="left"/>
      <w:pPr>
        <w:ind w:left="720" w:hanging="360"/>
      </w:pPr>
      <w:rPr>
        <w:rFonts w:ascii="Symbol" w:hAnsi="Symbol" w:hint="default"/>
      </w:rPr>
    </w:lvl>
    <w:lvl w:ilvl="1" w:tplc="BE8EEAC8">
      <w:start w:val="1"/>
      <w:numFmt w:val="bullet"/>
      <w:lvlText w:val="o"/>
      <w:lvlJc w:val="left"/>
      <w:pPr>
        <w:ind w:left="1440" w:hanging="360"/>
      </w:pPr>
      <w:rPr>
        <w:rFonts w:ascii="Courier New" w:hAnsi="Courier New" w:hint="default"/>
      </w:rPr>
    </w:lvl>
    <w:lvl w:ilvl="2" w:tplc="990C0D08">
      <w:start w:val="1"/>
      <w:numFmt w:val="bullet"/>
      <w:lvlText w:val=""/>
      <w:lvlJc w:val="left"/>
      <w:pPr>
        <w:ind w:left="2160" w:hanging="360"/>
      </w:pPr>
      <w:rPr>
        <w:rFonts w:ascii="Wingdings" w:hAnsi="Wingdings" w:hint="default"/>
      </w:rPr>
    </w:lvl>
    <w:lvl w:ilvl="3" w:tplc="5E02E318">
      <w:start w:val="1"/>
      <w:numFmt w:val="bullet"/>
      <w:lvlText w:val=""/>
      <w:lvlJc w:val="left"/>
      <w:pPr>
        <w:ind w:left="2880" w:hanging="360"/>
      </w:pPr>
      <w:rPr>
        <w:rFonts w:ascii="Symbol" w:hAnsi="Symbol" w:hint="default"/>
      </w:rPr>
    </w:lvl>
    <w:lvl w:ilvl="4" w:tplc="A840092C">
      <w:start w:val="1"/>
      <w:numFmt w:val="bullet"/>
      <w:lvlText w:val="o"/>
      <w:lvlJc w:val="left"/>
      <w:pPr>
        <w:ind w:left="3600" w:hanging="360"/>
      </w:pPr>
      <w:rPr>
        <w:rFonts w:ascii="Courier New" w:hAnsi="Courier New" w:hint="default"/>
      </w:rPr>
    </w:lvl>
    <w:lvl w:ilvl="5" w:tplc="6058871E">
      <w:start w:val="1"/>
      <w:numFmt w:val="bullet"/>
      <w:lvlText w:val=""/>
      <w:lvlJc w:val="left"/>
      <w:pPr>
        <w:ind w:left="4320" w:hanging="360"/>
      </w:pPr>
      <w:rPr>
        <w:rFonts w:ascii="Wingdings" w:hAnsi="Wingdings" w:hint="default"/>
      </w:rPr>
    </w:lvl>
    <w:lvl w:ilvl="6" w:tplc="05921AD6">
      <w:start w:val="1"/>
      <w:numFmt w:val="bullet"/>
      <w:lvlText w:val=""/>
      <w:lvlJc w:val="left"/>
      <w:pPr>
        <w:ind w:left="5040" w:hanging="360"/>
      </w:pPr>
      <w:rPr>
        <w:rFonts w:ascii="Symbol" w:hAnsi="Symbol" w:hint="default"/>
      </w:rPr>
    </w:lvl>
    <w:lvl w:ilvl="7" w:tplc="D564E0DE">
      <w:start w:val="1"/>
      <w:numFmt w:val="bullet"/>
      <w:lvlText w:val="o"/>
      <w:lvlJc w:val="left"/>
      <w:pPr>
        <w:ind w:left="5760" w:hanging="360"/>
      </w:pPr>
      <w:rPr>
        <w:rFonts w:ascii="Courier New" w:hAnsi="Courier New" w:hint="default"/>
      </w:rPr>
    </w:lvl>
    <w:lvl w:ilvl="8" w:tplc="5F2C9974">
      <w:start w:val="1"/>
      <w:numFmt w:val="bullet"/>
      <w:lvlText w:val=""/>
      <w:lvlJc w:val="left"/>
      <w:pPr>
        <w:ind w:left="6480" w:hanging="360"/>
      </w:pPr>
      <w:rPr>
        <w:rFonts w:ascii="Wingdings" w:hAnsi="Wingdings" w:hint="default"/>
      </w:rPr>
    </w:lvl>
  </w:abstractNum>
  <w:abstractNum w:abstractNumId="586" w15:restartNumberingAfterBreak="0">
    <w:nsid w:val="6869CFF5"/>
    <w:multiLevelType w:val="hybridMultilevel"/>
    <w:tmpl w:val="2DDEEB08"/>
    <w:lvl w:ilvl="0" w:tplc="57F23462">
      <w:start w:val="1"/>
      <w:numFmt w:val="bullet"/>
      <w:lvlText w:val=""/>
      <w:lvlJc w:val="left"/>
      <w:pPr>
        <w:ind w:left="720" w:hanging="360"/>
      </w:pPr>
      <w:rPr>
        <w:rFonts w:ascii="Symbol" w:hAnsi="Symbol" w:hint="default"/>
      </w:rPr>
    </w:lvl>
    <w:lvl w:ilvl="1" w:tplc="E056D7E4">
      <w:start w:val="1"/>
      <w:numFmt w:val="bullet"/>
      <w:lvlText w:val="o"/>
      <w:lvlJc w:val="left"/>
      <w:pPr>
        <w:ind w:left="1440" w:hanging="360"/>
      </w:pPr>
      <w:rPr>
        <w:rFonts w:ascii="Courier New" w:hAnsi="Courier New" w:hint="default"/>
      </w:rPr>
    </w:lvl>
    <w:lvl w:ilvl="2" w:tplc="C12ADC84">
      <w:start w:val="1"/>
      <w:numFmt w:val="bullet"/>
      <w:lvlText w:val=""/>
      <w:lvlJc w:val="left"/>
      <w:pPr>
        <w:ind w:left="2160" w:hanging="360"/>
      </w:pPr>
      <w:rPr>
        <w:rFonts w:ascii="Wingdings" w:hAnsi="Wingdings" w:hint="default"/>
      </w:rPr>
    </w:lvl>
    <w:lvl w:ilvl="3" w:tplc="6C0811F6">
      <w:start w:val="1"/>
      <w:numFmt w:val="bullet"/>
      <w:lvlText w:val=""/>
      <w:lvlJc w:val="left"/>
      <w:pPr>
        <w:ind w:left="2880" w:hanging="360"/>
      </w:pPr>
      <w:rPr>
        <w:rFonts w:ascii="Symbol" w:hAnsi="Symbol" w:hint="default"/>
      </w:rPr>
    </w:lvl>
    <w:lvl w:ilvl="4" w:tplc="4C305958">
      <w:start w:val="1"/>
      <w:numFmt w:val="bullet"/>
      <w:lvlText w:val="o"/>
      <w:lvlJc w:val="left"/>
      <w:pPr>
        <w:ind w:left="3600" w:hanging="360"/>
      </w:pPr>
      <w:rPr>
        <w:rFonts w:ascii="Courier New" w:hAnsi="Courier New" w:hint="default"/>
      </w:rPr>
    </w:lvl>
    <w:lvl w:ilvl="5" w:tplc="F98E80A8">
      <w:start w:val="1"/>
      <w:numFmt w:val="bullet"/>
      <w:lvlText w:val=""/>
      <w:lvlJc w:val="left"/>
      <w:pPr>
        <w:ind w:left="4320" w:hanging="360"/>
      </w:pPr>
      <w:rPr>
        <w:rFonts w:ascii="Wingdings" w:hAnsi="Wingdings" w:hint="default"/>
      </w:rPr>
    </w:lvl>
    <w:lvl w:ilvl="6" w:tplc="1F4034B4">
      <w:start w:val="1"/>
      <w:numFmt w:val="bullet"/>
      <w:lvlText w:val=""/>
      <w:lvlJc w:val="left"/>
      <w:pPr>
        <w:ind w:left="5040" w:hanging="360"/>
      </w:pPr>
      <w:rPr>
        <w:rFonts w:ascii="Symbol" w:hAnsi="Symbol" w:hint="default"/>
      </w:rPr>
    </w:lvl>
    <w:lvl w:ilvl="7" w:tplc="4DE22970">
      <w:start w:val="1"/>
      <w:numFmt w:val="bullet"/>
      <w:lvlText w:val="o"/>
      <w:lvlJc w:val="left"/>
      <w:pPr>
        <w:ind w:left="5760" w:hanging="360"/>
      </w:pPr>
      <w:rPr>
        <w:rFonts w:ascii="Courier New" w:hAnsi="Courier New" w:hint="default"/>
      </w:rPr>
    </w:lvl>
    <w:lvl w:ilvl="8" w:tplc="3B2445B0">
      <w:start w:val="1"/>
      <w:numFmt w:val="bullet"/>
      <w:lvlText w:val=""/>
      <w:lvlJc w:val="left"/>
      <w:pPr>
        <w:ind w:left="6480" w:hanging="360"/>
      </w:pPr>
      <w:rPr>
        <w:rFonts w:ascii="Wingdings" w:hAnsi="Wingdings" w:hint="default"/>
      </w:rPr>
    </w:lvl>
  </w:abstractNum>
  <w:abstractNum w:abstractNumId="587" w15:restartNumberingAfterBreak="0">
    <w:nsid w:val="68877093"/>
    <w:multiLevelType w:val="hybridMultilevel"/>
    <w:tmpl w:val="89864C7C"/>
    <w:lvl w:ilvl="0" w:tplc="C90C881A">
      <w:start w:val="1"/>
      <w:numFmt w:val="decimal"/>
      <w:lvlText w:val="%1."/>
      <w:lvlJc w:val="left"/>
      <w:pPr>
        <w:ind w:left="720" w:hanging="360"/>
      </w:pPr>
    </w:lvl>
    <w:lvl w:ilvl="1" w:tplc="DB82AB5C">
      <w:start w:val="1"/>
      <w:numFmt w:val="lowerLetter"/>
      <w:lvlText w:val="%2."/>
      <w:lvlJc w:val="left"/>
      <w:pPr>
        <w:ind w:left="1440" w:hanging="360"/>
      </w:pPr>
    </w:lvl>
    <w:lvl w:ilvl="2" w:tplc="5FA4872A">
      <w:start w:val="1"/>
      <w:numFmt w:val="lowerRoman"/>
      <w:lvlText w:val="%3."/>
      <w:lvlJc w:val="right"/>
      <w:pPr>
        <w:ind w:left="2160" w:hanging="180"/>
      </w:pPr>
    </w:lvl>
    <w:lvl w:ilvl="3" w:tplc="F5EE4636">
      <w:start w:val="2"/>
      <w:numFmt w:val="decimal"/>
      <w:lvlText w:val="%4."/>
      <w:lvlJc w:val="left"/>
      <w:pPr>
        <w:ind w:left="2880" w:hanging="360"/>
      </w:pPr>
    </w:lvl>
    <w:lvl w:ilvl="4" w:tplc="067057BE">
      <w:start w:val="1"/>
      <w:numFmt w:val="lowerLetter"/>
      <w:lvlText w:val="%5."/>
      <w:lvlJc w:val="left"/>
      <w:pPr>
        <w:ind w:left="3600" w:hanging="360"/>
      </w:pPr>
    </w:lvl>
    <w:lvl w:ilvl="5" w:tplc="81ECBA82">
      <w:start w:val="1"/>
      <w:numFmt w:val="lowerRoman"/>
      <w:lvlText w:val="%6."/>
      <w:lvlJc w:val="right"/>
      <w:pPr>
        <w:ind w:left="4320" w:hanging="180"/>
      </w:pPr>
    </w:lvl>
    <w:lvl w:ilvl="6" w:tplc="A236685A">
      <w:start w:val="1"/>
      <w:numFmt w:val="decimal"/>
      <w:lvlText w:val="%7."/>
      <w:lvlJc w:val="left"/>
      <w:pPr>
        <w:ind w:left="5040" w:hanging="360"/>
      </w:pPr>
    </w:lvl>
    <w:lvl w:ilvl="7" w:tplc="CCF08AF0">
      <w:start w:val="1"/>
      <w:numFmt w:val="lowerLetter"/>
      <w:lvlText w:val="%8."/>
      <w:lvlJc w:val="left"/>
      <w:pPr>
        <w:ind w:left="5760" w:hanging="360"/>
      </w:pPr>
    </w:lvl>
    <w:lvl w:ilvl="8" w:tplc="940AEEEA">
      <w:start w:val="1"/>
      <w:numFmt w:val="lowerRoman"/>
      <w:lvlText w:val="%9."/>
      <w:lvlJc w:val="right"/>
      <w:pPr>
        <w:ind w:left="6480" w:hanging="180"/>
      </w:pPr>
    </w:lvl>
  </w:abstractNum>
  <w:abstractNum w:abstractNumId="588" w15:restartNumberingAfterBreak="0">
    <w:nsid w:val="68A8055F"/>
    <w:multiLevelType w:val="hybridMultilevel"/>
    <w:tmpl w:val="A7CE02EC"/>
    <w:lvl w:ilvl="0" w:tplc="6622A9BC">
      <w:start w:val="1"/>
      <w:numFmt w:val="decimal"/>
      <w:lvlText w:val="%1."/>
      <w:lvlJc w:val="left"/>
      <w:pPr>
        <w:ind w:left="720" w:hanging="360"/>
      </w:pPr>
    </w:lvl>
    <w:lvl w:ilvl="1" w:tplc="03285696">
      <w:start w:val="1"/>
      <w:numFmt w:val="lowerLetter"/>
      <w:lvlText w:val="%2."/>
      <w:lvlJc w:val="left"/>
      <w:pPr>
        <w:ind w:left="1440" w:hanging="360"/>
      </w:pPr>
    </w:lvl>
    <w:lvl w:ilvl="2" w:tplc="3E72FF3C">
      <w:start w:val="1"/>
      <w:numFmt w:val="lowerRoman"/>
      <w:lvlText w:val="%3."/>
      <w:lvlJc w:val="right"/>
      <w:pPr>
        <w:ind w:left="2160" w:hanging="180"/>
      </w:pPr>
    </w:lvl>
    <w:lvl w:ilvl="3" w:tplc="6EE02592">
      <w:start w:val="1"/>
      <w:numFmt w:val="decimal"/>
      <w:lvlText w:val="%4."/>
      <w:lvlJc w:val="left"/>
      <w:pPr>
        <w:ind w:left="2880" w:hanging="360"/>
      </w:pPr>
    </w:lvl>
    <w:lvl w:ilvl="4" w:tplc="D87A3B02">
      <w:start w:val="1"/>
      <w:numFmt w:val="lowerLetter"/>
      <w:lvlText w:val="%5."/>
      <w:lvlJc w:val="left"/>
      <w:pPr>
        <w:ind w:left="3600" w:hanging="360"/>
      </w:pPr>
    </w:lvl>
    <w:lvl w:ilvl="5" w:tplc="1AE293C2">
      <w:start w:val="1"/>
      <w:numFmt w:val="lowerRoman"/>
      <w:lvlText w:val="%6."/>
      <w:lvlJc w:val="right"/>
      <w:pPr>
        <w:ind w:left="4320" w:hanging="180"/>
      </w:pPr>
    </w:lvl>
    <w:lvl w:ilvl="6" w:tplc="E578A98C">
      <w:start w:val="1"/>
      <w:numFmt w:val="decimal"/>
      <w:lvlText w:val="%7."/>
      <w:lvlJc w:val="left"/>
      <w:pPr>
        <w:ind w:left="5040" w:hanging="360"/>
      </w:pPr>
    </w:lvl>
    <w:lvl w:ilvl="7" w:tplc="FDC61F7E">
      <w:start w:val="1"/>
      <w:numFmt w:val="lowerLetter"/>
      <w:lvlText w:val="%8."/>
      <w:lvlJc w:val="left"/>
      <w:pPr>
        <w:ind w:left="5760" w:hanging="360"/>
      </w:pPr>
    </w:lvl>
    <w:lvl w:ilvl="8" w:tplc="8F94BBEE">
      <w:start w:val="1"/>
      <w:numFmt w:val="lowerRoman"/>
      <w:lvlText w:val="%9."/>
      <w:lvlJc w:val="right"/>
      <w:pPr>
        <w:ind w:left="6480" w:hanging="180"/>
      </w:pPr>
    </w:lvl>
  </w:abstractNum>
  <w:abstractNum w:abstractNumId="589" w15:restartNumberingAfterBreak="0">
    <w:nsid w:val="68BF7512"/>
    <w:multiLevelType w:val="hybridMultilevel"/>
    <w:tmpl w:val="F3A47AC4"/>
    <w:lvl w:ilvl="0" w:tplc="4A02AFC8">
      <w:start w:val="1"/>
      <w:numFmt w:val="decimal"/>
      <w:lvlText w:val="%1."/>
      <w:lvlJc w:val="left"/>
      <w:pPr>
        <w:ind w:left="720" w:hanging="360"/>
      </w:pPr>
    </w:lvl>
    <w:lvl w:ilvl="1" w:tplc="F7984488">
      <w:start w:val="1"/>
      <w:numFmt w:val="lowerLetter"/>
      <w:lvlText w:val="%2."/>
      <w:lvlJc w:val="left"/>
      <w:pPr>
        <w:ind w:left="1440" w:hanging="360"/>
      </w:pPr>
    </w:lvl>
    <w:lvl w:ilvl="2" w:tplc="6846C0C8">
      <w:start w:val="1"/>
      <w:numFmt w:val="lowerRoman"/>
      <w:lvlText w:val="%3."/>
      <w:lvlJc w:val="right"/>
      <w:pPr>
        <w:ind w:left="2160" w:hanging="180"/>
      </w:pPr>
    </w:lvl>
    <w:lvl w:ilvl="3" w:tplc="5D3E98A2">
      <w:start w:val="2"/>
      <w:numFmt w:val="decimal"/>
      <w:lvlText w:val="%4."/>
      <w:lvlJc w:val="left"/>
      <w:pPr>
        <w:ind w:left="2880" w:hanging="360"/>
      </w:pPr>
    </w:lvl>
    <w:lvl w:ilvl="4" w:tplc="06402EA0">
      <w:start w:val="1"/>
      <w:numFmt w:val="lowerLetter"/>
      <w:lvlText w:val="%5."/>
      <w:lvlJc w:val="left"/>
      <w:pPr>
        <w:ind w:left="3600" w:hanging="360"/>
      </w:pPr>
    </w:lvl>
    <w:lvl w:ilvl="5" w:tplc="1FEE3566">
      <w:start w:val="1"/>
      <w:numFmt w:val="lowerRoman"/>
      <w:lvlText w:val="%6."/>
      <w:lvlJc w:val="right"/>
      <w:pPr>
        <w:ind w:left="4320" w:hanging="180"/>
      </w:pPr>
    </w:lvl>
    <w:lvl w:ilvl="6" w:tplc="015EDED6">
      <w:start w:val="1"/>
      <w:numFmt w:val="decimal"/>
      <w:lvlText w:val="%7."/>
      <w:lvlJc w:val="left"/>
      <w:pPr>
        <w:ind w:left="5040" w:hanging="360"/>
      </w:pPr>
    </w:lvl>
    <w:lvl w:ilvl="7" w:tplc="4606C5E8">
      <w:start w:val="1"/>
      <w:numFmt w:val="lowerLetter"/>
      <w:lvlText w:val="%8."/>
      <w:lvlJc w:val="left"/>
      <w:pPr>
        <w:ind w:left="5760" w:hanging="360"/>
      </w:pPr>
    </w:lvl>
    <w:lvl w:ilvl="8" w:tplc="F56E3404">
      <w:start w:val="1"/>
      <w:numFmt w:val="lowerRoman"/>
      <w:lvlText w:val="%9."/>
      <w:lvlJc w:val="right"/>
      <w:pPr>
        <w:ind w:left="6480" w:hanging="180"/>
      </w:pPr>
    </w:lvl>
  </w:abstractNum>
  <w:abstractNum w:abstractNumId="590" w15:restartNumberingAfterBreak="0">
    <w:nsid w:val="68E8DA6F"/>
    <w:multiLevelType w:val="hybridMultilevel"/>
    <w:tmpl w:val="7EBA0914"/>
    <w:lvl w:ilvl="0" w:tplc="C646F1BA">
      <w:start w:val="1"/>
      <w:numFmt w:val="decimal"/>
      <w:lvlText w:val="%1."/>
      <w:lvlJc w:val="left"/>
      <w:pPr>
        <w:ind w:left="720" w:hanging="360"/>
      </w:pPr>
    </w:lvl>
    <w:lvl w:ilvl="1" w:tplc="2BDCF7F6">
      <w:start w:val="1"/>
      <w:numFmt w:val="lowerLetter"/>
      <w:lvlText w:val="%2."/>
      <w:lvlJc w:val="left"/>
      <w:pPr>
        <w:ind w:left="1440" w:hanging="360"/>
      </w:pPr>
    </w:lvl>
    <w:lvl w:ilvl="2" w:tplc="4E8A6CFC">
      <w:start w:val="2"/>
      <w:numFmt w:val="lowerRoman"/>
      <w:lvlText w:val="%3."/>
      <w:lvlJc w:val="right"/>
      <w:pPr>
        <w:ind w:left="2160" w:hanging="180"/>
      </w:pPr>
    </w:lvl>
    <w:lvl w:ilvl="3" w:tplc="7748670C">
      <w:start w:val="1"/>
      <w:numFmt w:val="decimal"/>
      <w:lvlText w:val="%4."/>
      <w:lvlJc w:val="left"/>
      <w:pPr>
        <w:ind w:left="2880" w:hanging="360"/>
      </w:pPr>
    </w:lvl>
    <w:lvl w:ilvl="4" w:tplc="A08E1180">
      <w:start w:val="1"/>
      <w:numFmt w:val="lowerLetter"/>
      <w:lvlText w:val="%5."/>
      <w:lvlJc w:val="left"/>
      <w:pPr>
        <w:ind w:left="3600" w:hanging="360"/>
      </w:pPr>
    </w:lvl>
    <w:lvl w:ilvl="5" w:tplc="D496FD92">
      <w:start w:val="1"/>
      <w:numFmt w:val="lowerRoman"/>
      <w:lvlText w:val="%6."/>
      <w:lvlJc w:val="right"/>
      <w:pPr>
        <w:ind w:left="4320" w:hanging="180"/>
      </w:pPr>
    </w:lvl>
    <w:lvl w:ilvl="6" w:tplc="92D6C806">
      <w:start w:val="1"/>
      <w:numFmt w:val="decimal"/>
      <w:lvlText w:val="%7."/>
      <w:lvlJc w:val="left"/>
      <w:pPr>
        <w:ind w:left="5040" w:hanging="360"/>
      </w:pPr>
    </w:lvl>
    <w:lvl w:ilvl="7" w:tplc="292E366E">
      <w:start w:val="1"/>
      <w:numFmt w:val="lowerLetter"/>
      <w:lvlText w:val="%8."/>
      <w:lvlJc w:val="left"/>
      <w:pPr>
        <w:ind w:left="5760" w:hanging="360"/>
      </w:pPr>
    </w:lvl>
    <w:lvl w:ilvl="8" w:tplc="6584F7B2">
      <w:start w:val="1"/>
      <w:numFmt w:val="lowerRoman"/>
      <w:lvlText w:val="%9."/>
      <w:lvlJc w:val="right"/>
      <w:pPr>
        <w:ind w:left="6480" w:hanging="180"/>
      </w:pPr>
    </w:lvl>
  </w:abstractNum>
  <w:abstractNum w:abstractNumId="591" w15:restartNumberingAfterBreak="0">
    <w:nsid w:val="690F7B4F"/>
    <w:multiLevelType w:val="hybridMultilevel"/>
    <w:tmpl w:val="2C02A768"/>
    <w:lvl w:ilvl="0" w:tplc="E4E6F05E">
      <w:start w:val="1"/>
      <w:numFmt w:val="decimal"/>
      <w:lvlText w:val="%1."/>
      <w:lvlJc w:val="left"/>
      <w:pPr>
        <w:ind w:left="720" w:hanging="360"/>
      </w:pPr>
    </w:lvl>
    <w:lvl w:ilvl="1" w:tplc="0E7E36F6">
      <w:start w:val="1"/>
      <w:numFmt w:val="lowerLetter"/>
      <w:lvlText w:val="%2."/>
      <w:lvlJc w:val="left"/>
      <w:pPr>
        <w:ind w:left="1440" w:hanging="360"/>
      </w:pPr>
    </w:lvl>
    <w:lvl w:ilvl="2" w:tplc="D80240E4">
      <w:start w:val="2"/>
      <w:numFmt w:val="lowerRoman"/>
      <w:lvlText w:val="%3."/>
      <w:lvlJc w:val="right"/>
      <w:pPr>
        <w:ind w:left="2160" w:hanging="180"/>
      </w:pPr>
    </w:lvl>
    <w:lvl w:ilvl="3" w:tplc="E05A9602">
      <w:start w:val="1"/>
      <w:numFmt w:val="decimal"/>
      <w:lvlText w:val="%4."/>
      <w:lvlJc w:val="left"/>
      <w:pPr>
        <w:ind w:left="2880" w:hanging="360"/>
      </w:pPr>
    </w:lvl>
    <w:lvl w:ilvl="4" w:tplc="3CC23EA4">
      <w:start w:val="1"/>
      <w:numFmt w:val="lowerLetter"/>
      <w:lvlText w:val="%5."/>
      <w:lvlJc w:val="left"/>
      <w:pPr>
        <w:ind w:left="3600" w:hanging="360"/>
      </w:pPr>
    </w:lvl>
    <w:lvl w:ilvl="5" w:tplc="A0BA8E56">
      <w:start w:val="1"/>
      <w:numFmt w:val="lowerRoman"/>
      <w:lvlText w:val="%6."/>
      <w:lvlJc w:val="right"/>
      <w:pPr>
        <w:ind w:left="4320" w:hanging="180"/>
      </w:pPr>
    </w:lvl>
    <w:lvl w:ilvl="6" w:tplc="1A3260D2">
      <w:start w:val="1"/>
      <w:numFmt w:val="decimal"/>
      <w:lvlText w:val="%7."/>
      <w:lvlJc w:val="left"/>
      <w:pPr>
        <w:ind w:left="5040" w:hanging="360"/>
      </w:pPr>
    </w:lvl>
    <w:lvl w:ilvl="7" w:tplc="D02E17FA">
      <w:start w:val="1"/>
      <w:numFmt w:val="lowerLetter"/>
      <w:lvlText w:val="%8."/>
      <w:lvlJc w:val="left"/>
      <w:pPr>
        <w:ind w:left="5760" w:hanging="360"/>
      </w:pPr>
    </w:lvl>
    <w:lvl w:ilvl="8" w:tplc="1EFCEA1C">
      <w:start w:val="1"/>
      <w:numFmt w:val="lowerRoman"/>
      <w:lvlText w:val="%9."/>
      <w:lvlJc w:val="right"/>
      <w:pPr>
        <w:ind w:left="6480" w:hanging="180"/>
      </w:pPr>
    </w:lvl>
  </w:abstractNum>
  <w:abstractNum w:abstractNumId="592" w15:restartNumberingAfterBreak="0">
    <w:nsid w:val="69250B27"/>
    <w:multiLevelType w:val="hybridMultilevel"/>
    <w:tmpl w:val="A5BEE3AE"/>
    <w:lvl w:ilvl="0" w:tplc="21BCA1BC">
      <w:start w:val="1"/>
      <w:numFmt w:val="decimal"/>
      <w:lvlText w:val="%1."/>
      <w:lvlJc w:val="left"/>
      <w:pPr>
        <w:ind w:left="720" w:hanging="360"/>
      </w:pPr>
    </w:lvl>
    <w:lvl w:ilvl="1" w:tplc="3C2A8E8C">
      <w:start w:val="1"/>
      <w:numFmt w:val="lowerLetter"/>
      <w:lvlText w:val="%2."/>
      <w:lvlJc w:val="left"/>
      <w:pPr>
        <w:ind w:left="1440" w:hanging="360"/>
      </w:pPr>
    </w:lvl>
    <w:lvl w:ilvl="2" w:tplc="17BE3770">
      <w:start w:val="1"/>
      <w:numFmt w:val="lowerRoman"/>
      <w:lvlText w:val="%3."/>
      <w:lvlJc w:val="right"/>
      <w:pPr>
        <w:ind w:left="2160" w:hanging="180"/>
      </w:pPr>
    </w:lvl>
    <w:lvl w:ilvl="3" w:tplc="40E61346">
      <w:start w:val="1"/>
      <w:numFmt w:val="decimal"/>
      <w:lvlText w:val="%4."/>
      <w:lvlJc w:val="left"/>
      <w:pPr>
        <w:ind w:left="2880" w:hanging="360"/>
      </w:pPr>
    </w:lvl>
    <w:lvl w:ilvl="4" w:tplc="CB08698C">
      <w:start w:val="1"/>
      <w:numFmt w:val="lowerLetter"/>
      <w:lvlText w:val="%5."/>
      <w:lvlJc w:val="left"/>
      <w:pPr>
        <w:ind w:left="3600" w:hanging="360"/>
      </w:pPr>
    </w:lvl>
    <w:lvl w:ilvl="5" w:tplc="9226228E">
      <w:start w:val="1"/>
      <w:numFmt w:val="lowerRoman"/>
      <w:lvlText w:val="%6."/>
      <w:lvlJc w:val="right"/>
      <w:pPr>
        <w:ind w:left="4320" w:hanging="180"/>
      </w:pPr>
    </w:lvl>
    <w:lvl w:ilvl="6" w:tplc="170470C6">
      <w:start w:val="1"/>
      <w:numFmt w:val="decimal"/>
      <w:lvlText w:val="%7."/>
      <w:lvlJc w:val="left"/>
      <w:pPr>
        <w:ind w:left="5040" w:hanging="360"/>
      </w:pPr>
    </w:lvl>
    <w:lvl w:ilvl="7" w:tplc="F12A7FA6">
      <w:start w:val="1"/>
      <w:numFmt w:val="lowerLetter"/>
      <w:lvlText w:val="%8."/>
      <w:lvlJc w:val="left"/>
      <w:pPr>
        <w:ind w:left="5760" w:hanging="360"/>
      </w:pPr>
    </w:lvl>
    <w:lvl w:ilvl="8" w:tplc="AC0A9B50">
      <w:start w:val="1"/>
      <w:numFmt w:val="lowerRoman"/>
      <w:lvlText w:val="%9."/>
      <w:lvlJc w:val="right"/>
      <w:pPr>
        <w:ind w:left="6480" w:hanging="180"/>
      </w:pPr>
    </w:lvl>
  </w:abstractNum>
  <w:abstractNum w:abstractNumId="593" w15:restartNumberingAfterBreak="0">
    <w:nsid w:val="6950297F"/>
    <w:multiLevelType w:val="hybridMultilevel"/>
    <w:tmpl w:val="4044BE48"/>
    <w:lvl w:ilvl="0" w:tplc="68D40882">
      <w:start w:val="1"/>
      <w:numFmt w:val="decimal"/>
      <w:lvlText w:val="%1."/>
      <w:lvlJc w:val="left"/>
      <w:pPr>
        <w:ind w:left="720" w:hanging="360"/>
      </w:pPr>
    </w:lvl>
    <w:lvl w:ilvl="1" w:tplc="B9768B16">
      <w:start w:val="1"/>
      <w:numFmt w:val="lowerLetter"/>
      <w:lvlText w:val="%2."/>
      <w:lvlJc w:val="left"/>
      <w:pPr>
        <w:ind w:left="1440" w:hanging="360"/>
      </w:pPr>
    </w:lvl>
    <w:lvl w:ilvl="2" w:tplc="519AEFDA">
      <w:start w:val="1"/>
      <w:numFmt w:val="lowerRoman"/>
      <w:lvlText w:val="%3."/>
      <w:lvlJc w:val="right"/>
      <w:pPr>
        <w:ind w:left="2160" w:hanging="180"/>
      </w:pPr>
    </w:lvl>
    <w:lvl w:ilvl="3" w:tplc="36F6CB48">
      <w:start w:val="2"/>
      <w:numFmt w:val="decimal"/>
      <w:lvlText w:val="%4."/>
      <w:lvlJc w:val="left"/>
      <w:pPr>
        <w:ind w:left="2880" w:hanging="360"/>
      </w:pPr>
    </w:lvl>
    <w:lvl w:ilvl="4" w:tplc="1FFA2958">
      <w:start w:val="1"/>
      <w:numFmt w:val="lowerLetter"/>
      <w:lvlText w:val="%5."/>
      <w:lvlJc w:val="left"/>
      <w:pPr>
        <w:ind w:left="3600" w:hanging="360"/>
      </w:pPr>
    </w:lvl>
    <w:lvl w:ilvl="5" w:tplc="A14C7EDA">
      <w:start w:val="1"/>
      <w:numFmt w:val="lowerRoman"/>
      <w:lvlText w:val="%6."/>
      <w:lvlJc w:val="right"/>
      <w:pPr>
        <w:ind w:left="4320" w:hanging="180"/>
      </w:pPr>
    </w:lvl>
    <w:lvl w:ilvl="6" w:tplc="E7565CEC">
      <w:start w:val="1"/>
      <w:numFmt w:val="decimal"/>
      <w:lvlText w:val="%7."/>
      <w:lvlJc w:val="left"/>
      <w:pPr>
        <w:ind w:left="5040" w:hanging="360"/>
      </w:pPr>
    </w:lvl>
    <w:lvl w:ilvl="7" w:tplc="3A428934">
      <w:start w:val="1"/>
      <w:numFmt w:val="lowerLetter"/>
      <w:lvlText w:val="%8."/>
      <w:lvlJc w:val="left"/>
      <w:pPr>
        <w:ind w:left="5760" w:hanging="360"/>
      </w:pPr>
    </w:lvl>
    <w:lvl w:ilvl="8" w:tplc="27CC3A0E">
      <w:start w:val="1"/>
      <w:numFmt w:val="lowerRoman"/>
      <w:lvlText w:val="%9."/>
      <w:lvlJc w:val="right"/>
      <w:pPr>
        <w:ind w:left="6480" w:hanging="180"/>
      </w:pPr>
    </w:lvl>
  </w:abstractNum>
  <w:abstractNum w:abstractNumId="594" w15:restartNumberingAfterBreak="0">
    <w:nsid w:val="695DB4CE"/>
    <w:multiLevelType w:val="hybridMultilevel"/>
    <w:tmpl w:val="192042CA"/>
    <w:lvl w:ilvl="0" w:tplc="A6905380">
      <w:start w:val="1"/>
      <w:numFmt w:val="decimal"/>
      <w:lvlText w:val="%1."/>
      <w:lvlJc w:val="left"/>
      <w:pPr>
        <w:ind w:left="720" w:hanging="360"/>
      </w:pPr>
    </w:lvl>
    <w:lvl w:ilvl="1" w:tplc="B82C1BA8">
      <w:start w:val="1"/>
      <w:numFmt w:val="lowerLetter"/>
      <w:lvlText w:val="%2."/>
      <w:lvlJc w:val="left"/>
      <w:pPr>
        <w:ind w:left="1440" w:hanging="360"/>
      </w:pPr>
    </w:lvl>
    <w:lvl w:ilvl="2" w:tplc="784EC3EA">
      <w:start w:val="2"/>
      <w:numFmt w:val="lowerRoman"/>
      <w:lvlText w:val="%3."/>
      <w:lvlJc w:val="right"/>
      <w:pPr>
        <w:ind w:left="2160" w:hanging="180"/>
      </w:pPr>
    </w:lvl>
    <w:lvl w:ilvl="3" w:tplc="9D72CF06">
      <w:start w:val="1"/>
      <w:numFmt w:val="decimal"/>
      <w:lvlText w:val="%4."/>
      <w:lvlJc w:val="left"/>
      <w:pPr>
        <w:ind w:left="2880" w:hanging="360"/>
      </w:pPr>
    </w:lvl>
    <w:lvl w:ilvl="4" w:tplc="A4608C2E">
      <w:start w:val="1"/>
      <w:numFmt w:val="lowerLetter"/>
      <w:lvlText w:val="%5."/>
      <w:lvlJc w:val="left"/>
      <w:pPr>
        <w:ind w:left="3600" w:hanging="360"/>
      </w:pPr>
    </w:lvl>
    <w:lvl w:ilvl="5" w:tplc="3E2C863A">
      <w:start w:val="1"/>
      <w:numFmt w:val="lowerRoman"/>
      <w:lvlText w:val="%6."/>
      <w:lvlJc w:val="right"/>
      <w:pPr>
        <w:ind w:left="4320" w:hanging="180"/>
      </w:pPr>
    </w:lvl>
    <w:lvl w:ilvl="6" w:tplc="E1647C38">
      <w:start w:val="1"/>
      <w:numFmt w:val="decimal"/>
      <w:lvlText w:val="%7."/>
      <w:lvlJc w:val="left"/>
      <w:pPr>
        <w:ind w:left="5040" w:hanging="360"/>
      </w:pPr>
    </w:lvl>
    <w:lvl w:ilvl="7" w:tplc="FD8A4954">
      <w:start w:val="1"/>
      <w:numFmt w:val="lowerLetter"/>
      <w:lvlText w:val="%8."/>
      <w:lvlJc w:val="left"/>
      <w:pPr>
        <w:ind w:left="5760" w:hanging="360"/>
      </w:pPr>
    </w:lvl>
    <w:lvl w:ilvl="8" w:tplc="7242C106">
      <w:start w:val="1"/>
      <w:numFmt w:val="lowerRoman"/>
      <w:lvlText w:val="%9."/>
      <w:lvlJc w:val="right"/>
      <w:pPr>
        <w:ind w:left="6480" w:hanging="180"/>
      </w:pPr>
    </w:lvl>
  </w:abstractNum>
  <w:abstractNum w:abstractNumId="595" w15:restartNumberingAfterBreak="0">
    <w:nsid w:val="6968A250"/>
    <w:multiLevelType w:val="hybridMultilevel"/>
    <w:tmpl w:val="E984F69E"/>
    <w:lvl w:ilvl="0" w:tplc="BFF48B5E">
      <w:start w:val="1"/>
      <w:numFmt w:val="bullet"/>
      <w:lvlText w:val=""/>
      <w:lvlJc w:val="left"/>
      <w:pPr>
        <w:ind w:left="2880" w:hanging="360"/>
      </w:pPr>
      <w:rPr>
        <w:rFonts w:ascii="Symbol" w:hAnsi="Symbol" w:hint="default"/>
      </w:rPr>
    </w:lvl>
    <w:lvl w:ilvl="1" w:tplc="017AE382">
      <w:start w:val="1"/>
      <w:numFmt w:val="bullet"/>
      <w:lvlText w:val="o"/>
      <w:lvlJc w:val="left"/>
      <w:pPr>
        <w:ind w:left="3600" w:hanging="360"/>
      </w:pPr>
      <w:rPr>
        <w:rFonts w:ascii="Courier New" w:hAnsi="Courier New" w:hint="default"/>
      </w:rPr>
    </w:lvl>
    <w:lvl w:ilvl="2" w:tplc="A8A07740">
      <w:start w:val="1"/>
      <w:numFmt w:val="bullet"/>
      <w:lvlText w:val=""/>
      <w:lvlJc w:val="left"/>
      <w:pPr>
        <w:ind w:left="4320" w:hanging="360"/>
      </w:pPr>
      <w:rPr>
        <w:rFonts w:ascii="Wingdings" w:hAnsi="Wingdings" w:hint="default"/>
      </w:rPr>
    </w:lvl>
    <w:lvl w:ilvl="3" w:tplc="5A7009F0">
      <w:start w:val="1"/>
      <w:numFmt w:val="bullet"/>
      <w:lvlText w:val=""/>
      <w:lvlJc w:val="left"/>
      <w:pPr>
        <w:ind w:left="5040" w:hanging="360"/>
      </w:pPr>
      <w:rPr>
        <w:rFonts w:ascii="Symbol" w:hAnsi="Symbol" w:hint="default"/>
      </w:rPr>
    </w:lvl>
    <w:lvl w:ilvl="4" w:tplc="819A5BA8">
      <w:start w:val="1"/>
      <w:numFmt w:val="bullet"/>
      <w:lvlText w:val="o"/>
      <w:lvlJc w:val="left"/>
      <w:pPr>
        <w:ind w:left="5760" w:hanging="360"/>
      </w:pPr>
      <w:rPr>
        <w:rFonts w:ascii="Courier New" w:hAnsi="Courier New" w:hint="default"/>
      </w:rPr>
    </w:lvl>
    <w:lvl w:ilvl="5" w:tplc="B39CDA2C">
      <w:start w:val="1"/>
      <w:numFmt w:val="bullet"/>
      <w:lvlText w:val=""/>
      <w:lvlJc w:val="left"/>
      <w:pPr>
        <w:ind w:left="6480" w:hanging="360"/>
      </w:pPr>
      <w:rPr>
        <w:rFonts w:ascii="Wingdings" w:hAnsi="Wingdings" w:hint="default"/>
      </w:rPr>
    </w:lvl>
    <w:lvl w:ilvl="6" w:tplc="8B1E85BC">
      <w:start w:val="1"/>
      <w:numFmt w:val="bullet"/>
      <w:lvlText w:val=""/>
      <w:lvlJc w:val="left"/>
      <w:pPr>
        <w:ind w:left="7200" w:hanging="360"/>
      </w:pPr>
      <w:rPr>
        <w:rFonts w:ascii="Symbol" w:hAnsi="Symbol" w:hint="default"/>
      </w:rPr>
    </w:lvl>
    <w:lvl w:ilvl="7" w:tplc="F3909BFC">
      <w:start w:val="1"/>
      <w:numFmt w:val="bullet"/>
      <w:lvlText w:val="o"/>
      <w:lvlJc w:val="left"/>
      <w:pPr>
        <w:ind w:left="7920" w:hanging="360"/>
      </w:pPr>
      <w:rPr>
        <w:rFonts w:ascii="Courier New" w:hAnsi="Courier New" w:hint="default"/>
      </w:rPr>
    </w:lvl>
    <w:lvl w:ilvl="8" w:tplc="BD56FC96">
      <w:start w:val="1"/>
      <w:numFmt w:val="bullet"/>
      <w:lvlText w:val=""/>
      <w:lvlJc w:val="left"/>
      <w:pPr>
        <w:ind w:left="8640" w:hanging="360"/>
      </w:pPr>
      <w:rPr>
        <w:rFonts w:ascii="Wingdings" w:hAnsi="Wingdings" w:hint="default"/>
      </w:rPr>
    </w:lvl>
  </w:abstractNum>
  <w:abstractNum w:abstractNumId="596" w15:restartNumberingAfterBreak="0">
    <w:nsid w:val="699C4156"/>
    <w:multiLevelType w:val="hybridMultilevel"/>
    <w:tmpl w:val="1C622B22"/>
    <w:lvl w:ilvl="0" w:tplc="FFFFFFF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FFFFFFFF">
      <w:start w:val="1"/>
      <w:numFmt w:val="bullet"/>
      <w:lvlText w:val=""/>
      <w:lvlJc w:val="left"/>
      <w:pPr>
        <w:ind w:left="2160" w:hanging="180"/>
      </w:pPr>
      <w:rPr>
        <w:rFonts w:ascii="Symbol" w:hAnsi="Symbol" w:hint="default"/>
      </w:rPr>
    </w:lvl>
    <w:lvl w:ilvl="3" w:tplc="FFFFFFFF">
      <w:start w:val="1"/>
      <w:numFmt w:val="bullet"/>
      <w:lvlText w:val=""/>
      <w:lvlJc w:val="left"/>
      <w:pPr>
        <w:ind w:left="2880" w:hanging="360"/>
      </w:pPr>
      <w:rPr>
        <w:rFonts w:ascii="Wingdings" w:hAnsi="Wingdings"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7" w15:restartNumberingAfterBreak="0">
    <w:nsid w:val="69AD1A99"/>
    <w:multiLevelType w:val="hybridMultilevel"/>
    <w:tmpl w:val="55D2E5F2"/>
    <w:lvl w:ilvl="0" w:tplc="F58CAF50">
      <w:start w:val="1"/>
      <w:numFmt w:val="decimal"/>
      <w:lvlText w:val="%1."/>
      <w:lvlJc w:val="left"/>
      <w:pPr>
        <w:ind w:left="720" w:hanging="360"/>
      </w:pPr>
    </w:lvl>
    <w:lvl w:ilvl="1" w:tplc="33583E8E">
      <w:start w:val="1"/>
      <w:numFmt w:val="lowerLetter"/>
      <w:lvlText w:val="%2."/>
      <w:lvlJc w:val="left"/>
      <w:pPr>
        <w:ind w:left="1440" w:hanging="360"/>
      </w:pPr>
    </w:lvl>
    <w:lvl w:ilvl="2" w:tplc="500AE394">
      <w:start w:val="1"/>
      <w:numFmt w:val="lowerRoman"/>
      <w:lvlText w:val="%3."/>
      <w:lvlJc w:val="right"/>
      <w:pPr>
        <w:ind w:left="2160" w:hanging="180"/>
      </w:pPr>
    </w:lvl>
    <w:lvl w:ilvl="3" w:tplc="50F2D8FC">
      <w:start w:val="2"/>
      <w:numFmt w:val="decimal"/>
      <w:lvlText w:val="%4."/>
      <w:lvlJc w:val="left"/>
      <w:pPr>
        <w:ind w:left="2880" w:hanging="360"/>
      </w:pPr>
    </w:lvl>
    <w:lvl w:ilvl="4" w:tplc="EFB80896">
      <w:start w:val="1"/>
      <w:numFmt w:val="lowerLetter"/>
      <w:lvlText w:val="%5."/>
      <w:lvlJc w:val="left"/>
      <w:pPr>
        <w:ind w:left="3600" w:hanging="360"/>
      </w:pPr>
    </w:lvl>
    <w:lvl w:ilvl="5" w:tplc="B7E45FBC">
      <w:start w:val="1"/>
      <w:numFmt w:val="lowerRoman"/>
      <w:lvlText w:val="%6."/>
      <w:lvlJc w:val="right"/>
      <w:pPr>
        <w:ind w:left="4320" w:hanging="180"/>
      </w:pPr>
    </w:lvl>
    <w:lvl w:ilvl="6" w:tplc="49F0E8B0">
      <w:start w:val="1"/>
      <w:numFmt w:val="decimal"/>
      <w:lvlText w:val="%7."/>
      <w:lvlJc w:val="left"/>
      <w:pPr>
        <w:ind w:left="5040" w:hanging="360"/>
      </w:pPr>
    </w:lvl>
    <w:lvl w:ilvl="7" w:tplc="422E451E">
      <w:start w:val="1"/>
      <w:numFmt w:val="lowerLetter"/>
      <w:lvlText w:val="%8."/>
      <w:lvlJc w:val="left"/>
      <w:pPr>
        <w:ind w:left="5760" w:hanging="360"/>
      </w:pPr>
    </w:lvl>
    <w:lvl w:ilvl="8" w:tplc="237A69AA">
      <w:start w:val="1"/>
      <w:numFmt w:val="lowerRoman"/>
      <w:lvlText w:val="%9."/>
      <w:lvlJc w:val="right"/>
      <w:pPr>
        <w:ind w:left="6480" w:hanging="180"/>
      </w:pPr>
    </w:lvl>
  </w:abstractNum>
  <w:abstractNum w:abstractNumId="598" w15:restartNumberingAfterBreak="0">
    <w:nsid w:val="69C4BC62"/>
    <w:multiLevelType w:val="hybridMultilevel"/>
    <w:tmpl w:val="3DF8C596"/>
    <w:lvl w:ilvl="0" w:tplc="B8729FD2">
      <w:start w:val="1"/>
      <w:numFmt w:val="decimal"/>
      <w:lvlText w:val="%1."/>
      <w:lvlJc w:val="left"/>
      <w:pPr>
        <w:ind w:left="720" w:hanging="360"/>
      </w:pPr>
    </w:lvl>
    <w:lvl w:ilvl="1" w:tplc="BE16D10C">
      <w:start w:val="1"/>
      <w:numFmt w:val="lowerLetter"/>
      <w:lvlText w:val="%2."/>
      <w:lvlJc w:val="left"/>
      <w:pPr>
        <w:ind w:left="1440" w:hanging="360"/>
      </w:pPr>
    </w:lvl>
    <w:lvl w:ilvl="2" w:tplc="58FE8C96">
      <w:start w:val="3"/>
      <w:numFmt w:val="lowerRoman"/>
      <w:lvlText w:val="%3."/>
      <w:lvlJc w:val="right"/>
      <w:pPr>
        <w:ind w:left="2160" w:hanging="180"/>
      </w:pPr>
    </w:lvl>
    <w:lvl w:ilvl="3" w:tplc="F4D2AEC2">
      <w:start w:val="1"/>
      <w:numFmt w:val="decimal"/>
      <w:lvlText w:val="%4."/>
      <w:lvlJc w:val="left"/>
      <w:pPr>
        <w:ind w:left="2880" w:hanging="360"/>
      </w:pPr>
    </w:lvl>
    <w:lvl w:ilvl="4" w:tplc="CDB4F66A">
      <w:start w:val="1"/>
      <w:numFmt w:val="lowerLetter"/>
      <w:lvlText w:val="%5."/>
      <w:lvlJc w:val="left"/>
      <w:pPr>
        <w:ind w:left="3600" w:hanging="360"/>
      </w:pPr>
    </w:lvl>
    <w:lvl w:ilvl="5" w:tplc="E8186BCA">
      <w:start w:val="1"/>
      <w:numFmt w:val="lowerRoman"/>
      <w:lvlText w:val="%6."/>
      <w:lvlJc w:val="right"/>
      <w:pPr>
        <w:ind w:left="4320" w:hanging="180"/>
      </w:pPr>
    </w:lvl>
    <w:lvl w:ilvl="6" w:tplc="B238B4C8">
      <w:start w:val="1"/>
      <w:numFmt w:val="decimal"/>
      <w:lvlText w:val="%7."/>
      <w:lvlJc w:val="left"/>
      <w:pPr>
        <w:ind w:left="5040" w:hanging="360"/>
      </w:pPr>
    </w:lvl>
    <w:lvl w:ilvl="7" w:tplc="FECA58AE">
      <w:start w:val="1"/>
      <w:numFmt w:val="lowerLetter"/>
      <w:lvlText w:val="%8."/>
      <w:lvlJc w:val="left"/>
      <w:pPr>
        <w:ind w:left="5760" w:hanging="360"/>
      </w:pPr>
    </w:lvl>
    <w:lvl w:ilvl="8" w:tplc="9968B2EA">
      <w:start w:val="1"/>
      <w:numFmt w:val="lowerRoman"/>
      <w:lvlText w:val="%9."/>
      <w:lvlJc w:val="right"/>
      <w:pPr>
        <w:ind w:left="6480" w:hanging="180"/>
      </w:pPr>
    </w:lvl>
  </w:abstractNum>
  <w:abstractNum w:abstractNumId="599" w15:restartNumberingAfterBreak="0">
    <w:nsid w:val="69D8A4F0"/>
    <w:multiLevelType w:val="hybridMultilevel"/>
    <w:tmpl w:val="B6347370"/>
    <w:lvl w:ilvl="0" w:tplc="F280C752">
      <w:start w:val="1"/>
      <w:numFmt w:val="bullet"/>
      <w:lvlText w:val="·"/>
      <w:lvlJc w:val="left"/>
      <w:pPr>
        <w:ind w:left="720" w:hanging="360"/>
      </w:pPr>
      <w:rPr>
        <w:rFonts w:ascii="Symbol" w:hAnsi="Symbol" w:hint="default"/>
      </w:rPr>
    </w:lvl>
    <w:lvl w:ilvl="1" w:tplc="10029DE6">
      <w:start w:val="1"/>
      <w:numFmt w:val="bullet"/>
      <w:lvlText w:val="o"/>
      <w:lvlJc w:val="left"/>
      <w:pPr>
        <w:ind w:left="1440" w:hanging="360"/>
      </w:pPr>
      <w:rPr>
        <w:rFonts w:ascii="Courier New" w:hAnsi="Courier New" w:hint="default"/>
      </w:rPr>
    </w:lvl>
    <w:lvl w:ilvl="2" w:tplc="2D10407E">
      <w:start w:val="1"/>
      <w:numFmt w:val="bullet"/>
      <w:lvlText w:val=""/>
      <w:lvlJc w:val="left"/>
      <w:pPr>
        <w:ind w:left="2160" w:hanging="360"/>
      </w:pPr>
      <w:rPr>
        <w:rFonts w:ascii="Wingdings" w:hAnsi="Wingdings" w:hint="default"/>
      </w:rPr>
    </w:lvl>
    <w:lvl w:ilvl="3" w:tplc="A2DEC984">
      <w:start w:val="1"/>
      <w:numFmt w:val="bullet"/>
      <w:lvlText w:val=""/>
      <w:lvlJc w:val="left"/>
      <w:pPr>
        <w:ind w:left="2880" w:hanging="360"/>
      </w:pPr>
      <w:rPr>
        <w:rFonts w:ascii="Symbol" w:hAnsi="Symbol" w:hint="default"/>
      </w:rPr>
    </w:lvl>
    <w:lvl w:ilvl="4" w:tplc="5BD2E4E4">
      <w:start w:val="1"/>
      <w:numFmt w:val="bullet"/>
      <w:lvlText w:val="o"/>
      <w:lvlJc w:val="left"/>
      <w:pPr>
        <w:ind w:left="3600" w:hanging="360"/>
      </w:pPr>
      <w:rPr>
        <w:rFonts w:ascii="Courier New" w:hAnsi="Courier New" w:hint="default"/>
      </w:rPr>
    </w:lvl>
    <w:lvl w:ilvl="5" w:tplc="B8868DD0">
      <w:start w:val="1"/>
      <w:numFmt w:val="bullet"/>
      <w:lvlText w:val=""/>
      <w:lvlJc w:val="left"/>
      <w:pPr>
        <w:ind w:left="4320" w:hanging="360"/>
      </w:pPr>
      <w:rPr>
        <w:rFonts w:ascii="Wingdings" w:hAnsi="Wingdings" w:hint="default"/>
      </w:rPr>
    </w:lvl>
    <w:lvl w:ilvl="6" w:tplc="EA7667FE">
      <w:start w:val="1"/>
      <w:numFmt w:val="bullet"/>
      <w:lvlText w:val=""/>
      <w:lvlJc w:val="left"/>
      <w:pPr>
        <w:ind w:left="5040" w:hanging="360"/>
      </w:pPr>
      <w:rPr>
        <w:rFonts w:ascii="Symbol" w:hAnsi="Symbol" w:hint="default"/>
      </w:rPr>
    </w:lvl>
    <w:lvl w:ilvl="7" w:tplc="FF8EAA24">
      <w:start w:val="1"/>
      <w:numFmt w:val="bullet"/>
      <w:lvlText w:val="o"/>
      <w:lvlJc w:val="left"/>
      <w:pPr>
        <w:ind w:left="5760" w:hanging="360"/>
      </w:pPr>
      <w:rPr>
        <w:rFonts w:ascii="Courier New" w:hAnsi="Courier New" w:hint="default"/>
      </w:rPr>
    </w:lvl>
    <w:lvl w:ilvl="8" w:tplc="959C08D8">
      <w:start w:val="1"/>
      <w:numFmt w:val="bullet"/>
      <w:lvlText w:val=""/>
      <w:lvlJc w:val="left"/>
      <w:pPr>
        <w:ind w:left="6480" w:hanging="360"/>
      </w:pPr>
      <w:rPr>
        <w:rFonts w:ascii="Wingdings" w:hAnsi="Wingdings" w:hint="default"/>
      </w:rPr>
    </w:lvl>
  </w:abstractNum>
  <w:abstractNum w:abstractNumId="600" w15:restartNumberingAfterBreak="0">
    <w:nsid w:val="69DE3482"/>
    <w:multiLevelType w:val="hybridMultilevel"/>
    <w:tmpl w:val="3620F2B2"/>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1" w15:restartNumberingAfterBreak="0">
    <w:nsid w:val="69E6F60A"/>
    <w:multiLevelType w:val="hybridMultilevel"/>
    <w:tmpl w:val="7E8C4D8C"/>
    <w:lvl w:ilvl="0" w:tplc="4B14BA4E">
      <w:start w:val="1"/>
      <w:numFmt w:val="bullet"/>
      <w:lvlText w:val=""/>
      <w:lvlJc w:val="left"/>
      <w:pPr>
        <w:ind w:left="720" w:hanging="360"/>
      </w:pPr>
      <w:rPr>
        <w:rFonts w:ascii="Symbol" w:hAnsi="Symbol" w:hint="default"/>
      </w:rPr>
    </w:lvl>
    <w:lvl w:ilvl="1" w:tplc="E56600D4">
      <w:start w:val="1"/>
      <w:numFmt w:val="bullet"/>
      <w:lvlText w:val="o"/>
      <w:lvlJc w:val="left"/>
      <w:pPr>
        <w:ind w:left="1440" w:hanging="360"/>
      </w:pPr>
      <w:rPr>
        <w:rFonts w:ascii="Courier New" w:hAnsi="Courier New" w:hint="default"/>
      </w:rPr>
    </w:lvl>
    <w:lvl w:ilvl="2" w:tplc="45403044">
      <w:start w:val="1"/>
      <w:numFmt w:val="bullet"/>
      <w:lvlText w:val="§"/>
      <w:lvlJc w:val="left"/>
      <w:pPr>
        <w:ind w:left="2160" w:hanging="360"/>
      </w:pPr>
      <w:rPr>
        <w:rFonts w:ascii="Wingdings" w:hAnsi="Wingdings" w:hint="default"/>
      </w:rPr>
    </w:lvl>
    <w:lvl w:ilvl="3" w:tplc="2766DCB2">
      <w:start w:val="1"/>
      <w:numFmt w:val="bullet"/>
      <w:lvlText w:val=""/>
      <w:lvlJc w:val="left"/>
      <w:pPr>
        <w:ind w:left="2880" w:hanging="360"/>
      </w:pPr>
      <w:rPr>
        <w:rFonts w:ascii="Symbol" w:hAnsi="Symbol" w:hint="default"/>
      </w:rPr>
    </w:lvl>
    <w:lvl w:ilvl="4" w:tplc="3BC2D518">
      <w:start w:val="1"/>
      <w:numFmt w:val="bullet"/>
      <w:lvlText w:val="o"/>
      <w:lvlJc w:val="left"/>
      <w:pPr>
        <w:ind w:left="3600" w:hanging="360"/>
      </w:pPr>
      <w:rPr>
        <w:rFonts w:ascii="Courier New" w:hAnsi="Courier New" w:hint="default"/>
      </w:rPr>
    </w:lvl>
    <w:lvl w:ilvl="5" w:tplc="8820BB80">
      <w:start w:val="1"/>
      <w:numFmt w:val="bullet"/>
      <w:lvlText w:val=""/>
      <w:lvlJc w:val="left"/>
      <w:pPr>
        <w:ind w:left="4320" w:hanging="360"/>
      </w:pPr>
      <w:rPr>
        <w:rFonts w:ascii="Wingdings" w:hAnsi="Wingdings" w:hint="default"/>
      </w:rPr>
    </w:lvl>
    <w:lvl w:ilvl="6" w:tplc="D7CA14C6">
      <w:start w:val="1"/>
      <w:numFmt w:val="bullet"/>
      <w:lvlText w:val=""/>
      <w:lvlJc w:val="left"/>
      <w:pPr>
        <w:ind w:left="5040" w:hanging="360"/>
      </w:pPr>
      <w:rPr>
        <w:rFonts w:ascii="Symbol" w:hAnsi="Symbol" w:hint="default"/>
      </w:rPr>
    </w:lvl>
    <w:lvl w:ilvl="7" w:tplc="50B227A0">
      <w:start w:val="1"/>
      <w:numFmt w:val="bullet"/>
      <w:lvlText w:val="o"/>
      <w:lvlJc w:val="left"/>
      <w:pPr>
        <w:ind w:left="5760" w:hanging="360"/>
      </w:pPr>
      <w:rPr>
        <w:rFonts w:ascii="Courier New" w:hAnsi="Courier New" w:hint="default"/>
      </w:rPr>
    </w:lvl>
    <w:lvl w:ilvl="8" w:tplc="A8F44DB4">
      <w:start w:val="1"/>
      <w:numFmt w:val="bullet"/>
      <w:lvlText w:val=""/>
      <w:lvlJc w:val="left"/>
      <w:pPr>
        <w:ind w:left="6480" w:hanging="360"/>
      </w:pPr>
      <w:rPr>
        <w:rFonts w:ascii="Wingdings" w:hAnsi="Wingdings" w:hint="default"/>
      </w:rPr>
    </w:lvl>
  </w:abstractNum>
  <w:abstractNum w:abstractNumId="602" w15:restartNumberingAfterBreak="0">
    <w:nsid w:val="6A0756B9"/>
    <w:multiLevelType w:val="hybridMultilevel"/>
    <w:tmpl w:val="E0CEF9B4"/>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3" w15:restartNumberingAfterBreak="0">
    <w:nsid w:val="6A0EBB37"/>
    <w:multiLevelType w:val="hybridMultilevel"/>
    <w:tmpl w:val="B164CA4C"/>
    <w:lvl w:ilvl="0" w:tplc="7028207C">
      <w:start w:val="1"/>
      <w:numFmt w:val="decimal"/>
      <w:lvlText w:val="%1."/>
      <w:lvlJc w:val="left"/>
      <w:pPr>
        <w:ind w:left="720" w:hanging="360"/>
      </w:pPr>
    </w:lvl>
    <w:lvl w:ilvl="1" w:tplc="B296A012">
      <w:start w:val="1"/>
      <w:numFmt w:val="lowerLetter"/>
      <w:lvlText w:val="%2."/>
      <w:lvlJc w:val="left"/>
      <w:pPr>
        <w:ind w:left="1440" w:hanging="360"/>
      </w:pPr>
    </w:lvl>
    <w:lvl w:ilvl="2" w:tplc="4F8076EA">
      <w:start w:val="1"/>
      <w:numFmt w:val="lowerRoman"/>
      <w:lvlText w:val="%3."/>
      <w:lvlJc w:val="right"/>
      <w:pPr>
        <w:ind w:left="2160" w:hanging="180"/>
      </w:pPr>
    </w:lvl>
    <w:lvl w:ilvl="3" w:tplc="63B8248E">
      <w:start w:val="1"/>
      <w:numFmt w:val="decimal"/>
      <w:lvlText w:val="%4."/>
      <w:lvlJc w:val="left"/>
      <w:pPr>
        <w:ind w:left="2880" w:hanging="360"/>
      </w:pPr>
    </w:lvl>
    <w:lvl w:ilvl="4" w:tplc="E5EC2C6C">
      <w:start w:val="2"/>
      <w:numFmt w:val="lowerLetter"/>
      <w:lvlText w:val="%5."/>
      <w:lvlJc w:val="left"/>
      <w:pPr>
        <w:ind w:left="3600" w:hanging="360"/>
      </w:pPr>
    </w:lvl>
    <w:lvl w:ilvl="5" w:tplc="72AE001C">
      <w:start w:val="1"/>
      <w:numFmt w:val="lowerRoman"/>
      <w:lvlText w:val="%6."/>
      <w:lvlJc w:val="right"/>
      <w:pPr>
        <w:ind w:left="4320" w:hanging="180"/>
      </w:pPr>
    </w:lvl>
    <w:lvl w:ilvl="6" w:tplc="88EC5962">
      <w:start w:val="1"/>
      <w:numFmt w:val="decimal"/>
      <w:lvlText w:val="%7."/>
      <w:lvlJc w:val="left"/>
      <w:pPr>
        <w:ind w:left="5040" w:hanging="360"/>
      </w:pPr>
    </w:lvl>
    <w:lvl w:ilvl="7" w:tplc="66BCCEF4">
      <w:start w:val="1"/>
      <w:numFmt w:val="lowerLetter"/>
      <w:lvlText w:val="%8."/>
      <w:lvlJc w:val="left"/>
      <w:pPr>
        <w:ind w:left="5760" w:hanging="360"/>
      </w:pPr>
    </w:lvl>
    <w:lvl w:ilvl="8" w:tplc="2500C9B8">
      <w:start w:val="1"/>
      <w:numFmt w:val="lowerRoman"/>
      <w:lvlText w:val="%9."/>
      <w:lvlJc w:val="right"/>
      <w:pPr>
        <w:ind w:left="6480" w:hanging="180"/>
      </w:pPr>
    </w:lvl>
  </w:abstractNum>
  <w:abstractNum w:abstractNumId="604" w15:restartNumberingAfterBreak="0">
    <w:nsid w:val="6A1D8115"/>
    <w:multiLevelType w:val="hybridMultilevel"/>
    <w:tmpl w:val="E8E656D4"/>
    <w:lvl w:ilvl="0" w:tplc="611E414A">
      <w:start w:val="1"/>
      <w:numFmt w:val="bullet"/>
      <w:lvlText w:val="o"/>
      <w:lvlJc w:val="left"/>
      <w:pPr>
        <w:ind w:left="720" w:hanging="360"/>
      </w:pPr>
      <w:rPr>
        <w:rFonts w:ascii="&quot;Courier New&quot;" w:hAnsi="&quot;Courier New&quot;" w:hint="default"/>
      </w:rPr>
    </w:lvl>
    <w:lvl w:ilvl="1" w:tplc="0F0CC44A">
      <w:start w:val="1"/>
      <w:numFmt w:val="bullet"/>
      <w:lvlText w:val="o"/>
      <w:lvlJc w:val="left"/>
      <w:pPr>
        <w:ind w:left="1440" w:hanging="360"/>
      </w:pPr>
      <w:rPr>
        <w:rFonts w:ascii="Courier New" w:hAnsi="Courier New" w:hint="default"/>
      </w:rPr>
    </w:lvl>
    <w:lvl w:ilvl="2" w:tplc="DE668C3C">
      <w:start w:val="1"/>
      <w:numFmt w:val="bullet"/>
      <w:lvlText w:val=""/>
      <w:lvlJc w:val="left"/>
      <w:pPr>
        <w:ind w:left="2160" w:hanging="360"/>
      </w:pPr>
      <w:rPr>
        <w:rFonts w:ascii="Wingdings" w:hAnsi="Wingdings" w:hint="default"/>
      </w:rPr>
    </w:lvl>
    <w:lvl w:ilvl="3" w:tplc="4EA6CFAC">
      <w:start w:val="1"/>
      <w:numFmt w:val="bullet"/>
      <w:lvlText w:val=""/>
      <w:lvlJc w:val="left"/>
      <w:pPr>
        <w:ind w:left="2880" w:hanging="360"/>
      </w:pPr>
      <w:rPr>
        <w:rFonts w:ascii="Symbol" w:hAnsi="Symbol" w:hint="default"/>
      </w:rPr>
    </w:lvl>
    <w:lvl w:ilvl="4" w:tplc="8A86A224">
      <w:start w:val="1"/>
      <w:numFmt w:val="bullet"/>
      <w:lvlText w:val="o"/>
      <w:lvlJc w:val="left"/>
      <w:pPr>
        <w:ind w:left="3600" w:hanging="360"/>
      </w:pPr>
      <w:rPr>
        <w:rFonts w:ascii="Courier New" w:hAnsi="Courier New" w:hint="default"/>
      </w:rPr>
    </w:lvl>
    <w:lvl w:ilvl="5" w:tplc="EE26E1BC">
      <w:start w:val="1"/>
      <w:numFmt w:val="bullet"/>
      <w:lvlText w:val=""/>
      <w:lvlJc w:val="left"/>
      <w:pPr>
        <w:ind w:left="4320" w:hanging="360"/>
      </w:pPr>
      <w:rPr>
        <w:rFonts w:ascii="Wingdings" w:hAnsi="Wingdings" w:hint="default"/>
      </w:rPr>
    </w:lvl>
    <w:lvl w:ilvl="6" w:tplc="AC3AB982">
      <w:start w:val="1"/>
      <w:numFmt w:val="bullet"/>
      <w:lvlText w:val=""/>
      <w:lvlJc w:val="left"/>
      <w:pPr>
        <w:ind w:left="5040" w:hanging="360"/>
      </w:pPr>
      <w:rPr>
        <w:rFonts w:ascii="Symbol" w:hAnsi="Symbol" w:hint="default"/>
      </w:rPr>
    </w:lvl>
    <w:lvl w:ilvl="7" w:tplc="29CA9020">
      <w:start w:val="1"/>
      <w:numFmt w:val="bullet"/>
      <w:lvlText w:val="o"/>
      <w:lvlJc w:val="left"/>
      <w:pPr>
        <w:ind w:left="5760" w:hanging="360"/>
      </w:pPr>
      <w:rPr>
        <w:rFonts w:ascii="Courier New" w:hAnsi="Courier New" w:hint="default"/>
      </w:rPr>
    </w:lvl>
    <w:lvl w:ilvl="8" w:tplc="872AB5E2">
      <w:start w:val="1"/>
      <w:numFmt w:val="bullet"/>
      <w:lvlText w:val=""/>
      <w:lvlJc w:val="left"/>
      <w:pPr>
        <w:ind w:left="6480" w:hanging="360"/>
      </w:pPr>
      <w:rPr>
        <w:rFonts w:ascii="Wingdings" w:hAnsi="Wingdings" w:hint="default"/>
      </w:rPr>
    </w:lvl>
  </w:abstractNum>
  <w:abstractNum w:abstractNumId="605" w15:restartNumberingAfterBreak="0">
    <w:nsid w:val="6AEA371C"/>
    <w:multiLevelType w:val="hybridMultilevel"/>
    <w:tmpl w:val="F97EE8BA"/>
    <w:lvl w:ilvl="0" w:tplc="E72658AA">
      <w:start w:val="1"/>
      <w:numFmt w:val="decimal"/>
      <w:lvlText w:val="%1."/>
      <w:lvlJc w:val="left"/>
      <w:pPr>
        <w:ind w:left="720" w:hanging="360"/>
      </w:pPr>
    </w:lvl>
    <w:lvl w:ilvl="1" w:tplc="CF5482C0">
      <w:start w:val="1"/>
      <w:numFmt w:val="lowerLetter"/>
      <w:lvlText w:val="%2."/>
      <w:lvlJc w:val="left"/>
      <w:pPr>
        <w:ind w:left="1440" w:hanging="360"/>
      </w:pPr>
    </w:lvl>
    <w:lvl w:ilvl="2" w:tplc="90BA94A2">
      <w:start w:val="1"/>
      <w:numFmt w:val="lowerRoman"/>
      <w:lvlText w:val="%3."/>
      <w:lvlJc w:val="right"/>
      <w:pPr>
        <w:ind w:left="2160" w:hanging="180"/>
      </w:pPr>
    </w:lvl>
    <w:lvl w:ilvl="3" w:tplc="7CB48348">
      <w:start w:val="2"/>
      <w:numFmt w:val="decimal"/>
      <w:lvlText w:val="%4."/>
      <w:lvlJc w:val="left"/>
      <w:pPr>
        <w:ind w:left="2880" w:hanging="360"/>
      </w:pPr>
    </w:lvl>
    <w:lvl w:ilvl="4" w:tplc="FDB825EE">
      <w:start w:val="1"/>
      <w:numFmt w:val="lowerLetter"/>
      <w:lvlText w:val="%5."/>
      <w:lvlJc w:val="left"/>
      <w:pPr>
        <w:ind w:left="3600" w:hanging="360"/>
      </w:pPr>
    </w:lvl>
    <w:lvl w:ilvl="5" w:tplc="A40A83C6">
      <w:start w:val="1"/>
      <w:numFmt w:val="lowerRoman"/>
      <w:lvlText w:val="%6."/>
      <w:lvlJc w:val="right"/>
      <w:pPr>
        <w:ind w:left="4320" w:hanging="180"/>
      </w:pPr>
    </w:lvl>
    <w:lvl w:ilvl="6" w:tplc="C3CCF668">
      <w:start w:val="1"/>
      <w:numFmt w:val="decimal"/>
      <w:lvlText w:val="%7."/>
      <w:lvlJc w:val="left"/>
      <w:pPr>
        <w:ind w:left="5040" w:hanging="360"/>
      </w:pPr>
    </w:lvl>
    <w:lvl w:ilvl="7" w:tplc="A6A0E5A0">
      <w:start w:val="1"/>
      <w:numFmt w:val="lowerLetter"/>
      <w:lvlText w:val="%8."/>
      <w:lvlJc w:val="left"/>
      <w:pPr>
        <w:ind w:left="5760" w:hanging="360"/>
      </w:pPr>
    </w:lvl>
    <w:lvl w:ilvl="8" w:tplc="ECD44ABE">
      <w:start w:val="1"/>
      <w:numFmt w:val="lowerRoman"/>
      <w:lvlText w:val="%9."/>
      <w:lvlJc w:val="right"/>
      <w:pPr>
        <w:ind w:left="6480" w:hanging="180"/>
      </w:pPr>
    </w:lvl>
  </w:abstractNum>
  <w:abstractNum w:abstractNumId="606" w15:restartNumberingAfterBreak="0">
    <w:nsid w:val="6B0E7DB1"/>
    <w:multiLevelType w:val="hybridMultilevel"/>
    <w:tmpl w:val="D0EED25C"/>
    <w:lvl w:ilvl="0" w:tplc="B956C82C">
      <w:start w:val="1"/>
      <w:numFmt w:val="bullet"/>
      <w:lvlText w:val="o"/>
      <w:lvlJc w:val="left"/>
      <w:pPr>
        <w:ind w:left="720" w:hanging="360"/>
      </w:pPr>
      <w:rPr>
        <w:rFonts w:ascii="&quot;Courier New&quot;" w:hAnsi="&quot;Courier New&quot;" w:hint="default"/>
      </w:rPr>
    </w:lvl>
    <w:lvl w:ilvl="1" w:tplc="ED2AE814">
      <w:start w:val="1"/>
      <w:numFmt w:val="bullet"/>
      <w:lvlText w:val="o"/>
      <w:lvlJc w:val="left"/>
      <w:pPr>
        <w:ind w:left="1440" w:hanging="360"/>
      </w:pPr>
      <w:rPr>
        <w:rFonts w:ascii="Courier New" w:hAnsi="Courier New" w:hint="default"/>
      </w:rPr>
    </w:lvl>
    <w:lvl w:ilvl="2" w:tplc="D332CCDE">
      <w:start w:val="1"/>
      <w:numFmt w:val="bullet"/>
      <w:lvlText w:val=""/>
      <w:lvlJc w:val="left"/>
      <w:pPr>
        <w:ind w:left="2160" w:hanging="360"/>
      </w:pPr>
      <w:rPr>
        <w:rFonts w:ascii="Wingdings" w:hAnsi="Wingdings" w:hint="default"/>
      </w:rPr>
    </w:lvl>
    <w:lvl w:ilvl="3" w:tplc="1EC4BCE8">
      <w:start w:val="1"/>
      <w:numFmt w:val="bullet"/>
      <w:lvlText w:val=""/>
      <w:lvlJc w:val="left"/>
      <w:pPr>
        <w:ind w:left="2880" w:hanging="360"/>
      </w:pPr>
      <w:rPr>
        <w:rFonts w:ascii="Symbol" w:hAnsi="Symbol" w:hint="default"/>
      </w:rPr>
    </w:lvl>
    <w:lvl w:ilvl="4" w:tplc="A12EEF14">
      <w:start w:val="1"/>
      <w:numFmt w:val="bullet"/>
      <w:lvlText w:val="o"/>
      <w:lvlJc w:val="left"/>
      <w:pPr>
        <w:ind w:left="3600" w:hanging="360"/>
      </w:pPr>
      <w:rPr>
        <w:rFonts w:ascii="Courier New" w:hAnsi="Courier New" w:hint="default"/>
      </w:rPr>
    </w:lvl>
    <w:lvl w:ilvl="5" w:tplc="7BFC006E">
      <w:start w:val="1"/>
      <w:numFmt w:val="bullet"/>
      <w:lvlText w:val=""/>
      <w:lvlJc w:val="left"/>
      <w:pPr>
        <w:ind w:left="4320" w:hanging="360"/>
      </w:pPr>
      <w:rPr>
        <w:rFonts w:ascii="Wingdings" w:hAnsi="Wingdings" w:hint="default"/>
      </w:rPr>
    </w:lvl>
    <w:lvl w:ilvl="6" w:tplc="EC4A5734">
      <w:start w:val="1"/>
      <w:numFmt w:val="bullet"/>
      <w:lvlText w:val=""/>
      <w:lvlJc w:val="left"/>
      <w:pPr>
        <w:ind w:left="5040" w:hanging="360"/>
      </w:pPr>
      <w:rPr>
        <w:rFonts w:ascii="Symbol" w:hAnsi="Symbol" w:hint="default"/>
      </w:rPr>
    </w:lvl>
    <w:lvl w:ilvl="7" w:tplc="CCB6176E">
      <w:start w:val="1"/>
      <w:numFmt w:val="bullet"/>
      <w:lvlText w:val="o"/>
      <w:lvlJc w:val="left"/>
      <w:pPr>
        <w:ind w:left="5760" w:hanging="360"/>
      </w:pPr>
      <w:rPr>
        <w:rFonts w:ascii="Courier New" w:hAnsi="Courier New" w:hint="default"/>
      </w:rPr>
    </w:lvl>
    <w:lvl w:ilvl="8" w:tplc="42540C44">
      <w:start w:val="1"/>
      <w:numFmt w:val="bullet"/>
      <w:lvlText w:val=""/>
      <w:lvlJc w:val="left"/>
      <w:pPr>
        <w:ind w:left="6480" w:hanging="360"/>
      </w:pPr>
      <w:rPr>
        <w:rFonts w:ascii="Wingdings" w:hAnsi="Wingdings" w:hint="default"/>
      </w:rPr>
    </w:lvl>
  </w:abstractNum>
  <w:abstractNum w:abstractNumId="607" w15:restartNumberingAfterBreak="0">
    <w:nsid w:val="6BA70B07"/>
    <w:multiLevelType w:val="hybridMultilevel"/>
    <w:tmpl w:val="D1506178"/>
    <w:lvl w:ilvl="0" w:tplc="B238C106">
      <w:start w:val="1"/>
      <w:numFmt w:val="bullet"/>
      <w:lvlText w:val="o"/>
      <w:lvlJc w:val="left"/>
      <w:pPr>
        <w:ind w:left="720" w:hanging="360"/>
      </w:pPr>
      <w:rPr>
        <w:rFonts w:ascii="&quot;Courier New&quot;" w:hAnsi="&quot;Courier New&quot;" w:hint="default"/>
      </w:rPr>
    </w:lvl>
    <w:lvl w:ilvl="1" w:tplc="9BB05C28">
      <w:start w:val="1"/>
      <w:numFmt w:val="bullet"/>
      <w:lvlText w:val="o"/>
      <w:lvlJc w:val="left"/>
      <w:pPr>
        <w:ind w:left="1440" w:hanging="360"/>
      </w:pPr>
      <w:rPr>
        <w:rFonts w:ascii="Courier New" w:hAnsi="Courier New" w:hint="default"/>
      </w:rPr>
    </w:lvl>
    <w:lvl w:ilvl="2" w:tplc="04129634">
      <w:start w:val="1"/>
      <w:numFmt w:val="bullet"/>
      <w:lvlText w:val=""/>
      <w:lvlJc w:val="left"/>
      <w:pPr>
        <w:ind w:left="2160" w:hanging="360"/>
      </w:pPr>
      <w:rPr>
        <w:rFonts w:ascii="Wingdings" w:hAnsi="Wingdings" w:hint="default"/>
      </w:rPr>
    </w:lvl>
    <w:lvl w:ilvl="3" w:tplc="ACFCB488">
      <w:start w:val="1"/>
      <w:numFmt w:val="bullet"/>
      <w:lvlText w:val=""/>
      <w:lvlJc w:val="left"/>
      <w:pPr>
        <w:ind w:left="2880" w:hanging="360"/>
      </w:pPr>
      <w:rPr>
        <w:rFonts w:ascii="Symbol" w:hAnsi="Symbol" w:hint="default"/>
      </w:rPr>
    </w:lvl>
    <w:lvl w:ilvl="4" w:tplc="3D007A32">
      <w:start w:val="1"/>
      <w:numFmt w:val="bullet"/>
      <w:lvlText w:val="o"/>
      <w:lvlJc w:val="left"/>
      <w:pPr>
        <w:ind w:left="3600" w:hanging="360"/>
      </w:pPr>
      <w:rPr>
        <w:rFonts w:ascii="Courier New" w:hAnsi="Courier New" w:hint="default"/>
      </w:rPr>
    </w:lvl>
    <w:lvl w:ilvl="5" w:tplc="6E900E44">
      <w:start w:val="1"/>
      <w:numFmt w:val="bullet"/>
      <w:lvlText w:val=""/>
      <w:lvlJc w:val="left"/>
      <w:pPr>
        <w:ind w:left="4320" w:hanging="360"/>
      </w:pPr>
      <w:rPr>
        <w:rFonts w:ascii="Wingdings" w:hAnsi="Wingdings" w:hint="default"/>
      </w:rPr>
    </w:lvl>
    <w:lvl w:ilvl="6" w:tplc="C59A5C12">
      <w:start w:val="1"/>
      <w:numFmt w:val="bullet"/>
      <w:lvlText w:val=""/>
      <w:lvlJc w:val="left"/>
      <w:pPr>
        <w:ind w:left="5040" w:hanging="360"/>
      </w:pPr>
      <w:rPr>
        <w:rFonts w:ascii="Symbol" w:hAnsi="Symbol" w:hint="default"/>
      </w:rPr>
    </w:lvl>
    <w:lvl w:ilvl="7" w:tplc="8F0434A0">
      <w:start w:val="1"/>
      <w:numFmt w:val="bullet"/>
      <w:lvlText w:val="o"/>
      <w:lvlJc w:val="left"/>
      <w:pPr>
        <w:ind w:left="5760" w:hanging="360"/>
      </w:pPr>
      <w:rPr>
        <w:rFonts w:ascii="Courier New" w:hAnsi="Courier New" w:hint="default"/>
      </w:rPr>
    </w:lvl>
    <w:lvl w:ilvl="8" w:tplc="639AA646">
      <w:start w:val="1"/>
      <w:numFmt w:val="bullet"/>
      <w:lvlText w:val=""/>
      <w:lvlJc w:val="left"/>
      <w:pPr>
        <w:ind w:left="6480" w:hanging="360"/>
      </w:pPr>
      <w:rPr>
        <w:rFonts w:ascii="Wingdings" w:hAnsi="Wingdings" w:hint="default"/>
      </w:rPr>
    </w:lvl>
  </w:abstractNum>
  <w:abstractNum w:abstractNumId="608" w15:restartNumberingAfterBreak="0">
    <w:nsid w:val="6BA835F6"/>
    <w:multiLevelType w:val="hybridMultilevel"/>
    <w:tmpl w:val="17709DA2"/>
    <w:lvl w:ilvl="0" w:tplc="016618F4">
      <w:start w:val="1"/>
      <w:numFmt w:val="decimal"/>
      <w:lvlText w:val="%1."/>
      <w:lvlJc w:val="left"/>
      <w:pPr>
        <w:ind w:left="720" w:hanging="360"/>
      </w:pPr>
    </w:lvl>
    <w:lvl w:ilvl="1" w:tplc="C52CD884">
      <w:start w:val="1"/>
      <w:numFmt w:val="lowerLetter"/>
      <w:lvlText w:val="%2."/>
      <w:lvlJc w:val="left"/>
      <w:pPr>
        <w:ind w:left="1440" w:hanging="360"/>
      </w:pPr>
    </w:lvl>
    <w:lvl w:ilvl="2" w:tplc="BF30219E">
      <w:start w:val="5"/>
      <w:numFmt w:val="lowerRoman"/>
      <w:lvlText w:val="%3."/>
      <w:lvlJc w:val="right"/>
      <w:pPr>
        <w:ind w:left="2160" w:hanging="180"/>
      </w:pPr>
    </w:lvl>
    <w:lvl w:ilvl="3" w:tplc="19121C0E">
      <w:start w:val="1"/>
      <w:numFmt w:val="decimal"/>
      <w:lvlText w:val="%4."/>
      <w:lvlJc w:val="left"/>
      <w:pPr>
        <w:ind w:left="2880" w:hanging="360"/>
      </w:pPr>
    </w:lvl>
    <w:lvl w:ilvl="4" w:tplc="AADE88BA">
      <w:start w:val="1"/>
      <w:numFmt w:val="lowerLetter"/>
      <w:lvlText w:val="%5."/>
      <w:lvlJc w:val="left"/>
      <w:pPr>
        <w:ind w:left="3600" w:hanging="360"/>
      </w:pPr>
    </w:lvl>
    <w:lvl w:ilvl="5" w:tplc="F2FC3D5A">
      <w:start w:val="1"/>
      <w:numFmt w:val="lowerRoman"/>
      <w:lvlText w:val="%6."/>
      <w:lvlJc w:val="right"/>
      <w:pPr>
        <w:ind w:left="4320" w:hanging="180"/>
      </w:pPr>
    </w:lvl>
    <w:lvl w:ilvl="6" w:tplc="35E05202">
      <w:start w:val="1"/>
      <w:numFmt w:val="decimal"/>
      <w:lvlText w:val="%7."/>
      <w:lvlJc w:val="left"/>
      <w:pPr>
        <w:ind w:left="5040" w:hanging="360"/>
      </w:pPr>
    </w:lvl>
    <w:lvl w:ilvl="7" w:tplc="9836E39E">
      <w:start w:val="1"/>
      <w:numFmt w:val="lowerLetter"/>
      <w:lvlText w:val="%8."/>
      <w:lvlJc w:val="left"/>
      <w:pPr>
        <w:ind w:left="5760" w:hanging="360"/>
      </w:pPr>
    </w:lvl>
    <w:lvl w:ilvl="8" w:tplc="EA14BF2A">
      <w:start w:val="1"/>
      <w:numFmt w:val="lowerRoman"/>
      <w:lvlText w:val="%9."/>
      <w:lvlJc w:val="right"/>
      <w:pPr>
        <w:ind w:left="6480" w:hanging="180"/>
      </w:pPr>
    </w:lvl>
  </w:abstractNum>
  <w:abstractNum w:abstractNumId="609" w15:restartNumberingAfterBreak="0">
    <w:nsid w:val="6BF27B0C"/>
    <w:multiLevelType w:val="hybridMultilevel"/>
    <w:tmpl w:val="807CB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0" w15:restartNumberingAfterBreak="0">
    <w:nsid w:val="6C15337C"/>
    <w:multiLevelType w:val="hybridMultilevel"/>
    <w:tmpl w:val="1E3083C6"/>
    <w:lvl w:ilvl="0" w:tplc="CD1416E8">
      <w:start w:val="1"/>
      <w:numFmt w:val="decimal"/>
      <w:lvlText w:val="%1."/>
      <w:lvlJc w:val="left"/>
      <w:pPr>
        <w:ind w:left="720" w:hanging="360"/>
      </w:pPr>
    </w:lvl>
    <w:lvl w:ilvl="1" w:tplc="02408ED4">
      <w:start w:val="1"/>
      <w:numFmt w:val="lowerLetter"/>
      <w:lvlText w:val="%2."/>
      <w:lvlJc w:val="left"/>
      <w:pPr>
        <w:ind w:left="1440" w:hanging="360"/>
      </w:pPr>
    </w:lvl>
    <w:lvl w:ilvl="2" w:tplc="FB8E1B3A">
      <w:start w:val="1"/>
      <w:numFmt w:val="lowerRoman"/>
      <w:lvlText w:val="%3."/>
      <w:lvlJc w:val="right"/>
      <w:pPr>
        <w:ind w:left="2160" w:hanging="180"/>
      </w:pPr>
    </w:lvl>
    <w:lvl w:ilvl="3" w:tplc="F648DFC8">
      <w:start w:val="1"/>
      <w:numFmt w:val="decimal"/>
      <w:lvlText w:val="%4."/>
      <w:lvlJc w:val="left"/>
      <w:pPr>
        <w:ind w:left="2880" w:hanging="360"/>
      </w:pPr>
    </w:lvl>
    <w:lvl w:ilvl="4" w:tplc="B2C01D8C">
      <w:start w:val="1"/>
      <w:numFmt w:val="lowerLetter"/>
      <w:lvlText w:val="%5."/>
      <w:lvlJc w:val="left"/>
      <w:pPr>
        <w:ind w:left="3600" w:hanging="360"/>
      </w:pPr>
    </w:lvl>
    <w:lvl w:ilvl="5" w:tplc="079659B2">
      <w:start w:val="1"/>
      <w:numFmt w:val="lowerRoman"/>
      <w:lvlText w:val="%6."/>
      <w:lvlJc w:val="right"/>
      <w:pPr>
        <w:ind w:left="4320" w:hanging="180"/>
      </w:pPr>
    </w:lvl>
    <w:lvl w:ilvl="6" w:tplc="6396D6EE">
      <w:start w:val="1"/>
      <w:numFmt w:val="decimal"/>
      <w:lvlText w:val="%7."/>
      <w:lvlJc w:val="left"/>
      <w:pPr>
        <w:ind w:left="5040" w:hanging="360"/>
      </w:pPr>
    </w:lvl>
    <w:lvl w:ilvl="7" w:tplc="03762532">
      <w:start w:val="1"/>
      <w:numFmt w:val="lowerLetter"/>
      <w:lvlText w:val="%8."/>
      <w:lvlJc w:val="left"/>
      <w:pPr>
        <w:ind w:left="5760" w:hanging="360"/>
      </w:pPr>
    </w:lvl>
    <w:lvl w:ilvl="8" w:tplc="783AD8DE">
      <w:start w:val="1"/>
      <w:numFmt w:val="lowerRoman"/>
      <w:lvlText w:val="%9."/>
      <w:lvlJc w:val="right"/>
      <w:pPr>
        <w:ind w:left="6480" w:hanging="180"/>
      </w:pPr>
    </w:lvl>
  </w:abstractNum>
  <w:abstractNum w:abstractNumId="611" w15:restartNumberingAfterBreak="0">
    <w:nsid w:val="6C48C2D0"/>
    <w:multiLevelType w:val="hybridMultilevel"/>
    <w:tmpl w:val="D4BE0776"/>
    <w:lvl w:ilvl="0" w:tplc="8266EF24">
      <w:start w:val="1"/>
      <w:numFmt w:val="decimal"/>
      <w:lvlText w:val="%1."/>
      <w:lvlJc w:val="left"/>
      <w:pPr>
        <w:ind w:left="720" w:hanging="360"/>
      </w:pPr>
    </w:lvl>
    <w:lvl w:ilvl="1" w:tplc="E332AFD0">
      <w:start w:val="1"/>
      <w:numFmt w:val="lowerLetter"/>
      <w:lvlText w:val="%2."/>
      <w:lvlJc w:val="left"/>
      <w:pPr>
        <w:ind w:left="1440" w:hanging="360"/>
      </w:pPr>
    </w:lvl>
    <w:lvl w:ilvl="2" w:tplc="4EB253B6">
      <w:start w:val="1"/>
      <w:numFmt w:val="lowerRoman"/>
      <w:lvlText w:val="%3."/>
      <w:lvlJc w:val="right"/>
      <w:pPr>
        <w:ind w:left="2160" w:hanging="180"/>
      </w:pPr>
    </w:lvl>
    <w:lvl w:ilvl="3" w:tplc="FA682966">
      <w:start w:val="2"/>
      <w:numFmt w:val="decimal"/>
      <w:lvlText w:val="%4."/>
      <w:lvlJc w:val="left"/>
      <w:pPr>
        <w:ind w:left="2880" w:hanging="360"/>
      </w:pPr>
    </w:lvl>
    <w:lvl w:ilvl="4" w:tplc="937679F2">
      <w:start w:val="1"/>
      <w:numFmt w:val="lowerLetter"/>
      <w:lvlText w:val="%5."/>
      <w:lvlJc w:val="left"/>
      <w:pPr>
        <w:ind w:left="3600" w:hanging="360"/>
      </w:pPr>
    </w:lvl>
    <w:lvl w:ilvl="5" w:tplc="A2F08110">
      <w:start w:val="1"/>
      <w:numFmt w:val="lowerRoman"/>
      <w:lvlText w:val="%6."/>
      <w:lvlJc w:val="right"/>
      <w:pPr>
        <w:ind w:left="4320" w:hanging="180"/>
      </w:pPr>
    </w:lvl>
    <w:lvl w:ilvl="6" w:tplc="AB705844">
      <w:start w:val="1"/>
      <w:numFmt w:val="decimal"/>
      <w:lvlText w:val="%7."/>
      <w:lvlJc w:val="left"/>
      <w:pPr>
        <w:ind w:left="5040" w:hanging="360"/>
      </w:pPr>
    </w:lvl>
    <w:lvl w:ilvl="7" w:tplc="9B129BEA">
      <w:start w:val="1"/>
      <w:numFmt w:val="lowerLetter"/>
      <w:lvlText w:val="%8."/>
      <w:lvlJc w:val="left"/>
      <w:pPr>
        <w:ind w:left="5760" w:hanging="360"/>
      </w:pPr>
    </w:lvl>
    <w:lvl w:ilvl="8" w:tplc="F83EEF56">
      <w:start w:val="1"/>
      <w:numFmt w:val="lowerRoman"/>
      <w:lvlText w:val="%9."/>
      <w:lvlJc w:val="right"/>
      <w:pPr>
        <w:ind w:left="6480" w:hanging="180"/>
      </w:pPr>
    </w:lvl>
  </w:abstractNum>
  <w:abstractNum w:abstractNumId="612" w15:restartNumberingAfterBreak="0">
    <w:nsid w:val="6C6EDA04"/>
    <w:multiLevelType w:val="hybridMultilevel"/>
    <w:tmpl w:val="5BCE5600"/>
    <w:lvl w:ilvl="0" w:tplc="B386BBE2">
      <w:start w:val="1"/>
      <w:numFmt w:val="decimal"/>
      <w:lvlText w:val="%1."/>
      <w:lvlJc w:val="left"/>
      <w:pPr>
        <w:ind w:left="720" w:hanging="360"/>
      </w:pPr>
    </w:lvl>
    <w:lvl w:ilvl="1" w:tplc="5748EFF2">
      <w:start w:val="1"/>
      <w:numFmt w:val="lowerLetter"/>
      <w:lvlText w:val="%2."/>
      <w:lvlJc w:val="left"/>
      <w:pPr>
        <w:ind w:left="1440" w:hanging="360"/>
      </w:pPr>
    </w:lvl>
    <w:lvl w:ilvl="2" w:tplc="D6CC00E4">
      <w:start w:val="2"/>
      <w:numFmt w:val="lowerRoman"/>
      <w:lvlText w:val="%3."/>
      <w:lvlJc w:val="right"/>
      <w:pPr>
        <w:ind w:left="2160" w:hanging="180"/>
      </w:pPr>
    </w:lvl>
    <w:lvl w:ilvl="3" w:tplc="70468716">
      <w:start w:val="1"/>
      <w:numFmt w:val="decimal"/>
      <w:lvlText w:val="%4."/>
      <w:lvlJc w:val="left"/>
      <w:pPr>
        <w:ind w:left="2880" w:hanging="360"/>
      </w:pPr>
    </w:lvl>
    <w:lvl w:ilvl="4" w:tplc="D69837F2">
      <w:start w:val="1"/>
      <w:numFmt w:val="lowerLetter"/>
      <w:lvlText w:val="%5."/>
      <w:lvlJc w:val="left"/>
      <w:pPr>
        <w:ind w:left="3600" w:hanging="360"/>
      </w:pPr>
    </w:lvl>
    <w:lvl w:ilvl="5" w:tplc="89C24C6C">
      <w:start w:val="1"/>
      <w:numFmt w:val="lowerRoman"/>
      <w:lvlText w:val="%6."/>
      <w:lvlJc w:val="right"/>
      <w:pPr>
        <w:ind w:left="4320" w:hanging="180"/>
      </w:pPr>
    </w:lvl>
    <w:lvl w:ilvl="6" w:tplc="48CC3AEE">
      <w:start w:val="1"/>
      <w:numFmt w:val="decimal"/>
      <w:lvlText w:val="%7."/>
      <w:lvlJc w:val="left"/>
      <w:pPr>
        <w:ind w:left="5040" w:hanging="360"/>
      </w:pPr>
    </w:lvl>
    <w:lvl w:ilvl="7" w:tplc="05F601CC">
      <w:start w:val="1"/>
      <w:numFmt w:val="lowerLetter"/>
      <w:lvlText w:val="%8."/>
      <w:lvlJc w:val="left"/>
      <w:pPr>
        <w:ind w:left="5760" w:hanging="360"/>
      </w:pPr>
    </w:lvl>
    <w:lvl w:ilvl="8" w:tplc="2990D60A">
      <w:start w:val="1"/>
      <w:numFmt w:val="lowerRoman"/>
      <w:lvlText w:val="%9."/>
      <w:lvlJc w:val="right"/>
      <w:pPr>
        <w:ind w:left="6480" w:hanging="180"/>
      </w:pPr>
    </w:lvl>
  </w:abstractNum>
  <w:abstractNum w:abstractNumId="613" w15:restartNumberingAfterBreak="0">
    <w:nsid w:val="6C8321BA"/>
    <w:multiLevelType w:val="hybridMultilevel"/>
    <w:tmpl w:val="29924646"/>
    <w:lvl w:ilvl="0" w:tplc="3C3409DA">
      <w:start w:val="1"/>
      <w:numFmt w:val="bullet"/>
      <w:lvlText w:val="o"/>
      <w:lvlJc w:val="left"/>
      <w:pPr>
        <w:ind w:left="720" w:hanging="360"/>
      </w:pPr>
      <w:rPr>
        <w:rFonts w:ascii="Symbol" w:hAnsi="Symbol" w:hint="default"/>
      </w:rPr>
    </w:lvl>
    <w:lvl w:ilvl="1" w:tplc="2BBADA0A">
      <w:start w:val="1"/>
      <w:numFmt w:val="bullet"/>
      <w:lvlText w:val="o"/>
      <w:lvlJc w:val="left"/>
      <w:pPr>
        <w:ind w:left="1440" w:hanging="360"/>
      </w:pPr>
      <w:rPr>
        <w:rFonts w:ascii="Courier New" w:hAnsi="Courier New" w:hint="default"/>
      </w:rPr>
    </w:lvl>
    <w:lvl w:ilvl="2" w:tplc="4DCC1800">
      <w:start w:val="1"/>
      <w:numFmt w:val="bullet"/>
      <w:lvlText w:val=""/>
      <w:lvlJc w:val="left"/>
      <w:pPr>
        <w:ind w:left="2160" w:hanging="360"/>
      </w:pPr>
      <w:rPr>
        <w:rFonts w:ascii="Wingdings" w:hAnsi="Wingdings" w:hint="default"/>
      </w:rPr>
    </w:lvl>
    <w:lvl w:ilvl="3" w:tplc="F8462F6A">
      <w:start w:val="1"/>
      <w:numFmt w:val="bullet"/>
      <w:lvlText w:val=""/>
      <w:lvlJc w:val="left"/>
      <w:pPr>
        <w:ind w:left="2880" w:hanging="360"/>
      </w:pPr>
      <w:rPr>
        <w:rFonts w:ascii="Symbol" w:hAnsi="Symbol" w:hint="default"/>
      </w:rPr>
    </w:lvl>
    <w:lvl w:ilvl="4" w:tplc="64C2FABC">
      <w:start w:val="1"/>
      <w:numFmt w:val="bullet"/>
      <w:lvlText w:val="o"/>
      <w:lvlJc w:val="left"/>
      <w:pPr>
        <w:ind w:left="3600" w:hanging="360"/>
      </w:pPr>
      <w:rPr>
        <w:rFonts w:ascii="Courier New" w:hAnsi="Courier New" w:hint="default"/>
      </w:rPr>
    </w:lvl>
    <w:lvl w:ilvl="5" w:tplc="87F07E54">
      <w:start w:val="1"/>
      <w:numFmt w:val="bullet"/>
      <w:lvlText w:val=""/>
      <w:lvlJc w:val="left"/>
      <w:pPr>
        <w:ind w:left="4320" w:hanging="360"/>
      </w:pPr>
      <w:rPr>
        <w:rFonts w:ascii="Wingdings" w:hAnsi="Wingdings" w:hint="default"/>
      </w:rPr>
    </w:lvl>
    <w:lvl w:ilvl="6" w:tplc="DD00C37E">
      <w:start w:val="1"/>
      <w:numFmt w:val="bullet"/>
      <w:lvlText w:val=""/>
      <w:lvlJc w:val="left"/>
      <w:pPr>
        <w:ind w:left="5040" w:hanging="360"/>
      </w:pPr>
      <w:rPr>
        <w:rFonts w:ascii="Symbol" w:hAnsi="Symbol" w:hint="default"/>
      </w:rPr>
    </w:lvl>
    <w:lvl w:ilvl="7" w:tplc="3B6E5CBE">
      <w:start w:val="1"/>
      <w:numFmt w:val="bullet"/>
      <w:lvlText w:val="o"/>
      <w:lvlJc w:val="left"/>
      <w:pPr>
        <w:ind w:left="5760" w:hanging="360"/>
      </w:pPr>
      <w:rPr>
        <w:rFonts w:ascii="Courier New" w:hAnsi="Courier New" w:hint="default"/>
      </w:rPr>
    </w:lvl>
    <w:lvl w:ilvl="8" w:tplc="673C0A1C">
      <w:start w:val="1"/>
      <w:numFmt w:val="bullet"/>
      <w:lvlText w:val=""/>
      <w:lvlJc w:val="left"/>
      <w:pPr>
        <w:ind w:left="6480" w:hanging="360"/>
      </w:pPr>
      <w:rPr>
        <w:rFonts w:ascii="Wingdings" w:hAnsi="Wingdings" w:hint="default"/>
      </w:rPr>
    </w:lvl>
  </w:abstractNum>
  <w:abstractNum w:abstractNumId="614" w15:restartNumberingAfterBreak="0">
    <w:nsid w:val="6D0A60B0"/>
    <w:multiLevelType w:val="hybridMultilevel"/>
    <w:tmpl w:val="4CBEAEB0"/>
    <w:lvl w:ilvl="0" w:tplc="FFFFFFFF">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5" w15:restartNumberingAfterBreak="0">
    <w:nsid w:val="6D3E42B8"/>
    <w:multiLevelType w:val="hybridMultilevel"/>
    <w:tmpl w:val="1982CE34"/>
    <w:lvl w:ilvl="0" w:tplc="364EC112">
      <w:start w:val="1"/>
      <w:numFmt w:val="bullet"/>
      <w:lvlText w:val="·"/>
      <w:lvlJc w:val="left"/>
      <w:pPr>
        <w:ind w:left="720" w:hanging="360"/>
      </w:pPr>
      <w:rPr>
        <w:rFonts w:ascii="Symbol" w:hAnsi="Symbol" w:hint="default"/>
      </w:rPr>
    </w:lvl>
    <w:lvl w:ilvl="1" w:tplc="6DAA7E6A">
      <w:start w:val="1"/>
      <w:numFmt w:val="bullet"/>
      <w:lvlText w:val="o"/>
      <w:lvlJc w:val="left"/>
      <w:pPr>
        <w:ind w:left="1440" w:hanging="360"/>
      </w:pPr>
      <w:rPr>
        <w:rFonts w:ascii="Courier New" w:hAnsi="Courier New" w:hint="default"/>
      </w:rPr>
    </w:lvl>
    <w:lvl w:ilvl="2" w:tplc="1A7C4BF4">
      <w:start w:val="1"/>
      <w:numFmt w:val="bullet"/>
      <w:lvlText w:val=""/>
      <w:lvlJc w:val="left"/>
      <w:pPr>
        <w:ind w:left="2160" w:hanging="360"/>
      </w:pPr>
      <w:rPr>
        <w:rFonts w:ascii="Wingdings" w:hAnsi="Wingdings" w:hint="default"/>
      </w:rPr>
    </w:lvl>
    <w:lvl w:ilvl="3" w:tplc="5296A0CC">
      <w:start w:val="1"/>
      <w:numFmt w:val="bullet"/>
      <w:lvlText w:val=""/>
      <w:lvlJc w:val="left"/>
      <w:pPr>
        <w:ind w:left="2880" w:hanging="360"/>
      </w:pPr>
      <w:rPr>
        <w:rFonts w:ascii="Symbol" w:hAnsi="Symbol" w:hint="default"/>
      </w:rPr>
    </w:lvl>
    <w:lvl w:ilvl="4" w:tplc="50CE8632">
      <w:start w:val="1"/>
      <w:numFmt w:val="bullet"/>
      <w:lvlText w:val="o"/>
      <w:lvlJc w:val="left"/>
      <w:pPr>
        <w:ind w:left="3600" w:hanging="360"/>
      </w:pPr>
      <w:rPr>
        <w:rFonts w:ascii="Courier New" w:hAnsi="Courier New" w:hint="default"/>
      </w:rPr>
    </w:lvl>
    <w:lvl w:ilvl="5" w:tplc="B2CA5FD8">
      <w:start w:val="1"/>
      <w:numFmt w:val="bullet"/>
      <w:lvlText w:val=""/>
      <w:lvlJc w:val="left"/>
      <w:pPr>
        <w:ind w:left="4320" w:hanging="360"/>
      </w:pPr>
      <w:rPr>
        <w:rFonts w:ascii="Wingdings" w:hAnsi="Wingdings" w:hint="default"/>
      </w:rPr>
    </w:lvl>
    <w:lvl w:ilvl="6" w:tplc="3B58E818">
      <w:start w:val="1"/>
      <w:numFmt w:val="bullet"/>
      <w:lvlText w:val=""/>
      <w:lvlJc w:val="left"/>
      <w:pPr>
        <w:ind w:left="5040" w:hanging="360"/>
      </w:pPr>
      <w:rPr>
        <w:rFonts w:ascii="Symbol" w:hAnsi="Symbol" w:hint="default"/>
      </w:rPr>
    </w:lvl>
    <w:lvl w:ilvl="7" w:tplc="91BC7CA8">
      <w:start w:val="1"/>
      <w:numFmt w:val="bullet"/>
      <w:lvlText w:val="o"/>
      <w:lvlJc w:val="left"/>
      <w:pPr>
        <w:ind w:left="5760" w:hanging="360"/>
      </w:pPr>
      <w:rPr>
        <w:rFonts w:ascii="Courier New" w:hAnsi="Courier New" w:hint="default"/>
      </w:rPr>
    </w:lvl>
    <w:lvl w:ilvl="8" w:tplc="9AEE4C02">
      <w:start w:val="1"/>
      <w:numFmt w:val="bullet"/>
      <w:lvlText w:val=""/>
      <w:lvlJc w:val="left"/>
      <w:pPr>
        <w:ind w:left="6480" w:hanging="360"/>
      </w:pPr>
      <w:rPr>
        <w:rFonts w:ascii="Wingdings" w:hAnsi="Wingdings" w:hint="default"/>
      </w:rPr>
    </w:lvl>
  </w:abstractNum>
  <w:abstractNum w:abstractNumId="616" w15:restartNumberingAfterBreak="0">
    <w:nsid w:val="6D74F608"/>
    <w:multiLevelType w:val="hybridMultilevel"/>
    <w:tmpl w:val="29FADA9E"/>
    <w:lvl w:ilvl="0" w:tplc="6688C476">
      <w:start w:val="1"/>
      <w:numFmt w:val="bullet"/>
      <w:lvlText w:val=""/>
      <w:lvlJc w:val="left"/>
      <w:pPr>
        <w:ind w:left="720" w:hanging="360"/>
      </w:pPr>
      <w:rPr>
        <w:rFonts w:ascii="Symbol" w:hAnsi="Symbol" w:hint="default"/>
      </w:rPr>
    </w:lvl>
    <w:lvl w:ilvl="1" w:tplc="8D78BEFA">
      <w:start w:val="1"/>
      <w:numFmt w:val="bullet"/>
      <w:lvlText w:val="o"/>
      <w:lvlJc w:val="left"/>
      <w:pPr>
        <w:ind w:left="1440" w:hanging="360"/>
      </w:pPr>
      <w:rPr>
        <w:rFonts w:ascii="&quot;Courier New&quot;" w:hAnsi="&quot;Courier New&quot;" w:hint="default"/>
      </w:rPr>
    </w:lvl>
    <w:lvl w:ilvl="2" w:tplc="F04405B0">
      <w:start w:val="1"/>
      <w:numFmt w:val="bullet"/>
      <w:lvlText w:val=""/>
      <w:lvlJc w:val="left"/>
      <w:pPr>
        <w:ind w:left="2160" w:hanging="360"/>
      </w:pPr>
      <w:rPr>
        <w:rFonts w:ascii="Wingdings" w:hAnsi="Wingdings" w:hint="default"/>
      </w:rPr>
    </w:lvl>
    <w:lvl w:ilvl="3" w:tplc="8BBACD26">
      <w:start w:val="1"/>
      <w:numFmt w:val="bullet"/>
      <w:lvlText w:val=""/>
      <w:lvlJc w:val="left"/>
      <w:pPr>
        <w:ind w:left="2880" w:hanging="360"/>
      </w:pPr>
      <w:rPr>
        <w:rFonts w:ascii="Symbol" w:hAnsi="Symbol" w:hint="default"/>
      </w:rPr>
    </w:lvl>
    <w:lvl w:ilvl="4" w:tplc="D938B490">
      <w:start w:val="1"/>
      <w:numFmt w:val="bullet"/>
      <w:lvlText w:val="o"/>
      <w:lvlJc w:val="left"/>
      <w:pPr>
        <w:ind w:left="3600" w:hanging="360"/>
      </w:pPr>
      <w:rPr>
        <w:rFonts w:ascii="Courier New" w:hAnsi="Courier New" w:hint="default"/>
      </w:rPr>
    </w:lvl>
    <w:lvl w:ilvl="5" w:tplc="A98CDFCE">
      <w:start w:val="1"/>
      <w:numFmt w:val="bullet"/>
      <w:lvlText w:val=""/>
      <w:lvlJc w:val="left"/>
      <w:pPr>
        <w:ind w:left="4320" w:hanging="360"/>
      </w:pPr>
      <w:rPr>
        <w:rFonts w:ascii="Wingdings" w:hAnsi="Wingdings" w:hint="default"/>
      </w:rPr>
    </w:lvl>
    <w:lvl w:ilvl="6" w:tplc="67AEF476">
      <w:start w:val="1"/>
      <w:numFmt w:val="bullet"/>
      <w:lvlText w:val=""/>
      <w:lvlJc w:val="left"/>
      <w:pPr>
        <w:ind w:left="5040" w:hanging="360"/>
      </w:pPr>
      <w:rPr>
        <w:rFonts w:ascii="Symbol" w:hAnsi="Symbol" w:hint="default"/>
      </w:rPr>
    </w:lvl>
    <w:lvl w:ilvl="7" w:tplc="E3F0FDF4">
      <w:start w:val="1"/>
      <w:numFmt w:val="bullet"/>
      <w:lvlText w:val="o"/>
      <w:lvlJc w:val="left"/>
      <w:pPr>
        <w:ind w:left="5760" w:hanging="360"/>
      </w:pPr>
      <w:rPr>
        <w:rFonts w:ascii="Courier New" w:hAnsi="Courier New" w:hint="default"/>
      </w:rPr>
    </w:lvl>
    <w:lvl w:ilvl="8" w:tplc="2162FA5C">
      <w:start w:val="1"/>
      <w:numFmt w:val="bullet"/>
      <w:lvlText w:val=""/>
      <w:lvlJc w:val="left"/>
      <w:pPr>
        <w:ind w:left="6480" w:hanging="360"/>
      </w:pPr>
      <w:rPr>
        <w:rFonts w:ascii="Wingdings" w:hAnsi="Wingdings" w:hint="default"/>
      </w:rPr>
    </w:lvl>
  </w:abstractNum>
  <w:abstractNum w:abstractNumId="617" w15:restartNumberingAfterBreak="0">
    <w:nsid w:val="6DA5F5B4"/>
    <w:multiLevelType w:val="hybridMultilevel"/>
    <w:tmpl w:val="7A324BC0"/>
    <w:lvl w:ilvl="0" w:tplc="8C6E0314">
      <w:start w:val="1"/>
      <w:numFmt w:val="decimal"/>
      <w:lvlText w:val="%1."/>
      <w:lvlJc w:val="left"/>
      <w:pPr>
        <w:ind w:left="720" w:hanging="360"/>
      </w:pPr>
    </w:lvl>
    <w:lvl w:ilvl="1" w:tplc="73AC2512">
      <w:start w:val="1"/>
      <w:numFmt w:val="lowerLetter"/>
      <w:lvlText w:val="%2."/>
      <w:lvlJc w:val="left"/>
      <w:pPr>
        <w:ind w:left="1440" w:hanging="360"/>
      </w:pPr>
    </w:lvl>
    <w:lvl w:ilvl="2" w:tplc="AB240EEC">
      <w:start w:val="1"/>
      <w:numFmt w:val="lowerRoman"/>
      <w:lvlText w:val="%3."/>
      <w:lvlJc w:val="right"/>
      <w:pPr>
        <w:ind w:left="2160" w:hanging="180"/>
      </w:pPr>
    </w:lvl>
    <w:lvl w:ilvl="3" w:tplc="ECD43298">
      <w:start w:val="1"/>
      <w:numFmt w:val="decimal"/>
      <w:lvlText w:val="%4."/>
      <w:lvlJc w:val="left"/>
      <w:pPr>
        <w:ind w:left="2880" w:hanging="360"/>
      </w:pPr>
    </w:lvl>
    <w:lvl w:ilvl="4" w:tplc="6E4E18B4">
      <w:start w:val="1"/>
      <w:numFmt w:val="lowerLetter"/>
      <w:lvlText w:val="%5."/>
      <w:lvlJc w:val="left"/>
      <w:pPr>
        <w:ind w:left="3600" w:hanging="360"/>
      </w:pPr>
    </w:lvl>
    <w:lvl w:ilvl="5" w:tplc="29C00108">
      <w:start w:val="1"/>
      <w:numFmt w:val="lowerRoman"/>
      <w:lvlText w:val="%6."/>
      <w:lvlJc w:val="right"/>
      <w:pPr>
        <w:ind w:left="4320" w:hanging="180"/>
      </w:pPr>
    </w:lvl>
    <w:lvl w:ilvl="6" w:tplc="EA42A5FA">
      <w:start w:val="1"/>
      <w:numFmt w:val="decimal"/>
      <w:lvlText w:val="%7."/>
      <w:lvlJc w:val="left"/>
      <w:pPr>
        <w:ind w:left="5040" w:hanging="360"/>
      </w:pPr>
    </w:lvl>
    <w:lvl w:ilvl="7" w:tplc="08BED74C">
      <w:start w:val="1"/>
      <w:numFmt w:val="lowerLetter"/>
      <w:lvlText w:val="%8."/>
      <w:lvlJc w:val="left"/>
      <w:pPr>
        <w:ind w:left="5760" w:hanging="360"/>
      </w:pPr>
    </w:lvl>
    <w:lvl w:ilvl="8" w:tplc="3228B246">
      <w:start w:val="1"/>
      <w:numFmt w:val="lowerRoman"/>
      <w:lvlText w:val="%9."/>
      <w:lvlJc w:val="right"/>
      <w:pPr>
        <w:ind w:left="6480" w:hanging="180"/>
      </w:pPr>
    </w:lvl>
  </w:abstractNum>
  <w:abstractNum w:abstractNumId="618" w15:restartNumberingAfterBreak="0">
    <w:nsid w:val="6DD4D3BD"/>
    <w:multiLevelType w:val="hybridMultilevel"/>
    <w:tmpl w:val="FAE6035C"/>
    <w:lvl w:ilvl="0" w:tplc="4C8265DA">
      <w:start w:val="1"/>
      <w:numFmt w:val="decimal"/>
      <w:lvlText w:val="%1."/>
      <w:lvlJc w:val="left"/>
      <w:pPr>
        <w:ind w:left="720" w:hanging="360"/>
      </w:pPr>
    </w:lvl>
    <w:lvl w:ilvl="1" w:tplc="C6BA76AA">
      <w:start w:val="1"/>
      <w:numFmt w:val="lowerLetter"/>
      <w:lvlText w:val="%2."/>
      <w:lvlJc w:val="left"/>
      <w:pPr>
        <w:ind w:left="1440" w:hanging="360"/>
      </w:pPr>
    </w:lvl>
    <w:lvl w:ilvl="2" w:tplc="B3F0AD96">
      <w:start w:val="2"/>
      <w:numFmt w:val="lowerRoman"/>
      <w:lvlText w:val="%3."/>
      <w:lvlJc w:val="right"/>
      <w:pPr>
        <w:ind w:left="2160" w:hanging="180"/>
      </w:pPr>
    </w:lvl>
    <w:lvl w:ilvl="3" w:tplc="C3BED2F2">
      <w:start w:val="1"/>
      <w:numFmt w:val="decimal"/>
      <w:lvlText w:val="%4."/>
      <w:lvlJc w:val="left"/>
      <w:pPr>
        <w:ind w:left="2880" w:hanging="360"/>
      </w:pPr>
    </w:lvl>
    <w:lvl w:ilvl="4" w:tplc="31749A18">
      <w:start w:val="1"/>
      <w:numFmt w:val="lowerLetter"/>
      <w:lvlText w:val="%5."/>
      <w:lvlJc w:val="left"/>
      <w:pPr>
        <w:ind w:left="3600" w:hanging="360"/>
      </w:pPr>
    </w:lvl>
    <w:lvl w:ilvl="5" w:tplc="383A6AC6">
      <w:start w:val="1"/>
      <w:numFmt w:val="lowerRoman"/>
      <w:lvlText w:val="%6."/>
      <w:lvlJc w:val="right"/>
      <w:pPr>
        <w:ind w:left="4320" w:hanging="180"/>
      </w:pPr>
    </w:lvl>
    <w:lvl w:ilvl="6" w:tplc="BBD46578">
      <w:start w:val="1"/>
      <w:numFmt w:val="decimal"/>
      <w:lvlText w:val="%7."/>
      <w:lvlJc w:val="left"/>
      <w:pPr>
        <w:ind w:left="5040" w:hanging="360"/>
      </w:pPr>
    </w:lvl>
    <w:lvl w:ilvl="7" w:tplc="0756CE6C">
      <w:start w:val="1"/>
      <w:numFmt w:val="lowerLetter"/>
      <w:lvlText w:val="%8."/>
      <w:lvlJc w:val="left"/>
      <w:pPr>
        <w:ind w:left="5760" w:hanging="360"/>
      </w:pPr>
    </w:lvl>
    <w:lvl w:ilvl="8" w:tplc="7E529DBE">
      <w:start w:val="1"/>
      <w:numFmt w:val="lowerRoman"/>
      <w:lvlText w:val="%9."/>
      <w:lvlJc w:val="right"/>
      <w:pPr>
        <w:ind w:left="6480" w:hanging="180"/>
      </w:pPr>
    </w:lvl>
  </w:abstractNum>
  <w:abstractNum w:abstractNumId="619" w15:restartNumberingAfterBreak="0">
    <w:nsid w:val="6DDB52A0"/>
    <w:multiLevelType w:val="hybridMultilevel"/>
    <w:tmpl w:val="078E258E"/>
    <w:lvl w:ilvl="0" w:tplc="3488B432">
      <w:start w:val="1"/>
      <w:numFmt w:val="bullet"/>
      <w:lvlText w:val="o"/>
      <w:lvlJc w:val="left"/>
      <w:pPr>
        <w:ind w:left="720" w:hanging="360"/>
      </w:pPr>
      <w:rPr>
        <w:rFonts w:ascii="&quot;Courier New&quot;" w:hAnsi="&quot;Courier New&quot;" w:hint="default"/>
      </w:rPr>
    </w:lvl>
    <w:lvl w:ilvl="1" w:tplc="56C05766">
      <w:start w:val="1"/>
      <w:numFmt w:val="bullet"/>
      <w:lvlText w:val="o"/>
      <w:lvlJc w:val="left"/>
      <w:pPr>
        <w:ind w:left="1440" w:hanging="360"/>
      </w:pPr>
      <w:rPr>
        <w:rFonts w:ascii="Courier New" w:hAnsi="Courier New" w:hint="default"/>
      </w:rPr>
    </w:lvl>
    <w:lvl w:ilvl="2" w:tplc="6BAC1A18">
      <w:start w:val="1"/>
      <w:numFmt w:val="bullet"/>
      <w:lvlText w:val=""/>
      <w:lvlJc w:val="left"/>
      <w:pPr>
        <w:ind w:left="2160" w:hanging="360"/>
      </w:pPr>
      <w:rPr>
        <w:rFonts w:ascii="Wingdings" w:hAnsi="Wingdings" w:hint="default"/>
      </w:rPr>
    </w:lvl>
    <w:lvl w:ilvl="3" w:tplc="6AC0A2C0">
      <w:start w:val="1"/>
      <w:numFmt w:val="bullet"/>
      <w:lvlText w:val=""/>
      <w:lvlJc w:val="left"/>
      <w:pPr>
        <w:ind w:left="2880" w:hanging="360"/>
      </w:pPr>
      <w:rPr>
        <w:rFonts w:ascii="Symbol" w:hAnsi="Symbol" w:hint="default"/>
      </w:rPr>
    </w:lvl>
    <w:lvl w:ilvl="4" w:tplc="483A2EF0">
      <w:start w:val="1"/>
      <w:numFmt w:val="bullet"/>
      <w:lvlText w:val="o"/>
      <w:lvlJc w:val="left"/>
      <w:pPr>
        <w:ind w:left="3600" w:hanging="360"/>
      </w:pPr>
      <w:rPr>
        <w:rFonts w:ascii="Courier New" w:hAnsi="Courier New" w:hint="default"/>
      </w:rPr>
    </w:lvl>
    <w:lvl w:ilvl="5" w:tplc="F2C4E838">
      <w:start w:val="1"/>
      <w:numFmt w:val="bullet"/>
      <w:lvlText w:val=""/>
      <w:lvlJc w:val="left"/>
      <w:pPr>
        <w:ind w:left="4320" w:hanging="360"/>
      </w:pPr>
      <w:rPr>
        <w:rFonts w:ascii="Wingdings" w:hAnsi="Wingdings" w:hint="default"/>
      </w:rPr>
    </w:lvl>
    <w:lvl w:ilvl="6" w:tplc="6366C852">
      <w:start w:val="1"/>
      <w:numFmt w:val="bullet"/>
      <w:lvlText w:val=""/>
      <w:lvlJc w:val="left"/>
      <w:pPr>
        <w:ind w:left="5040" w:hanging="360"/>
      </w:pPr>
      <w:rPr>
        <w:rFonts w:ascii="Symbol" w:hAnsi="Symbol" w:hint="default"/>
      </w:rPr>
    </w:lvl>
    <w:lvl w:ilvl="7" w:tplc="AD12140C">
      <w:start w:val="1"/>
      <w:numFmt w:val="bullet"/>
      <w:lvlText w:val="o"/>
      <w:lvlJc w:val="left"/>
      <w:pPr>
        <w:ind w:left="5760" w:hanging="360"/>
      </w:pPr>
      <w:rPr>
        <w:rFonts w:ascii="Courier New" w:hAnsi="Courier New" w:hint="default"/>
      </w:rPr>
    </w:lvl>
    <w:lvl w:ilvl="8" w:tplc="4D8202FC">
      <w:start w:val="1"/>
      <w:numFmt w:val="bullet"/>
      <w:lvlText w:val=""/>
      <w:lvlJc w:val="left"/>
      <w:pPr>
        <w:ind w:left="6480" w:hanging="360"/>
      </w:pPr>
      <w:rPr>
        <w:rFonts w:ascii="Wingdings" w:hAnsi="Wingdings" w:hint="default"/>
      </w:rPr>
    </w:lvl>
  </w:abstractNum>
  <w:abstractNum w:abstractNumId="620" w15:restartNumberingAfterBreak="0">
    <w:nsid w:val="6DE86CDF"/>
    <w:multiLevelType w:val="hybridMultilevel"/>
    <w:tmpl w:val="5A1AE918"/>
    <w:lvl w:ilvl="0" w:tplc="C10A171C">
      <w:start w:val="1"/>
      <w:numFmt w:val="decimal"/>
      <w:lvlText w:val="%1."/>
      <w:lvlJc w:val="left"/>
      <w:pPr>
        <w:ind w:left="720" w:hanging="360"/>
      </w:pPr>
    </w:lvl>
    <w:lvl w:ilvl="1" w:tplc="DD246072">
      <w:start w:val="1"/>
      <w:numFmt w:val="lowerLetter"/>
      <w:lvlText w:val="%2."/>
      <w:lvlJc w:val="left"/>
      <w:pPr>
        <w:ind w:left="1440" w:hanging="360"/>
      </w:pPr>
    </w:lvl>
    <w:lvl w:ilvl="2" w:tplc="856AC28A">
      <w:start w:val="1"/>
      <w:numFmt w:val="lowerRoman"/>
      <w:lvlText w:val="%3."/>
      <w:lvlJc w:val="right"/>
      <w:pPr>
        <w:ind w:left="2160" w:hanging="180"/>
      </w:pPr>
    </w:lvl>
    <w:lvl w:ilvl="3" w:tplc="C49418D0">
      <w:start w:val="1"/>
      <w:numFmt w:val="decimal"/>
      <w:lvlText w:val="%4."/>
      <w:lvlJc w:val="left"/>
      <w:pPr>
        <w:ind w:left="2880" w:hanging="360"/>
      </w:pPr>
    </w:lvl>
    <w:lvl w:ilvl="4" w:tplc="4D541418">
      <w:start w:val="1"/>
      <w:numFmt w:val="lowerLetter"/>
      <w:lvlText w:val="%5."/>
      <w:lvlJc w:val="left"/>
      <w:pPr>
        <w:ind w:left="3600" w:hanging="360"/>
      </w:pPr>
    </w:lvl>
    <w:lvl w:ilvl="5" w:tplc="19C293F4">
      <w:start w:val="1"/>
      <w:numFmt w:val="lowerRoman"/>
      <w:lvlText w:val="%6."/>
      <w:lvlJc w:val="right"/>
      <w:pPr>
        <w:ind w:left="4320" w:hanging="180"/>
      </w:pPr>
    </w:lvl>
    <w:lvl w:ilvl="6" w:tplc="63E25F02">
      <w:start w:val="1"/>
      <w:numFmt w:val="decimal"/>
      <w:lvlText w:val="%7."/>
      <w:lvlJc w:val="left"/>
      <w:pPr>
        <w:ind w:left="5040" w:hanging="360"/>
      </w:pPr>
    </w:lvl>
    <w:lvl w:ilvl="7" w:tplc="6BDC5532">
      <w:start w:val="1"/>
      <w:numFmt w:val="lowerLetter"/>
      <w:lvlText w:val="%8."/>
      <w:lvlJc w:val="left"/>
      <w:pPr>
        <w:ind w:left="5760" w:hanging="360"/>
      </w:pPr>
    </w:lvl>
    <w:lvl w:ilvl="8" w:tplc="E13EA01E">
      <w:start w:val="1"/>
      <w:numFmt w:val="lowerRoman"/>
      <w:lvlText w:val="%9."/>
      <w:lvlJc w:val="right"/>
      <w:pPr>
        <w:ind w:left="6480" w:hanging="180"/>
      </w:pPr>
    </w:lvl>
  </w:abstractNum>
  <w:abstractNum w:abstractNumId="621" w15:restartNumberingAfterBreak="0">
    <w:nsid w:val="6E0BE2B3"/>
    <w:multiLevelType w:val="multilevel"/>
    <w:tmpl w:val="01520D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2" w15:restartNumberingAfterBreak="0">
    <w:nsid w:val="6E0D3EF8"/>
    <w:multiLevelType w:val="hybridMultilevel"/>
    <w:tmpl w:val="D4A8B482"/>
    <w:lvl w:ilvl="0" w:tplc="6C5C89F4">
      <w:start w:val="1"/>
      <w:numFmt w:val="bullet"/>
      <w:lvlText w:val=""/>
      <w:lvlJc w:val="left"/>
      <w:pPr>
        <w:ind w:left="720" w:hanging="360"/>
      </w:pPr>
      <w:rPr>
        <w:rFonts w:ascii="Symbol" w:hAnsi="Symbol" w:hint="default"/>
      </w:rPr>
    </w:lvl>
    <w:lvl w:ilvl="1" w:tplc="D946D374">
      <w:start w:val="1"/>
      <w:numFmt w:val="bullet"/>
      <w:lvlText w:val="·"/>
      <w:lvlJc w:val="left"/>
      <w:pPr>
        <w:ind w:left="1440" w:hanging="360"/>
      </w:pPr>
      <w:rPr>
        <w:rFonts w:ascii="Symbol" w:hAnsi="Symbol" w:hint="default"/>
      </w:rPr>
    </w:lvl>
    <w:lvl w:ilvl="2" w:tplc="BDCE3864">
      <w:start w:val="1"/>
      <w:numFmt w:val="bullet"/>
      <w:lvlText w:val=""/>
      <w:lvlJc w:val="left"/>
      <w:pPr>
        <w:ind w:left="2160" w:hanging="360"/>
      </w:pPr>
      <w:rPr>
        <w:rFonts w:ascii="Wingdings" w:hAnsi="Wingdings" w:hint="default"/>
      </w:rPr>
    </w:lvl>
    <w:lvl w:ilvl="3" w:tplc="C2BC6064">
      <w:start w:val="1"/>
      <w:numFmt w:val="bullet"/>
      <w:lvlText w:val=""/>
      <w:lvlJc w:val="left"/>
      <w:pPr>
        <w:ind w:left="2880" w:hanging="360"/>
      </w:pPr>
      <w:rPr>
        <w:rFonts w:ascii="Symbol" w:hAnsi="Symbol" w:hint="default"/>
      </w:rPr>
    </w:lvl>
    <w:lvl w:ilvl="4" w:tplc="6A4A344A">
      <w:start w:val="1"/>
      <w:numFmt w:val="bullet"/>
      <w:lvlText w:val="o"/>
      <w:lvlJc w:val="left"/>
      <w:pPr>
        <w:ind w:left="3600" w:hanging="360"/>
      </w:pPr>
      <w:rPr>
        <w:rFonts w:ascii="Courier New" w:hAnsi="Courier New" w:hint="default"/>
      </w:rPr>
    </w:lvl>
    <w:lvl w:ilvl="5" w:tplc="4746DED0">
      <w:start w:val="1"/>
      <w:numFmt w:val="bullet"/>
      <w:lvlText w:val=""/>
      <w:lvlJc w:val="left"/>
      <w:pPr>
        <w:ind w:left="4320" w:hanging="360"/>
      </w:pPr>
      <w:rPr>
        <w:rFonts w:ascii="Wingdings" w:hAnsi="Wingdings" w:hint="default"/>
      </w:rPr>
    </w:lvl>
    <w:lvl w:ilvl="6" w:tplc="758AA66E">
      <w:start w:val="1"/>
      <w:numFmt w:val="bullet"/>
      <w:lvlText w:val=""/>
      <w:lvlJc w:val="left"/>
      <w:pPr>
        <w:ind w:left="5040" w:hanging="360"/>
      </w:pPr>
      <w:rPr>
        <w:rFonts w:ascii="Symbol" w:hAnsi="Symbol" w:hint="default"/>
      </w:rPr>
    </w:lvl>
    <w:lvl w:ilvl="7" w:tplc="397A515E">
      <w:start w:val="1"/>
      <w:numFmt w:val="bullet"/>
      <w:lvlText w:val="o"/>
      <w:lvlJc w:val="left"/>
      <w:pPr>
        <w:ind w:left="5760" w:hanging="360"/>
      </w:pPr>
      <w:rPr>
        <w:rFonts w:ascii="Courier New" w:hAnsi="Courier New" w:hint="default"/>
      </w:rPr>
    </w:lvl>
    <w:lvl w:ilvl="8" w:tplc="F0D4BAC2">
      <w:start w:val="1"/>
      <w:numFmt w:val="bullet"/>
      <w:lvlText w:val=""/>
      <w:lvlJc w:val="left"/>
      <w:pPr>
        <w:ind w:left="6480" w:hanging="360"/>
      </w:pPr>
      <w:rPr>
        <w:rFonts w:ascii="Wingdings" w:hAnsi="Wingdings" w:hint="default"/>
      </w:rPr>
    </w:lvl>
  </w:abstractNum>
  <w:abstractNum w:abstractNumId="623" w15:restartNumberingAfterBreak="0">
    <w:nsid w:val="6E8E322A"/>
    <w:multiLevelType w:val="hybridMultilevel"/>
    <w:tmpl w:val="6A68A20C"/>
    <w:lvl w:ilvl="0" w:tplc="1A20A9AA">
      <w:start w:val="1"/>
      <w:numFmt w:val="decimal"/>
      <w:lvlText w:val="%1."/>
      <w:lvlJc w:val="left"/>
      <w:pPr>
        <w:ind w:left="720" w:hanging="360"/>
      </w:pPr>
    </w:lvl>
    <w:lvl w:ilvl="1" w:tplc="577A76D2">
      <w:start w:val="1"/>
      <w:numFmt w:val="lowerLetter"/>
      <w:lvlText w:val="%2."/>
      <w:lvlJc w:val="left"/>
      <w:pPr>
        <w:ind w:left="1440" w:hanging="360"/>
      </w:pPr>
    </w:lvl>
    <w:lvl w:ilvl="2" w:tplc="FB98C2D8">
      <w:start w:val="1"/>
      <w:numFmt w:val="lowerRoman"/>
      <w:lvlText w:val="%3."/>
      <w:lvlJc w:val="right"/>
      <w:pPr>
        <w:ind w:left="2160" w:hanging="180"/>
      </w:pPr>
    </w:lvl>
    <w:lvl w:ilvl="3" w:tplc="8DDEF6AC">
      <w:start w:val="1"/>
      <w:numFmt w:val="decimal"/>
      <w:lvlText w:val="%4."/>
      <w:lvlJc w:val="left"/>
      <w:pPr>
        <w:ind w:left="2880" w:hanging="360"/>
      </w:pPr>
    </w:lvl>
    <w:lvl w:ilvl="4" w:tplc="E00A7E0E">
      <w:start w:val="1"/>
      <w:numFmt w:val="lowerLetter"/>
      <w:lvlText w:val="%5."/>
      <w:lvlJc w:val="left"/>
      <w:pPr>
        <w:ind w:left="3600" w:hanging="360"/>
      </w:pPr>
    </w:lvl>
    <w:lvl w:ilvl="5" w:tplc="407C3ED4">
      <w:start w:val="1"/>
      <w:numFmt w:val="lowerRoman"/>
      <w:lvlText w:val="%6."/>
      <w:lvlJc w:val="right"/>
      <w:pPr>
        <w:ind w:left="4320" w:hanging="180"/>
      </w:pPr>
    </w:lvl>
    <w:lvl w:ilvl="6" w:tplc="B9709496">
      <w:start w:val="1"/>
      <w:numFmt w:val="decimal"/>
      <w:lvlText w:val="%7."/>
      <w:lvlJc w:val="left"/>
      <w:pPr>
        <w:ind w:left="5040" w:hanging="360"/>
      </w:pPr>
    </w:lvl>
    <w:lvl w:ilvl="7" w:tplc="D356354C">
      <w:start w:val="1"/>
      <w:numFmt w:val="lowerLetter"/>
      <w:lvlText w:val="%8."/>
      <w:lvlJc w:val="left"/>
      <w:pPr>
        <w:ind w:left="5760" w:hanging="360"/>
      </w:pPr>
    </w:lvl>
    <w:lvl w:ilvl="8" w:tplc="2E140EDA">
      <w:start w:val="1"/>
      <w:numFmt w:val="lowerRoman"/>
      <w:lvlText w:val="%9."/>
      <w:lvlJc w:val="right"/>
      <w:pPr>
        <w:ind w:left="6480" w:hanging="180"/>
      </w:pPr>
    </w:lvl>
  </w:abstractNum>
  <w:abstractNum w:abstractNumId="624" w15:restartNumberingAfterBreak="0">
    <w:nsid w:val="6EA53841"/>
    <w:multiLevelType w:val="hybridMultilevel"/>
    <w:tmpl w:val="E0747FA6"/>
    <w:lvl w:ilvl="0" w:tplc="99AE3DF2">
      <w:start w:val="1"/>
      <w:numFmt w:val="bullet"/>
      <w:lvlText w:val="o"/>
      <w:lvlJc w:val="left"/>
      <w:pPr>
        <w:ind w:left="720" w:hanging="360"/>
      </w:pPr>
      <w:rPr>
        <w:rFonts w:ascii="&quot;Courier New&quot;" w:hAnsi="&quot;Courier New&quot;" w:hint="default"/>
      </w:rPr>
    </w:lvl>
    <w:lvl w:ilvl="1" w:tplc="B7D27EA0">
      <w:start w:val="1"/>
      <w:numFmt w:val="bullet"/>
      <w:lvlText w:val="o"/>
      <w:lvlJc w:val="left"/>
      <w:pPr>
        <w:ind w:left="1440" w:hanging="360"/>
      </w:pPr>
      <w:rPr>
        <w:rFonts w:ascii="Courier New" w:hAnsi="Courier New" w:hint="default"/>
      </w:rPr>
    </w:lvl>
    <w:lvl w:ilvl="2" w:tplc="5F501734">
      <w:start w:val="1"/>
      <w:numFmt w:val="bullet"/>
      <w:lvlText w:val=""/>
      <w:lvlJc w:val="left"/>
      <w:pPr>
        <w:ind w:left="2160" w:hanging="360"/>
      </w:pPr>
      <w:rPr>
        <w:rFonts w:ascii="Wingdings" w:hAnsi="Wingdings" w:hint="default"/>
      </w:rPr>
    </w:lvl>
    <w:lvl w:ilvl="3" w:tplc="9AA8A11A">
      <w:start w:val="1"/>
      <w:numFmt w:val="bullet"/>
      <w:lvlText w:val=""/>
      <w:lvlJc w:val="left"/>
      <w:pPr>
        <w:ind w:left="2880" w:hanging="360"/>
      </w:pPr>
      <w:rPr>
        <w:rFonts w:ascii="Symbol" w:hAnsi="Symbol" w:hint="default"/>
      </w:rPr>
    </w:lvl>
    <w:lvl w:ilvl="4" w:tplc="F440C576">
      <w:start w:val="1"/>
      <w:numFmt w:val="bullet"/>
      <w:lvlText w:val="o"/>
      <w:lvlJc w:val="left"/>
      <w:pPr>
        <w:ind w:left="3600" w:hanging="360"/>
      </w:pPr>
      <w:rPr>
        <w:rFonts w:ascii="Courier New" w:hAnsi="Courier New" w:hint="default"/>
      </w:rPr>
    </w:lvl>
    <w:lvl w:ilvl="5" w:tplc="D4EAADCA">
      <w:start w:val="1"/>
      <w:numFmt w:val="bullet"/>
      <w:lvlText w:val=""/>
      <w:lvlJc w:val="left"/>
      <w:pPr>
        <w:ind w:left="4320" w:hanging="360"/>
      </w:pPr>
      <w:rPr>
        <w:rFonts w:ascii="Wingdings" w:hAnsi="Wingdings" w:hint="default"/>
      </w:rPr>
    </w:lvl>
    <w:lvl w:ilvl="6" w:tplc="BDBAFDD8">
      <w:start w:val="1"/>
      <w:numFmt w:val="bullet"/>
      <w:lvlText w:val=""/>
      <w:lvlJc w:val="left"/>
      <w:pPr>
        <w:ind w:left="5040" w:hanging="360"/>
      </w:pPr>
      <w:rPr>
        <w:rFonts w:ascii="Symbol" w:hAnsi="Symbol" w:hint="default"/>
      </w:rPr>
    </w:lvl>
    <w:lvl w:ilvl="7" w:tplc="CECAD8B2">
      <w:start w:val="1"/>
      <w:numFmt w:val="bullet"/>
      <w:lvlText w:val="o"/>
      <w:lvlJc w:val="left"/>
      <w:pPr>
        <w:ind w:left="5760" w:hanging="360"/>
      </w:pPr>
      <w:rPr>
        <w:rFonts w:ascii="Courier New" w:hAnsi="Courier New" w:hint="default"/>
      </w:rPr>
    </w:lvl>
    <w:lvl w:ilvl="8" w:tplc="D75C67EE">
      <w:start w:val="1"/>
      <w:numFmt w:val="bullet"/>
      <w:lvlText w:val=""/>
      <w:lvlJc w:val="left"/>
      <w:pPr>
        <w:ind w:left="6480" w:hanging="360"/>
      </w:pPr>
      <w:rPr>
        <w:rFonts w:ascii="Wingdings" w:hAnsi="Wingdings" w:hint="default"/>
      </w:rPr>
    </w:lvl>
  </w:abstractNum>
  <w:abstractNum w:abstractNumId="625" w15:restartNumberingAfterBreak="0">
    <w:nsid w:val="6ECDDBEB"/>
    <w:multiLevelType w:val="hybridMultilevel"/>
    <w:tmpl w:val="C33EA0C8"/>
    <w:lvl w:ilvl="0" w:tplc="BC4646CE">
      <w:start w:val="1"/>
      <w:numFmt w:val="decimal"/>
      <w:lvlText w:val="%1."/>
      <w:lvlJc w:val="left"/>
      <w:pPr>
        <w:ind w:left="720" w:hanging="360"/>
      </w:pPr>
    </w:lvl>
    <w:lvl w:ilvl="1" w:tplc="B36E070E">
      <w:start w:val="1"/>
      <w:numFmt w:val="lowerLetter"/>
      <w:lvlText w:val="%2."/>
      <w:lvlJc w:val="left"/>
      <w:pPr>
        <w:ind w:left="1440" w:hanging="360"/>
      </w:pPr>
    </w:lvl>
    <w:lvl w:ilvl="2" w:tplc="25662E46">
      <w:start w:val="1"/>
      <w:numFmt w:val="lowerRoman"/>
      <w:lvlText w:val="%3."/>
      <w:lvlJc w:val="right"/>
      <w:pPr>
        <w:ind w:left="2160" w:hanging="180"/>
      </w:pPr>
    </w:lvl>
    <w:lvl w:ilvl="3" w:tplc="779C2A90">
      <w:start w:val="1"/>
      <w:numFmt w:val="decimal"/>
      <w:lvlText w:val="%4."/>
      <w:lvlJc w:val="left"/>
      <w:pPr>
        <w:ind w:left="2880" w:hanging="360"/>
      </w:pPr>
    </w:lvl>
    <w:lvl w:ilvl="4" w:tplc="1F5C55B0">
      <w:start w:val="3"/>
      <w:numFmt w:val="lowerLetter"/>
      <w:lvlText w:val="%5."/>
      <w:lvlJc w:val="left"/>
      <w:pPr>
        <w:ind w:left="3600" w:hanging="360"/>
      </w:pPr>
    </w:lvl>
    <w:lvl w:ilvl="5" w:tplc="D8500F84">
      <w:start w:val="1"/>
      <w:numFmt w:val="lowerRoman"/>
      <w:lvlText w:val="%6."/>
      <w:lvlJc w:val="right"/>
      <w:pPr>
        <w:ind w:left="4320" w:hanging="180"/>
      </w:pPr>
    </w:lvl>
    <w:lvl w:ilvl="6" w:tplc="8CE0F620">
      <w:start w:val="1"/>
      <w:numFmt w:val="decimal"/>
      <w:lvlText w:val="%7."/>
      <w:lvlJc w:val="left"/>
      <w:pPr>
        <w:ind w:left="5040" w:hanging="360"/>
      </w:pPr>
    </w:lvl>
    <w:lvl w:ilvl="7" w:tplc="D19606DA">
      <w:start w:val="1"/>
      <w:numFmt w:val="lowerLetter"/>
      <w:lvlText w:val="%8."/>
      <w:lvlJc w:val="left"/>
      <w:pPr>
        <w:ind w:left="5760" w:hanging="360"/>
      </w:pPr>
    </w:lvl>
    <w:lvl w:ilvl="8" w:tplc="29589354">
      <w:start w:val="1"/>
      <w:numFmt w:val="lowerRoman"/>
      <w:lvlText w:val="%9."/>
      <w:lvlJc w:val="right"/>
      <w:pPr>
        <w:ind w:left="6480" w:hanging="180"/>
      </w:pPr>
    </w:lvl>
  </w:abstractNum>
  <w:abstractNum w:abstractNumId="626" w15:restartNumberingAfterBreak="0">
    <w:nsid w:val="6EE12772"/>
    <w:multiLevelType w:val="hybridMultilevel"/>
    <w:tmpl w:val="E8EA09B4"/>
    <w:lvl w:ilvl="0" w:tplc="91063E76">
      <w:start w:val="1"/>
      <w:numFmt w:val="bullet"/>
      <w:lvlText w:val=""/>
      <w:lvlJc w:val="left"/>
      <w:pPr>
        <w:ind w:left="720" w:hanging="360"/>
      </w:pPr>
      <w:rPr>
        <w:rFonts w:ascii="Symbol" w:hAnsi="Symbol" w:hint="default"/>
      </w:rPr>
    </w:lvl>
    <w:lvl w:ilvl="1" w:tplc="9C3640C8">
      <w:start w:val="1"/>
      <w:numFmt w:val="bullet"/>
      <w:lvlText w:val="·"/>
      <w:lvlJc w:val="left"/>
      <w:pPr>
        <w:ind w:left="1440" w:hanging="360"/>
      </w:pPr>
      <w:rPr>
        <w:rFonts w:ascii="Symbol" w:hAnsi="Symbol" w:hint="default"/>
      </w:rPr>
    </w:lvl>
    <w:lvl w:ilvl="2" w:tplc="AD563970">
      <w:start w:val="1"/>
      <w:numFmt w:val="bullet"/>
      <w:lvlText w:val=""/>
      <w:lvlJc w:val="left"/>
      <w:pPr>
        <w:ind w:left="2160" w:hanging="360"/>
      </w:pPr>
      <w:rPr>
        <w:rFonts w:ascii="Wingdings" w:hAnsi="Wingdings" w:hint="default"/>
      </w:rPr>
    </w:lvl>
    <w:lvl w:ilvl="3" w:tplc="CA1C4B06">
      <w:start w:val="1"/>
      <w:numFmt w:val="bullet"/>
      <w:lvlText w:val=""/>
      <w:lvlJc w:val="left"/>
      <w:pPr>
        <w:ind w:left="2880" w:hanging="360"/>
      </w:pPr>
      <w:rPr>
        <w:rFonts w:ascii="Symbol" w:hAnsi="Symbol" w:hint="default"/>
      </w:rPr>
    </w:lvl>
    <w:lvl w:ilvl="4" w:tplc="987E8630">
      <w:start w:val="1"/>
      <w:numFmt w:val="bullet"/>
      <w:lvlText w:val="o"/>
      <w:lvlJc w:val="left"/>
      <w:pPr>
        <w:ind w:left="3600" w:hanging="360"/>
      </w:pPr>
      <w:rPr>
        <w:rFonts w:ascii="Courier New" w:hAnsi="Courier New" w:hint="default"/>
      </w:rPr>
    </w:lvl>
    <w:lvl w:ilvl="5" w:tplc="72F47EC2">
      <w:start w:val="1"/>
      <w:numFmt w:val="bullet"/>
      <w:lvlText w:val=""/>
      <w:lvlJc w:val="left"/>
      <w:pPr>
        <w:ind w:left="4320" w:hanging="360"/>
      </w:pPr>
      <w:rPr>
        <w:rFonts w:ascii="Wingdings" w:hAnsi="Wingdings" w:hint="default"/>
      </w:rPr>
    </w:lvl>
    <w:lvl w:ilvl="6" w:tplc="523AE516">
      <w:start w:val="1"/>
      <w:numFmt w:val="bullet"/>
      <w:lvlText w:val=""/>
      <w:lvlJc w:val="left"/>
      <w:pPr>
        <w:ind w:left="5040" w:hanging="360"/>
      </w:pPr>
      <w:rPr>
        <w:rFonts w:ascii="Symbol" w:hAnsi="Symbol" w:hint="default"/>
      </w:rPr>
    </w:lvl>
    <w:lvl w:ilvl="7" w:tplc="2A1E3604">
      <w:start w:val="1"/>
      <w:numFmt w:val="bullet"/>
      <w:lvlText w:val="o"/>
      <w:lvlJc w:val="left"/>
      <w:pPr>
        <w:ind w:left="5760" w:hanging="360"/>
      </w:pPr>
      <w:rPr>
        <w:rFonts w:ascii="Courier New" w:hAnsi="Courier New" w:hint="default"/>
      </w:rPr>
    </w:lvl>
    <w:lvl w:ilvl="8" w:tplc="B3204F46">
      <w:start w:val="1"/>
      <w:numFmt w:val="bullet"/>
      <w:lvlText w:val=""/>
      <w:lvlJc w:val="left"/>
      <w:pPr>
        <w:ind w:left="6480" w:hanging="360"/>
      </w:pPr>
      <w:rPr>
        <w:rFonts w:ascii="Wingdings" w:hAnsi="Wingdings" w:hint="default"/>
      </w:rPr>
    </w:lvl>
  </w:abstractNum>
  <w:abstractNum w:abstractNumId="627" w15:restartNumberingAfterBreak="0">
    <w:nsid w:val="6EE2AB65"/>
    <w:multiLevelType w:val="hybridMultilevel"/>
    <w:tmpl w:val="B3FEB242"/>
    <w:lvl w:ilvl="0" w:tplc="1E004740">
      <w:start w:val="1"/>
      <w:numFmt w:val="bullet"/>
      <w:lvlText w:val=""/>
      <w:lvlJc w:val="left"/>
      <w:pPr>
        <w:ind w:left="720" w:hanging="360"/>
      </w:pPr>
      <w:rPr>
        <w:rFonts w:ascii="Symbol" w:hAnsi="Symbol" w:hint="default"/>
      </w:rPr>
    </w:lvl>
    <w:lvl w:ilvl="1" w:tplc="D6922500">
      <w:start w:val="1"/>
      <w:numFmt w:val="bullet"/>
      <w:lvlText w:val="o"/>
      <w:lvlJc w:val="left"/>
      <w:pPr>
        <w:ind w:left="1440" w:hanging="360"/>
      </w:pPr>
      <w:rPr>
        <w:rFonts w:ascii="Courier New" w:hAnsi="Courier New" w:hint="default"/>
      </w:rPr>
    </w:lvl>
    <w:lvl w:ilvl="2" w:tplc="FC9A6154">
      <w:start w:val="1"/>
      <w:numFmt w:val="bullet"/>
      <w:lvlText w:val=""/>
      <w:lvlJc w:val="left"/>
      <w:pPr>
        <w:ind w:left="2160" w:hanging="360"/>
      </w:pPr>
      <w:rPr>
        <w:rFonts w:ascii="Wingdings" w:hAnsi="Wingdings" w:hint="default"/>
      </w:rPr>
    </w:lvl>
    <w:lvl w:ilvl="3" w:tplc="517E9DEA">
      <w:start w:val="1"/>
      <w:numFmt w:val="bullet"/>
      <w:lvlText w:val="·"/>
      <w:lvlJc w:val="left"/>
      <w:pPr>
        <w:ind w:left="2880" w:hanging="360"/>
      </w:pPr>
      <w:rPr>
        <w:rFonts w:ascii="Symbol" w:hAnsi="Symbol" w:hint="default"/>
      </w:rPr>
    </w:lvl>
    <w:lvl w:ilvl="4" w:tplc="BAF033DE">
      <w:start w:val="1"/>
      <w:numFmt w:val="bullet"/>
      <w:lvlText w:val="o"/>
      <w:lvlJc w:val="left"/>
      <w:pPr>
        <w:ind w:left="3600" w:hanging="360"/>
      </w:pPr>
      <w:rPr>
        <w:rFonts w:ascii="Courier New" w:hAnsi="Courier New" w:hint="default"/>
      </w:rPr>
    </w:lvl>
    <w:lvl w:ilvl="5" w:tplc="4CF6D558">
      <w:start w:val="1"/>
      <w:numFmt w:val="bullet"/>
      <w:lvlText w:val=""/>
      <w:lvlJc w:val="left"/>
      <w:pPr>
        <w:ind w:left="4320" w:hanging="360"/>
      </w:pPr>
      <w:rPr>
        <w:rFonts w:ascii="Wingdings" w:hAnsi="Wingdings" w:hint="default"/>
      </w:rPr>
    </w:lvl>
    <w:lvl w:ilvl="6" w:tplc="421CA312">
      <w:start w:val="1"/>
      <w:numFmt w:val="bullet"/>
      <w:lvlText w:val=""/>
      <w:lvlJc w:val="left"/>
      <w:pPr>
        <w:ind w:left="5040" w:hanging="360"/>
      </w:pPr>
      <w:rPr>
        <w:rFonts w:ascii="Symbol" w:hAnsi="Symbol" w:hint="default"/>
      </w:rPr>
    </w:lvl>
    <w:lvl w:ilvl="7" w:tplc="7C1467F8">
      <w:start w:val="1"/>
      <w:numFmt w:val="bullet"/>
      <w:lvlText w:val="o"/>
      <w:lvlJc w:val="left"/>
      <w:pPr>
        <w:ind w:left="5760" w:hanging="360"/>
      </w:pPr>
      <w:rPr>
        <w:rFonts w:ascii="Courier New" w:hAnsi="Courier New" w:hint="default"/>
      </w:rPr>
    </w:lvl>
    <w:lvl w:ilvl="8" w:tplc="2C760030">
      <w:start w:val="1"/>
      <w:numFmt w:val="bullet"/>
      <w:lvlText w:val=""/>
      <w:lvlJc w:val="left"/>
      <w:pPr>
        <w:ind w:left="6480" w:hanging="360"/>
      </w:pPr>
      <w:rPr>
        <w:rFonts w:ascii="Wingdings" w:hAnsi="Wingdings" w:hint="default"/>
      </w:rPr>
    </w:lvl>
  </w:abstractNum>
  <w:abstractNum w:abstractNumId="628" w15:restartNumberingAfterBreak="0">
    <w:nsid w:val="6FF80CDB"/>
    <w:multiLevelType w:val="hybridMultilevel"/>
    <w:tmpl w:val="24D8D834"/>
    <w:lvl w:ilvl="0" w:tplc="056C448E">
      <w:start w:val="1"/>
      <w:numFmt w:val="bullet"/>
      <w:lvlText w:val=""/>
      <w:lvlJc w:val="left"/>
      <w:pPr>
        <w:ind w:left="720" w:hanging="360"/>
      </w:pPr>
      <w:rPr>
        <w:rFonts w:ascii="Symbol" w:hAnsi="Symbol" w:hint="default"/>
      </w:rPr>
    </w:lvl>
    <w:lvl w:ilvl="1" w:tplc="6D549C0E">
      <w:start w:val="1"/>
      <w:numFmt w:val="bullet"/>
      <w:lvlText w:val="·"/>
      <w:lvlJc w:val="left"/>
      <w:pPr>
        <w:ind w:left="1440" w:hanging="360"/>
      </w:pPr>
      <w:rPr>
        <w:rFonts w:ascii="Symbol" w:hAnsi="Symbol" w:hint="default"/>
      </w:rPr>
    </w:lvl>
    <w:lvl w:ilvl="2" w:tplc="764CD64C">
      <w:start w:val="1"/>
      <w:numFmt w:val="bullet"/>
      <w:lvlText w:val=""/>
      <w:lvlJc w:val="left"/>
      <w:pPr>
        <w:ind w:left="2160" w:hanging="360"/>
      </w:pPr>
      <w:rPr>
        <w:rFonts w:ascii="Wingdings" w:hAnsi="Wingdings" w:hint="default"/>
      </w:rPr>
    </w:lvl>
    <w:lvl w:ilvl="3" w:tplc="CAD85832">
      <w:start w:val="1"/>
      <w:numFmt w:val="bullet"/>
      <w:lvlText w:val=""/>
      <w:lvlJc w:val="left"/>
      <w:pPr>
        <w:ind w:left="2880" w:hanging="360"/>
      </w:pPr>
      <w:rPr>
        <w:rFonts w:ascii="Symbol" w:hAnsi="Symbol" w:hint="default"/>
      </w:rPr>
    </w:lvl>
    <w:lvl w:ilvl="4" w:tplc="CCCAFE90">
      <w:start w:val="1"/>
      <w:numFmt w:val="bullet"/>
      <w:lvlText w:val="o"/>
      <w:lvlJc w:val="left"/>
      <w:pPr>
        <w:ind w:left="3600" w:hanging="360"/>
      </w:pPr>
      <w:rPr>
        <w:rFonts w:ascii="Courier New" w:hAnsi="Courier New" w:hint="default"/>
      </w:rPr>
    </w:lvl>
    <w:lvl w:ilvl="5" w:tplc="64D6F67A">
      <w:start w:val="1"/>
      <w:numFmt w:val="bullet"/>
      <w:lvlText w:val=""/>
      <w:lvlJc w:val="left"/>
      <w:pPr>
        <w:ind w:left="4320" w:hanging="360"/>
      </w:pPr>
      <w:rPr>
        <w:rFonts w:ascii="Wingdings" w:hAnsi="Wingdings" w:hint="default"/>
      </w:rPr>
    </w:lvl>
    <w:lvl w:ilvl="6" w:tplc="437EBD50">
      <w:start w:val="1"/>
      <w:numFmt w:val="bullet"/>
      <w:lvlText w:val=""/>
      <w:lvlJc w:val="left"/>
      <w:pPr>
        <w:ind w:left="5040" w:hanging="360"/>
      </w:pPr>
      <w:rPr>
        <w:rFonts w:ascii="Symbol" w:hAnsi="Symbol" w:hint="default"/>
      </w:rPr>
    </w:lvl>
    <w:lvl w:ilvl="7" w:tplc="48ECEF7C">
      <w:start w:val="1"/>
      <w:numFmt w:val="bullet"/>
      <w:lvlText w:val="o"/>
      <w:lvlJc w:val="left"/>
      <w:pPr>
        <w:ind w:left="5760" w:hanging="360"/>
      </w:pPr>
      <w:rPr>
        <w:rFonts w:ascii="Courier New" w:hAnsi="Courier New" w:hint="default"/>
      </w:rPr>
    </w:lvl>
    <w:lvl w:ilvl="8" w:tplc="EA7C472A">
      <w:start w:val="1"/>
      <w:numFmt w:val="bullet"/>
      <w:lvlText w:val=""/>
      <w:lvlJc w:val="left"/>
      <w:pPr>
        <w:ind w:left="6480" w:hanging="360"/>
      </w:pPr>
      <w:rPr>
        <w:rFonts w:ascii="Wingdings" w:hAnsi="Wingdings" w:hint="default"/>
      </w:rPr>
    </w:lvl>
  </w:abstractNum>
  <w:abstractNum w:abstractNumId="629" w15:restartNumberingAfterBreak="0">
    <w:nsid w:val="70095291"/>
    <w:multiLevelType w:val="hybridMultilevel"/>
    <w:tmpl w:val="368E420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630" w15:restartNumberingAfterBreak="0">
    <w:nsid w:val="700B9543"/>
    <w:multiLevelType w:val="hybridMultilevel"/>
    <w:tmpl w:val="B120A500"/>
    <w:lvl w:ilvl="0" w:tplc="A03A5B50">
      <w:start w:val="1"/>
      <w:numFmt w:val="bullet"/>
      <w:lvlText w:val=""/>
      <w:lvlJc w:val="left"/>
      <w:pPr>
        <w:ind w:left="720" w:hanging="360"/>
      </w:pPr>
      <w:rPr>
        <w:rFonts w:ascii="Symbol" w:hAnsi="Symbol" w:hint="default"/>
      </w:rPr>
    </w:lvl>
    <w:lvl w:ilvl="1" w:tplc="5FFA8420">
      <w:start w:val="1"/>
      <w:numFmt w:val="bullet"/>
      <w:lvlText w:val="o"/>
      <w:lvlJc w:val="left"/>
      <w:pPr>
        <w:ind w:left="1440" w:hanging="360"/>
      </w:pPr>
      <w:rPr>
        <w:rFonts w:ascii="&quot;Courier New&quot;" w:hAnsi="&quot;Courier New&quot;" w:hint="default"/>
      </w:rPr>
    </w:lvl>
    <w:lvl w:ilvl="2" w:tplc="217E4C8E">
      <w:start w:val="1"/>
      <w:numFmt w:val="bullet"/>
      <w:lvlText w:val=""/>
      <w:lvlJc w:val="left"/>
      <w:pPr>
        <w:ind w:left="2160" w:hanging="360"/>
      </w:pPr>
      <w:rPr>
        <w:rFonts w:ascii="Wingdings" w:hAnsi="Wingdings" w:hint="default"/>
      </w:rPr>
    </w:lvl>
    <w:lvl w:ilvl="3" w:tplc="335A5F88">
      <w:start w:val="1"/>
      <w:numFmt w:val="bullet"/>
      <w:lvlText w:val=""/>
      <w:lvlJc w:val="left"/>
      <w:pPr>
        <w:ind w:left="2880" w:hanging="360"/>
      </w:pPr>
      <w:rPr>
        <w:rFonts w:ascii="Symbol" w:hAnsi="Symbol" w:hint="default"/>
      </w:rPr>
    </w:lvl>
    <w:lvl w:ilvl="4" w:tplc="4A061A04">
      <w:start w:val="1"/>
      <w:numFmt w:val="bullet"/>
      <w:lvlText w:val="o"/>
      <w:lvlJc w:val="left"/>
      <w:pPr>
        <w:ind w:left="3600" w:hanging="360"/>
      </w:pPr>
      <w:rPr>
        <w:rFonts w:ascii="Courier New" w:hAnsi="Courier New" w:hint="default"/>
      </w:rPr>
    </w:lvl>
    <w:lvl w:ilvl="5" w:tplc="8D265ABE">
      <w:start w:val="1"/>
      <w:numFmt w:val="bullet"/>
      <w:lvlText w:val=""/>
      <w:lvlJc w:val="left"/>
      <w:pPr>
        <w:ind w:left="4320" w:hanging="360"/>
      </w:pPr>
      <w:rPr>
        <w:rFonts w:ascii="Wingdings" w:hAnsi="Wingdings" w:hint="default"/>
      </w:rPr>
    </w:lvl>
    <w:lvl w:ilvl="6" w:tplc="A0E05B58">
      <w:start w:val="1"/>
      <w:numFmt w:val="bullet"/>
      <w:lvlText w:val=""/>
      <w:lvlJc w:val="left"/>
      <w:pPr>
        <w:ind w:left="5040" w:hanging="360"/>
      </w:pPr>
      <w:rPr>
        <w:rFonts w:ascii="Symbol" w:hAnsi="Symbol" w:hint="default"/>
      </w:rPr>
    </w:lvl>
    <w:lvl w:ilvl="7" w:tplc="B8ECDCFA">
      <w:start w:val="1"/>
      <w:numFmt w:val="bullet"/>
      <w:lvlText w:val="o"/>
      <w:lvlJc w:val="left"/>
      <w:pPr>
        <w:ind w:left="5760" w:hanging="360"/>
      </w:pPr>
      <w:rPr>
        <w:rFonts w:ascii="Courier New" w:hAnsi="Courier New" w:hint="default"/>
      </w:rPr>
    </w:lvl>
    <w:lvl w:ilvl="8" w:tplc="0FB4C522">
      <w:start w:val="1"/>
      <w:numFmt w:val="bullet"/>
      <w:lvlText w:val=""/>
      <w:lvlJc w:val="left"/>
      <w:pPr>
        <w:ind w:left="6480" w:hanging="360"/>
      </w:pPr>
      <w:rPr>
        <w:rFonts w:ascii="Wingdings" w:hAnsi="Wingdings" w:hint="default"/>
      </w:rPr>
    </w:lvl>
  </w:abstractNum>
  <w:abstractNum w:abstractNumId="631" w15:restartNumberingAfterBreak="0">
    <w:nsid w:val="7064775A"/>
    <w:multiLevelType w:val="hybridMultilevel"/>
    <w:tmpl w:val="5F944810"/>
    <w:lvl w:ilvl="0" w:tplc="FFFFFFF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2" w15:restartNumberingAfterBreak="0">
    <w:nsid w:val="71047AF5"/>
    <w:multiLevelType w:val="hybridMultilevel"/>
    <w:tmpl w:val="3642CAEC"/>
    <w:lvl w:ilvl="0" w:tplc="71FC5102">
      <w:start w:val="1"/>
      <w:numFmt w:val="decimal"/>
      <w:lvlText w:val="%1."/>
      <w:lvlJc w:val="left"/>
      <w:pPr>
        <w:ind w:left="720" w:hanging="360"/>
      </w:pPr>
    </w:lvl>
    <w:lvl w:ilvl="1" w:tplc="3E582B38">
      <w:start w:val="1"/>
      <w:numFmt w:val="lowerLetter"/>
      <w:lvlText w:val="%2."/>
      <w:lvlJc w:val="left"/>
      <w:pPr>
        <w:ind w:left="1440" w:hanging="360"/>
      </w:pPr>
    </w:lvl>
    <w:lvl w:ilvl="2" w:tplc="64BC1012">
      <w:start w:val="1"/>
      <w:numFmt w:val="lowerRoman"/>
      <w:lvlText w:val="%3."/>
      <w:lvlJc w:val="right"/>
      <w:pPr>
        <w:ind w:left="2160" w:hanging="180"/>
      </w:pPr>
    </w:lvl>
    <w:lvl w:ilvl="3" w:tplc="CA526770">
      <w:start w:val="1"/>
      <w:numFmt w:val="decimal"/>
      <w:lvlText w:val="%4."/>
      <w:lvlJc w:val="left"/>
      <w:pPr>
        <w:ind w:left="2880" w:hanging="360"/>
      </w:pPr>
    </w:lvl>
    <w:lvl w:ilvl="4" w:tplc="A7A28C44">
      <w:start w:val="1"/>
      <w:numFmt w:val="lowerLetter"/>
      <w:lvlText w:val="%5."/>
      <w:lvlJc w:val="left"/>
      <w:pPr>
        <w:ind w:left="3600" w:hanging="360"/>
      </w:pPr>
    </w:lvl>
    <w:lvl w:ilvl="5" w:tplc="A2E0D502">
      <w:start w:val="1"/>
      <w:numFmt w:val="lowerRoman"/>
      <w:lvlText w:val="%6."/>
      <w:lvlJc w:val="right"/>
      <w:pPr>
        <w:ind w:left="4320" w:hanging="180"/>
      </w:pPr>
    </w:lvl>
    <w:lvl w:ilvl="6" w:tplc="57FCE7DC">
      <w:start w:val="1"/>
      <w:numFmt w:val="decimal"/>
      <w:lvlText w:val="%7."/>
      <w:lvlJc w:val="left"/>
      <w:pPr>
        <w:ind w:left="5040" w:hanging="360"/>
      </w:pPr>
    </w:lvl>
    <w:lvl w:ilvl="7" w:tplc="671628FC">
      <w:start w:val="1"/>
      <w:numFmt w:val="lowerLetter"/>
      <w:lvlText w:val="%8."/>
      <w:lvlJc w:val="left"/>
      <w:pPr>
        <w:ind w:left="5760" w:hanging="360"/>
      </w:pPr>
    </w:lvl>
    <w:lvl w:ilvl="8" w:tplc="9484F862">
      <w:start w:val="1"/>
      <w:numFmt w:val="lowerRoman"/>
      <w:lvlText w:val="%9."/>
      <w:lvlJc w:val="right"/>
      <w:pPr>
        <w:ind w:left="6480" w:hanging="180"/>
      </w:pPr>
    </w:lvl>
  </w:abstractNum>
  <w:abstractNum w:abstractNumId="633" w15:restartNumberingAfterBreak="0">
    <w:nsid w:val="7105DB22"/>
    <w:multiLevelType w:val="hybridMultilevel"/>
    <w:tmpl w:val="3466B434"/>
    <w:lvl w:ilvl="0" w:tplc="D354DCBA">
      <w:start w:val="1"/>
      <w:numFmt w:val="bullet"/>
      <w:lvlText w:val="·"/>
      <w:lvlJc w:val="left"/>
      <w:pPr>
        <w:ind w:left="720" w:hanging="360"/>
      </w:pPr>
      <w:rPr>
        <w:rFonts w:ascii="Symbol" w:hAnsi="Symbol" w:hint="default"/>
      </w:rPr>
    </w:lvl>
    <w:lvl w:ilvl="1" w:tplc="6C6AAE68">
      <w:start w:val="1"/>
      <w:numFmt w:val="bullet"/>
      <w:lvlText w:val="o"/>
      <w:lvlJc w:val="left"/>
      <w:pPr>
        <w:ind w:left="1440" w:hanging="360"/>
      </w:pPr>
      <w:rPr>
        <w:rFonts w:ascii="Courier New" w:hAnsi="Courier New" w:hint="default"/>
      </w:rPr>
    </w:lvl>
    <w:lvl w:ilvl="2" w:tplc="70B06EB4">
      <w:start w:val="1"/>
      <w:numFmt w:val="bullet"/>
      <w:lvlText w:val=""/>
      <w:lvlJc w:val="left"/>
      <w:pPr>
        <w:ind w:left="2160" w:hanging="360"/>
      </w:pPr>
      <w:rPr>
        <w:rFonts w:ascii="Wingdings" w:hAnsi="Wingdings" w:hint="default"/>
      </w:rPr>
    </w:lvl>
    <w:lvl w:ilvl="3" w:tplc="4E44EDE4">
      <w:start w:val="1"/>
      <w:numFmt w:val="bullet"/>
      <w:lvlText w:val=""/>
      <w:lvlJc w:val="left"/>
      <w:pPr>
        <w:ind w:left="2880" w:hanging="360"/>
      </w:pPr>
      <w:rPr>
        <w:rFonts w:ascii="Symbol" w:hAnsi="Symbol" w:hint="default"/>
      </w:rPr>
    </w:lvl>
    <w:lvl w:ilvl="4" w:tplc="0CC40E8A">
      <w:start w:val="1"/>
      <w:numFmt w:val="bullet"/>
      <w:lvlText w:val="o"/>
      <w:lvlJc w:val="left"/>
      <w:pPr>
        <w:ind w:left="3600" w:hanging="360"/>
      </w:pPr>
      <w:rPr>
        <w:rFonts w:ascii="Courier New" w:hAnsi="Courier New" w:hint="default"/>
      </w:rPr>
    </w:lvl>
    <w:lvl w:ilvl="5" w:tplc="46DAAC7C">
      <w:start w:val="1"/>
      <w:numFmt w:val="bullet"/>
      <w:lvlText w:val=""/>
      <w:lvlJc w:val="left"/>
      <w:pPr>
        <w:ind w:left="4320" w:hanging="360"/>
      </w:pPr>
      <w:rPr>
        <w:rFonts w:ascii="Wingdings" w:hAnsi="Wingdings" w:hint="default"/>
      </w:rPr>
    </w:lvl>
    <w:lvl w:ilvl="6" w:tplc="AB4ADA4A">
      <w:start w:val="1"/>
      <w:numFmt w:val="bullet"/>
      <w:lvlText w:val=""/>
      <w:lvlJc w:val="left"/>
      <w:pPr>
        <w:ind w:left="5040" w:hanging="360"/>
      </w:pPr>
      <w:rPr>
        <w:rFonts w:ascii="Symbol" w:hAnsi="Symbol" w:hint="default"/>
      </w:rPr>
    </w:lvl>
    <w:lvl w:ilvl="7" w:tplc="01489EC2">
      <w:start w:val="1"/>
      <w:numFmt w:val="bullet"/>
      <w:lvlText w:val="o"/>
      <w:lvlJc w:val="left"/>
      <w:pPr>
        <w:ind w:left="5760" w:hanging="360"/>
      </w:pPr>
      <w:rPr>
        <w:rFonts w:ascii="Courier New" w:hAnsi="Courier New" w:hint="default"/>
      </w:rPr>
    </w:lvl>
    <w:lvl w:ilvl="8" w:tplc="041E7168">
      <w:start w:val="1"/>
      <w:numFmt w:val="bullet"/>
      <w:lvlText w:val=""/>
      <w:lvlJc w:val="left"/>
      <w:pPr>
        <w:ind w:left="6480" w:hanging="360"/>
      </w:pPr>
      <w:rPr>
        <w:rFonts w:ascii="Wingdings" w:hAnsi="Wingdings" w:hint="default"/>
      </w:rPr>
    </w:lvl>
  </w:abstractNum>
  <w:abstractNum w:abstractNumId="634" w15:restartNumberingAfterBreak="0">
    <w:nsid w:val="7151648C"/>
    <w:multiLevelType w:val="hybridMultilevel"/>
    <w:tmpl w:val="4CC209E0"/>
    <w:lvl w:ilvl="0" w:tplc="1AA22042">
      <w:start w:val="1"/>
      <w:numFmt w:val="bullet"/>
      <w:lvlText w:val=""/>
      <w:lvlJc w:val="left"/>
      <w:pPr>
        <w:ind w:left="720" w:hanging="360"/>
      </w:pPr>
      <w:rPr>
        <w:rFonts w:ascii="Symbol" w:hAnsi="Symbol" w:hint="default"/>
      </w:rPr>
    </w:lvl>
    <w:lvl w:ilvl="1" w:tplc="FD369DFC">
      <w:start w:val="1"/>
      <w:numFmt w:val="bullet"/>
      <w:lvlText w:val="o"/>
      <w:lvlJc w:val="left"/>
      <w:pPr>
        <w:ind w:left="1440" w:hanging="360"/>
      </w:pPr>
      <w:rPr>
        <w:rFonts w:ascii="&quot;Courier New&quot;" w:hAnsi="&quot;Courier New&quot;" w:hint="default"/>
      </w:rPr>
    </w:lvl>
    <w:lvl w:ilvl="2" w:tplc="70E444DE">
      <w:start w:val="1"/>
      <w:numFmt w:val="bullet"/>
      <w:lvlText w:val=""/>
      <w:lvlJc w:val="left"/>
      <w:pPr>
        <w:ind w:left="2160" w:hanging="360"/>
      </w:pPr>
      <w:rPr>
        <w:rFonts w:ascii="Wingdings" w:hAnsi="Wingdings" w:hint="default"/>
      </w:rPr>
    </w:lvl>
    <w:lvl w:ilvl="3" w:tplc="88DA9964">
      <w:start w:val="1"/>
      <w:numFmt w:val="bullet"/>
      <w:lvlText w:val=""/>
      <w:lvlJc w:val="left"/>
      <w:pPr>
        <w:ind w:left="2880" w:hanging="360"/>
      </w:pPr>
      <w:rPr>
        <w:rFonts w:ascii="Symbol" w:hAnsi="Symbol" w:hint="default"/>
      </w:rPr>
    </w:lvl>
    <w:lvl w:ilvl="4" w:tplc="0D04C380">
      <w:start w:val="1"/>
      <w:numFmt w:val="bullet"/>
      <w:lvlText w:val="o"/>
      <w:lvlJc w:val="left"/>
      <w:pPr>
        <w:ind w:left="3600" w:hanging="360"/>
      </w:pPr>
      <w:rPr>
        <w:rFonts w:ascii="Courier New" w:hAnsi="Courier New" w:hint="default"/>
      </w:rPr>
    </w:lvl>
    <w:lvl w:ilvl="5" w:tplc="B612813E">
      <w:start w:val="1"/>
      <w:numFmt w:val="bullet"/>
      <w:lvlText w:val=""/>
      <w:lvlJc w:val="left"/>
      <w:pPr>
        <w:ind w:left="4320" w:hanging="360"/>
      </w:pPr>
      <w:rPr>
        <w:rFonts w:ascii="Wingdings" w:hAnsi="Wingdings" w:hint="default"/>
      </w:rPr>
    </w:lvl>
    <w:lvl w:ilvl="6" w:tplc="8FAACE68">
      <w:start w:val="1"/>
      <w:numFmt w:val="bullet"/>
      <w:lvlText w:val=""/>
      <w:lvlJc w:val="left"/>
      <w:pPr>
        <w:ind w:left="5040" w:hanging="360"/>
      </w:pPr>
      <w:rPr>
        <w:rFonts w:ascii="Symbol" w:hAnsi="Symbol" w:hint="default"/>
      </w:rPr>
    </w:lvl>
    <w:lvl w:ilvl="7" w:tplc="E5A20F10">
      <w:start w:val="1"/>
      <w:numFmt w:val="bullet"/>
      <w:lvlText w:val="o"/>
      <w:lvlJc w:val="left"/>
      <w:pPr>
        <w:ind w:left="5760" w:hanging="360"/>
      </w:pPr>
      <w:rPr>
        <w:rFonts w:ascii="Courier New" w:hAnsi="Courier New" w:hint="default"/>
      </w:rPr>
    </w:lvl>
    <w:lvl w:ilvl="8" w:tplc="3CB44ED8">
      <w:start w:val="1"/>
      <w:numFmt w:val="bullet"/>
      <w:lvlText w:val=""/>
      <w:lvlJc w:val="left"/>
      <w:pPr>
        <w:ind w:left="6480" w:hanging="360"/>
      </w:pPr>
      <w:rPr>
        <w:rFonts w:ascii="Wingdings" w:hAnsi="Wingdings" w:hint="default"/>
      </w:rPr>
    </w:lvl>
  </w:abstractNum>
  <w:abstractNum w:abstractNumId="635" w15:restartNumberingAfterBreak="0">
    <w:nsid w:val="71F5E14C"/>
    <w:multiLevelType w:val="hybridMultilevel"/>
    <w:tmpl w:val="DE842764"/>
    <w:lvl w:ilvl="0" w:tplc="8F985250">
      <w:start w:val="1"/>
      <w:numFmt w:val="bullet"/>
      <w:lvlText w:val=""/>
      <w:lvlJc w:val="left"/>
      <w:pPr>
        <w:ind w:left="720" w:hanging="360"/>
      </w:pPr>
      <w:rPr>
        <w:rFonts w:ascii="Symbol" w:hAnsi="Symbol" w:hint="default"/>
      </w:rPr>
    </w:lvl>
    <w:lvl w:ilvl="1" w:tplc="39F6FF00">
      <w:start w:val="1"/>
      <w:numFmt w:val="bullet"/>
      <w:lvlText w:val="·"/>
      <w:lvlJc w:val="left"/>
      <w:pPr>
        <w:ind w:left="1440" w:hanging="360"/>
      </w:pPr>
      <w:rPr>
        <w:rFonts w:ascii="Symbol" w:hAnsi="Symbol" w:hint="default"/>
      </w:rPr>
    </w:lvl>
    <w:lvl w:ilvl="2" w:tplc="479CB2AC">
      <w:start w:val="1"/>
      <w:numFmt w:val="bullet"/>
      <w:lvlText w:val=""/>
      <w:lvlJc w:val="left"/>
      <w:pPr>
        <w:ind w:left="2160" w:hanging="360"/>
      </w:pPr>
      <w:rPr>
        <w:rFonts w:ascii="Wingdings" w:hAnsi="Wingdings" w:hint="default"/>
      </w:rPr>
    </w:lvl>
    <w:lvl w:ilvl="3" w:tplc="FA2AA400">
      <w:start w:val="1"/>
      <w:numFmt w:val="bullet"/>
      <w:lvlText w:val=""/>
      <w:lvlJc w:val="left"/>
      <w:pPr>
        <w:ind w:left="2880" w:hanging="360"/>
      </w:pPr>
      <w:rPr>
        <w:rFonts w:ascii="Symbol" w:hAnsi="Symbol" w:hint="default"/>
      </w:rPr>
    </w:lvl>
    <w:lvl w:ilvl="4" w:tplc="01CAF626">
      <w:start w:val="1"/>
      <w:numFmt w:val="bullet"/>
      <w:lvlText w:val="o"/>
      <w:lvlJc w:val="left"/>
      <w:pPr>
        <w:ind w:left="3600" w:hanging="360"/>
      </w:pPr>
      <w:rPr>
        <w:rFonts w:ascii="Courier New" w:hAnsi="Courier New" w:hint="default"/>
      </w:rPr>
    </w:lvl>
    <w:lvl w:ilvl="5" w:tplc="A9B2C57A">
      <w:start w:val="1"/>
      <w:numFmt w:val="bullet"/>
      <w:lvlText w:val=""/>
      <w:lvlJc w:val="left"/>
      <w:pPr>
        <w:ind w:left="4320" w:hanging="360"/>
      </w:pPr>
      <w:rPr>
        <w:rFonts w:ascii="Wingdings" w:hAnsi="Wingdings" w:hint="default"/>
      </w:rPr>
    </w:lvl>
    <w:lvl w:ilvl="6" w:tplc="913ADD36">
      <w:start w:val="1"/>
      <w:numFmt w:val="bullet"/>
      <w:lvlText w:val=""/>
      <w:lvlJc w:val="left"/>
      <w:pPr>
        <w:ind w:left="5040" w:hanging="360"/>
      </w:pPr>
      <w:rPr>
        <w:rFonts w:ascii="Symbol" w:hAnsi="Symbol" w:hint="default"/>
      </w:rPr>
    </w:lvl>
    <w:lvl w:ilvl="7" w:tplc="049E95AA">
      <w:start w:val="1"/>
      <w:numFmt w:val="bullet"/>
      <w:lvlText w:val="o"/>
      <w:lvlJc w:val="left"/>
      <w:pPr>
        <w:ind w:left="5760" w:hanging="360"/>
      </w:pPr>
      <w:rPr>
        <w:rFonts w:ascii="Courier New" w:hAnsi="Courier New" w:hint="default"/>
      </w:rPr>
    </w:lvl>
    <w:lvl w:ilvl="8" w:tplc="31D089BA">
      <w:start w:val="1"/>
      <w:numFmt w:val="bullet"/>
      <w:lvlText w:val=""/>
      <w:lvlJc w:val="left"/>
      <w:pPr>
        <w:ind w:left="6480" w:hanging="360"/>
      </w:pPr>
      <w:rPr>
        <w:rFonts w:ascii="Wingdings" w:hAnsi="Wingdings" w:hint="default"/>
      </w:rPr>
    </w:lvl>
  </w:abstractNum>
  <w:abstractNum w:abstractNumId="636" w15:restartNumberingAfterBreak="0">
    <w:nsid w:val="72930B9A"/>
    <w:multiLevelType w:val="hybridMultilevel"/>
    <w:tmpl w:val="79182B3E"/>
    <w:lvl w:ilvl="0" w:tplc="43B625B0">
      <w:start w:val="1"/>
      <w:numFmt w:val="bullet"/>
      <w:lvlText w:val="·"/>
      <w:lvlJc w:val="left"/>
      <w:pPr>
        <w:ind w:left="720" w:hanging="360"/>
      </w:pPr>
      <w:rPr>
        <w:rFonts w:ascii="Symbol" w:hAnsi="Symbol" w:hint="default"/>
      </w:rPr>
    </w:lvl>
    <w:lvl w:ilvl="1" w:tplc="548AB5EE">
      <w:start w:val="1"/>
      <w:numFmt w:val="bullet"/>
      <w:lvlText w:val="o"/>
      <w:lvlJc w:val="left"/>
      <w:pPr>
        <w:ind w:left="1440" w:hanging="360"/>
      </w:pPr>
      <w:rPr>
        <w:rFonts w:ascii="Courier New" w:hAnsi="Courier New" w:hint="default"/>
      </w:rPr>
    </w:lvl>
    <w:lvl w:ilvl="2" w:tplc="0A640C88">
      <w:start w:val="1"/>
      <w:numFmt w:val="bullet"/>
      <w:lvlText w:val=""/>
      <w:lvlJc w:val="left"/>
      <w:pPr>
        <w:ind w:left="2160" w:hanging="360"/>
      </w:pPr>
      <w:rPr>
        <w:rFonts w:ascii="Wingdings" w:hAnsi="Wingdings" w:hint="default"/>
      </w:rPr>
    </w:lvl>
    <w:lvl w:ilvl="3" w:tplc="F8EC14D4">
      <w:start w:val="1"/>
      <w:numFmt w:val="bullet"/>
      <w:lvlText w:val=""/>
      <w:lvlJc w:val="left"/>
      <w:pPr>
        <w:ind w:left="2880" w:hanging="360"/>
      </w:pPr>
      <w:rPr>
        <w:rFonts w:ascii="Symbol" w:hAnsi="Symbol" w:hint="default"/>
      </w:rPr>
    </w:lvl>
    <w:lvl w:ilvl="4" w:tplc="8CB0CF66">
      <w:start w:val="1"/>
      <w:numFmt w:val="bullet"/>
      <w:lvlText w:val="o"/>
      <w:lvlJc w:val="left"/>
      <w:pPr>
        <w:ind w:left="3600" w:hanging="360"/>
      </w:pPr>
      <w:rPr>
        <w:rFonts w:ascii="Courier New" w:hAnsi="Courier New" w:hint="default"/>
      </w:rPr>
    </w:lvl>
    <w:lvl w:ilvl="5" w:tplc="2D4C0B8C">
      <w:start w:val="1"/>
      <w:numFmt w:val="bullet"/>
      <w:lvlText w:val=""/>
      <w:lvlJc w:val="left"/>
      <w:pPr>
        <w:ind w:left="4320" w:hanging="360"/>
      </w:pPr>
      <w:rPr>
        <w:rFonts w:ascii="Wingdings" w:hAnsi="Wingdings" w:hint="default"/>
      </w:rPr>
    </w:lvl>
    <w:lvl w:ilvl="6" w:tplc="3CB2C2E2">
      <w:start w:val="1"/>
      <w:numFmt w:val="bullet"/>
      <w:lvlText w:val=""/>
      <w:lvlJc w:val="left"/>
      <w:pPr>
        <w:ind w:left="5040" w:hanging="360"/>
      </w:pPr>
      <w:rPr>
        <w:rFonts w:ascii="Symbol" w:hAnsi="Symbol" w:hint="default"/>
      </w:rPr>
    </w:lvl>
    <w:lvl w:ilvl="7" w:tplc="CAA49A2A">
      <w:start w:val="1"/>
      <w:numFmt w:val="bullet"/>
      <w:lvlText w:val="o"/>
      <w:lvlJc w:val="left"/>
      <w:pPr>
        <w:ind w:left="5760" w:hanging="360"/>
      </w:pPr>
      <w:rPr>
        <w:rFonts w:ascii="Courier New" w:hAnsi="Courier New" w:hint="default"/>
      </w:rPr>
    </w:lvl>
    <w:lvl w:ilvl="8" w:tplc="EC6200CC">
      <w:start w:val="1"/>
      <w:numFmt w:val="bullet"/>
      <w:lvlText w:val=""/>
      <w:lvlJc w:val="left"/>
      <w:pPr>
        <w:ind w:left="6480" w:hanging="360"/>
      </w:pPr>
      <w:rPr>
        <w:rFonts w:ascii="Wingdings" w:hAnsi="Wingdings" w:hint="default"/>
      </w:rPr>
    </w:lvl>
  </w:abstractNum>
  <w:abstractNum w:abstractNumId="637" w15:restartNumberingAfterBreak="0">
    <w:nsid w:val="72D10D1E"/>
    <w:multiLevelType w:val="hybridMultilevel"/>
    <w:tmpl w:val="2842E4E6"/>
    <w:lvl w:ilvl="0" w:tplc="06649EDE">
      <w:start w:val="3"/>
      <w:numFmt w:val="decimal"/>
      <w:lvlText w:val="%1."/>
      <w:lvlJc w:val="left"/>
      <w:pPr>
        <w:ind w:left="720" w:hanging="360"/>
      </w:pPr>
    </w:lvl>
    <w:lvl w:ilvl="1" w:tplc="4456F13E">
      <w:start w:val="1"/>
      <w:numFmt w:val="lowerLetter"/>
      <w:lvlText w:val="%2."/>
      <w:lvlJc w:val="left"/>
      <w:pPr>
        <w:ind w:left="1440" w:hanging="360"/>
      </w:pPr>
    </w:lvl>
    <w:lvl w:ilvl="2" w:tplc="814CAB6E">
      <w:start w:val="1"/>
      <w:numFmt w:val="lowerRoman"/>
      <w:lvlText w:val="%3."/>
      <w:lvlJc w:val="right"/>
      <w:pPr>
        <w:ind w:left="2160" w:hanging="180"/>
      </w:pPr>
    </w:lvl>
    <w:lvl w:ilvl="3" w:tplc="24B826F0">
      <w:start w:val="1"/>
      <w:numFmt w:val="decimal"/>
      <w:lvlText w:val="%4."/>
      <w:lvlJc w:val="left"/>
      <w:pPr>
        <w:ind w:left="2880" w:hanging="360"/>
      </w:pPr>
    </w:lvl>
    <w:lvl w:ilvl="4" w:tplc="3DAECFB8">
      <w:start w:val="1"/>
      <w:numFmt w:val="lowerLetter"/>
      <w:lvlText w:val="%5."/>
      <w:lvlJc w:val="left"/>
      <w:pPr>
        <w:ind w:left="3600" w:hanging="360"/>
      </w:pPr>
    </w:lvl>
    <w:lvl w:ilvl="5" w:tplc="78DE3D26">
      <w:start w:val="1"/>
      <w:numFmt w:val="lowerRoman"/>
      <w:lvlText w:val="%6."/>
      <w:lvlJc w:val="right"/>
      <w:pPr>
        <w:ind w:left="4320" w:hanging="180"/>
      </w:pPr>
    </w:lvl>
    <w:lvl w:ilvl="6" w:tplc="2D36CD08">
      <w:start w:val="1"/>
      <w:numFmt w:val="decimal"/>
      <w:lvlText w:val="%7."/>
      <w:lvlJc w:val="left"/>
      <w:pPr>
        <w:ind w:left="5040" w:hanging="360"/>
      </w:pPr>
    </w:lvl>
    <w:lvl w:ilvl="7" w:tplc="5C5CAB26">
      <w:start w:val="1"/>
      <w:numFmt w:val="lowerLetter"/>
      <w:lvlText w:val="%8."/>
      <w:lvlJc w:val="left"/>
      <w:pPr>
        <w:ind w:left="5760" w:hanging="360"/>
      </w:pPr>
    </w:lvl>
    <w:lvl w:ilvl="8" w:tplc="6654244C">
      <w:start w:val="1"/>
      <w:numFmt w:val="lowerRoman"/>
      <w:lvlText w:val="%9."/>
      <w:lvlJc w:val="right"/>
      <w:pPr>
        <w:ind w:left="6480" w:hanging="180"/>
      </w:pPr>
    </w:lvl>
  </w:abstractNum>
  <w:abstractNum w:abstractNumId="638" w15:restartNumberingAfterBreak="0">
    <w:nsid w:val="72F01CA1"/>
    <w:multiLevelType w:val="hybridMultilevel"/>
    <w:tmpl w:val="17A223AC"/>
    <w:lvl w:ilvl="0" w:tplc="DF7636EC">
      <w:start w:val="1"/>
      <w:numFmt w:val="bullet"/>
      <w:lvlText w:val=""/>
      <w:lvlJc w:val="left"/>
      <w:pPr>
        <w:ind w:left="720" w:hanging="360"/>
      </w:pPr>
      <w:rPr>
        <w:rFonts w:ascii="Symbol" w:hAnsi="Symbol" w:hint="default"/>
      </w:rPr>
    </w:lvl>
    <w:lvl w:ilvl="1" w:tplc="803C226E">
      <w:start w:val="1"/>
      <w:numFmt w:val="bullet"/>
      <w:lvlText w:val="·"/>
      <w:lvlJc w:val="left"/>
      <w:pPr>
        <w:ind w:left="1440" w:hanging="360"/>
      </w:pPr>
      <w:rPr>
        <w:rFonts w:ascii="Symbol" w:hAnsi="Symbol" w:hint="default"/>
      </w:rPr>
    </w:lvl>
    <w:lvl w:ilvl="2" w:tplc="46A0C78C">
      <w:start w:val="1"/>
      <w:numFmt w:val="bullet"/>
      <w:lvlText w:val=""/>
      <w:lvlJc w:val="left"/>
      <w:pPr>
        <w:ind w:left="2160" w:hanging="360"/>
      </w:pPr>
      <w:rPr>
        <w:rFonts w:ascii="Wingdings" w:hAnsi="Wingdings" w:hint="default"/>
      </w:rPr>
    </w:lvl>
    <w:lvl w:ilvl="3" w:tplc="E53CF150">
      <w:start w:val="1"/>
      <w:numFmt w:val="bullet"/>
      <w:lvlText w:val=""/>
      <w:lvlJc w:val="left"/>
      <w:pPr>
        <w:ind w:left="2880" w:hanging="360"/>
      </w:pPr>
      <w:rPr>
        <w:rFonts w:ascii="Symbol" w:hAnsi="Symbol" w:hint="default"/>
      </w:rPr>
    </w:lvl>
    <w:lvl w:ilvl="4" w:tplc="19B6B0AE">
      <w:start w:val="1"/>
      <w:numFmt w:val="bullet"/>
      <w:lvlText w:val="o"/>
      <w:lvlJc w:val="left"/>
      <w:pPr>
        <w:ind w:left="3600" w:hanging="360"/>
      </w:pPr>
      <w:rPr>
        <w:rFonts w:ascii="Courier New" w:hAnsi="Courier New" w:hint="default"/>
      </w:rPr>
    </w:lvl>
    <w:lvl w:ilvl="5" w:tplc="AFFE1B58">
      <w:start w:val="1"/>
      <w:numFmt w:val="bullet"/>
      <w:lvlText w:val=""/>
      <w:lvlJc w:val="left"/>
      <w:pPr>
        <w:ind w:left="4320" w:hanging="360"/>
      </w:pPr>
      <w:rPr>
        <w:rFonts w:ascii="Wingdings" w:hAnsi="Wingdings" w:hint="default"/>
      </w:rPr>
    </w:lvl>
    <w:lvl w:ilvl="6" w:tplc="67A0BB88">
      <w:start w:val="1"/>
      <w:numFmt w:val="bullet"/>
      <w:lvlText w:val=""/>
      <w:lvlJc w:val="left"/>
      <w:pPr>
        <w:ind w:left="5040" w:hanging="360"/>
      </w:pPr>
      <w:rPr>
        <w:rFonts w:ascii="Symbol" w:hAnsi="Symbol" w:hint="default"/>
      </w:rPr>
    </w:lvl>
    <w:lvl w:ilvl="7" w:tplc="C75CA3C4">
      <w:start w:val="1"/>
      <w:numFmt w:val="bullet"/>
      <w:lvlText w:val="o"/>
      <w:lvlJc w:val="left"/>
      <w:pPr>
        <w:ind w:left="5760" w:hanging="360"/>
      </w:pPr>
      <w:rPr>
        <w:rFonts w:ascii="Courier New" w:hAnsi="Courier New" w:hint="default"/>
      </w:rPr>
    </w:lvl>
    <w:lvl w:ilvl="8" w:tplc="055253A2">
      <w:start w:val="1"/>
      <w:numFmt w:val="bullet"/>
      <w:lvlText w:val=""/>
      <w:lvlJc w:val="left"/>
      <w:pPr>
        <w:ind w:left="6480" w:hanging="360"/>
      </w:pPr>
      <w:rPr>
        <w:rFonts w:ascii="Wingdings" w:hAnsi="Wingdings" w:hint="default"/>
      </w:rPr>
    </w:lvl>
  </w:abstractNum>
  <w:abstractNum w:abstractNumId="639" w15:restartNumberingAfterBreak="0">
    <w:nsid w:val="733640E5"/>
    <w:multiLevelType w:val="hybridMultilevel"/>
    <w:tmpl w:val="F7668F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0" w15:restartNumberingAfterBreak="0">
    <w:nsid w:val="7353765C"/>
    <w:multiLevelType w:val="hybridMultilevel"/>
    <w:tmpl w:val="03B0BC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1" w15:restartNumberingAfterBreak="0">
    <w:nsid w:val="7366496B"/>
    <w:multiLevelType w:val="hybridMultilevel"/>
    <w:tmpl w:val="3CAC1BE2"/>
    <w:lvl w:ilvl="0" w:tplc="102CE436">
      <w:start w:val="1"/>
      <w:numFmt w:val="bullet"/>
      <w:lvlText w:val="·"/>
      <w:lvlJc w:val="left"/>
      <w:pPr>
        <w:ind w:left="720" w:hanging="360"/>
      </w:pPr>
      <w:rPr>
        <w:rFonts w:ascii="Symbol" w:hAnsi="Symbol" w:hint="default"/>
      </w:rPr>
    </w:lvl>
    <w:lvl w:ilvl="1" w:tplc="7E420FCE">
      <w:start w:val="1"/>
      <w:numFmt w:val="bullet"/>
      <w:lvlText w:val="o"/>
      <w:lvlJc w:val="left"/>
      <w:pPr>
        <w:ind w:left="1440" w:hanging="360"/>
      </w:pPr>
      <w:rPr>
        <w:rFonts w:ascii="Courier New" w:hAnsi="Courier New" w:hint="default"/>
      </w:rPr>
    </w:lvl>
    <w:lvl w:ilvl="2" w:tplc="CB0E6DE4">
      <w:start w:val="1"/>
      <w:numFmt w:val="bullet"/>
      <w:lvlText w:val=""/>
      <w:lvlJc w:val="left"/>
      <w:pPr>
        <w:ind w:left="2160" w:hanging="360"/>
      </w:pPr>
      <w:rPr>
        <w:rFonts w:ascii="Wingdings" w:hAnsi="Wingdings" w:hint="default"/>
      </w:rPr>
    </w:lvl>
    <w:lvl w:ilvl="3" w:tplc="5E5C6B68">
      <w:start w:val="1"/>
      <w:numFmt w:val="bullet"/>
      <w:lvlText w:val=""/>
      <w:lvlJc w:val="left"/>
      <w:pPr>
        <w:ind w:left="2880" w:hanging="360"/>
      </w:pPr>
      <w:rPr>
        <w:rFonts w:ascii="Symbol" w:hAnsi="Symbol" w:hint="default"/>
      </w:rPr>
    </w:lvl>
    <w:lvl w:ilvl="4" w:tplc="F748373C">
      <w:start w:val="1"/>
      <w:numFmt w:val="bullet"/>
      <w:lvlText w:val="o"/>
      <w:lvlJc w:val="left"/>
      <w:pPr>
        <w:ind w:left="3600" w:hanging="360"/>
      </w:pPr>
      <w:rPr>
        <w:rFonts w:ascii="Courier New" w:hAnsi="Courier New" w:hint="default"/>
      </w:rPr>
    </w:lvl>
    <w:lvl w:ilvl="5" w:tplc="63E25FB4">
      <w:start w:val="1"/>
      <w:numFmt w:val="bullet"/>
      <w:lvlText w:val=""/>
      <w:lvlJc w:val="left"/>
      <w:pPr>
        <w:ind w:left="4320" w:hanging="360"/>
      </w:pPr>
      <w:rPr>
        <w:rFonts w:ascii="Wingdings" w:hAnsi="Wingdings" w:hint="default"/>
      </w:rPr>
    </w:lvl>
    <w:lvl w:ilvl="6" w:tplc="001C71F8">
      <w:start w:val="1"/>
      <w:numFmt w:val="bullet"/>
      <w:lvlText w:val=""/>
      <w:lvlJc w:val="left"/>
      <w:pPr>
        <w:ind w:left="5040" w:hanging="360"/>
      </w:pPr>
      <w:rPr>
        <w:rFonts w:ascii="Symbol" w:hAnsi="Symbol" w:hint="default"/>
      </w:rPr>
    </w:lvl>
    <w:lvl w:ilvl="7" w:tplc="D7268108">
      <w:start w:val="1"/>
      <w:numFmt w:val="bullet"/>
      <w:lvlText w:val="o"/>
      <w:lvlJc w:val="left"/>
      <w:pPr>
        <w:ind w:left="5760" w:hanging="360"/>
      </w:pPr>
      <w:rPr>
        <w:rFonts w:ascii="Courier New" w:hAnsi="Courier New" w:hint="default"/>
      </w:rPr>
    </w:lvl>
    <w:lvl w:ilvl="8" w:tplc="AFE697E8">
      <w:start w:val="1"/>
      <w:numFmt w:val="bullet"/>
      <w:lvlText w:val=""/>
      <w:lvlJc w:val="left"/>
      <w:pPr>
        <w:ind w:left="6480" w:hanging="360"/>
      </w:pPr>
      <w:rPr>
        <w:rFonts w:ascii="Wingdings" w:hAnsi="Wingdings" w:hint="default"/>
      </w:rPr>
    </w:lvl>
  </w:abstractNum>
  <w:abstractNum w:abstractNumId="642" w15:restartNumberingAfterBreak="0">
    <w:nsid w:val="73857FEF"/>
    <w:multiLevelType w:val="hybridMultilevel"/>
    <w:tmpl w:val="7C5C5EEC"/>
    <w:lvl w:ilvl="0" w:tplc="FB3E10C8">
      <w:start w:val="1"/>
      <w:numFmt w:val="bullet"/>
      <w:lvlText w:val="o"/>
      <w:lvlJc w:val="left"/>
      <w:pPr>
        <w:ind w:left="720" w:hanging="360"/>
      </w:pPr>
      <w:rPr>
        <w:rFonts w:ascii="&quot;Courier New&quot;" w:hAnsi="&quot;Courier New&quot;" w:hint="default"/>
      </w:rPr>
    </w:lvl>
    <w:lvl w:ilvl="1" w:tplc="30326926">
      <w:start w:val="1"/>
      <w:numFmt w:val="bullet"/>
      <w:lvlText w:val="o"/>
      <w:lvlJc w:val="left"/>
      <w:pPr>
        <w:ind w:left="1440" w:hanging="360"/>
      </w:pPr>
      <w:rPr>
        <w:rFonts w:ascii="Courier New" w:hAnsi="Courier New" w:hint="default"/>
      </w:rPr>
    </w:lvl>
    <w:lvl w:ilvl="2" w:tplc="56EE42C4">
      <w:start w:val="1"/>
      <w:numFmt w:val="bullet"/>
      <w:lvlText w:val=""/>
      <w:lvlJc w:val="left"/>
      <w:pPr>
        <w:ind w:left="2160" w:hanging="360"/>
      </w:pPr>
      <w:rPr>
        <w:rFonts w:ascii="Wingdings" w:hAnsi="Wingdings" w:hint="default"/>
      </w:rPr>
    </w:lvl>
    <w:lvl w:ilvl="3" w:tplc="C8481704">
      <w:start w:val="1"/>
      <w:numFmt w:val="bullet"/>
      <w:lvlText w:val=""/>
      <w:lvlJc w:val="left"/>
      <w:pPr>
        <w:ind w:left="2880" w:hanging="360"/>
      </w:pPr>
      <w:rPr>
        <w:rFonts w:ascii="Symbol" w:hAnsi="Symbol" w:hint="default"/>
      </w:rPr>
    </w:lvl>
    <w:lvl w:ilvl="4" w:tplc="7278D034">
      <w:start w:val="1"/>
      <w:numFmt w:val="bullet"/>
      <w:lvlText w:val="o"/>
      <w:lvlJc w:val="left"/>
      <w:pPr>
        <w:ind w:left="3600" w:hanging="360"/>
      </w:pPr>
      <w:rPr>
        <w:rFonts w:ascii="Courier New" w:hAnsi="Courier New" w:hint="default"/>
      </w:rPr>
    </w:lvl>
    <w:lvl w:ilvl="5" w:tplc="D5A0068E">
      <w:start w:val="1"/>
      <w:numFmt w:val="bullet"/>
      <w:lvlText w:val=""/>
      <w:lvlJc w:val="left"/>
      <w:pPr>
        <w:ind w:left="4320" w:hanging="360"/>
      </w:pPr>
      <w:rPr>
        <w:rFonts w:ascii="Wingdings" w:hAnsi="Wingdings" w:hint="default"/>
      </w:rPr>
    </w:lvl>
    <w:lvl w:ilvl="6" w:tplc="B3B6D48C">
      <w:start w:val="1"/>
      <w:numFmt w:val="bullet"/>
      <w:lvlText w:val=""/>
      <w:lvlJc w:val="left"/>
      <w:pPr>
        <w:ind w:left="5040" w:hanging="360"/>
      </w:pPr>
      <w:rPr>
        <w:rFonts w:ascii="Symbol" w:hAnsi="Symbol" w:hint="default"/>
      </w:rPr>
    </w:lvl>
    <w:lvl w:ilvl="7" w:tplc="B64E68B0">
      <w:start w:val="1"/>
      <w:numFmt w:val="bullet"/>
      <w:lvlText w:val="o"/>
      <w:lvlJc w:val="left"/>
      <w:pPr>
        <w:ind w:left="5760" w:hanging="360"/>
      </w:pPr>
      <w:rPr>
        <w:rFonts w:ascii="Courier New" w:hAnsi="Courier New" w:hint="default"/>
      </w:rPr>
    </w:lvl>
    <w:lvl w:ilvl="8" w:tplc="90385E72">
      <w:start w:val="1"/>
      <w:numFmt w:val="bullet"/>
      <w:lvlText w:val=""/>
      <w:lvlJc w:val="left"/>
      <w:pPr>
        <w:ind w:left="6480" w:hanging="360"/>
      </w:pPr>
      <w:rPr>
        <w:rFonts w:ascii="Wingdings" w:hAnsi="Wingdings" w:hint="default"/>
      </w:rPr>
    </w:lvl>
  </w:abstractNum>
  <w:abstractNum w:abstractNumId="643" w15:restartNumberingAfterBreak="0">
    <w:nsid w:val="738C0B7F"/>
    <w:multiLevelType w:val="hybridMultilevel"/>
    <w:tmpl w:val="7CC86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4" w15:restartNumberingAfterBreak="0">
    <w:nsid w:val="738C1148"/>
    <w:multiLevelType w:val="hybridMultilevel"/>
    <w:tmpl w:val="E126F5B6"/>
    <w:lvl w:ilvl="0" w:tplc="D35C0CA2">
      <w:start w:val="1"/>
      <w:numFmt w:val="bullet"/>
      <w:lvlText w:val="o"/>
      <w:lvlJc w:val="left"/>
      <w:pPr>
        <w:ind w:left="720" w:hanging="360"/>
      </w:pPr>
      <w:rPr>
        <w:rFonts w:ascii="Symbol" w:hAnsi="Symbol" w:hint="default"/>
      </w:rPr>
    </w:lvl>
    <w:lvl w:ilvl="1" w:tplc="250831AA">
      <w:start w:val="1"/>
      <w:numFmt w:val="bullet"/>
      <w:lvlText w:val="o"/>
      <w:lvlJc w:val="left"/>
      <w:pPr>
        <w:ind w:left="1440" w:hanging="360"/>
      </w:pPr>
      <w:rPr>
        <w:rFonts w:ascii="Courier New" w:hAnsi="Courier New" w:hint="default"/>
      </w:rPr>
    </w:lvl>
    <w:lvl w:ilvl="2" w:tplc="A5064A06">
      <w:start w:val="1"/>
      <w:numFmt w:val="bullet"/>
      <w:lvlText w:val=""/>
      <w:lvlJc w:val="left"/>
      <w:pPr>
        <w:ind w:left="2160" w:hanging="360"/>
      </w:pPr>
      <w:rPr>
        <w:rFonts w:ascii="Wingdings" w:hAnsi="Wingdings" w:hint="default"/>
      </w:rPr>
    </w:lvl>
    <w:lvl w:ilvl="3" w:tplc="606EF51E">
      <w:start w:val="1"/>
      <w:numFmt w:val="bullet"/>
      <w:lvlText w:val=""/>
      <w:lvlJc w:val="left"/>
      <w:pPr>
        <w:ind w:left="2880" w:hanging="360"/>
      </w:pPr>
      <w:rPr>
        <w:rFonts w:ascii="Symbol" w:hAnsi="Symbol" w:hint="default"/>
      </w:rPr>
    </w:lvl>
    <w:lvl w:ilvl="4" w:tplc="426A50B6">
      <w:start w:val="1"/>
      <w:numFmt w:val="bullet"/>
      <w:lvlText w:val="o"/>
      <w:lvlJc w:val="left"/>
      <w:pPr>
        <w:ind w:left="3600" w:hanging="360"/>
      </w:pPr>
      <w:rPr>
        <w:rFonts w:ascii="Courier New" w:hAnsi="Courier New" w:hint="default"/>
      </w:rPr>
    </w:lvl>
    <w:lvl w:ilvl="5" w:tplc="C7D25FD2">
      <w:start w:val="1"/>
      <w:numFmt w:val="bullet"/>
      <w:lvlText w:val=""/>
      <w:lvlJc w:val="left"/>
      <w:pPr>
        <w:ind w:left="4320" w:hanging="360"/>
      </w:pPr>
      <w:rPr>
        <w:rFonts w:ascii="Wingdings" w:hAnsi="Wingdings" w:hint="default"/>
      </w:rPr>
    </w:lvl>
    <w:lvl w:ilvl="6" w:tplc="964A434E">
      <w:start w:val="1"/>
      <w:numFmt w:val="bullet"/>
      <w:lvlText w:val=""/>
      <w:lvlJc w:val="left"/>
      <w:pPr>
        <w:ind w:left="5040" w:hanging="360"/>
      </w:pPr>
      <w:rPr>
        <w:rFonts w:ascii="Symbol" w:hAnsi="Symbol" w:hint="default"/>
      </w:rPr>
    </w:lvl>
    <w:lvl w:ilvl="7" w:tplc="8E1C5DB8">
      <w:start w:val="1"/>
      <w:numFmt w:val="bullet"/>
      <w:lvlText w:val="o"/>
      <w:lvlJc w:val="left"/>
      <w:pPr>
        <w:ind w:left="5760" w:hanging="360"/>
      </w:pPr>
      <w:rPr>
        <w:rFonts w:ascii="Courier New" w:hAnsi="Courier New" w:hint="default"/>
      </w:rPr>
    </w:lvl>
    <w:lvl w:ilvl="8" w:tplc="DBD2C10A">
      <w:start w:val="1"/>
      <w:numFmt w:val="bullet"/>
      <w:lvlText w:val=""/>
      <w:lvlJc w:val="left"/>
      <w:pPr>
        <w:ind w:left="6480" w:hanging="360"/>
      </w:pPr>
      <w:rPr>
        <w:rFonts w:ascii="Wingdings" w:hAnsi="Wingdings" w:hint="default"/>
      </w:rPr>
    </w:lvl>
  </w:abstractNum>
  <w:abstractNum w:abstractNumId="645" w15:restartNumberingAfterBreak="0">
    <w:nsid w:val="73B52F46"/>
    <w:multiLevelType w:val="multilevel"/>
    <w:tmpl w:val="1BACE55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46" w15:restartNumberingAfterBreak="0">
    <w:nsid w:val="73E486A6"/>
    <w:multiLevelType w:val="hybridMultilevel"/>
    <w:tmpl w:val="303CDC24"/>
    <w:lvl w:ilvl="0" w:tplc="D4021264">
      <w:start w:val="1"/>
      <w:numFmt w:val="bullet"/>
      <w:lvlText w:val=""/>
      <w:lvlJc w:val="left"/>
      <w:pPr>
        <w:ind w:left="2160" w:hanging="360"/>
      </w:pPr>
      <w:rPr>
        <w:rFonts w:ascii="Wingdings" w:hAnsi="Wingdings" w:hint="default"/>
      </w:rPr>
    </w:lvl>
    <w:lvl w:ilvl="1" w:tplc="E584A2C0">
      <w:start w:val="1"/>
      <w:numFmt w:val="bullet"/>
      <w:lvlText w:val="o"/>
      <w:lvlJc w:val="left"/>
      <w:pPr>
        <w:ind w:left="2880" w:hanging="360"/>
      </w:pPr>
      <w:rPr>
        <w:rFonts w:ascii="Courier New" w:hAnsi="Courier New" w:hint="default"/>
      </w:rPr>
    </w:lvl>
    <w:lvl w:ilvl="2" w:tplc="52924452">
      <w:start w:val="1"/>
      <w:numFmt w:val="bullet"/>
      <w:lvlText w:val=""/>
      <w:lvlJc w:val="left"/>
      <w:pPr>
        <w:ind w:left="3600" w:hanging="360"/>
      </w:pPr>
      <w:rPr>
        <w:rFonts w:ascii="Wingdings" w:hAnsi="Wingdings" w:hint="default"/>
      </w:rPr>
    </w:lvl>
    <w:lvl w:ilvl="3" w:tplc="748696EC">
      <w:start w:val="1"/>
      <w:numFmt w:val="bullet"/>
      <w:lvlText w:val=""/>
      <w:lvlJc w:val="left"/>
      <w:pPr>
        <w:ind w:left="4320" w:hanging="360"/>
      </w:pPr>
      <w:rPr>
        <w:rFonts w:ascii="Symbol" w:hAnsi="Symbol" w:hint="default"/>
      </w:rPr>
    </w:lvl>
    <w:lvl w:ilvl="4" w:tplc="88C80204">
      <w:start w:val="1"/>
      <w:numFmt w:val="bullet"/>
      <w:lvlText w:val="o"/>
      <w:lvlJc w:val="left"/>
      <w:pPr>
        <w:ind w:left="5040" w:hanging="360"/>
      </w:pPr>
      <w:rPr>
        <w:rFonts w:ascii="Courier New" w:hAnsi="Courier New" w:hint="default"/>
      </w:rPr>
    </w:lvl>
    <w:lvl w:ilvl="5" w:tplc="BD0C2942">
      <w:start w:val="1"/>
      <w:numFmt w:val="bullet"/>
      <w:lvlText w:val=""/>
      <w:lvlJc w:val="left"/>
      <w:pPr>
        <w:ind w:left="5760" w:hanging="360"/>
      </w:pPr>
      <w:rPr>
        <w:rFonts w:ascii="Wingdings" w:hAnsi="Wingdings" w:hint="default"/>
      </w:rPr>
    </w:lvl>
    <w:lvl w:ilvl="6" w:tplc="121875D6">
      <w:start w:val="1"/>
      <w:numFmt w:val="bullet"/>
      <w:lvlText w:val=""/>
      <w:lvlJc w:val="left"/>
      <w:pPr>
        <w:ind w:left="6480" w:hanging="360"/>
      </w:pPr>
      <w:rPr>
        <w:rFonts w:ascii="Symbol" w:hAnsi="Symbol" w:hint="default"/>
      </w:rPr>
    </w:lvl>
    <w:lvl w:ilvl="7" w:tplc="1684370C">
      <w:start w:val="1"/>
      <w:numFmt w:val="bullet"/>
      <w:lvlText w:val="o"/>
      <w:lvlJc w:val="left"/>
      <w:pPr>
        <w:ind w:left="7200" w:hanging="360"/>
      </w:pPr>
      <w:rPr>
        <w:rFonts w:ascii="Courier New" w:hAnsi="Courier New" w:hint="default"/>
      </w:rPr>
    </w:lvl>
    <w:lvl w:ilvl="8" w:tplc="15A60A1C">
      <w:start w:val="1"/>
      <w:numFmt w:val="bullet"/>
      <w:lvlText w:val=""/>
      <w:lvlJc w:val="left"/>
      <w:pPr>
        <w:ind w:left="7920" w:hanging="360"/>
      </w:pPr>
      <w:rPr>
        <w:rFonts w:ascii="Wingdings" w:hAnsi="Wingdings" w:hint="default"/>
      </w:rPr>
    </w:lvl>
  </w:abstractNum>
  <w:abstractNum w:abstractNumId="647" w15:restartNumberingAfterBreak="0">
    <w:nsid w:val="73EA37D5"/>
    <w:multiLevelType w:val="hybridMultilevel"/>
    <w:tmpl w:val="4B80F0C6"/>
    <w:lvl w:ilvl="0" w:tplc="7CC0478E">
      <w:start w:val="1"/>
      <w:numFmt w:val="bullet"/>
      <w:lvlText w:val=""/>
      <w:lvlJc w:val="left"/>
      <w:pPr>
        <w:ind w:left="720" w:hanging="360"/>
      </w:pPr>
      <w:rPr>
        <w:rFonts w:ascii="Symbol" w:hAnsi="Symbol" w:hint="default"/>
      </w:rPr>
    </w:lvl>
    <w:lvl w:ilvl="1" w:tplc="7F1A94B0">
      <w:start w:val="1"/>
      <w:numFmt w:val="bullet"/>
      <w:lvlText w:val="o"/>
      <w:lvlJc w:val="left"/>
      <w:pPr>
        <w:ind w:left="1440" w:hanging="360"/>
      </w:pPr>
      <w:rPr>
        <w:rFonts w:ascii="&quot;Courier New&quot;" w:hAnsi="&quot;Courier New&quot;" w:hint="default"/>
      </w:rPr>
    </w:lvl>
    <w:lvl w:ilvl="2" w:tplc="B95EC5D4">
      <w:start w:val="1"/>
      <w:numFmt w:val="bullet"/>
      <w:lvlText w:val=""/>
      <w:lvlJc w:val="left"/>
      <w:pPr>
        <w:ind w:left="2160" w:hanging="360"/>
      </w:pPr>
      <w:rPr>
        <w:rFonts w:ascii="Wingdings" w:hAnsi="Wingdings" w:hint="default"/>
      </w:rPr>
    </w:lvl>
    <w:lvl w:ilvl="3" w:tplc="F3B29C84">
      <w:start w:val="1"/>
      <w:numFmt w:val="bullet"/>
      <w:lvlText w:val=""/>
      <w:lvlJc w:val="left"/>
      <w:pPr>
        <w:ind w:left="2880" w:hanging="360"/>
      </w:pPr>
      <w:rPr>
        <w:rFonts w:ascii="Symbol" w:hAnsi="Symbol" w:hint="default"/>
      </w:rPr>
    </w:lvl>
    <w:lvl w:ilvl="4" w:tplc="16448BE6">
      <w:start w:val="1"/>
      <w:numFmt w:val="bullet"/>
      <w:lvlText w:val="o"/>
      <w:lvlJc w:val="left"/>
      <w:pPr>
        <w:ind w:left="3600" w:hanging="360"/>
      </w:pPr>
      <w:rPr>
        <w:rFonts w:ascii="Courier New" w:hAnsi="Courier New" w:hint="default"/>
      </w:rPr>
    </w:lvl>
    <w:lvl w:ilvl="5" w:tplc="8A6AAD88">
      <w:start w:val="1"/>
      <w:numFmt w:val="bullet"/>
      <w:lvlText w:val=""/>
      <w:lvlJc w:val="left"/>
      <w:pPr>
        <w:ind w:left="4320" w:hanging="360"/>
      </w:pPr>
      <w:rPr>
        <w:rFonts w:ascii="Wingdings" w:hAnsi="Wingdings" w:hint="default"/>
      </w:rPr>
    </w:lvl>
    <w:lvl w:ilvl="6" w:tplc="D8AA9B36">
      <w:start w:val="1"/>
      <w:numFmt w:val="bullet"/>
      <w:lvlText w:val=""/>
      <w:lvlJc w:val="left"/>
      <w:pPr>
        <w:ind w:left="5040" w:hanging="360"/>
      </w:pPr>
      <w:rPr>
        <w:rFonts w:ascii="Symbol" w:hAnsi="Symbol" w:hint="default"/>
      </w:rPr>
    </w:lvl>
    <w:lvl w:ilvl="7" w:tplc="D9F64B60">
      <w:start w:val="1"/>
      <w:numFmt w:val="bullet"/>
      <w:lvlText w:val="o"/>
      <w:lvlJc w:val="left"/>
      <w:pPr>
        <w:ind w:left="5760" w:hanging="360"/>
      </w:pPr>
      <w:rPr>
        <w:rFonts w:ascii="Courier New" w:hAnsi="Courier New" w:hint="default"/>
      </w:rPr>
    </w:lvl>
    <w:lvl w:ilvl="8" w:tplc="162A91AC">
      <w:start w:val="1"/>
      <w:numFmt w:val="bullet"/>
      <w:lvlText w:val=""/>
      <w:lvlJc w:val="left"/>
      <w:pPr>
        <w:ind w:left="6480" w:hanging="360"/>
      </w:pPr>
      <w:rPr>
        <w:rFonts w:ascii="Wingdings" w:hAnsi="Wingdings" w:hint="default"/>
      </w:rPr>
    </w:lvl>
  </w:abstractNum>
  <w:abstractNum w:abstractNumId="648" w15:restartNumberingAfterBreak="0">
    <w:nsid w:val="7407C329"/>
    <w:multiLevelType w:val="hybridMultilevel"/>
    <w:tmpl w:val="2A463CF6"/>
    <w:lvl w:ilvl="0" w:tplc="F32A59B2">
      <w:start w:val="1"/>
      <w:numFmt w:val="decimal"/>
      <w:lvlText w:val="%1."/>
      <w:lvlJc w:val="left"/>
      <w:pPr>
        <w:ind w:left="720" w:hanging="360"/>
      </w:pPr>
    </w:lvl>
    <w:lvl w:ilvl="1" w:tplc="9672197C">
      <w:start w:val="1"/>
      <w:numFmt w:val="lowerLetter"/>
      <w:lvlText w:val="%2."/>
      <w:lvlJc w:val="left"/>
      <w:pPr>
        <w:ind w:left="1440" w:hanging="360"/>
      </w:pPr>
    </w:lvl>
    <w:lvl w:ilvl="2" w:tplc="F18888E6">
      <w:start w:val="1"/>
      <w:numFmt w:val="lowerRoman"/>
      <w:lvlText w:val="%3."/>
      <w:lvlJc w:val="right"/>
      <w:pPr>
        <w:ind w:left="2160" w:hanging="180"/>
      </w:pPr>
    </w:lvl>
    <w:lvl w:ilvl="3" w:tplc="89DE92EE">
      <w:start w:val="1"/>
      <w:numFmt w:val="decimal"/>
      <w:lvlText w:val="%4."/>
      <w:lvlJc w:val="left"/>
      <w:pPr>
        <w:ind w:left="2880" w:hanging="360"/>
      </w:pPr>
    </w:lvl>
    <w:lvl w:ilvl="4" w:tplc="6256F62E">
      <w:start w:val="1"/>
      <w:numFmt w:val="lowerLetter"/>
      <w:lvlText w:val="%5."/>
      <w:lvlJc w:val="left"/>
      <w:pPr>
        <w:ind w:left="3600" w:hanging="360"/>
      </w:pPr>
    </w:lvl>
    <w:lvl w:ilvl="5" w:tplc="F57AE2A6">
      <w:start w:val="1"/>
      <w:numFmt w:val="lowerRoman"/>
      <w:lvlText w:val="%6."/>
      <w:lvlJc w:val="right"/>
      <w:pPr>
        <w:ind w:left="4320" w:hanging="180"/>
      </w:pPr>
    </w:lvl>
    <w:lvl w:ilvl="6" w:tplc="8A72A4D6">
      <w:start w:val="1"/>
      <w:numFmt w:val="decimal"/>
      <w:lvlText w:val="%7."/>
      <w:lvlJc w:val="left"/>
      <w:pPr>
        <w:ind w:left="5040" w:hanging="360"/>
      </w:pPr>
    </w:lvl>
    <w:lvl w:ilvl="7" w:tplc="171E36DE">
      <w:start w:val="1"/>
      <w:numFmt w:val="lowerLetter"/>
      <w:lvlText w:val="%8."/>
      <w:lvlJc w:val="left"/>
      <w:pPr>
        <w:ind w:left="5760" w:hanging="360"/>
      </w:pPr>
    </w:lvl>
    <w:lvl w:ilvl="8" w:tplc="2AEE7908">
      <w:start w:val="1"/>
      <w:numFmt w:val="lowerRoman"/>
      <w:lvlText w:val="%9."/>
      <w:lvlJc w:val="right"/>
      <w:pPr>
        <w:ind w:left="6480" w:hanging="180"/>
      </w:pPr>
    </w:lvl>
  </w:abstractNum>
  <w:abstractNum w:abstractNumId="649" w15:restartNumberingAfterBreak="0">
    <w:nsid w:val="743045B9"/>
    <w:multiLevelType w:val="hybridMultilevel"/>
    <w:tmpl w:val="83B66DB4"/>
    <w:lvl w:ilvl="0" w:tplc="35463DAE">
      <w:start w:val="1"/>
      <w:numFmt w:val="bullet"/>
      <w:lvlText w:val=""/>
      <w:lvlJc w:val="left"/>
      <w:pPr>
        <w:ind w:left="720" w:hanging="360"/>
      </w:pPr>
      <w:rPr>
        <w:rFonts w:ascii="Symbol" w:hAnsi="Symbol" w:hint="default"/>
      </w:rPr>
    </w:lvl>
    <w:lvl w:ilvl="1" w:tplc="957C4864">
      <w:start w:val="1"/>
      <w:numFmt w:val="bullet"/>
      <w:lvlText w:val="·"/>
      <w:lvlJc w:val="left"/>
      <w:pPr>
        <w:ind w:left="1440" w:hanging="360"/>
      </w:pPr>
      <w:rPr>
        <w:rFonts w:ascii="Symbol" w:hAnsi="Symbol" w:hint="default"/>
      </w:rPr>
    </w:lvl>
    <w:lvl w:ilvl="2" w:tplc="AF561F80">
      <w:start w:val="1"/>
      <w:numFmt w:val="bullet"/>
      <w:lvlText w:val=""/>
      <w:lvlJc w:val="left"/>
      <w:pPr>
        <w:ind w:left="2160" w:hanging="360"/>
      </w:pPr>
      <w:rPr>
        <w:rFonts w:ascii="Wingdings" w:hAnsi="Wingdings" w:hint="default"/>
      </w:rPr>
    </w:lvl>
    <w:lvl w:ilvl="3" w:tplc="D9DC8462">
      <w:start w:val="1"/>
      <w:numFmt w:val="bullet"/>
      <w:lvlText w:val=""/>
      <w:lvlJc w:val="left"/>
      <w:pPr>
        <w:ind w:left="2880" w:hanging="360"/>
      </w:pPr>
      <w:rPr>
        <w:rFonts w:ascii="Symbol" w:hAnsi="Symbol" w:hint="default"/>
      </w:rPr>
    </w:lvl>
    <w:lvl w:ilvl="4" w:tplc="1CD4364E">
      <w:start w:val="1"/>
      <w:numFmt w:val="bullet"/>
      <w:lvlText w:val="o"/>
      <w:lvlJc w:val="left"/>
      <w:pPr>
        <w:ind w:left="3600" w:hanging="360"/>
      </w:pPr>
      <w:rPr>
        <w:rFonts w:ascii="Courier New" w:hAnsi="Courier New" w:hint="default"/>
      </w:rPr>
    </w:lvl>
    <w:lvl w:ilvl="5" w:tplc="AC48C97A">
      <w:start w:val="1"/>
      <w:numFmt w:val="bullet"/>
      <w:lvlText w:val=""/>
      <w:lvlJc w:val="left"/>
      <w:pPr>
        <w:ind w:left="4320" w:hanging="360"/>
      </w:pPr>
      <w:rPr>
        <w:rFonts w:ascii="Wingdings" w:hAnsi="Wingdings" w:hint="default"/>
      </w:rPr>
    </w:lvl>
    <w:lvl w:ilvl="6" w:tplc="D3F042AC">
      <w:start w:val="1"/>
      <w:numFmt w:val="bullet"/>
      <w:lvlText w:val=""/>
      <w:lvlJc w:val="left"/>
      <w:pPr>
        <w:ind w:left="5040" w:hanging="360"/>
      </w:pPr>
      <w:rPr>
        <w:rFonts w:ascii="Symbol" w:hAnsi="Symbol" w:hint="default"/>
      </w:rPr>
    </w:lvl>
    <w:lvl w:ilvl="7" w:tplc="1EA27610">
      <w:start w:val="1"/>
      <w:numFmt w:val="bullet"/>
      <w:lvlText w:val="o"/>
      <w:lvlJc w:val="left"/>
      <w:pPr>
        <w:ind w:left="5760" w:hanging="360"/>
      </w:pPr>
      <w:rPr>
        <w:rFonts w:ascii="Courier New" w:hAnsi="Courier New" w:hint="default"/>
      </w:rPr>
    </w:lvl>
    <w:lvl w:ilvl="8" w:tplc="C52A5FE0">
      <w:start w:val="1"/>
      <w:numFmt w:val="bullet"/>
      <w:lvlText w:val=""/>
      <w:lvlJc w:val="left"/>
      <w:pPr>
        <w:ind w:left="6480" w:hanging="360"/>
      </w:pPr>
      <w:rPr>
        <w:rFonts w:ascii="Wingdings" w:hAnsi="Wingdings" w:hint="default"/>
      </w:rPr>
    </w:lvl>
  </w:abstractNum>
  <w:abstractNum w:abstractNumId="650" w15:restartNumberingAfterBreak="0">
    <w:nsid w:val="744B342F"/>
    <w:multiLevelType w:val="hybridMultilevel"/>
    <w:tmpl w:val="66229C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1" w15:restartNumberingAfterBreak="0">
    <w:nsid w:val="7452A1D2"/>
    <w:multiLevelType w:val="hybridMultilevel"/>
    <w:tmpl w:val="4EBCF9D2"/>
    <w:lvl w:ilvl="0" w:tplc="87649400">
      <w:start w:val="1"/>
      <w:numFmt w:val="decimal"/>
      <w:lvlText w:val="%1."/>
      <w:lvlJc w:val="left"/>
      <w:pPr>
        <w:ind w:left="720" w:hanging="360"/>
      </w:pPr>
    </w:lvl>
    <w:lvl w:ilvl="1" w:tplc="3780843C">
      <w:start w:val="1"/>
      <w:numFmt w:val="lowerLetter"/>
      <w:lvlText w:val="%2."/>
      <w:lvlJc w:val="left"/>
      <w:pPr>
        <w:ind w:left="1440" w:hanging="360"/>
      </w:pPr>
    </w:lvl>
    <w:lvl w:ilvl="2" w:tplc="668A2CAA">
      <w:start w:val="3"/>
      <w:numFmt w:val="lowerRoman"/>
      <w:lvlText w:val="%3."/>
      <w:lvlJc w:val="right"/>
      <w:pPr>
        <w:ind w:left="2160" w:hanging="180"/>
      </w:pPr>
    </w:lvl>
    <w:lvl w:ilvl="3" w:tplc="DD2EC656">
      <w:start w:val="1"/>
      <w:numFmt w:val="decimal"/>
      <w:lvlText w:val="%4."/>
      <w:lvlJc w:val="left"/>
      <w:pPr>
        <w:ind w:left="2880" w:hanging="360"/>
      </w:pPr>
    </w:lvl>
    <w:lvl w:ilvl="4" w:tplc="6C1276BE">
      <w:start w:val="1"/>
      <w:numFmt w:val="lowerLetter"/>
      <w:lvlText w:val="%5."/>
      <w:lvlJc w:val="left"/>
      <w:pPr>
        <w:ind w:left="3600" w:hanging="360"/>
      </w:pPr>
    </w:lvl>
    <w:lvl w:ilvl="5" w:tplc="EDA69590">
      <w:start w:val="1"/>
      <w:numFmt w:val="lowerRoman"/>
      <w:lvlText w:val="%6."/>
      <w:lvlJc w:val="right"/>
      <w:pPr>
        <w:ind w:left="4320" w:hanging="180"/>
      </w:pPr>
    </w:lvl>
    <w:lvl w:ilvl="6" w:tplc="431271A4">
      <w:start w:val="1"/>
      <w:numFmt w:val="decimal"/>
      <w:lvlText w:val="%7."/>
      <w:lvlJc w:val="left"/>
      <w:pPr>
        <w:ind w:left="5040" w:hanging="360"/>
      </w:pPr>
    </w:lvl>
    <w:lvl w:ilvl="7" w:tplc="15A2409A">
      <w:start w:val="1"/>
      <w:numFmt w:val="lowerLetter"/>
      <w:lvlText w:val="%8."/>
      <w:lvlJc w:val="left"/>
      <w:pPr>
        <w:ind w:left="5760" w:hanging="360"/>
      </w:pPr>
    </w:lvl>
    <w:lvl w:ilvl="8" w:tplc="B1687D9E">
      <w:start w:val="1"/>
      <w:numFmt w:val="lowerRoman"/>
      <w:lvlText w:val="%9."/>
      <w:lvlJc w:val="right"/>
      <w:pPr>
        <w:ind w:left="6480" w:hanging="180"/>
      </w:pPr>
    </w:lvl>
  </w:abstractNum>
  <w:abstractNum w:abstractNumId="652" w15:restartNumberingAfterBreak="0">
    <w:nsid w:val="7491A245"/>
    <w:multiLevelType w:val="hybridMultilevel"/>
    <w:tmpl w:val="5974361E"/>
    <w:lvl w:ilvl="0" w:tplc="A014A580">
      <w:start w:val="1"/>
      <w:numFmt w:val="decimal"/>
      <w:lvlText w:val="%1."/>
      <w:lvlJc w:val="left"/>
      <w:pPr>
        <w:ind w:left="720" w:hanging="360"/>
      </w:pPr>
    </w:lvl>
    <w:lvl w:ilvl="1" w:tplc="A37EB4A6">
      <w:start w:val="1"/>
      <w:numFmt w:val="lowerLetter"/>
      <w:lvlText w:val="%2."/>
      <w:lvlJc w:val="left"/>
      <w:pPr>
        <w:ind w:left="1440" w:hanging="360"/>
      </w:pPr>
    </w:lvl>
    <w:lvl w:ilvl="2" w:tplc="B5DC60E6">
      <w:start w:val="1"/>
      <w:numFmt w:val="lowerRoman"/>
      <w:lvlText w:val="%3."/>
      <w:lvlJc w:val="right"/>
      <w:pPr>
        <w:ind w:left="2160" w:hanging="180"/>
      </w:pPr>
    </w:lvl>
    <w:lvl w:ilvl="3" w:tplc="BBD2E78A">
      <w:start w:val="1"/>
      <w:numFmt w:val="decimal"/>
      <w:lvlText w:val="%4."/>
      <w:lvlJc w:val="left"/>
      <w:pPr>
        <w:ind w:left="2880" w:hanging="360"/>
      </w:pPr>
    </w:lvl>
    <w:lvl w:ilvl="4" w:tplc="287EC11E">
      <w:start w:val="1"/>
      <w:numFmt w:val="lowerLetter"/>
      <w:lvlText w:val="%5."/>
      <w:lvlJc w:val="left"/>
      <w:pPr>
        <w:ind w:left="3600" w:hanging="360"/>
      </w:pPr>
    </w:lvl>
    <w:lvl w:ilvl="5" w:tplc="31666786">
      <w:start w:val="1"/>
      <w:numFmt w:val="lowerRoman"/>
      <w:lvlText w:val="%6."/>
      <w:lvlJc w:val="right"/>
      <w:pPr>
        <w:ind w:left="4320" w:hanging="180"/>
      </w:pPr>
    </w:lvl>
    <w:lvl w:ilvl="6" w:tplc="DBA026C8">
      <w:start w:val="1"/>
      <w:numFmt w:val="decimal"/>
      <w:lvlText w:val="%7."/>
      <w:lvlJc w:val="left"/>
      <w:pPr>
        <w:ind w:left="5040" w:hanging="360"/>
      </w:pPr>
    </w:lvl>
    <w:lvl w:ilvl="7" w:tplc="44A49E86">
      <w:start w:val="1"/>
      <w:numFmt w:val="lowerLetter"/>
      <w:lvlText w:val="%8."/>
      <w:lvlJc w:val="left"/>
      <w:pPr>
        <w:ind w:left="5760" w:hanging="360"/>
      </w:pPr>
    </w:lvl>
    <w:lvl w:ilvl="8" w:tplc="FCCE0FAA">
      <w:start w:val="1"/>
      <w:numFmt w:val="lowerRoman"/>
      <w:lvlText w:val="%9."/>
      <w:lvlJc w:val="right"/>
      <w:pPr>
        <w:ind w:left="6480" w:hanging="180"/>
      </w:pPr>
    </w:lvl>
  </w:abstractNum>
  <w:abstractNum w:abstractNumId="653" w15:restartNumberingAfterBreak="0">
    <w:nsid w:val="7499674F"/>
    <w:multiLevelType w:val="hybridMultilevel"/>
    <w:tmpl w:val="E2D6B970"/>
    <w:lvl w:ilvl="0" w:tplc="CD06FE9A">
      <w:start w:val="1"/>
      <w:numFmt w:val="bullet"/>
      <w:lvlText w:val=""/>
      <w:lvlJc w:val="left"/>
      <w:pPr>
        <w:ind w:left="1080" w:hanging="360"/>
      </w:pPr>
      <w:rPr>
        <w:rFonts w:ascii="Symbol" w:hAnsi="Symbol" w:hint="default"/>
      </w:rPr>
    </w:lvl>
    <w:lvl w:ilvl="1" w:tplc="03AEA2F4" w:tentative="1">
      <w:start w:val="1"/>
      <w:numFmt w:val="bullet"/>
      <w:lvlText w:val="o"/>
      <w:lvlJc w:val="left"/>
      <w:pPr>
        <w:ind w:left="1800" w:hanging="360"/>
      </w:pPr>
      <w:rPr>
        <w:rFonts w:ascii="Courier New" w:hAnsi="Courier New" w:hint="default"/>
      </w:rPr>
    </w:lvl>
    <w:lvl w:ilvl="2" w:tplc="0318054C" w:tentative="1">
      <w:start w:val="1"/>
      <w:numFmt w:val="bullet"/>
      <w:lvlText w:val=""/>
      <w:lvlJc w:val="left"/>
      <w:pPr>
        <w:ind w:left="2520" w:hanging="360"/>
      </w:pPr>
      <w:rPr>
        <w:rFonts w:ascii="Wingdings" w:hAnsi="Wingdings" w:hint="default"/>
      </w:rPr>
    </w:lvl>
    <w:lvl w:ilvl="3" w:tplc="A9327CC4" w:tentative="1">
      <w:start w:val="1"/>
      <w:numFmt w:val="bullet"/>
      <w:lvlText w:val=""/>
      <w:lvlJc w:val="left"/>
      <w:pPr>
        <w:ind w:left="3240" w:hanging="360"/>
      </w:pPr>
      <w:rPr>
        <w:rFonts w:ascii="Symbol" w:hAnsi="Symbol" w:hint="default"/>
      </w:rPr>
    </w:lvl>
    <w:lvl w:ilvl="4" w:tplc="FA344108" w:tentative="1">
      <w:start w:val="1"/>
      <w:numFmt w:val="bullet"/>
      <w:lvlText w:val="o"/>
      <w:lvlJc w:val="left"/>
      <w:pPr>
        <w:ind w:left="3960" w:hanging="360"/>
      </w:pPr>
      <w:rPr>
        <w:rFonts w:ascii="Courier New" w:hAnsi="Courier New" w:hint="default"/>
      </w:rPr>
    </w:lvl>
    <w:lvl w:ilvl="5" w:tplc="4BF42418" w:tentative="1">
      <w:start w:val="1"/>
      <w:numFmt w:val="bullet"/>
      <w:lvlText w:val=""/>
      <w:lvlJc w:val="left"/>
      <w:pPr>
        <w:ind w:left="4680" w:hanging="360"/>
      </w:pPr>
      <w:rPr>
        <w:rFonts w:ascii="Wingdings" w:hAnsi="Wingdings" w:hint="default"/>
      </w:rPr>
    </w:lvl>
    <w:lvl w:ilvl="6" w:tplc="10641360" w:tentative="1">
      <w:start w:val="1"/>
      <w:numFmt w:val="bullet"/>
      <w:lvlText w:val=""/>
      <w:lvlJc w:val="left"/>
      <w:pPr>
        <w:ind w:left="5400" w:hanging="360"/>
      </w:pPr>
      <w:rPr>
        <w:rFonts w:ascii="Symbol" w:hAnsi="Symbol" w:hint="default"/>
      </w:rPr>
    </w:lvl>
    <w:lvl w:ilvl="7" w:tplc="B9940C92" w:tentative="1">
      <w:start w:val="1"/>
      <w:numFmt w:val="bullet"/>
      <w:lvlText w:val="o"/>
      <w:lvlJc w:val="left"/>
      <w:pPr>
        <w:ind w:left="6120" w:hanging="360"/>
      </w:pPr>
      <w:rPr>
        <w:rFonts w:ascii="Courier New" w:hAnsi="Courier New" w:hint="default"/>
      </w:rPr>
    </w:lvl>
    <w:lvl w:ilvl="8" w:tplc="860E3C3A" w:tentative="1">
      <w:start w:val="1"/>
      <w:numFmt w:val="bullet"/>
      <w:lvlText w:val=""/>
      <w:lvlJc w:val="left"/>
      <w:pPr>
        <w:ind w:left="6840" w:hanging="360"/>
      </w:pPr>
      <w:rPr>
        <w:rFonts w:ascii="Wingdings" w:hAnsi="Wingdings" w:hint="default"/>
      </w:rPr>
    </w:lvl>
  </w:abstractNum>
  <w:abstractNum w:abstractNumId="654" w15:restartNumberingAfterBreak="0">
    <w:nsid w:val="749F16CE"/>
    <w:multiLevelType w:val="hybridMultilevel"/>
    <w:tmpl w:val="F5D69EDC"/>
    <w:lvl w:ilvl="0" w:tplc="FB7EA31C">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hint="default"/>
      </w:rPr>
    </w:lvl>
    <w:lvl w:ilvl="2" w:tplc="5AA84ED0">
      <w:start w:val="1"/>
      <w:numFmt w:val="bullet"/>
      <w:lvlText w:val=""/>
      <w:lvlJc w:val="left"/>
      <w:pPr>
        <w:ind w:left="2520" w:hanging="360"/>
      </w:pPr>
      <w:rPr>
        <w:rFonts w:ascii="Wingdings" w:hAnsi="Wingdings" w:hint="default"/>
      </w:rPr>
    </w:lvl>
    <w:lvl w:ilvl="3" w:tplc="DCBCCB7A">
      <w:start w:val="1"/>
      <w:numFmt w:val="bullet"/>
      <w:lvlText w:val=""/>
      <w:lvlJc w:val="left"/>
      <w:pPr>
        <w:ind w:left="3240" w:hanging="360"/>
      </w:pPr>
      <w:rPr>
        <w:rFonts w:ascii="Symbol" w:hAnsi="Symbol" w:hint="default"/>
      </w:rPr>
    </w:lvl>
    <w:lvl w:ilvl="4" w:tplc="86669974">
      <w:start w:val="1"/>
      <w:numFmt w:val="bullet"/>
      <w:lvlText w:val="o"/>
      <w:lvlJc w:val="left"/>
      <w:pPr>
        <w:ind w:left="3960" w:hanging="360"/>
      </w:pPr>
      <w:rPr>
        <w:rFonts w:ascii="Courier New" w:hAnsi="Courier New" w:hint="default"/>
      </w:rPr>
    </w:lvl>
    <w:lvl w:ilvl="5" w:tplc="85CC65D2">
      <w:start w:val="1"/>
      <w:numFmt w:val="bullet"/>
      <w:lvlText w:val=""/>
      <w:lvlJc w:val="left"/>
      <w:pPr>
        <w:ind w:left="4680" w:hanging="360"/>
      </w:pPr>
      <w:rPr>
        <w:rFonts w:ascii="Wingdings" w:hAnsi="Wingdings" w:hint="default"/>
      </w:rPr>
    </w:lvl>
    <w:lvl w:ilvl="6" w:tplc="AAC48BA2">
      <w:start w:val="1"/>
      <w:numFmt w:val="bullet"/>
      <w:lvlText w:val=""/>
      <w:lvlJc w:val="left"/>
      <w:pPr>
        <w:ind w:left="5400" w:hanging="360"/>
      </w:pPr>
      <w:rPr>
        <w:rFonts w:ascii="Symbol" w:hAnsi="Symbol" w:hint="default"/>
      </w:rPr>
    </w:lvl>
    <w:lvl w:ilvl="7" w:tplc="4B30DF36">
      <w:start w:val="1"/>
      <w:numFmt w:val="bullet"/>
      <w:lvlText w:val="o"/>
      <w:lvlJc w:val="left"/>
      <w:pPr>
        <w:ind w:left="6120" w:hanging="360"/>
      </w:pPr>
      <w:rPr>
        <w:rFonts w:ascii="Courier New" w:hAnsi="Courier New" w:hint="default"/>
      </w:rPr>
    </w:lvl>
    <w:lvl w:ilvl="8" w:tplc="A0C4F3FC">
      <w:start w:val="1"/>
      <w:numFmt w:val="bullet"/>
      <w:lvlText w:val=""/>
      <w:lvlJc w:val="left"/>
      <w:pPr>
        <w:ind w:left="6840" w:hanging="360"/>
      </w:pPr>
      <w:rPr>
        <w:rFonts w:ascii="Wingdings" w:hAnsi="Wingdings" w:hint="default"/>
      </w:rPr>
    </w:lvl>
  </w:abstractNum>
  <w:abstractNum w:abstractNumId="655" w15:restartNumberingAfterBreak="0">
    <w:nsid w:val="74B26B4A"/>
    <w:multiLevelType w:val="hybridMultilevel"/>
    <w:tmpl w:val="546AE086"/>
    <w:lvl w:ilvl="0" w:tplc="098A6E94">
      <w:start w:val="1"/>
      <w:numFmt w:val="decimal"/>
      <w:lvlText w:val="%1."/>
      <w:lvlJc w:val="left"/>
      <w:pPr>
        <w:ind w:left="720" w:hanging="360"/>
      </w:pPr>
    </w:lvl>
    <w:lvl w:ilvl="1" w:tplc="8676C6C4">
      <w:start w:val="1"/>
      <w:numFmt w:val="lowerLetter"/>
      <w:lvlText w:val="%2."/>
      <w:lvlJc w:val="left"/>
      <w:pPr>
        <w:ind w:left="1440" w:hanging="360"/>
      </w:pPr>
    </w:lvl>
    <w:lvl w:ilvl="2" w:tplc="D7068E02">
      <w:start w:val="1"/>
      <w:numFmt w:val="lowerRoman"/>
      <w:lvlText w:val="%3."/>
      <w:lvlJc w:val="right"/>
      <w:pPr>
        <w:ind w:left="2160" w:hanging="180"/>
      </w:pPr>
    </w:lvl>
    <w:lvl w:ilvl="3" w:tplc="7A569CDE">
      <w:start w:val="1"/>
      <w:numFmt w:val="decimal"/>
      <w:lvlText w:val="%4."/>
      <w:lvlJc w:val="left"/>
      <w:pPr>
        <w:ind w:left="2880" w:hanging="360"/>
      </w:pPr>
    </w:lvl>
    <w:lvl w:ilvl="4" w:tplc="8E68A0EA">
      <w:start w:val="1"/>
      <w:numFmt w:val="lowerLetter"/>
      <w:lvlText w:val="%5."/>
      <w:lvlJc w:val="left"/>
      <w:pPr>
        <w:ind w:left="3600" w:hanging="360"/>
      </w:pPr>
    </w:lvl>
    <w:lvl w:ilvl="5" w:tplc="D5801FB0">
      <w:start w:val="1"/>
      <w:numFmt w:val="lowerRoman"/>
      <w:lvlText w:val="%6."/>
      <w:lvlJc w:val="right"/>
      <w:pPr>
        <w:ind w:left="4320" w:hanging="180"/>
      </w:pPr>
    </w:lvl>
    <w:lvl w:ilvl="6" w:tplc="144C26CE">
      <w:start w:val="1"/>
      <w:numFmt w:val="decimal"/>
      <w:lvlText w:val="%7."/>
      <w:lvlJc w:val="left"/>
      <w:pPr>
        <w:ind w:left="5040" w:hanging="360"/>
      </w:pPr>
    </w:lvl>
    <w:lvl w:ilvl="7" w:tplc="0CAEAFCA">
      <w:start w:val="1"/>
      <w:numFmt w:val="lowerLetter"/>
      <w:lvlText w:val="%8."/>
      <w:lvlJc w:val="left"/>
      <w:pPr>
        <w:ind w:left="5760" w:hanging="360"/>
      </w:pPr>
    </w:lvl>
    <w:lvl w:ilvl="8" w:tplc="78AAAAC8">
      <w:start w:val="1"/>
      <w:numFmt w:val="lowerRoman"/>
      <w:lvlText w:val="%9."/>
      <w:lvlJc w:val="right"/>
      <w:pPr>
        <w:ind w:left="6480" w:hanging="180"/>
      </w:pPr>
    </w:lvl>
  </w:abstractNum>
  <w:abstractNum w:abstractNumId="656" w15:restartNumberingAfterBreak="0">
    <w:nsid w:val="75027131"/>
    <w:multiLevelType w:val="hybridMultilevel"/>
    <w:tmpl w:val="C7DCF44A"/>
    <w:lvl w:ilvl="0" w:tplc="517699F4">
      <w:start w:val="1"/>
      <w:numFmt w:val="decimal"/>
      <w:lvlText w:val="%1."/>
      <w:lvlJc w:val="left"/>
      <w:pPr>
        <w:ind w:left="720" w:hanging="360"/>
      </w:pPr>
    </w:lvl>
    <w:lvl w:ilvl="1" w:tplc="D2D27426">
      <w:start w:val="1"/>
      <w:numFmt w:val="lowerLetter"/>
      <w:lvlText w:val="%2."/>
      <w:lvlJc w:val="left"/>
      <w:pPr>
        <w:ind w:left="1440" w:hanging="360"/>
      </w:pPr>
    </w:lvl>
    <w:lvl w:ilvl="2" w:tplc="4BD45B56">
      <w:start w:val="1"/>
      <w:numFmt w:val="lowerRoman"/>
      <w:lvlText w:val="%3."/>
      <w:lvlJc w:val="right"/>
      <w:pPr>
        <w:ind w:left="2160" w:hanging="180"/>
      </w:pPr>
    </w:lvl>
    <w:lvl w:ilvl="3" w:tplc="80525C12">
      <w:start w:val="2"/>
      <w:numFmt w:val="decimal"/>
      <w:lvlText w:val="%4."/>
      <w:lvlJc w:val="left"/>
      <w:pPr>
        <w:ind w:left="2880" w:hanging="360"/>
      </w:pPr>
    </w:lvl>
    <w:lvl w:ilvl="4" w:tplc="B31226DC">
      <w:start w:val="1"/>
      <w:numFmt w:val="lowerLetter"/>
      <w:lvlText w:val="%5."/>
      <w:lvlJc w:val="left"/>
      <w:pPr>
        <w:ind w:left="3600" w:hanging="360"/>
      </w:pPr>
    </w:lvl>
    <w:lvl w:ilvl="5" w:tplc="537EA364">
      <w:start w:val="1"/>
      <w:numFmt w:val="lowerRoman"/>
      <w:lvlText w:val="%6."/>
      <w:lvlJc w:val="right"/>
      <w:pPr>
        <w:ind w:left="4320" w:hanging="180"/>
      </w:pPr>
    </w:lvl>
    <w:lvl w:ilvl="6" w:tplc="A1AA9B7C">
      <w:start w:val="1"/>
      <w:numFmt w:val="decimal"/>
      <w:lvlText w:val="%7."/>
      <w:lvlJc w:val="left"/>
      <w:pPr>
        <w:ind w:left="5040" w:hanging="360"/>
      </w:pPr>
    </w:lvl>
    <w:lvl w:ilvl="7" w:tplc="565EBD38">
      <w:start w:val="1"/>
      <w:numFmt w:val="lowerLetter"/>
      <w:lvlText w:val="%8."/>
      <w:lvlJc w:val="left"/>
      <w:pPr>
        <w:ind w:left="5760" w:hanging="360"/>
      </w:pPr>
    </w:lvl>
    <w:lvl w:ilvl="8" w:tplc="BFAA935A">
      <w:start w:val="1"/>
      <w:numFmt w:val="lowerRoman"/>
      <w:lvlText w:val="%9."/>
      <w:lvlJc w:val="right"/>
      <w:pPr>
        <w:ind w:left="6480" w:hanging="180"/>
      </w:pPr>
    </w:lvl>
  </w:abstractNum>
  <w:abstractNum w:abstractNumId="657" w15:restartNumberingAfterBreak="0">
    <w:nsid w:val="752447B0"/>
    <w:multiLevelType w:val="hybridMultilevel"/>
    <w:tmpl w:val="28E405FA"/>
    <w:lvl w:ilvl="0" w:tplc="A0C2B1BA">
      <w:start w:val="1"/>
      <w:numFmt w:val="bullet"/>
      <w:lvlText w:val="·"/>
      <w:lvlJc w:val="left"/>
      <w:pPr>
        <w:ind w:left="720" w:hanging="360"/>
      </w:pPr>
      <w:rPr>
        <w:rFonts w:ascii="Symbol" w:hAnsi="Symbol" w:hint="default"/>
      </w:rPr>
    </w:lvl>
    <w:lvl w:ilvl="1" w:tplc="C2E2E7E4">
      <w:start w:val="1"/>
      <w:numFmt w:val="bullet"/>
      <w:lvlText w:val="o"/>
      <w:lvlJc w:val="left"/>
      <w:pPr>
        <w:ind w:left="1440" w:hanging="360"/>
      </w:pPr>
      <w:rPr>
        <w:rFonts w:ascii="Courier New" w:hAnsi="Courier New" w:hint="default"/>
      </w:rPr>
    </w:lvl>
    <w:lvl w:ilvl="2" w:tplc="D8EC59B2">
      <w:start w:val="1"/>
      <w:numFmt w:val="bullet"/>
      <w:lvlText w:val=""/>
      <w:lvlJc w:val="left"/>
      <w:pPr>
        <w:ind w:left="2160" w:hanging="360"/>
      </w:pPr>
      <w:rPr>
        <w:rFonts w:ascii="Wingdings" w:hAnsi="Wingdings" w:hint="default"/>
      </w:rPr>
    </w:lvl>
    <w:lvl w:ilvl="3" w:tplc="5A3E8492">
      <w:start w:val="1"/>
      <w:numFmt w:val="bullet"/>
      <w:lvlText w:val=""/>
      <w:lvlJc w:val="left"/>
      <w:pPr>
        <w:ind w:left="2880" w:hanging="360"/>
      </w:pPr>
      <w:rPr>
        <w:rFonts w:ascii="Symbol" w:hAnsi="Symbol" w:hint="default"/>
      </w:rPr>
    </w:lvl>
    <w:lvl w:ilvl="4" w:tplc="542ECF22">
      <w:start w:val="1"/>
      <w:numFmt w:val="bullet"/>
      <w:lvlText w:val="o"/>
      <w:lvlJc w:val="left"/>
      <w:pPr>
        <w:ind w:left="3600" w:hanging="360"/>
      </w:pPr>
      <w:rPr>
        <w:rFonts w:ascii="Courier New" w:hAnsi="Courier New" w:hint="default"/>
      </w:rPr>
    </w:lvl>
    <w:lvl w:ilvl="5" w:tplc="C9FE9DD6">
      <w:start w:val="1"/>
      <w:numFmt w:val="bullet"/>
      <w:lvlText w:val=""/>
      <w:lvlJc w:val="left"/>
      <w:pPr>
        <w:ind w:left="4320" w:hanging="360"/>
      </w:pPr>
      <w:rPr>
        <w:rFonts w:ascii="Wingdings" w:hAnsi="Wingdings" w:hint="default"/>
      </w:rPr>
    </w:lvl>
    <w:lvl w:ilvl="6" w:tplc="BB9275DE">
      <w:start w:val="1"/>
      <w:numFmt w:val="bullet"/>
      <w:lvlText w:val=""/>
      <w:lvlJc w:val="left"/>
      <w:pPr>
        <w:ind w:left="5040" w:hanging="360"/>
      </w:pPr>
      <w:rPr>
        <w:rFonts w:ascii="Symbol" w:hAnsi="Symbol" w:hint="default"/>
      </w:rPr>
    </w:lvl>
    <w:lvl w:ilvl="7" w:tplc="2436B788">
      <w:start w:val="1"/>
      <w:numFmt w:val="bullet"/>
      <w:lvlText w:val="o"/>
      <w:lvlJc w:val="left"/>
      <w:pPr>
        <w:ind w:left="5760" w:hanging="360"/>
      </w:pPr>
      <w:rPr>
        <w:rFonts w:ascii="Courier New" w:hAnsi="Courier New" w:hint="default"/>
      </w:rPr>
    </w:lvl>
    <w:lvl w:ilvl="8" w:tplc="4C4097DC">
      <w:start w:val="1"/>
      <w:numFmt w:val="bullet"/>
      <w:lvlText w:val=""/>
      <w:lvlJc w:val="left"/>
      <w:pPr>
        <w:ind w:left="6480" w:hanging="360"/>
      </w:pPr>
      <w:rPr>
        <w:rFonts w:ascii="Wingdings" w:hAnsi="Wingdings" w:hint="default"/>
      </w:rPr>
    </w:lvl>
  </w:abstractNum>
  <w:abstractNum w:abstractNumId="658" w15:restartNumberingAfterBreak="0">
    <w:nsid w:val="7538307B"/>
    <w:multiLevelType w:val="hybridMultilevel"/>
    <w:tmpl w:val="1EE22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9" w15:restartNumberingAfterBreak="0">
    <w:nsid w:val="75402E6E"/>
    <w:multiLevelType w:val="hybridMultilevel"/>
    <w:tmpl w:val="2228B804"/>
    <w:lvl w:ilvl="0" w:tplc="098C8440">
      <w:start w:val="1"/>
      <w:numFmt w:val="bullet"/>
      <w:lvlText w:val="o"/>
      <w:lvlJc w:val="left"/>
      <w:pPr>
        <w:ind w:left="720" w:hanging="360"/>
      </w:pPr>
      <w:rPr>
        <w:rFonts w:ascii="&quot;Courier New&quot;" w:hAnsi="&quot;Courier New&quot;" w:hint="default"/>
      </w:rPr>
    </w:lvl>
    <w:lvl w:ilvl="1" w:tplc="F1D65F0E">
      <w:start w:val="1"/>
      <w:numFmt w:val="bullet"/>
      <w:lvlText w:val="o"/>
      <w:lvlJc w:val="left"/>
      <w:pPr>
        <w:ind w:left="1440" w:hanging="360"/>
      </w:pPr>
      <w:rPr>
        <w:rFonts w:ascii="Courier New" w:hAnsi="Courier New" w:hint="default"/>
      </w:rPr>
    </w:lvl>
    <w:lvl w:ilvl="2" w:tplc="304C4622">
      <w:start w:val="1"/>
      <w:numFmt w:val="bullet"/>
      <w:lvlText w:val=""/>
      <w:lvlJc w:val="left"/>
      <w:pPr>
        <w:ind w:left="2160" w:hanging="360"/>
      </w:pPr>
      <w:rPr>
        <w:rFonts w:ascii="Wingdings" w:hAnsi="Wingdings" w:hint="default"/>
      </w:rPr>
    </w:lvl>
    <w:lvl w:ilvl="3" w:tplc="02920F7E">
      <w:start w:val="1"/>
      <w:numFmt w:val="bullet"/>
      <w:lvlText w:val=""/>
      <w:lvlJc w:val="left"/>
      <w:pPr>
        <w:ind w:left="2880" w:hanging="360"/>
      </w:pPr>
      <w:rPr>
        <w:rFonts w:ascii="Symbol" w:hAnsi="Symbol" w:hint="default"/>
      </w:rPr>
    </w:lvl>
    <w:lvl w:ilvl="4" w:tplc="968C2660">
      <w:start w:val="1"/>
      <w:numFmt w:val="bullet"/>
      <w:lvlText w:val="o"/>
      <w:lvlJc w:val="left"/>
      <w:pPr>
        <w:ind w:left="3600" w:hanging="360"/>
      </w:pPr>
      <w:rPr>
        <w:rFonts w:ascii="Courier New" w:hAnsi="Courier New" w:hint="default"/>
      </w:rPr>
    </w:lvl>
    <w:lvl w:ilvl="5" w:tplc="A6FECF92">
      <w:start w:val="1"/>
      <w:numFmt w:val="bullet"/>
      <w:lvlText w:val=""/>
      <w:lvlJc w:val="left"/>
      <w:pPr>
        <w:ind w:left="4320" w:hanging="360"/>
      </w:pPr>
      <w:rPr>
        <w:rFonts w:ascii="Wingdings" w:hAnsi="Wingdings" w:hint="default"/>
      </w:rPr>
    </w:lvl>
    <w:lvl w:ilvl="6" w:tplc="B1BE68BA">
      <w:start w:val="1"/>
      <w:numFmt w:val="bullet"/>
      <w:lvlText w:val=""/>
      <w:lvlJc w:val="left"/>
      <w:pPr>
        <w:ind w:left="5040" w:hanging="360"/>
      </w:pPr>
      <w:rPr>
        <w:rFonts w:ascii="Symbol" w:hAnsi="Symbol" w:hint="default"/>
      </w:rPr>
    </w:lvl>
    <w:lvl w:ilvl="7" w:tplc="46D6FDA8">
      <w:start w:val="1"/>
      <w:numFmt w:val="bullet"/>
      <w:lvlText w:val="o"/>
      <w:lvlJc w:val="left"/>
      <w:pPr>
        <w:ind w:left="5760" w:hanging="360"/>
      </w:pPr>
      <w:rPr>
        <w:rFonts w:ascii="Courier New" w:hAnsi="Courier New" w:hint="default"/>
      </w:rPr>
    </w:lvl>
    <w:lvl w:ilvl="8" w:tplc="D2549C7C">
      <w:start w:val="1"/>
      <w:numFmt w:val="bullet"/>
      <w:lvlText w:val=""/>
      <w:lvlJc w:val="left"/>
      <w:pPr>
        <w:ind w:left="6480" w:hanging="360"/>
      </w:pPr>
      <w:rPr>
        <w:rFonts w:ascii="Wingdings" w:hAnsi="Wingdings" w:hint="default"/>
      </w:rPr>
    </w:lvl>
  </w:abstractNum>
  <w:abstractNum w:abstractNumId="660" w15:restartNumberingAfterBreak="0">
    <w:nsid w:val="755D0FA6"/>
    <w:multiLevelType w:val="hybridMultilevel"/>
    <w:tmpl w:val="336E79C4"/>
    <w:lvl w:ilvl="0" w:tplc="BE3483D0">
      <w:start w:val="1"/>
      <w:numFmt w:val="decimal"/>
      <w:lvlText w:val="%1."/>
      <w:lvlJc w:val="left"/>
      <w:pPr>
        <w:ind w:left="720" w:hanging="360"/>
      </w:pPr>
    </w:lvl>
    <w:lvl w:ilvl="1" w:tplc="46C216C6">
      <w:start w:val="1"/>
      <w:numFmt w:val="bullet"/>
      <w:lvlText w:val="·"/>
      <w:lvlJc w:val="left"/>
      <w:pPr>
        <w:ind w:left="1440" w:hanging="360"/>
      </w:pPr>
      <w:rPr>
        <w:rFonts w:ascii="Symbol" w:hAnsi="Symbol" w:hint="default"/>
      </w:rPr>
    </w:lvl>
    <w:lvl w:ilvl="2" w:tplc="EB82872E">
      <w:start w:val="1"/>
      <w:numFmt w:val="lowerRoman"/>
      <w:lvlText w:val="%3."/>
      <w:lvlJc w:val="right"/>
      <w:pPr>
        <w:ind w:left="2160" w:hanging="180"/>
      </w:pPr>
    </w:lvl>
    <w:lvl w:ilvl="3" w:tplc="6EDAFFD8">
      <w:start w:val="1"/>
      <w:numFmt w:val="decimal"/>
      <w:lvlText w:val="%4."/>
      <w:lvlJc w:val="left"/>
      <w:pPr>
        <w:ind w:left="2880" w:hanging="360"/>
      </w:pPr>
    </w:lvl>
    <w:lvl w:ilvl="4" w:tplc="A0B498EA">
      <w:start w:val="1"/>
      <w:numFmt w:val="lowerLetter"/>
      <w:lvlText w:val="%5."/>
      <w:lvlJc w:val="left"/>
      <w:pPr>
        <w:ind w:left="3600" w:hanging="360"/>
      </w:pPr>
    </w:lvl>
    <w:lvl w:ilvl="5" w:tplc="CB3E9F38">
      <w:start w:val="1"/>
      <w:numFmt w:val="lowerRoman"/>
      <w:lvlText w:val="%6."/>
      <w:lvlJc w:val="right"/>
      <w:pPr>
        <w:ind w:left="4320" w:hanging="180"/>
      </w:pPr>
    </w:lvl>
    <w:lvl w:ilvl="6" w:tplc="D1822286">
      <w:start w:val="1"/>
      <w:numFmt w:val="decimal"/>
      <w:lvlText w:val="%7."/>
      <w:lvlJc w:val="left"/>
      <w:pPr>
        <w:ind w:left="5040" w:hanging="360"/>
      </w:pPr>
    </w:lvl>
    <w:lvl w:ilvl="7" w:tplc="E81AC5DE">
      <w:start w:val="1"/>
      <w:numFmt w:val="lowerLetter"/>
      <w:lvlText w:val="%8."/>
      <w:lvlJc w:val="left"/>
      <w:pPr>
        <w:ind w:left="5760" w:hanging="360"/>
      </w:pPr>
    </w:lvl>
    <w:lvl w:ilvl="8" w:tplc="4ED49A3A">
      <w:start w:val="1"/>
      <w:numFmt w:val="lowerRoman"/>
      <w:lvlText w:val="%9."/>
      <w:lvlJc w:val="right"/>
      <w:pPr>
        <w:ind w:left="6480" w:hanging="180"/>
      </w:pPr>
    </w:lvl>
  </w:abstractNum>
  <w:abstractNum w:abstractNumId="661" w15:restartNumberingAfterBreak="0">
    <w:nsid w:val="7576A8C4"/>
    <w:multiLevelType w:val="hybridMultilevel"/>
    <w:tmpl w:val="EEB068FE"/>
    <w:lvl w:ilvl="0" w:tplc="42CC1BBA">
      <w:start w:val="1"/>
      <w:numFmt w:val="bullet"/>
      <w:lvlText w:val="·"/>
      <w:lvlJc w:val="left"/>
      <w:pPr>
        <w:ind w:left="720" w:hanging="360"/>
      </w:pPr>
      <w:rPr>
        <w:rFonts w:ascii="Symbol" w:hAnsi="Symbol" w:hint="default"/>
      </w:rPr>
    </w:lvl>
    <w:lvl w:ilvl="1" w:tplc="181E76AE">
      <w:start w:val="1"/>
      <w:numFmt w:val="bullet"/>
      <w:lvlText w:val="o"/>
      <w:lvlJc w:val="left"/>
      <w:pPr>
        <w:ind w:left="1440" w:hanging="360"/>
      </w:pPr>
      <w:rPr>
        <w:rFonts w:ascii="Courier New" w:hAnsi="Courier New" w:hint="default"/>
      </w:rPr>
    </w:lvl>
    <w:lvl w:ilvl="2" w:tplc="71683D98">
      <w:start w:val="1"/>
      <w:numFmt w:val="bullet"/>
      <w:lvlText w:val=""/>
      <w:lvlJc w:val="left"/>
      <w:pPr>
        <w:ind w:left="2160" w:hanging="360"/>
      </w:pPr>
      <w:rPr>
        <w:rFonts w:ascii="Wingdings" w:hAnsi="Wingdings" w:hint="default"/>
      </w:rPr>
    </w:lvl>
    <w:lvl w:ilvl="3" w:tplc="73A02C68">
      <w:start w:val="1"/>
      <w:numFmt w:val="bullet"/>
      <w:lvlText w:val=""/>
      <w:lvlJc w:val="left"/>
      <w:pPr>
        <w:ind w:left="2880" w:hanging="360"/>
      </w:pPr>
      <w:rPr>
        <w:rFonts w:ascii="Symbol" w:hAnsi="Symbol" w:hint="default"/>
      </w:rPr>
    </w:lvl>
    <w:lvl w:ilvl="4" w:tplc="E9DAEFAA">
      <w:start w:val="1"/>
      <w:numFmt w:val="bullet"/>
      <w:lvlText w:val="o"/>
      <w:lvlJc w:val="left"/>
      <w:pPr>
        <w:ind w:left="3600" w:hanging="360"/>
      </w:pPr>
      <w:rPr>
        <w:rFonts w:ascii="Courier New" w:hAnsi="Courier New" w:hint="default"/>
      </w:rPr>
    </w:lvl>
    <w:lvl w:ilvl="5" w:tplc="D862C2A2">
      <w:start w:val="1"/>
      <w:numFmt w:val="bullet"/>
      <w:lvlText w:val=""/>
      <w:lvlJc w:val="left"/>
      <w:pPr>
        <w:ind w:left="4320" w:hanging="360"/>
      </w:pPr>
      <w:rPr>
        <w:rFonts w:ascii="Wingdings" w:hAnsi="Wingdings" w:hint="default"/>
      </w:rPr>
    </w:lvl>
    <w:lvl w:ilvl="6" w:tplc="39D86E00">
      <w:start w:val="1"/>
      <w:numFmt w:val="bullet"/>
      <w:lvlText w:val=""/>
      <w:lvlJc w:val="left"/>
      <w:pPr>
        <w:ind w:left="5040" w:hanging="360"/>
      </w:pPr>
      <w:rPr>
        <w:rFonts w:ascii="Symbol" w:hAnsi="Symbol" w:hint="default"/>
      </w:rPr>
    </w:lvl>
    <w:lvl w:ilvl="7" w:tplc="6B1EBAAA">
      <w:start w:val="1"/>
      <w:numFmt w:val="bullet"/>
      <w:lvlText w:val="o"/>
      <w:lvlJc w:val="left"/>
      <w:pPr>
        <w:ind w:left="5760" w:hanging="360"/>
      </w:pPr>
      <w:rPr>
        <w:rFonts w:ascii="Courier New" w:hAnsi="Courier New" w:hint="default"/>
      </w:rPr>
    </w:lvl>
    <w:lvl w:ilvl="8" w:tplc="BDBC6B52">
      <w:start w:val="1"/>
      <w:numFmt w:val="bullet"/>
      <w:lvlText w:val=""/>
      <w:lvlJc w:val="left"/>
      <w:pPr>
        <w:ind w:left="6480" w:hanging="360"/>
      </w:pPr>
      <w:rPr>
        <w:rFonts w:ascii="Wingdings" w:hAnsi="Wingdings" w:hint="default"/>
      </w:rPr>
    </w:lvl>
  </w:abstractNum>
  <w:abstractNum w:abstractNumId="662" w15:restartNumberingAfterBreak="0">
    <w:nsid w:val="757AEFA8"/>
    <w:multiLevelType w:val="hybridMultilevel"/>
    <w:tmpl w:val="508A3B8C"/>
    <w:lvl w:ilvl="0" w:tplc="EEDCF6B2">
      <w:start w:val="1"/>
      <w:numFmt w:val="decimal"/>
      <w:lvlText w:val="%1."/>
      <w:lvlJc w:val="left"/>
      <w:pPr>
        <w:ind w:left="720" w:hanging="360"/>
      </w:pPr>
    </w:lvl>
    <w:lvl w:ilvl="1" w:tplc="9B021CA6">
      <w:start w:val="1"/>
      <w:numFmt w:val="lowerLetter"/>
      <w:lvlText w:val="%2."/>
      <w:lvlJc w:val="left"/>
      <w:pPr>
        <w:ind w:left="1440" w:hanging="360"/>
      </w:pPr>
    </w:lvl>
    <w:lvl w:ilvl="2" w:tplc="8BE8A794">
      <w:start w:val="1"/>
      <w:numFmt w:val="lowerRoman"/>
      <w:lvlText w:val="%3."/>
      <w:lvlJc w:val="right"/>
      <w:pPr>
        <w:ind w:left="2160" w:hanging="180"/>
      </w:pPr>
    </w:lvl>
    <w:lvl w:ilvl="3" w:tplc="84985D0A">
      <w:start w:val="3"/>
      <w:numFmt w:val="decimal"/>
      <w:lvlText w:val="%4."/>
      <w:lvlJc w:val="left"/>
      <w:pPr>
        <w:ind w:left="2880" w:hanging="360"/>
      </w:pPr>
    </w:lvl>
    <w:lvl w:ilvl="4" w:tplc="CE9AA992">
      <w:start w:val="1"/>
      <w:numFmt w:val="lowerLetter"/>
      <w:lvlText w:val="%5."/>
      <w:lvlJc w:val="left"/>
      <w:pPr>
        <w:ind w:left="3600" w:hanging="360"/>
      </w:pPr>
    </w:lvl>
    <w:lvl w:ilvl="5" w:tplc="DF683CE8">
      <w:start w:val="1"/>
      <w:numFmt w:val="lowerRoman"/>
      <w:lvlText w:val="%6."/>
      <w:lvlJc w:val="right"/>
      <w:pPr>
        <w:ind w:left="4320" w:hanging="180"/>
      </w:pPr>
    </w:lvl>
    <w:lvl w:ilvl="6" w:tplc="145A039E">
      <w:start w:val="1"/>
      <w:numFmt w:val="decimal"/>
      <w:lvlText w:val="%7."/>
      <w:lvlJc w:val="left"/>
      <w:pPr>
        <w:ind w:left="5040" w:hanging="360"/>
      </w:pPr>
    </w:lvl>
    <w:lvl w:ilvl="7" w:tplc="3EDE1AF4">
      <w:start w:val="1"/>
      <w:numFmt w:val="lowerLetter"/>
      <w:lvlText w:val="%8."/>
      <w:lvlJc w:val="left"/>
      <w:pPr>
        <w:ind w:left="5760" w:hanging="360"/>
      </w:pPr>
    </w:lvl>
    <w:lvl w:ilvl="8" w:tplc="65E0CAE0">
      <w:start w:val="1"/>
      <w:numFmt w:val="lowerRoman"/>
      <w:lvlText w:val="%9."/>
      <w:lvlJc w:val="right"/>
      <w:pPr>
        <w:ind w:left="6480" w:hanging="180"/>
      </w:pPr>
    </w:lvl>
  </w:abstractNum>
  <w:abstractNum w:abstractNumId="663" w15:restartNumberingAfterBreak="0">
    <w:nsid w:val="75840F66"/>
    <w:multiLevelType w:val="hybridMultilevel"/>
    <w:tmpl w:val="BF86E8BA"/>
    <w:lvl w:ilvl="0" w:tplc="C364817A">
      <w:start w:val="1"/>
      <w:numFmt w:val="decimal"/>
      <w:lvlText w:val="%1."/>
      <w:lvlJc w:val="left"/>
      <w:pPr>
        <w:ind w:left="720" w:hanging="360"/>
      </w:pPr>
    </w:lvl>
    <w:lvl w:ilvl="1" w:tplc="CAEE8C3C">
      <w:start w:val="1"/>
      <w:numFmt w:val="lowerLetter"/>
      <w:lvlText w:val="%2."/>
      <w:lvlJc w:val="left"/>
      <w:pPr>
        <w:ind w:left="1440" w:hanging="360"/>
      </w:pPr>
    </w:lvl>
    <w:lvl w:ilvl="2" w:tplc="58BA6130">
      <w:start w:val="1"/>
      <w:numFmt w:val="lowerRoman"/>
      <w:lvlText w:val="%3."/>
      <w:lvlJc w:val="right"/>
      <w:pPr>
        <w:ind w:left="2160" w:hanging="180"/>
      </w:pPr>
    </w:lvl>
    <w:lvl w:ilvl="3" w:tplc="E81ABFD6">
      <w:start w:val="3"/>
      <w:numFmt w:val="decimal"/>
      <w:lvlText w:val="%4."/>
      <w:lvlJc w:val="left"/>
      <w:pPr>
        <w:ind w:left="2880" w:hanging="360"/>
      </w:pPr>
    </w:lvl>
    <w:lvl w:ilvl="4" w:tplc="E4B246EA">
      <w:start w:val="1"/>
      <w:numFmt w:val="lowerLetter"/>
      <w:lvlText w:val="%5."/>
      <w:lvlJc w:val="left"/>
      <w:pPr>
        <w:ind w:left="3600" w:hanging="360"/>
      </w:pPr>
    </w:lvl>
    <w:lvl w:ilvl="5" w:tplc="E50A38D2">
      <w:start w:val="1"/>
      <w:numFmt w:val="lowerRoman"/>
      <w:lvlText w:val="%6."/>
      <w:lvlJc w:val="right"/>
      <w:pPr>
        <w:ind w:left="4320" w:hanging="180"/>
      </w:pPr>
    </w:lvl>
    <w:lvl w:ilvl="6" w:tplc="429CD20C">
      <w:start w:val="1"/>
      <w:numFmt w:val="decimal"/>
      <w:lvlText w:val="%7."/>
      <w:lvlJc w:val="left"/>
      <w:pPr>
        <w:ind w:left="5040" w:hanging="360"/>
      </w:pPr>
    </w:lvl>
    <w:lvl w:ilvl="7" w:tplc="CCC40A58">
      <w:start w:val="1"/>
      <w:numFmt w:val="lowerLetter"/>
      <w:lvlText w:val="%8."/>
      <w:lvlJc w:val="left"/>
      <w:pPr>
        <w:ind w:left="5760" w:hanging="360"/>
      </w:pPr>
    </w:lvl>
    <w:lvl w:ilvl="8" w:tplc="486A837C">
      <w:start w:val="1"/>
      <w:numFmt w:val="lowerRoman"/>
      <w:lvlText w:val="%9."/>
      <w:lvlJc w:val="right"/>
      <w:pPr>
        <w:ind w:left="6480" w:hanging="180"/>
      </w:pPr>
    </w:lvl>
  </w:abstractNum>
  <w:abstractNum w:abstractNumId="664" w15:restartNumberingAfterBreak="0">
    <w:nsid w:val="75858C40"/>
    <w:multiLevelType w:val="hybridMultilevel"/>
    <w:tmpl w:val="8EB8C234"/>
    <w:lvl w:ilvl="0" w:tplc="C4AC784E">
      <w:start w:val="1"/>
      <w:numFmt w:val="bullet"/>
      <w:lvlText w:val=""/>
      <w:lvlJc w:val="left"/>
      <w:pPr>
        <w:ind w:left="720" w:hanging="360"/>
      </w:pPr>
      <w:rPr>
        <w:rFonts w:ascii="Symbol" w:hAnsi="Symbol" w:hint="default"/>
      </w:rPr>
    </w:lvl>
    <w:lvl w:ilvl="1" w:tplc="A5C2B3A6">
      <w:start w:val="1"/>
      <w:numFmt w:val="bullet"/>
      <w:lvlText w:val="o"/>
      <w:lvlJc w:val="left"/>
      <w:pPr>
        <w:ind w:left="1440" w:hanging="360"/>
      </w:pPr>
      <w:rPr>
        <w:rFonts w:ascii="Courier New" w:hAnsi="Courier New" w:hint="default"/>
      </w:rPr>
    </w:lvl>
    <w:lvl w:ilvl="2" w:tplc="6E845C7E">
      <w:start w:val="1"/>
      <w:numFmt w:val="bullet"/>
      <w:lvlText w:val=""/>
      <w:lvlJc w:val="left"/>
      <w:pPr>
        <w:ind w:left="2160" w:hanging="360"/>
      </w:pPr>
      <w:rPr>
        <w:rFonts w:ascii="Wingdings" w:hAnsi="Wingdings" w:hint="default"/>
      </w:rPr>
    </w:lvl>
    <w:lvl w:ilvl="3" w:tplc="C57811DA">
      <w:start w:val="1"/>
      <w:numFmt w:val="bullet"/>
      <w:lvlText w:val="·"/>
      <w:lvlJc w:val="left"/>
      <w:pPr>
        <w:ind w:left="2880" w:hanging="360"/>
      </w:pPr>
      <w:rPr>
        <w:rFonts w:ascii="Symbol" w:hAnsi="Symbol" w:hint="default"/>
      </w:rPr>
    </w:lvl>
    <w:lvl w:ilvl="4" w:tplc="5B0C52CE">
      <w:start w:val="1"/>
      <w:numFmt w:val="bullet"/>
      <w:lvlText w:val="o"/>
      <w:lvlJc w:val="left"/>
      <w:pPr>
        <w:ind w:left="3600" w:hanging="360"/>
      </w:pPr>
      <w:rPr>
        <w:rFonts w:ascii="Courier New" w:hAnsi="Courier New" w:hint="default"/>
      </w:rPr>
    </w:lvl>
    <w:lvl w:ilvl="5" w:tplc="F9025BAC">
      <w:start w:val="1"/>
      <w:numFmt w:val="bullet"/>
      <w:lvlText w:val=""/>
      <w:lvlJc w:val="left"/>
      <w:pPr>
        <w:ind w:left="4320" w:hanging="360"/>
      </w:pPr>
      <w:rPr>
        <w:rFonts w:ascii="Wingdings" w:hAnsi="Wingdings" w:hint="default"/>
      </w:rPr>
    </w:lvl>
    <w:lvl w:ilvl="6" w:tplc="4C70F59E">
      <w:start w:val="1"/>
      <w:numFmt w:val="bullet"/>
      <w:lvlText w:val=""/>
      <w:lvlJc w:val="left"/>
      <w:pPr>
        <w:ind w:left="5040" w:hanging="360"/>
      </w:pPr>
      <w:rPr>
        <w:rFonts w:ascii="Symbol" w:hAnsi="Symbol" w:hint="default"/>
      </w:rPr>
    </w:lvl>
    <w:lvl w:ilvl="7" w:tplc="7112615A">
      <w:start w:val="1"/>
      <w:numFmt w:val="bullet"/>
      <w:lvlText w:val="o"/>
      <w:lvlJc w:val="left"/>
      <w:pPr>
        <w:ind w:left="5760" w:hanging="360"/>
      </w:pPr>
      <w:rPr>
        <w:rFonts w:ascii="Courier New" w:hAnsi="Courier New" w:hint="default"/>
      </w:rPr>
    </w:lvl>
    <w:lvl w:ilvl="8" w:tplc="317E2520">
      <w:start w:val="1"/>
      <w:numFmt w:val="bullet"/>
      <w:lvlText w:val=""/>
      <w:lvlJc w:val="left"/>
      <w:pPr>
        <w:ind w:left="6480" w:hanging="360"/>
      </w:pPr>
      <w:rPr>
        <w:rFonts w:ascii="Wingdings" w:hAnsi="Wingdings" w:hint="default"/>
      </w:rPr>
    </w:lvl>
  </w:abstractNum>
  <w:abstractNum w:abstractNumId="665" w15:restartNumberingAfterBreak="0">
    <w:nsid w:val="76322CE3"/>
    <w:multiLevelType w:val="hybridMultilevel"/>
    <w:tmpl w:val="64EA0006"/>
    <w:lvl w:ilvl="0" w:tplc="3C5C2314">
      <w:start w:val="1"/>
      <w:numFmt w:val="bullet"/>
      <w:lvlText w:val="o"/>
      <w:lvlJc w:val="left"/>
      <w:pPr>
        <w:ind w:left="1440" w:hanging="360"/>
      </w:pPr>
      <w:rPr>
        <w:rFonts w:ascii="Courier New" w:hAnsi="Courier New" w:hint="default"/>
      </w:rPr>
    </w:lvl>
    <w:lvl w:ilvl="1" w:tplc="422E6780">
      <w:start w:val="1"/>
      <w:numFmt w:val="bullet"/>
      <w:lvlText w:val=""/>
      <w:lvlJc w:val="left"/>
      <w:pPr>
        <w:ind w:left="2160" w:hanging="360"/>
      </w:pPr>
      <w:rPr>
        <w:rFonts w:ascii="Wingdings" w:hAnsi="Wingdings" w:hint="default"/>
      </w:rPr>
    </w:lvl>
    <w:lvl w:ilvl="2" w:tplc="295E8094">
      <w:start w:val="1"/>
      <w:numFmt w:val="bullet"/>
      <w:lvlText w:val=""/>
      <w:lvlJc w:val="left"/>
      <w:pPr>
        <w:ind w:left="2880" w:hanging="360"/>
      </w:pPr>
      <w:rPr>
        <w:rFonts w:ascii="Wingdings" w:hAnsi="Wingdings" w:hint="default"/>
      </w:rPr>
    </w:lvl>
    <w:lvl w:ilvl="3" w:tplc="1520E5B8">
      <w:start w:val="1"/>
      <w:numFmt w:val="bullet"/>
      <w:lvlText w:val=""/>
      <w:lvlJc w:val="left"/>
      <w:pPr>
        <w:ind w:left="3600" w:hanging="360"/>
      </w:pPr>
      <w:rPr>
        <w:rFonts w:ascii="Symbol" w:hAnsi="Symbol" w:hint="default"/>
      </w:rPr>
    </w:lvl>
    <w:lvl w:ilvl="4" w:tplc="433CABD4">
      <w:start w:val="1"/>
      <w:numFmt w:val="bullet"/>
      <w:lvlText w:val="o"/>
      <w:lvlJc w:val="left"/>
      <w:pPr>
        <w:ind w:left="4320" w:hanging="360"/>
      </w:pPr>
      <w:rPr>
        <w:rFonts w:ascii="Courier New" w:hAnsi="Courier New" w:hint="default"/>
      </w:rPr>
    </w:lvl>
    <w:lvl w:ilvl="5" w:tplc="7EA27EE6">
      <w:start w:val="1"/>
      <w:numFmt w:val="bullet"/>
      <w:lvlText w:val=""/>
      <w:lvlJc w:val="left"/>
      <w:pPr>
        <w:ind w:left="5040" w:hanging="360"/>
      </w:pPr>
      <w:rPr>
        <w:rFonts w:ascii="Wingdings" w:hAnsi="Wingdings" w:hint="default"/>
      </w:rPr>
    </w:lvl>
    <w:lvl w:ilvl="6" w:tplc="ABEE4EF4" w:tentative="1">
      <w:start w:val="1"/>
      <w:numFmt w:val="bullet"/>
      <w:lvlText w:val=""/>
      <w:lvlJc w:val="left"/>
      <w:pPr>
        <w:ind w:left="5760" w:hanging="360"/>
      </w:pPr>
      <w:rPr>
        <w:rFonts w:ascii="Symbol" w:hAnsi="Symbol" w:hint="default"/>
      </w:rPr>
    </w:lvl>
    <w:lvl w:ilvl="7" w:tplc="382E93E4" w:tentative="1">
      <w:start w:val="1"/>
      <w:numFmt w:val="bullet"/>
      <w:lvlText w:val="o"/>
      <w:lvlJc w:val="left"/>
      <w:pPr>
        <w:ind w:left="6480" w:hanging="360"/>
      </w:pPr>
      <w:rPr>
        <w:rFonts w:ascii="Courier New" w:hAnsi="Courier New" w:hint="default"/>
      </w:rPr>
    </w:lvl>
    <w:lvl w:ilvl="8" w:tplc="052A5BA8" w:tentative="1">
      <w:start w:val="1"/>
      <w:numFmt w:val="bullet"/>
      <w:lvlText w:val=""/>
      <w:lvlJc w:val="left"/>
      <w:pPr>
        <w:ind w:left="7200" w:hanging="360"/>
      </w:pPr>
      <w:rPr>
        <w:rFonts w:ascii="Wingdings" w:hAnsi="Wingdings" w:hint="default"/>
      </w:rPr>
    </w:lvl>
  </w:abstractNum>
  <w:abstractNum w:abstractNumId="666" w15:restartNumberingAfterBreak="0">
    <w:nsid w:val="7668793C"/>
    <w:multiLevelType w:val="hybridMultilevel"/>
    <w:tmpl w:val="6B9EF268"/>
    <w:lvl w:ilvl="0" w:tplc="3AC89C6C">
      <w:start w:val="1"/>
      <w:numFmt w:val="decimal"/>
      <w:lvlText w:val="%1."/>
      <w:lvlJc w:val="left"/>
      <w:pPr>
        <w:ind w:left="720" w:hanging="360"/>
      </w:pPr>
    </w:lvl>
    <w:lvl w:ilvl="1" w:tplc="6928829C">
      <w:start w:val="1"/>
      <w:numFmt w:val="lowerLetter"/>
      <w:lvlText w:val="%2."/>
      <w:lvlJc w:val="left"/>
      <w:pPr>
        <w:ind w:left="1440" w:hanging="360"/>
      </w:pPr>
    </w:lvl>
    <w:lvl w:ilvl="2" w:tplc="3C60B91E">
      <w:start w:val="1"/>
      <w:numFmt w:val="lowerRoman"/>
      <w:lvlText w:val="%3."/>
      <w:lvlJc w:val="right"/>
      <w:pPr>
        <w:ind w:left="2160" w:hanging="180"/>
      </w:pPr>
    </w:lvl>
    <w:lvl w:ilvl="3" w:tplc="33C4416C">
      <w:start w:val="2"/>
      <w:numFmt w:val="decimal"/>
      <w:lvlText w:val="%4."/>
      <w:lvlJc w:val="left"/>
      <w:pPr>
        <w:ind w:left="2880" w:hanging="360"/>
      </w:pPr>
    </w:lvl>
    <w:lvl w:ilvl="4" w:tplc="53461AD8">
      <w:start w:val="1"/>
      <w:numFmt w:val="lowerLetter"/>
      <w:lvlText w:val="%5."/>
      <w:lvlJc w:val="left"/>
      <w:pPr>
        <w:ind w:left="3600" w:hanging="360"/>
      </w:pPr>
    </w:lvl>
    <w:lvl w:ilvl="5" w:tplc="3E8AB3E6">
      <w:start w:val="1"/>
      <w:numFmt w:val="lowerRoman"/>
      <w:lvlText w:val="%6."/>
      <w:lvlJc w:val="right"/>
      <w:pPr>
        <w:ind w:left="4320" w:hanging="180"/>
      </w:pPr>
    </w:lvl>
    <w:lvl w:ilvl="6" w:tplc="2B9664E4">
      <w:start w:val="1"/>
      <w:numFmt w:val="decimal"/>
      <w:lvlText w:val="%7."/>
      <w:lvlJc w:val="left"/>
      <w:pPr>
        <w:ind w:left="5040" w:hanging="360"/>
      </w:pPr>
    </w:lvl>
    <w:lvl w:ilvl="7" w:tplc="E93EB54A">
      <w:start w:val="1"/>
      <w:numFmt w:val="lowerLetter"/>
      <w:lvlText w:val="%8."/>
      <w:lvlJc w:val="left"/>
      <w:pPr>
        <w:ind w:left="5760" w:hanging="360"/>
      </w:pPr>
    </w:lvl>
    <w:lvl w:ilvl="8" w:tplc="6D365196">
      <w:start w:val="1"/>
      <w:numFmt w:val="lowerRoman"/>
      <w:lvlText w:val="%9."/>
      <w:lvlJc w:val="right"/>
      <w:pPr>
        <w:ind w:left="6480" w:hanging="180"/>
      </w:pPr>
    </w:lvl>
  </w:abstractNum>
  <w:abstractNum w:abstractNumId="667" w15:restartNumberingAfterBreak="0">
    <w:nsid w:val="76EFDF81"/>
    <w:multiLevelType w:val="hybridMultilevel"/>
    <w:tmpl w:val="6FDE39EC"/>
    <w:lvl w:ilvl="0" w:tplc="937A5C86">
      <w:start w:val="1"/>
      <w:numFmt w:val="decimal"/>
      <w:lvlText w:val="%1."/>
      <w:lvlJc w:val="left"/>
      <w:pPr>
        <w:ind w:left="720" w:hanging="360"/>
      </w:pPr>
    </w:lvl>
    <w:lvl w:ilvl="1" w:tplc="0EF4F61C">
      <w:start w:val="1"/>
      <w:numFmt w:val="lowerLetter"/>
      <w:lvlText w:val="%2."/>
      <w:lvlJc w:val="left"/>
      <w:pPr>
        <w:ind w:left="1440" w:hanging="360"/>
      </w:pPr>
    </w:lvl>
    <w:lvl w:ilvl="2" w:tplc="3FCA9D94">
      <w:start w:val="1"/>
      <w:numFmt w:val="lowerRoman"/>
      <w:lvlText w:val="%3."/>
      <w:lvlJc w:val="right"/>
      <w:pPr>
        <w:ind w:left="2160" w:hanging="180"/>
      </w:pPr>
    </w:lvl>
    <w:lvl w:ilvl="3" w:tplc="B4C687C8">
      <w:start w:val="1"/>
      <w:numFmt w:val="decimal"/>
      <w:lvlText w:val="%4."/>
      <w:lvlJc w:val="left"/>
      <w:pPr>
        <w:ind w:left="2880" w:hanging="360"/>
      </w:pPr>
    </w:lvl>
    <w:lvl w:ilvl="4" w:tplc="6F4AFAA8">
      <w:start w:val="1"/>
      <w:numFmt w:val="lowerLetter"/>
      <w:lvlText w:val="%5."/>
      <w:lvlJc w:val="left"/>
      <w:pPr>
        <w:ind w:left="3600" w:hanging="360"/>
      </w:pPr>
    </w:lvl>
    <w:lvl w:ilvl="5" w:tplc="A2B2F608">
      <w:start w:val="1"/>
      <w:numFmt w:val="lowerRoman"/>
      <w:lvlText w:val="%6."/>
      <w:lvlJc w:val="right"/>
      <w:pPr>
        <w:ind w:left="4320" w:hanging="180"/>
      </w:pPr>
    </w:lvl>
    <w:lvl w:ilvl="6" w:tplc="1AC6620E">
      <w:start w:val="1"/>
      <w:numFmt w:val="decimal"/>
      <w:lvlText w:val="%7."/>
      <w:lvlJc w:val="left"/>
      <w:pPr>
        <w:ind w:left="5040" w:hanging="360"/>
      </w:pPr>
    </w:lvl>
    <w:lvl w:ilvl="7" w:tplc="26A61008">
      <w:start w:val="1"/>
      <w:numFmt w:val="lowerLetter"/>
      <w:lvlText w:val="%8."/>
      <w:lvlJc w:val="left"/>
      <w:pPr>
        <w:ind w:left="5760" w:hanging="360"/>
      </w:pPr>
    </w:lvl>
    <w:lvl w:ilvl="8" w:tplc="53F45160">
      <w:start w:val="1"/>
      <w:numFmt w:val="lowerRoman"/>
      <w:lvlText w:val="%9."/>
      <w:lvlJc w:val="right"/>
      <w:pPr>
        <w:ind w:left="6480" w:hanging="180"/>
      </w:pPr>
    </w:lvl>
  </w:abstractNum>
  <w:abstractNum w:abstractNumId="668" w15:restartNumberingAfterBreak="0">
    <w:nsid w:val="77559034"/>
    <w:multiLevelType w:val="hybridMultilevel"/>
    <w:tmpl w:val="6B4CE35A"/>
    <w:lvl w:ilvl="0" w:tplc="A3C66844">
      <w:start w:val="1"/>
      <w:numFmt w:val="decimal"/>
      <w:lvlText w:val="%1."/>
      <w:lvlJc w:val="left"/>
      <w:pPr>
        <w:ind w:left="720" w:hanging="360"/>
      </w:pPr>
    </w:lvl>
    <w:lvl w:ilvl="1" w:tplc="547A6014">
      <w:start w:val="1"/>
      <w:numFmt w:val="lowerLetter"/>
      <w:lvlText w:val="%2."/>
      <w:lvlJc w:val="left"/>
      <w:pPr>
        <w:ind w:left="1440" w:hanging="360"/>
      </w:pPr>
    </w:lvl>
    <w:lvl w:ilvl="2" w:tplc="58FE9380">
      <w:start w:val="1"/>
      <w:numFmt w:val="lowerRoman"/>
      <w:lvlText w:val="%3."/>
      <w:lvlJc w:val="right"/>
      <w:pPr>
        <w:ind w:left="2160" w:hanging="180"/>
      </w:pPr>
    </w:lvl>
    <w:lvl w:ilvl="3" w:tplc="33BC28B6">
      <w:start w:val="2"/>
      <w:numFmt w:val="decimal"/>
      <w:lvlText w:val="%4."/>
      <w:lvlJc w:val="left"/>
      <w:pPr>
        <w:ind w:left="2880" w:hanging="360"/>
      </w:pPr>
    </w:lvl>
    <w:lvl w:ilvl="4" w:tplc="529E046E">
      <w:start w:val="1"/>
      <w:numFmt w:val="lowerLetter"/>
      <w:lvlText w:val="%5."/>
      <w:lvlJc w:val="left"/>
      <w:pPr>
        <w:ind w:left="3600" w:hanging="360"/>
      </w:pPr>
    </w:lvl>
    <w:lvl w:ilvl="5" w:tplc="59685EDC">
      <w:start w:val="1"/>
      <w:numFmt w:val="lowerRoman"/>
      <w:lvlText w:val="%6."/>
      <w:lvlJc w:val="right"/>
      <w:pPr>
        <w:ind w:left="4320" w:hanging="180"/>
      </w:pPr>
    </w:lvl>
    <w:lvl w:ilvl="6" w:tplc="A8983D46">
      <w:start w:val="1"/>
      <w:numFmt w:val="decimal"/>
      <w:lvlText w:val="%7."/>
      <w:lvlJc w:val="left"/>
      <w:pPr>
        <w:ind w:left="5040" w:hanging="360"/>
      </w:pPr>
    </w:lvl>
    <w:lvl w:ilvl="7" w:tplc="25C8C700">
      <w:start w:val="1"/>
      <w:numFmt w:val="lowerLetter"/>
      <w:lvlText w:val="%8."/>
      <w:lvlJc w:val="left"/>
      <w:pPr>
        <w:ind w:left="5760" w:hanging="360"/>
      </w:pPr>
    </w:lvl>
    <w:lvl w:ilvl="8" w:tplc="D17E51F8">
      <w:start w:val="1"/>
      <w:numFmt w:val="lowerRoman"/>
      <w:lvlText w:val="%9."/>
      <w:lvlJc w:val="right"/>
      <w:pPr>
        <w:ind w:left="6480" w:hanging="180"/>
      </w:pPr>
    </w:lvl>
  </w:abstractNum>
  <w:abstractNum w:abstractNumId="669" w15:restartNumberingAfterBreak="0">
    <w:nsid w:val="778B9AB6"/>
    <w:multiLevelType w:val="multilevel"/>
    <w:tmpl w:val="87AA14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0" w15:restartNumberingAfterBreak="0">
    <w:nsid w:val="77BAE081"/>
    <w:multiLevelType w:val="hybridMultilevel"/>
    <w:tmpl w:val="B2387A72"/>
    <w:lvl w:ilvl="0" w:tplc="DAF23448">
      <w:start w:val="1"/>
      <w:numFmt w:val="bullet"/>
      <w:lvlText w:val="o"/>
      <w:lvlJc w:val="left"/>
      <w:pPr>
        <w:ind w:left="720" w:hanging="360"/>
      </w:pPr>
      <w:rPr>
        <w:rFonts w:ascii="&quot;Courier New&quot;" w:hAnsi="&quot;Courier New&quot;" w:hint="default"/>
      </w:rPr>
    </w:lvl>
    <w:lvl w:ilvl="1" w:tplc="2158A0B2">
      <w:start w:val="1"/>
      <w:numFmt w:val="bullet"/>
      <w:lvlText w:val="o"/>
      <w:lvlJc w:val="left"/>
      <w:pPr>
        <w:ind w:left="1440" w:hanging="360"/>
      </w:pPr>
      <w:rPr>
        <w:rFonts w:ascii="Courier New" w:hAnsi="Courier New" w:hint="default"/>
      </w:rPr>
    </w:lvl>
    <w:lvl w:ilvl="2" w:tplc="5C745644">
      <w:start w:val="1"/>
      <w:numFmt w:val="bullet"/>
      <w:lvlText w:val=""/>
      <w:lvlJc w:val="left"/>
      <w:pPr>
        <w:ind w:left="2160" w:hanging="360"/>
      </w:pPr>
      <w:rPr>
        <w:rFonts w:ascii="Wingdings" w:hAnsi="Wingdings" w:hint="default"/>
      </w:rPr>
    </w:lvl>
    <w:lvl w:ilvl="3" w:tplc="D22C7766">
      <w:start w:val="1"/>
      <w:numFmt w:val="bullet"/>
      <w:lvlText w:val=""/>
      <w:lvlJc w:val="left"/>
      <w:pPr>
        <w:ind w:left="2880" w:hanging="360"/>
      </w:pPr>
      <w:rPr>
        <w:rFonts w:ascii="Symbol" w:hAnsi="Symbol" w:hint="default"/>
      </w:rPr>
    </w:lvl>
    <w:lvl w:ilvl="4" w:tplc="E940C1CA">
      <w:start w:val="1"/>
      <w:numFmt w:val="bullet"/>
      <w:lvlText w:val="o"/>
      <w:lvlJc w:val="left"/>
      <w:pPr>
        <w:ind w:left="3600" w:hanging="360"/>
      </w:pPr>
      <w:rPr>
        <w:rFonts w:ascii="Courier New" w:hAnsi="Courier New" w:hint="default"/>
      </w:rPr>
    </w:lvl>
    <w:lvl w:ilvl="5" w:tplc="FA5EAD5C">
      <w:start w:val="1"/>
      <w:numFmt w:val="bullet"/>
      <w:lvlText w:val=""/>
      <w:lvlJc w:val="left"/>
      <w:pPr>
        <w:ind w:left="4320" w:hanging="360"/>
      </w:pPr>
      <w:rPr>
        <w:rFonts w:ascii="Wingdings" w:hAnsi="Wingdings" w:hint="default"/>
      </w:rPr>
    </w:lvl>
    <w:lvl w:ilvl="6" w:tplc="1D6E5A38">
      <w:start w:val="1"/>
      <w:numFmt w:val="bullet"/>
      <w:lvlText w:val=""/>
      <w:lvlJc w:val="left"/>
      <w:pPr>
        <w:ind w:left="5040" w:hanging="360"/>
      </w:pPr>
      <w:rPr>
        <w:rFonts w:ascii="Symbol" w:hAnsi="Symbol" w:hint="default"/>
      </w:rPr>
    </w:lvl>
    <w:lvl w:ilvl="7" w:tplc="7D06C874">
      <w:start w:val="1"/>
      <w:numFmt w:val="bullet"/>
      <w:lvlText w:val="o"/>
      <w:lvlJc w:val="left"/>
      <w:pPr>
        <w:ind w:left="5760" w:hanging="360"/>
      </w:pPr>
      <w:rPr>
        <w:rFonts w:ascii="Courier New" w:hAnsi="Courier New" w:hint="default"/>
      </w:rPr>
    </w:lvl>
    <w:lvl w:ilvl="8" w:tplc="BBF8A354">
      <w:start w:val="1"/>
      <w:numFmt w:val="bullet"/>
      <w:lvlText w:val=""/>
      <w:lvlJc w:val="left"/>
      <w:pPr>
        <w:ind w:left="6480" w:hanging="360"/>
      </w:pPr>
      <w:rPr>
        <w:rFonts w:ascii="Wingdings" w:hAnsi="Wingdings" w:hint="default"/>
      </w:rPr>
    </w:lvl>
  </w:abstractNum>
  <w:abstractNum w:abstractNumId="671" w15:restartNumberingAfterBreak="0">
    <w:nsid w:val="77E3BBA6"/>
    <w:multiLevelType w:val="hybridMultilevel"/>
    <w:tmpl w:val="9D3A275A"/>
    <w:lvl w:ilvl="0" w:tplc="0D12EC02">
      <w:start w:val="1"/>
      <w:numFmt w:val="decimal"/>
      <w:lvlText w:val="%1."/>
      <w:lvlJc w:val="left"/>
      <w:pPr>
        <w:ind w:left="720" w:hanging="360"/>
      </w:pPr>
    </w:lvl>
    <w:lvl w:ilvl="1" w:tplc="9A4A7338">
      <w:start w:val="1"/>
      <w:numFmt w:val="lowerLetter"/>
      <w:lvlText w:val="%2."/>
      <w:lvlJc w:val="left"/>
      <w:pPr>
        <w:ind w:left="1440" w:hanging="360"/>
      </w:pPr>
    </w:lvl>
    <w:lvl w:ilvl="2" w:tplc="BE566D7A">
      <w:start w:val="1"/>
      <w:numFmt w:val="lowerRoman"/>
      <w:lvlText w:val="%3."/>
      <w:lvlJc w:val="right"/>
      <w:pPr>
        <w:ind w:left="2160" w:hanging="180"/>
      </w:pPr>
    </w:lvl>
    <w:lvl w:ilvl="3" w:tplc="5C2684D2">
      <w:start w:val="1"/>
      <w:numFmt w:val="decimal"/>
      <w:lvlText w:val="%4."/>
      <w:lvlJc w:val="left"/>
      <w:pPr>
        <w:ind w:left="2880" w:hanging="360"/>
      </w:pPr>
    </w:lvl>
    <w:lvl w:ilvl="4" w:tplc="E0444E26">
      <w:start w:val="1"/>
      <w:numFmt w:val="lowerLetter"/>
      <w:lvlText w:val="%5."/>
      <w:lvlJc w:val="left"/>
      <w:pPr>
        <w:ind w:left="3600" w:hanging="360"/>
      </w:pPr>
    </w:lvl>
    <w:lvl w:ilvl="5" w:tplc="55B691C0">
      <w:start w:val="1"/>
      <w:numFmt w:val="lowerRoman"/>
      <w:lvlText w:val="%6."/>
      <w:lvlJc w:val="right"/>
      <w:pPr>
        <w:ind w:left="4320" w:hanging="180"/>
      </w:pPr>
    </w:lvl>
    <w:lvl w:ilvl="6" w:tplc="D4D69156">
      <w:start w:val="1"/>
      <w:numFmt w:val="decimal"/>
      <w:lvlText w:val="%7."/>
      <w:lvlJc w:val="left"/>
      <w:pPr>
        <w:ind w:left="5040" w:hanging="360"/>
      </w:pPr>
    </w:lvl>
    <w:lvl w:ilvl="7" w:tplc="FBBAA90E">
      <w:start w:val="1"/>
      <w:numFmt w:val="lowerLetter"/>
      <w:lvlText w:val="%8."/>
      <w:lvlJc w:val="left"/>
      <w:pPr>
        <w:ind w:left="5760" w:hanging="360"/>
      </w:pPr>
    </w:lvl>
    <w:lvl w:ilvl="8" w:tplc="1DF4665A">
      <w:start w:val="1"/>
      <w:numFmt w:val="lowerRoman"/>
      <w:lvlText w:val="%9."/>
      <w:lvlJc w:val="right"/>
      <w:pPr>
        <w:ind w:left="6480" w:hanging="180"/>
      </w:pPr>
    </w:lvl>
  </w:abstractNum>
  <w:abstractNum w:abstractNumId="672" w15:restartNumberingAfterBreak="0">
    <w:nsid w:val="77F6A59B"/>
    <w:multiLevelType w:val="hybridMultilevel"/>
    <w:tmpl w:val="F312B7F0"/>
    <w:lvl w:ilvl="0" w:tplc="094642B8">
      <w:start w:val="1"/>
      <w:numFmt w:val="bullet"/>
      <w:lvlText w:val="·"/>
      <w:lvlJc w:val="left"/>
      <w:pPr>
        <w:ind w:left="720" w:hanging="360"/>
      </w:pPr>
      <w:rPr>
        <w:rFonts w:ascii="Symbol" w:hAnsi="Symbol" w:hint="default"/>
      </w:rPr>
    </w:lvl>
    <w:lvl w:ilvl="1" w:tplc="1E16AC10">
      <w:start w:val="1"/>
      <w:numFmt w:val="bullet"/>
      <w:lvlText w:val="o"/>
      <w:lvlJc w:val="left"/>
      <w:pPr>
        <w:ind w:left="1440" w:hanging="360"/>
      </w:pPr>
      <w:rPr>
        <w:rFonts w:ascii="Courier New" w:hAnsi="Courier New" w:hint="default"/>
      </w:rPr>
    </w:lvl>
    <w:lvl w:ilvl="2" w:tplc="6E06437E">
      <w:start w:val="1"/>
      <w:numFmt w:val="bullet"/>
      <w:lvlText w:val=""/>
      <w:lvlJc w:val="left"/>
      <w:pPr>
        <w:ind w:left="2160" w:hanging="360"/>
      </w:pPr>
      <w:rPr>
        <w:rFonts w:ascii="Wingdings" w:hAnsi="Wingdings" w:hint="default"/>
      </w:rPr>
    </w:lvl>
    <w:lvl w:ilvl="3" w:tplc="AEF6964E">
      <w:start w:val="1"/>
      <w:numFmt w:val="bullet"/>
      <w:lvlText w:val=""/>
      <w:lvlJc w:val="left"/>
      <w:pPr>
        <w:ind w:left="2880" w:hanging="360"/>
      </w:pPr>
      <w:rPr>
        <w:rFonts w:ascii="Symbol" w:hAnsi="Symbol" w:hint="default"/>
      </w:rPr>
    </w:lvl>
    <w:lvl w:ilvl="4" w:tplc="DAF0CB50">
      <w:start w:val="1"/>
      <w:numFmt w:val="bullet"/>
      <w:lvlText w:val="o"/>
      <w:lvlJc w:val="left"/>
      <w:pPr>
        <w:ind w:left="3600" w:hanging="360"/>
      </w:pPr>
      <w:rPr>
        <w:rFonts w:ascii="Courier New" w:hAnsi="Courier New" w:hint="default"/>
      </w:rPr>
    </w:lvl>
    <w:lvl w:ilvl="5" w:tplc="41A00F70">
      <w:start w:val="1"/>
      <w:numFmt w:val="bullet"/>
      <w:lvlText w:val=""/>
      <w:lvlJc w:val="left"/>
      <w:pPr>
        <w:ind w:left="4320" w:hanging="360"/>
      </w:pPr>
      <w:rPr>
        <w:rFonts w:ascii="Wingdings" w:hAnsi="Wingdings" w:hint="default"/>
      </w:rPr>
    </w:lvl>
    <w:lvl w:ilvl="6" w:tplc="9A10DC46">
      <w:start w:val="1"/>
      <w:numFmt w:val="bullet"/>
      <w:lvlText w:val=""/>
      <w:lvlJc w:val="left"/>
      <w:pPr>
        <w:ind w:left="5040" w:hanging="360"/>
      </w:pPr>
      <w:rPr>
        <w:rFonts w:ascii="Symbol" w:hAnsi="Symbol" w:hint="default"/>
      </w:rPr>
    </w:lvl>
    <w:lvl w:ilvl="7" w:tplc="19D45D1C">
      <w:start w:val="1"/>
      <w:numFmt w:val="bullet"/>
      <w:lvlText w:val="o"/>
      <w:lvlJc w:val="left"/>
      <w:pPr>
        <w:ind w:left="5760" w:hanging="360"/>
      </w:pPr>
      <w:rPr>
        <w:rFonts w:ascii="Courier New" w:hAnsi="Courier New" w:hint="default"/>
      </w:rPr>
    </w:lvl>
    <w:lvl w:ilvl="8" w:tplc="89867E88">
      <w:start w:val="1"/>
      <w:numFmt w:val="bullet"/>
      <w:lvlText w:val=""/>
      <w:lvlJc w:val="left"/>
      <w:pPr>
        <w:ind w:left="6480" w:hanging="360"/>
      </w:pPr>
      <w:rPr>
        <w:rFonts w:ascii="Wingdings" w:hAnsi="Wingdings" w:hint="default"/>
      </w:rPr>
    </w:lvl>
  </w:abstractNum>
  <w:abstractNum w:abstractNumId="673" w15:restartNumberingAfterBreak="0">
    <w:nsid w:val="77FA5EC4"/>
    <w:multiLevelType w:val="hybridMultilevel"/>
    <w:tmpl w:val="C4544E94"/>
    <w:lvl w:ilvl="0" w:tplc="17487298">
      <w:start w:val="1"/>
      <w:numFmt w:val="decimal"/>
      <w:lvlText w:val="%1."/>
      <w:lvlJc w:val="left"/>
      <w:pPr>
        <w:ind w:left="720" w:hanging="360"/>
      </w:pPr>
    </w:lvl>
    <w:lvl w:ilvl="1" w:tplc="8CAAFCFC">
      <w:start w:val="1"/>
      <w:numFmt w:val="lowerLetter"/>
      <w:lvlText w:val="%2."/>
      <w:lvlJc w:val="left"/>
      <w:pPr>
        <w:ind w:left="1440" w:hanging="360"/>
      </w:pPr>
    </w:lvl>
    <w:lvl w:ilvl="2" w:tplc="06F2BE6A">
      <w:start w:val="1"/>
      <w:numFmt w:val="lowerRoman"/>
      <w:lvlText w:val="%3."/>
      <w:lvlJc w:val="right"/>
      <w:pPr>
        <w:ind w:left="2160" w:hanging="180"/>
      </w:pPr>
    </w:lvl>
    <w:lvl w:ilvl="3" w:tplc="929AA682">
      <w:start w:val="3"/>
      <w:numFmt w:val="decimal"/>
      <w:lvlText w:val="%4."/>
      <w:lvlJc w:val="left"/>
      <w:pPr>
        <w:ind w:left="2880" w:hanging="360"/>
      </w:pPr>
    </w:lvl>
    <w:lvl w:ilvl="4" w:tplc="4E5EFEA0">
      <w:start w:val="1"/>
      <w:numFmt w:val="lowerLetter"/>
      <w:lvlText w:val="%5."/>
      <w:lvlJc w:val="left"/>
      <w:pPr>
        <w:ind w:left="3600" w:hanging="360"/>
      </w:pPr>
    </w:lvl>
    <w:lvl w:ilvl="5" w:tplc="EA74269A">
      <w:start w:val="1"/>
      <w:numFmt w:val="lowerRoman"/>
      <w:lvlText w:val="%6."/>
      <w:lvlJc w:val="right"/>
      <w:pPr>
        <w:ind w:left="4320" w:hanging="180"/>
      </w:pPr>
    </w:lvl>
    <w:lvl w:ilvl="6" w:tplc="3A764BE6">
      <w:start w:val="1"/>
      <w:numFmt w:val="decimal"/>
      <w:lvlText w:val="%7."/>
      <w:lvlJc w:val="left"/>
      <w:pPr>
        <w:ind w:left="5040" w:hanging="360"/>
      </w:pPr>
    </w:lvl>
    <w:lvl w:ilvl="7" w:tplc="21D097F6">
      <w:start w:val="1"/>
      <w:numFmt w:val="lowerLetter"/>
      <w:lvlText w:val="%8."/>
      <w:lvlJc w:val="left"/>
      <w:pPr>
        <w:ind w:left="5760" w:hanging="360"/>
      </w:pPr>
    </w:lvl>
    <w:lvl w:ilvl="8" w:tplc="5A003DF6">
      <w:start w:val="1"/>
      <w:numFmt w:val="lowerRoman"/>
      <w:lvlText w:val="%9."/>
      <w:lvlJc w:val="right"/>
      <w:pPr>
        <w:ind w:left="6480" w:hanging="180"/>
      </w:pPr>
    </w:lvl>
  </w:abstractNum>
  <w:abstractNum w:abstractNumId="674" w15:restartNumberingAfterBreak="0">
    <w:nsid w:val="780CB343"/>
    <w:multiLevelType w:val="hybridMultilevel"/>
    <w:tmpl w:val="D22A4BB8"/>
    <w:lvl w:ilvl="0" w:tplc="57805D34">
      <w:start w:val="1"/>
      <w:numFmt w:val="bullet"/>
      <w:lvlText w:val="·"/>
      <w:lvlJc w:val="left"/>
      <w:pPr>
        <w:ind w:left="720" w:hanging="360"/>
      </w:pPr>
      <w:rPr>
        <w:rFonts w:ascii="Symbol" w:hAnsi="Symbol" w:hint="default"/>
      </w:rPr>
    </w:lvl>
    <w:lvl w:ilvl="1" w:tplc="090C5E0E">
      <w:start w:val="1"/>
      <w:numFmt w:val="bullet"/>
      <w:lvlText w:val="o"/>
      <w:lvlJc w:val="left"/>
      <w:pPr>
        <w:ind w:left="1440" w:hanging="360"/>
      </w:pPr>
      <w:rPr>
        <w:rFonts w:ascii="Courier New" w:hAnsi="Courier New" w:hint="default"/>
      </w:rPr>
    </w:lvl>
    <w:lvl w:ilvl="2" w:tplc="995858BC">
      <w:start w:val="1"/>
      <w:numFmt w:val="bullet"/>
      <w:lvlText w:val=""/>
      <w:lvlJc w:val="left"/>
      <w:pPr>
        <w:ind w:left="2160" w:hanging="360"/>
      </w:pPr>
      <w:rPr>
        <w:rFonts w:ascii="Wingdings" w:hAnsi="Wingdings" w:hint="default"/>
      </w:rPr>
    </w:lvl>
    <w:lvl w:ilvl="3" w:tplc="B85407BC">
      <w:start w:val="1"/>
      <w:numFmt w:val="bullet"/>
      <w:lvlText w:val=""/>
      <w:lvlJc w:val="left"/>
      <w:pPr>
        <w:ind w:left="2880" w:hanging="360"/>
      </w:pPr>
      <w:rPr>
        <w:rFonts w:ascii="Symbol" w:hAnsi="Symbol" w:hint="default"/>
      </w:rPr>
    </w:lvl>
    <w:lvl w:ilvl="4" w:tplc="F6548764">
      <w:start w:val="1"/>
      <w:numFmt w:val="bullet"/>
      <w:lvlText w:val="o"/>
      <w:lvlJc w:val="left"/>
      <w:pPr>
        <w:ind w:left="3600" w:hanging="360"/>
      </w:pPr>
      <w:rPr>
        <w:rFonts w:ascii="Courier New" w:hAnsi="Courier New" w:hint="default"/>
      </w:rPr>
    </w:lvl>
    <w:lvl w:ilvl="5" w:tplc="7DBADC70">
      <w:start w:val="1"/>
      <w:numFmt w:val="bullet"/>
      <w:lvlText w:val=""/>
      <w:lvlJc w:val="left"/>
      <w:pPr>
        <w:ind w:left="4320" w:hanging="360"/>
      </w:pPr>
      <w:rPr>
        <w:rFonts w:ascii="Wingdings" w:hAnsi="Wingdings" w:hint="default"/>
      </w:rPr>
    </w:lvl>
    <w:lvl w:ilvl="6" w:tplc="4F7217A8">
      <w:start w:val="1"/>
      <w:numFmt w:val="bullet"/>
      <w:lvlText w:val=""/>
      <w:lvlJc w:val="left"/>
      <w:pPr>
        <w:ind w:left="5040" w:hanging="360"/>
      </w:pPr>
      <w:rPr>
        <w:rFonts w:ascii="Symbol" w:hAnsi="Symbol" w:hint="default"/>
      </w:rPr>
    </w:lvl>
    <w:lvl w:ilvl="7" w:tplc="FD544A50">
      <w:start w:val="1"/>
      <w:numFmt w:val="bullet"/>
      <w:lvlText w:val="o"/>
      <w:lvlJc w:val="left"/>
      <w:pPr>
        <w:ind w:left="5760" w:hanging="360"/>
      </w:pPr>
      <w:rPr>
        <w:rFonts w:ascii="Courier New" w:hAnsi="Courier New" w:hint="default"/>
      </w:rPr>
    </w:lvl>
    <w:lvl w:ilvl="8" w:tplc="2D7686AA">
      <w:start w:val="1"/>
      <w:numFmt w:val="bullet"/>
      <w:lvlText w:val=""/>
      <w:lvlJc w:val="left"/>
      <w:pPr>
        <w:ind w:left="6480" w:hanging="360"/>
      </w:pPr>
      <w:rPr>
        <w:rFonts w:ascii="Wingdings" w:hAnsi="Wingdings" w:hint="default"/>
      </w:rPr>
    </w:lvl>
  </w:abstractNum>
  <w:abstractNum w:abstractNumId="675" w15:restartNumberingAfterBreak="0">
    <w:nsid w:val="781763D2"/>
    <w:multiLevelType w:val="hybridMultilevel"/>
    <w:tmpl w:val="998E4B1C"/>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76" w15:restartNumberingAfterBreak="0">
    <w:nsid w:val="781A26E8"/>
    <w:multiLevelType w:val="hybridMultilevel"/>
    <w:tmpl w:val="D5C0B14C"/>
    <w:lvl w:ilvl="0" w:tplc="549EC602">
      <w:start w:val="1"/>
      <w:numFmt w:val="bullet"/>
      <w:lvlText w:val="·"/>
      <w:lvlJc w:val="left"/>
      <w:pPr>
        <w:ind w:left="720" w:hanging="360"/>
      </w:pPr>
      <w:rPr>
        <w:rFonts w:ascii="Symbol" w:hAnsi="Symbol" w:hint="default"/>
      </w:rPr>
    </w:lvl>
    <w:lvl w:ilvl="1" w:tplc="F210F650">
      <w:start w:val="1"/>
      <w:numFmt w:val="bullet"/>
      <w:lvlText w:val="o"/>
      <w:lvlJc w:val="left"/>
      <w:pPr>
        <w:ind w:left="1440" w:hanging="360"/>
      </w:pPr>
      <w:rPr>
        <w:rFonts w:ascii="Courier New" w:hAnsi="Courier New" w:hint="default"/>
      </w:rPr>
    </w:lvl>
    <w:lvl w:ilvl="2" w:tplc="24727500">
      <w:start w:val="1"/>
      <w:numFmt w:val="bullet"/>
      <w:lvlText w:val=""/>
      <w:lvlJc w:val="left"/>
      <w:pPr>
        <w:ind w:left="2160" w:hanging="360"/>
      </w:pPr>
      <w:rPr>
        <w:rFonts w:ascii="Wingdings" w:hAnsi="Wingdings" w:hint="default"/>
      </w:rPr>
    </w:lvl>
    <w:lvl w:ilvl="3" w:tplc="EA322786">
      <w:start w:val="1"/>
      <w:numFmt w:val="bullet"/>
      <w:lvlText w:val=""/>
      <w:lvlJc w:val="left"/>
      <w:pPr>
        <w:ind w:left="2880" w:hanging="360"/>
      </w:pPr>
      <w:rPr>
        <w:rFonts w:ascii="Symbol" w:hAnsi="Symbol" w:hint="default"/>
      </w:rPr>
    </w:lvl>
    <w:lvl w:ilvl="4" w:tplc="83A49DD6">
      <w:start w:val="1"/>
      <w:numFmt w:val="bullet"/>
      <w:lvlText w:val="o"/>
      <w:lvlJc w:val="left"/>
      <w:pPr>
        <w:ind w:left="3600" w:hanging="360"/>
      </w:pPr>
      <w:rPr>
        <w:rFonts w:ascii="Courier New" w:hAnsi="Courier New" w:hint="default"/>
      </w:rPr>
    </w:lvl>
    <w:lvl w:ilvl="5" w:tplc="A308F05E">
      <w:start w:val="1"/>
      <w:numFmt w:val="bullet"/>
      <w:lvlText w:val=""/>
      <w:lvlJc w:val="left"/>
      <w:pPr>
        <w:ind w:left="4320" w:hanging="360"/>
      </w:pPr>
      <w:rPr>
        <w:rFonts w:ascii="Wingdings" w:hAnsi="Wingdings" w:hint="default"/>
      </w:rPr>
    </w:lvl>
    <w:lvl w:ilvl="6" w:tplc="08F893B6">
      <w:start w:val="1"/>
      <w:numFmt w:val="bullet"/>
      <w:lvlText w:val=""/>
      <w:lvlJc w:val="left"/>
      <w:pPr>
        <w:ind w:left="5040" w:hanging="360"/>
      </w:pPr>
      <w:rPr>
        <w:rFonts w:ascii="Symbol" w:hAnsi="Symbol" w:hint="default"/>
      </w:rPr>
    </w:lvl>
    <w:lvl w:ilvl="7" w:tplc="591ACFB0">
      <w:start w:val="1"/>
      <w:numFmt w:val="bullet"/>
      <w:lvlText w:val="o"/>
      <w:lvlJc w:val="left"/>
      <w:pPr>
        <w:ind w:left="5760" w:hanging="360"/>
      </w:pPr>
      <w:rPr>
        <w:rFonts w:ascii="Courier New" w:hAnsi="Courier New" w:hint="default"/>
      </w:rPr>
    </w:lvl>
    <w:lvl w:ilvl="8" w:tplc="2D185CD6">
      <w:start w:val="1"/>
      <w:numFmt w:val="bullet"/>
      <w:lvlText w:val=""/>
      <w:lvlJc w:val="left"/>
      <w:pPr>
        <w:ind w:left="6480" w:hanging="360"/>
      </w:pPr>
      <w:rPr>
        <w:rFonts w:ascii="Wingdings" w:hAnsi="Wingdings" w:hint="default"/>
      </w:rPr>
    </w:lvl>
  </w:abstractNum>
  <w:abstractNum w:abstractNumId="677" w15:restartNumberingAfterBreak="0">
    <w:nsid w:val="78654B8B"/>
    <w:multiLevelType w:val="hybridMultilevel"/>
    <w:tmpl w:val="F530C380"/>
    <w:lvl w:ilvl="0" w:tplc="A64E86E0">
      <w:start w:val="1"/>
      <w:numFmt w:val="decimal"/>
      <w:lvlText w:val="%1."/>
      <w:lvlJc w:val="left"/>
      <w:pPr>
        <w:ind w:left="720" w:hanging="360"/>
      </w:pPr>
    </w:lvl>
    <w:lvl w:ilvl="1" w:tplc="A49A28DA">
      <w:start w:val="1"/>
      <w:numFmt w:val="lowerLetter"/>
      <w:lvlText w:val="%2."/>
      <w:lvlJc w:val="left"/>
      <w:pPr>
        <w:ind w:left="1440" w:hanging="360"/>
      </w:pPr>
    </w:lvl>
    <w:lvl w:ilvl="2" w:tplc="B43036C8">
      <w:start w:val="3"/>
      <w:numFmt w:val="lowerRoman"/>
      <w:lvlText w:val="%3."/>
      <w:lvlJc w:val="right"/>
      <w:pPr>
        <w:ind w:left="2160" w:hanging="180"/>
      </w:pPr>
    </w:lvl>
    <w:lvl w:ilvl="3" w:tplc="0AD83E82">
      <w:start w:val="1"/>
      <w:numFmt w:val="decimal"/>
      <w:lvlText w:val="%4."/>
      <w:lvlJc w:val="left"/>
      <w:pPr>
        <w:ind w:left="2880" w:hanging="360"/>
      </w:pPr>
    </w:lvl>
    <w:lvl w:ilvl="4" w:tplc="6CFC8F5E">
      <w:start w:val="1"/>
      <w:numFmt w:val="lowerLetter"/>
      <w:lvlText w:val="%5."/>
      <w:lvlJc w:val="left"/>
      <w:pPr>
        <w:ind w:left="3600" w:hanging="360"/>
      </w:pPr>
    </w:lvl>
    <w:lvl w:ilvl="5" w:tplc="88CC69FC">
      <w:start w:val="1"/>
      <w:numFmt w:val="lowerRoman"/>
      <w:lvlText w:val="%6."/>
      <w:lvlJc w:val="right"/>
      <w:pPr>
        <w:ind w:left="4320" w:hanging="180"/>
      </w:pPr>
    </w:lvl>
    <w:lvl w:ilvl="6" w:tplc="6EAE885A">
      <w:start w:val="1"/>
      <w:numFmt w:val="decimal"/>
      <w:lvlText w:val="%7."/>
      <w:lvlJc w:val="left"/>
      <w:pPr>
        <w:ind w:left="5040" w:hanging="360"/>
      </w:pPr>
    </w:lvl>
    <w:lvl w:ilvl="7" w:tplc="5DD4E2C6">
      <w:start w:val="1"/>
      <w:numFmt w:val="lowerLetter"/>
      <w:lvlText w:val="%8."/>
      <w:lvlJc w:val="left"/>
      <w:pPr>
        <w:ind w:left="5760" w:hanging="360"/>
      </w:pPr>
    </w:lvl>
    <w:lvl w:ilvl="8" w:tplc="79542A3A">
      <w:start w:val="1"/>
      <w:numFmt w:val="lowerRoman"/>
      <w:lvlText w:val="%9."/>
      <w:lvlJc w:val="right"/>
      <w:pPr>
        <w:ind w:left="6480" w:hanging="180"/>
      </w:pPr>
    </w:lvl>
  </w:abstractNum>
  <w:abstractNum w:abstractNumId="678" w15:restartNumberingAfterBreak="0">
    <w:nsid w:val="78D34714"/>
    <w:multiLevelType w:val="hybridMultilevel"/>
    <w:tmpl w:val="58308862"/>
    <w:lvl w:ilvl="0" w:tplc="7D1ADE26">
      <w:start w:val="1"/>
      <w:numFmt w:val="decimal"/>
      <w:lvlText w:val="%1."/>
      <w:lvlJc w:val="left"/>
      <w:pPr>
        <w:ind w:left="720" w:hanging="360"/>
      </w:pPr>
    </w:lvl>
    <w:lvl w:ilvl="1" w:tplc="EC88E6B6">
      <w:start w:val="1"/>
      <w:numFmt w:val="lowerLetter"/>
      <w:lvlText w:val="%2."/>
      <w:lvlJc w:val="left"/>
      <w:pPr>
        <w:ind w:left="1440" w:hanging="360"/>
      </w:pPr>
    </w:lvl>
    <w:lvl w:ilvl="2" w:tplc="5A7E1E88">
      <w:start w:val="1"/>
      <w:numFmt w:val="lowerRoman"/>
      <w:lvlText w:val="%3."/>
      <w:lvlJc w:val="right"/>
      <w:pPr>
        <w:ind w:left="2160" w:hanging="180"/>
      </w:pPr>
    </w:lvl>
    <w:lvl w:ilvl="3" w:tplc="D26AC7AE">
      <w:start w:val="1"/>
      <w:numFmt w:val="decimal"/>
      <w:lvlText w:val="%4."/>
      <w:lvlJc w:val="left"/>
      <w:pPr>
        <w:ind w:left="2880" w:hanging="360"/>
      </w:pPr>
    </w:lvl>
    <w:lvl w:ilvl="4" w:tplc="FBA6ABF4">
      <w:start w:val="1"/>
      <w:numFmt w:val="lowerLetter"/>
      <w:lvlText w:val="%5."/>
      <w:lvlJc w:val="left"/>
      <w:pPr>
        <w:ind w:left="3600" w:hanging="360"/>
      </w:pPr>
    </w:lvl>
    <w:lvl w:ilvl="5" w:tplc="5448BAE0">
      <w:start w:val="1"/>
      <w:numFmt w:val="lowerRoman"/>
      <w:lvlText w:val="%6."/>
      <w:lvlJc w:val="right"/>
      <w:pPr>
        <w:ind w:left="4320" w:hanging="180"/>
      </w:pPr>
    </w:lvl>
    <w:lvl w:ilvl="6" w:tplc="950A20BE">
      <w:start w:val="1"/>
      <w:numFmt w:val="decimal"/>
      <w:lvlText w:val="%7."/>
      <w:lvlJc w:val="left"/>
      <w:pPr>
        <w:ind w:left="5040" w:hanging="360"/>
      </w:pPr>
    </w:lvl>
    <w:lvl w:ilvl="7" w:tplc="5F360BF8">
      <w:start w:val="1"/>
      <w:numFmt w:val="lowerLetter"/>
      <w:lvlText w:val="%8."/>
      <w:lvlJc w:val="left"/>
      <w:pPr>
        <w:ind w:left="5760" w:hanging="360"/>
      </w:pPr>
    </w:lvl>
    <w:lvl w:ilvl="8" w:tplc="82244880">
      <w:start w:val="1"/>
      <w:numFmt w:val="lowerRoman"/>
      <w:lvlText w:val="%9."/>
      <w:lvlJc w:val="right"/>
      <w:pPr>
        <w:ind w:left="6480" w:hanging="180"/>
      </w:pPr>
    </w:lvl>
  </w:abstractNum>
  <w:abstractNum w:abstractNumId="679" w15:restartNumberingAfterBreak="0">
    <w:nsid w:val="78ECE586"/>
    <w:multiLevelType w:val="hybridMultilevel"/>
    <w:tmpl w:val="01CC385C"/>
    <w:lvl w:ilvl="0" w:tplc="8B6A0D10">
      <w:start w:val="1"/>
      <w:numFmt w:val="decimal"/>
      <w:lvlText w:val="%1."/>
      <w:lvlJc w:val="left"/>
      <w:pPr>
        <w:ind w:left="720" w:hanging="360"/>
      </w:pPr>
    </w:lvl>
    <w:lvl w:ilvl="1" w:tplc="5B08988E">
      <w:start w:val="1"/>
      <w:numFmt w:val="lowerLetter"/>
      <w:lvlText w:val="%2."/>
      <w:lvlJc w:val="left"/>
      <w:pPr>
        <w:ind w:left="1440" w:hanging="360"/>
      </w:pPr>
    </w:lvl>
    <w:lvl w:ilvl="2" w:tplc="F328DA42">
      <w:start w:val="2"/>
      <w:numFmt w:val="lowerRoman"/>
      <w:lvlText w:val="%3."/>
      <w:lvlJc w:val="right"/>
      <w:pPr>
        <w:ind w:left="2160" w:hanging="180"/>
      </w:pPr>
    </w:lvl>
    <w:lvl w:ilvl="3" w:tplc="BD76DF12">
      <w:start w:val="1"/>
      <w:numFmt w:val="decimal"/>
      <w:lvlText w:val="%4."/>
      <w:lvlJc w:val="left"/>
      <w:pPr>
        <w:ind w:left="2880" w:hanging="360"/>
      </w:pPr>
    </w:lvl>
    <w:lvl w:ilvl="4" w:tplc="454CC0D8">
      <w:start w:val="1"/>
      <w:numFmt w:val="lowerLetter"/>
      <w:lvlText w:val="%5."/>
      <w:lvlJc w:val="left"/>
      <w:pPr>
        <w:ind w:left="3600" w:hanging="360"/>
      </w:pPr>
    </w:lvl>
    <w:lvl w:ilvl="5" w:tplc="C5282C14">
      <w:start w:val="1"/>
      <w:numFmt w:val="lowerRoman"/>
      <w:lvlText w:val="%6."/>
      <w:lvlJc w:val="right"/>
      <w:pPr>
        <w:ind w:left="4320" w:hanging="180"/>
      </w:pPr>
    </w:lvl>
    <w:lvl w:ilvl="6" w:tplc="60869076">
      <w:start w:val="1"/>
      <w:numFmt w:val="decimal"/>
      <w:lvlText w:val="%7."/>
      <w:lvlJc w:val="left"/>
      <w:pPr>
        <w:ind w:left="5040" w:hanging="360"/>
      </w:pPr>
    </w:lvl>
    <w:lvl w:ilvl="7" w:tplc="6270F984">
      <w:start w:val="1"/>
      <w:numFmt w:val="lowerLetter"/>
      <w:lvlText w:val="%8."/>
      <w:lvlJc w:val="left"/>
      <w:pPr>
        <w:ind w:left="5760" w:hanging="360"/>
      </w:pPr>
    </w:lvl>
    <w:lvl w:ilvl="8" w:tplc="D46A72E2">
      <w:start w:val="1"/>
      <w:numFmt w:val="lowerRoman"/>
      <w:lvlText w:val="%9."/>
      <w:lvlJc w:val="right"/>
      <w:pPr>
        <w:ind w:left="6480" w:hanging="180"/>
      </w:pPr>
    </w:lvl>
  </w:abstractNum>
  <w:abstractNum w:abstractNumId="680" w15:restartNumberingAfterBreak="0">
    <w:nsid w:val="79176F2F"/>
    <w:multiLevelType w:val="hybridMultilevel"/>
    <w:tmpl w:val="51BE6292"/>
    <w:lvl w:ilvl="0" w:tplc="090A3142">
      <w:start w:val="1"/>
      <w:numFmt w:val="bullet"/>
      <w:lvlText w:val=""/>
      <w:lvlJc w:val="left"/>
      <w:pPr>
        <w:ind w:left="720" w:hanging="360"/>
      </w:pPr>
      <w:rPr>
        <w:rFonts w:ascii="Symbol" w:hAnsi="Symbol" w:hint="default"/>
      </w:rPr>
    </w:lvl>
    <w:lvl w:ilvl="1" w:tplc="1DC6A756">
      <w:start w:val="1"/>
      <w:numFmt w:val="bullet"/>
      <w:lvlText w:val="o"/>
      <w:lvlJc w:val="left"/>
      <w:pPr>
        <w:ind w:left="1440" w:hanging="360"/>
      </w:pPr>
      <w:rPr>
        <w:rFonts w:ascii="Courier New" w:hAnsi="Courier New" w:hint="default"/>
      </w:rPr>
    </w:lvl>
    <w:lvl w:ilvl="2" w:tplc="02B88CAC">
      <w:start w:val="1"/>
      <w:numFmt w:val="bullet"/>
      <w:lvlText w:val="o"/>
      <w:lvlJc w:val="left"/>
      <w:pPr>
        <w:ind w:left="2160" w:hanging="360"/>
      </w:pPr>
      <w:rPr>
        <w:rFonts w:ascii="&quot;Courier New&quot;" w:hAnsi="&quot;Courier New&quot;" w:hint="default"/>
      </w:rPr>
    </w:lvl>
    <w:lvl w:ilvl="3" w:tplc="28F0E0B6">
      <w:start w:val="1"/>
      <w:numFmt w:val="bullet"/>
      <w:lvlText w:val=""/>
      <w:lvlJc w:val="left"/>
      <w:pPr>
        <w:ind w:left="2880" w:hanging="360"/>
      </w:pPr>
      <w:rPr>
        <w:rFonts w:ascii="Symbol" w:hAnsi="Symbol" w:hint="default"/>
      </w:rPr>
    </w:lvl>
    <w:lvl w:ilvl="4" w:tplc="54943A34">
      <w:start w:val="1"/>
      <w:numFmt w:val="bullet"/>
      <w:lvlText w:val="o"/>
      <w:lvlJc w:val="left"/>
      <w:pPr>
        <w:ind w:left="3600" w:hanging="360"/>
      </w:pPr>
      <w:rPr>
        <w:rFonts w:ascii="Courier New" w:hAnsi="Courier New" w:hint="default"/>
      </w:rPr>
    </w:lvl>
    <w:lvl w:ilvl="5" w:tplc="5C0224F6">
      <w:start w:val="1"/>
      <w:numFmt w:val="bullet"/>
      <w:lvlText w:val=""/>
      <w:lvlJc w:val="left"/>
      <w:pPr>
        <w:ind w:left="4320" w:hanging="360"/>
      </w:pPr>
      <w:rPr>
        <w:rFonts w:ascii="Wingdings" w:hAnsi="Wingdings" w:hint="default"/>
      </w:rPr>
    </w:lvl>
    <w:lvl w:ilvl="6" w:tplc="6A0CA67C">
      <w:start w:val="1"/>
      <w:numFmt w:val="bullet"/>
      <w:lvlText w:val=""/>
      <w:lvlJc w:val="left"/>
      <w:pPr>
        <w:ind w:left="5040" w:hanging="360"/>
      </w:pPr>
      <w:rPr>
        <w:rFonts w:ascii="Symbol" w:hAnsi="Symbol" w:hint="default"/>
      </w:rPr>
    </w:lvl>
    <w:lvl w:ilvl="7" w:tplc="7C22B4B4">
      <w:start w:val="1"/>
      <w:numFmt w:val="bullet"/>
      <w:lvlText w:val="o"/>
      <w:lvlJc w:val="left"/>
      <w:pPr>
        <w:ind w:left="5760" w:hanging="360"/>
      </w:pPr>
      <w:rPr>
        <w:rFonts w:ascii="Courier New" w:hAnsi="Courier New" w:hint="default"/>
      </w:rPr>
    </w:lvl>
    <w:lvl w:ilvl="8" w:tplc="FAD0C0DE">
      <w:start w:val="1"/>
      <w:numFmt w:val="bullet"/>
      <w:lvlText w:val=""/>
      <w:lvlJc w:val="left"/>
      <w:pPr>
        <w:ind w:left="6480" w:hanging="360"/>
      </w:pPr>
      <w:rPr>
        <w:rFonts w:ascii="Wingdings" w:hAnsi="Wingdings" w:hint="default"/>
      </w:rPr>
    </w:lvl>
  </w:abstractNum>
  <w:abstractNum w:abstractNumId="681" w15:restartNumberingAfterBreak="0">
    <w:nsid w:val="79C8F7AB"/>
    <w:multiLevelType w:val="hybridMultilevel"/>
    <w:tmpl w:val="1B282E58"/>
    <w:lvl w:ilvl="0" w:tplc="2CA08088">
      <w:start w:val="1"/>
      <w:numFmt w:val="decimal"/>
      <w:lvlText w:val="%1."/>
      <w:lvlJc w:val="left"/>
      <w:pPr>
        <w:ind w:left="720" w:hanging="360"/>
      </w:pPr>
    </w:lvl>
    <w:lvl w:ilvl="1" w:tplc="7DB61CB4">
      <w:start w:val="1"/>
      <w:numFmt w:val="lowerLetter"/>
      <w:lvlText w:val="%2."/>
      <w:lvlJc w:val="left"/>
      <w:pPr>
        <w:ind w:left="1440" w:hanging="360"/>
      </w:pPr>
    </w:lvl>
    <w:lvl w:ilvl="2" w:tplc="8CE47EBC">
      <w:start w:val="1"/>
      <w:numFmt w:val="lowerRoman"/>
      <w:lvlText w:val="%3."/>
      <w:lvlJc w:val="right"/>
      <w:pPr>
        <w:ind w:left="2160" w:hanging="180"/>
      </w:pPr>
    </w:lvl>
    <w:lvl w:ilvl="3" w:tplc="81B43FEA">
      <w:start w:val="3"/>
      <w:numFmt w:val="decimal"/>
      <w:lvlText w:val="%4."/>
      <w:lvlJc w:val="left"/>
      <w:pPr>
        <w:ind w:left="2880" w:hanging="360"/>
      </w:pPr>
    </w:lvl>
    <w:lvl w:ilvl="4" w:tplc="6B9803B8">
      <w:start w:val="1"/>
      <w:numFmt w:val="lowerLetter"/>
      <w:lvlText w:val="%5."/>
      <w:lvlJc w:val="left"/>
      <w:pPr>
        <w:ind w:left="3600" w:hanging="360"/>
      </w:pPr>
    </w:lvl>
    <w:lvl w:ilvl="5" w:tplc="013A5AC8">
      <w:start w:val="1"/>
      <w:numFmt w:val="lowerRoman"/>
      <w:lvlText w:val="%6."/>
      <w:lvlJc w:val="right"/>
      <w:pPr>
        <w:ind w:left="4320" w:hanging="180"/>
      </w:pPr>
    </w:lvl>
    <w:lvl w:ilvl="6" w:tplc="363ADB70">
      <w:start w:val="1"/>
      <w:numFmt w:val="decimal"/>
      <w:lvlText w:val="%7."/>
      <w:lvlJc w:val="left"/>
      <w:pPr>
        <w:ind w:left="5040" w:hanging="360"/>
      </w:pPr>
    </w:lvl>
    <w:lvl w:ilvl="7" w:tplc="E898D0BA">
      <w:start w:val="1"/>
      <w:numFmt w:val="lowerLetter"/>
      <w:lvlText w:val="%8."/>
      <w:lvlJc w:val="left"/>
      <w:pPr>
        <w:ind w:left="5760" w:hanging="360"/>
      </w:pPr>
    </w:lvl>
    <w:lvl w:ilvl="8" w:tplc="2F764C96">
      <w:start w:val="1"/>
      <w:numFmt w:val="lowerRoman"/>
      <w:lvlText w:val="%9."/>
      <w:lvlJc w:val="right"/>
      <w:pPr>
        <w:ind w:left="6480" w:hanging="180"/>
      </w:pPr>
    </w:lvl>
  </w:abstractNum>
  <w:abstractNum w:abstractNumId="682" w15:restartNumberingAfterBreak="0">
    <w:nsid w:val="7A0AEF3B"/>
    <w:multiLevelType w:val="hybridMultilevel"/>
    <w:tmpl w:val="8036F6C4"/>
    <w:lvl w:ilvl="0" w:tplc="5036ABD8">
      <w:start w:val="1"/>
      <w:numFmt w:val="decimal"/>
      <w:lvlText w:val="%1."/>
      <w:lvlJc w:val="left"/>
      <w:pPr>
        <w:ind w:left="720" w:hanging="360"/>
      </w:pPr>
    </w:lvl>
    <w:lvl w:ilvl="1" w:tplc="18C82A7C">
      <w:start w:val="1"/>
      <w:numFmt w:val="bullet"/>
      <w:lvlText w:val="o"/>
      <w:lvlJc w:val="left"/>
      <w:pPr>
        <w:ind w:left="1440" w:hanging="360"/>
      </w:pPr>
      <w:rPr>
        <w:rFonts w:ascii="Courier New" w:hAnsi="Courier New" w:hint="default"/>
      </w:rPr>
    </w:lvl>
    <w:lvl w:ilvl="2" w:tplc="55A4D712">
      <w:start w:val="1"/>
      <w:numFmt w:val="bullet"/>
      <w:lvlText w:val=""/>
      <w:lvlJc w:val="left"/>
      <w:pPr>
        <w:ind w:left="2160" w:hanging="180"/>
      </w:pPr>
      <w:rPr>
        <w:rFonts w:ascii="Symbol" w:hAnsi="Symbol" w:hint="default"/>
      </w:rPr>
    </w:lvl>
    <w:lvl w:ilvl="3" w:tplc="4EB85DBC">
      <w:start w:val="1"/>
      <w:numFmt w:val="decimal"/>
      <w:lvlText w:val="%4."/>
      <w:lvlJc w:val="left"/>
      <w:pPr>
        <w:ind w:left="2880" w:hanging="360"/>
      </w:pPr>
    </w:lvl>
    <w:lvl w:ilvl="4" w:tplc="78F48876">
      <w:start w:val="1"/>
      <w:numFmt w:val="lowerLetter"/>
      <w:lvlText w:val="%5."/>
      <w:lvlJc w:val="left"/>
      <w:pPr>
        <w:ind w:left="3600" w:hanging="360"/>
      </w:pPr>
    </w:lvl>
    <w:lvl w:ilvl="5" w:tplc="8DB495E0">
      <w:start w:val="1"/>
      <w:numFmt w:val="lowerRoman"/>
      <w:lvlText w:val="%6."/>
      <w:lvlJc w:val="right"/>
      <w:pPr>
        <w:ind w:left="4320" w:hanging="180"/>
      </w:pPr>
    </w:lvl>
    <w:lvl w:ilvl="6" w:tplc="2B329108">
      <w:start w:val="1"/>
      <w:numFmt w:val="decimal"/>
      <w:lvlText w:val="%7."/>
      <w:lvlJc w:val="left"/>
      <w:pPr>
        <w:ind w:left="5040" w:hanging="360"/>
      </w:pPr>
    </w:lvl>
    <w:lvl w:ilvl="7" w:tplc="5716779A">
      <w:start w:val="1"/>
      <w:numFmt w:val="lowerLetter"/>
      <w:lvlText w:val="%8."/>
      <w:lvlJc w:val="left"/>
      <w:pPr>
        <w:ind w:left="5760" w:hanging="360"/>
      </w:pPr>
    </w:lvl>
    <w:lvl w:ilvl="8" w:tplc="F1468EF8">
      <w:start w:val="1"/>
      <w:numFmt w:val="lowerRoman"/>
      <w:lvlText w:val="%9."/>
      <w:lvlJc w:val="right"/>
      <w:pPr>
        <w:ind w:left="6480" w:hanging="180"/>
      </w:pPr>
    </w:lvl>
  </w:abstractNum>
  <w:abstractNum w:abstractNumId="683" w15:restartNumberingAfterBreak="0">
    <w:nsid w:val="7A47E6F5"/>
    <w:multiLevelType w:val="hybridMultilevel"/>
    <w:tmpl w:val="D2463E9E"/>
    <w:lvl w:ilvl="0" w:tplc="A2FC2DFE">
      <w:start w:val="1"/>
      <w:numFmt w:val="bullet"/>
      <w:lvlText w:val=""/>
      <w:lvlJc w:val="left"/>
      <w:pPr>
        <w:ind w:left="720" w:hanging="360"/>
      </w:pPr>
      <w:rPr>
        <w:rFonts w:ascii="Symbol" w:hAnsi="Symbol" w:hint="default"/>
      </w:rPr>
    </w:lvl>
    <w:lvl w:ilvl="1" w:tplc="E8C8E432">
      <w:start w:val="1"/>
      <w:numFmt w:val="bullet"/>
      <w:lvlText w:val="o"/>
      <w:lvlJc w:val="left"/>
      <w:pPr>
        <w:ind w:left="1440" w:hanging="360"/>
      </w:pPr>
      <w:rPr>
        <w:rFonts w:ascii="Courier New" w:hAnsi="Courier New" w:hint="default"/>
      </w:rPr>
    </w:lvl>
    <w:lvl w:ilvl="2" w:tplc="0A9A1752">
      <w:start w:val="1"/>
      <w:numFmt w:val="bullet"/>
      <w:lvlText w:val=""/>
      <w:lvlJc w:val="left"/>
      <w:pPr>
        <w:ind w:left="2160" w:hanging="360"/>
      </w:pPr>
      <w:rPr>
        <w:rFonts w:ascii="Wingdings" w:hAnsi="Wingdings" w:hint="default"/>
      </w:rPr>
    </w:lvl>
    <w:lvl w:ilvl="3" w:tplc="F67CABDE">
      <w:start w:val="1"/>
      <w:numFmt w:val="bullet"/>
      <w:lvlText w:val=""/>
      <w:lvlJc w:val="left"/>
      <w:pPr>
        <w:ind w:left="2880" w:hanging="360"/>
      </w:pPr>
      <w:rPr>
        <w:rFonts w:ascii="Symbol" w:hAnsi="Symbol" w:hint="default"/>
      </w:rPr>
    </w:lvl>
    <w:lvl w:ilvl="4" w:tplc="ECBC760E">
      <w:start w:val="1"/>
      <w:numFmt w:val="bullet"/>
      <w:lvlText w:val="o"/>
      <w:lvlJc w:val="left"/>
      <w:pPr>
        <w:ind w:left="3600" w:hanging="360"/>
      </w:pPr>
      <w:rPr>
        <w:rFonts w:ascii="Courier New" w:hAnsi="Courier New" w:hint="default"/>
      </w:rPr>
    </w:lvl>
    <w:lvl w:ilvl="5" w:tplc="962E08B4">
      <w:start w:val="1"/>
      <w:numFmt w:val="bullet"/>
      <w:lvlText w:val=""/>
      <w:lvlJc w:val="left"/>
      <w:pPr>
        <w:ind w:left="4320" w:hanging="360"/>
      </w:pPr>
      <w:rPr>
        <w:rFonts w:ascii="Wingdings" w:hAnsi="Wingdings" w:hint="default"/>
      </w:rPr>
    </w:lvl>
    <w:lvl w:ilvl="6" w:tplc="399C867E">
      <w:start w:val="1"/>
      <w:numFmt w:val="bullet"/>
      <w:lvlText w:val=""/>
      <w:lvlJc w:val="left"/>
      <w:pPr>
        <w:ind w:left="5040" w:hanging="360"/>
      </w:pPr>
      <w:rPr>
        <w:rFonts w:ascii="Symbol" w:hAnsi="Symbol" w:hint="default"/>
      </w:rPr>
    </w:lvl>
    <w:lvl w:ilvl="7" w:tplc="F5764C80">
      <w:start w:val="1"/>
      <w:numFmt w:val="bullet"/>
      <w:lvlText w:val="o"/>
      <w:lvlJc w:val="left"/>
      <w:pPr>
        <w:ind w:left="5760" w:hanging="360"/>
      </w:pPr>
      <w:rPr>
        <w:rFonts w:ascii="Courier New" w:hAnsi="Courier New" w:hint="default"/>
      </w:rPr>
    </w:lvl>
    <w:lvl w:ilvl="8" w:tplc="3B96420A">
      <w:start w:val="1"/>
      <w:numFmt w:val="bullet"/>
      <w:lvlText w:val=""/>
      <w:lvlJc w:val="left"/>
      <w:pPr>
        <w:ind w:left="6480" w:hanging="360"/>
      </w:pPr>
      <w:rPr>
        <w:rFonts w:ascii="Wingdings" w:hAnsi="Wingdings" w:hint="default"/>
      </w:rPr>
    </w:lvl>
  </w:abstractNum>
  <w:abstractNum w:abstractNumId="684" w15:restartNumberingAfterBreak="0">
    <w:nsid w:val="7A5B55F5"/>
    <w:multiLevelType w:val="hybridMultilevel"/>
    <w:tmpl w:val="E5883176"/>
    <w:lvl w:ilvl="0" w:tplc="EE7EFF72">
      <w:start w:val="1"/>
      <w:numFmt w:val="decimal"/>
      <w:lvlText w:val="%1."/>
      <w:lvlJc w:val="left"/>
      <w:pPr>
        <w:ind w:left="720" w:hanging="360"/>
      </w:pPr>
    </w:lvl>
    <w:lvl w:ilvl="1" w:tplc="634CBC32">
      <w:start w:val="1"/>
      <w:numFmt w:val="lowerLetter"/>
      <w:lvlText w:val="%2."/>
      <w:lvlJc w:val="left"/>
      <w:pPr>
        <w:ind w:left="1440" w:hanging="360"/>
      </w:pPr>
    </w:lvl>
    <w:lvl w:ilvl="2" w:tplc="49ACD3CA">
      <w:start w:val="1"/>
      <w:numFmt w:val="lowerRoman"/>
      <w:lvlText w:val="%3."/>
      <w:lvlJc w:val="right"/>
      <w:pPr>
        <w:ind w:left="2160" w:hanging="180"/>
      </w:pPr>
    </w:lvl>
    <w:lvl w:ilvl="3" w:tplc="6A56DA88">
      <w:start w:val="3"/>
      <w:numFmt w:val="decimal"/>
      <w:lvlText w:val="%4."/>
      <w:lvlJc w:val="left"/>
      <w:pPr>
        <w:ind w:left="2880" w:hanging="360"/>
      </w:pPr>
    </w:lvl>
    <w:lvl w:ilvl="4" w:tplc="434ACC1E">
      <w:start w:val="1"/>
      <w:numFmt w:val="lowerLetter"/>
      <w:lvlText w:val="%5."/>
      <w:lvlJc w:val="left"/>
      <w:pPr>
        <w:ind w:left="3600" w:hanging="360"/>
      </w:pPr>
    </w:lvl>
    <w:lvl w:ilvl="5" w:tplc="1F4CFC6E">
      <w:start w:val="1"/>
      <w:numFmt w:val="lowerRoman"/>
      <w:lvlText w:val="%6."/>
      <w:lvlJc w:val="right"/>
      <w:pPr>
        <w:ind w:left="4320" w:hanging="180"/>
      </w:pPr>
    </w:lvl>
    <w:lvl w:ilvl="6" w:tplc="B8BED89A">
      <w:start w:val="1"/>
      <w:numFmt w:val="decimal"/>
      <w:lvlText w:val="%7."/>
      <w:lvlJc w:val="left"/>
      <w:pPr>
        <w:ind w:left="5040" w:hanging="360"/>
      </w:pPr>
    </w:lvl>
    <w:lvl w:ilvl="7" w:tplc="034CC31C">
      <w:start w:val="1"/>
      <w:numFmt w:val="lowerLetter"/>
      <w:lvlText w:val="%8."/>
      <w:lvlJc w:val="left"/>
      <w:pPr>
        <w:ind w:left="5760" w:hanging="360"/>
      </w:pPr>
    </w:lvl>
    <w:lvl w:ilvl="8" w:tplc="7D8A7310">
      <w:start w:val="1"/>
      <w:numFmt w:val="lowerRoman"/>
      <w:lvlText w:val="%9."/>
      <w:lvlJc w:val="right"/>
      <w:pPr>
        <w:ind w:left="6480" w:hanging="180"/>
      </w:pPr>
    </w:lvl>
  </w:abstractNum>
  <w:abstractNum w:abstractNumId="685" w15:restartNumberingAfterBreak="0">
    <w:nsid w:val="7ACE1286"/>
    <w:multiLevelType w:val="hybridMultilevel"/>
    <w:tmpl w:val="4F5C0320"/>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6" w15:restartNumberingAfterBreak="0">
    <w:nsid w:val="7AD226EF"/>
    <w:multiLevelType w:val="hybridMultilevel"/>
    <w:tmpl w:val="0F6E3AC4"/>
    <w:lvl w:ilvl="0" w:tplc="FFFFFFF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7" w15:restartNumberingAfterBreak="0">
    <w:nsid w:val="7B08FDCF"/>
    <w:multiLevelType w:val="multilevel"/>
    <w:tmpl w:val="78ACFAA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88" w15:restartNumberingAfterBreak="0">
    <w:nsid w:val="7B4C6B6A"/>
    <w:multiLevelType w:val="hybridMultilevel"/>
    <w:tmpl w:val="FA9A817C"/>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9" w15:restartNumberingAfterBreak="0">
    <w:nsid w:val="7B8E6D52"/>
    <w:multiLevelType w:val="hybridMultilevel"/>
    <w:tmpl w:val="442A5136"/>
    <w:lvl w:ilvl="0" w:tplc="148ED210">
      <w:start w:val="1"/>
      <w:numFmt w:val="bullet"/>
      <w:lvlText w:val=""/>
      <w:lvlJc w:val="left"/>
      <w:pPr>
        <w:ind w:left="720" w:hanging="360"/>
      </w:pPr>
      <w:rPr>
        <w:rFonts w:ascii="Symbol" w:hAnsi="Symbol" w:hint="default"/>
      </w:rPr>
    </w:lvl>
    <w:lvl w:ilvl="1" w:tplc="693C81F0">
      <w:start w:val="1"/>
      <w:numFmt w:val="bullet"/>
      <w:lvlText w:val="·"/>
      <w:lvlJc w:val="left"/>
      <w:pPr>
        <w:ind w:left="1440" w:hanging="360"/>
      </w:pPr>
      <w:rPr>
        <w:rFonts w:ascii="Symbol" w:hAnsi="Symbol" w:hint="default"/>
      </w:rPr>
    </w:lvl>
    <w:lvl w:ilvl="2" w:tplc="73840F42">
      <w:start w:val="1"/>
      <w:numFmt w:val="bullet"/>
      <w:lvlText w:val=""/>
      <w:lvlJc w:val="left"/>
      <w:pPr>
        <w:ind w:left="2160" w:hanging="360"/>
      </w:pPr>
      <w:rPr>
        <w:rFonts w:ascii="Wingdings" w:hAnsi="Wingdings" w:hint="default"/>
      </w:rPr>
    </w:lvl>
    <w:lvl w:ilvl="3" w:tplc="DAC2ECA2">
      <w:start w:val="1"/>
      <w:numFmt w:val="bullet"/>
      <w:lvlText w:val=""/>
      <w:lvlJc w:val="left"/>
      <w:pPr>
        <w:ind w:left="2880" w:hanging="360"/>
      </w:pPr>
      <w:rPr>
        <w:rFonts w:ascii="Symbol" w:hAnsi="Symbol" w:hint="default"/>
      </w:rPr>
    </w:lvl>
    <w:lvl w:ilvl="4" w:tplc="BD54F85C">
      <w:start w:val="1"/>
      <w:numFmt w:val="bullet"/>
      <w:lvlText w:val="o"/>
      <w:lvlJc w:val="left"/>
      <w:pPr>
        <w:ind w:left="3600" w:hanging="360"/>
      </w:pPr>
      <w:rPr>
        <w:rFonts w:ascii="Courier New" w:hAnsi="Courier New" w:hint="default"/>
      </w:rPr>
    </w:lvl>
    <w:lvl w:ilvl="5" w:tplc="837CBA90">
      <w:start w:val="1"/>
      <w:numFmt w:val="bullet"/>
      <w:lvlText w:val=""/>
      <w:lvlJc w:val="left"/>
      <w:pPr>
        <w:ind w:left="4320" w:hanging="360"/>
      </w:pPr>
      <w:rPr>
        <w:rFonts w:ascii="Wingdings" w:hAnsi="Wingdings" w:hint="default"/>
      </w:rPr>
    </w:lvl>
    <w:lvl w:ilvl="6" w:tplc="BA04CE58">
      <w:start w:val="1"/>
      <w:numFmt w:val="bullet"/>
      <w:lvlText w:val=""/>
      <w:lvlJc w:val="left"/>
      <w:pPr>
        <w:ind w:left="5040" w:hanging="360"/>
      </w:pPr>
      <w:rPr>
        <w:rFonts w:ascii="Symbol" w:hAnsi="Symbol" w:hint="default"/>
      </w:rPr>
    </w:lvl>
    <w:lvl w:ilvl="7" w:tplc="B9EE65DC">
      <w:start w:val="1"/>
      <w:numFmt w:val="bullet"/>
      <w:lvlText w:val="o"/>
      <w:lvlJc w:val="left"/>
      <w:pPr>
        <w:ind w:left="5760" w:hanging="360"/>
      </w:pPr>
      <w:rPr>
        <w:rFonts w:ascii="Courier New" w:hAnsi="Courier New" w:hint="default"/>
      </w:rPr>
    </w:lvl>
    <w:lvl w:ilvl="8" w:tplc="4A30904A">
      <w:start w:val="1"/>
      <w:numFmt w:val="bullet"/>
      <w:lvlText w:val=""/>
      <w:lvlJc w:val="left"/>
      <w:pPr>
        <w:ind w:left="6480" w:hanging="360"/>
      </w:pPr>
      <w:rPr>
        <w:rFonts w:ascii="Wingdings" w:hAnsi="Wingdings" w:hint="default"/>
      </w:rPr>
    </w:lvl>
  </w:abstractNum>
  <w:abstractNum w:abstractNumId="690" w15:restartNumberingAfterBreak="0">
    <w:nsid w:val="7BC5F7F9"/>
    <w:multiLevelType w:val="hybridMultilevel"/>
    <w:tmpl w:val="E284A694"/>
    <w:lvl w:ilvl="0" w:tplc="16BA57AC">
      <w:start w:val="1"/>
      <w:numFmt w:val="decimal"/>
      <w:lvlText w:val="%1."/>
      <w:lvlJc w:val="left"/>
      <w:pPr>
        <w:ind w:left="720" w:hanging="360"/>
      </w:pPr>
    </w:lvl>
    <w:lvl w:ilvl="1" w:tplc="BCAEFC1E">
      <w:start w:val="1"/>
      <w:numFmt w:val="lowerLetter"/>
      <w:lvlText w:val="%2."/>
      <w:lvlJc w:val="left"/>
      <w:pPr>
        <w:ind w:left="1440" w:hanging="360"/>
      </w:pPr>
    </w:lvl>
    <w:lvl w:ilvl="2" w:tplc="8F96E49C">
      <w:start w:val="1"/>
      <w:numFmt w:val="lowerRoman"/>
      <w:lvlText w:val="%3."/>
      <w:lvlJc w:val="right"/>
      <w:pPr>
        <w:ind w:left="2160" w:hanging="180"/>
      </w:pPr>
    </w:lvl>
    <w:lvl w:ilvl="3" w:tplc="F9BC570A">
      <w:start w:val="2"/>
      <w:numFmt w:val="decimal"/>
      <w:lvlText w:val="%4."/>
      <w:lvlJc w:val="left"/>
      <w:pPr>
        <w:ind w:left="2880" w:hanging="360"/>
      </w:pPr>
    </w:lvl>
    <w:lvl w:ilvl="4" w:tplc="6DCA6C8E">
      <w:start w:val="1"/>
      <w:numFmt w:val="lowerLetter"/>
      <w:lvlText w:val="%5."/>
      <w:lvlJc w:val="left"/>
      <w:pPr>
        <w:ind w:left="3600" w:hanging="360"/>
      </w:pPr>
    </w:lvl>
    <w:lvl w:ilvl="5" w:tplc="EBF0D61A">
      <w:start w:val="1"/>
      <w:numFmt w:val="lowerRoman"/>
      <w:lvlText w:val="%6."/>
      <w:lvlJc w:val="right"/>
      <w:pPr>
        <w:ind w:left="4320" w:hanging="180"/>
      </w:pPr>
    </w:lvl>
    <w:lvl w:ilvl="6" w:tplc="2DF8FD14">
      <w:start w:val="1"/>
      <w:numFmt w:val="decimal"/>
      <w:lvlText w:val="%7."/>
      <w:lvlJc w:val="left"/>
      <w:pPr>
        <w:ind w:left="5040" w:hanging="360"/>
      </w:pPr>
    </w:lvl>
    <w:lvl w:ilvl="7" w:tplc="8FF4FD94">
      <w:start w:val="1"/>
      <w:numFmt w:val="lowerLetter"/>
      <w:lvlText w:val="%8."/>
      <w:lvlJc w:val="left"/>
      <w:pPr>
        <w:ind w:left="5760" w:hanging="360"/>
      </w:pPr>
    </w:lvl>
    <w:lvl w:ilvl="8" w:tplc="BD5E2FEA">
      <w:start w:val="1"/>
      <w:numFmt w:val="lowerRoman"/>
      <w:lvlText w:val="%9."/>
      <w:lvlJc w:val="right"/>
      <w:pPr>
        <w:ind w:left="6480" w:hanging="180"/>
      </w:pPr>
    </w:lvl>
  </w:abstractNum>
  <w:abstractNum w:abstractNumId="691" w15:restartNumberingAfterBreak="0">
    <w:nsid w:val="7BCB5F5A"/>
    <w:multiLevelType w:val="hybridMultilevel"/>
    <w:tmpl w:val="D26C272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2" w15:restartNumberingAfterBreak="0">
    <w:nsid w:val="7C08AA72"/>
    <w:multiLevelType w:val="hybridMultilevel"/>
    <w:tmpl w:val="5ABC7584"/>
    <w:lvl w:ilvl="0" w:tplc="AA68D40E">
      <w:start w:val="1"/>
      <w:numFmt w:val="bullet"/>
      <w:lvlText w:val=""/>
      <w:lvlJc w:val="left"/>
      <w:pPr>
        <w:ind w:left="720" w:hanging="360"/>
      </w:pPr>
      <w:rPr>
        <w:rFonts w:ascii="Symbol" w:hAnsi="Symbol" w:hint="default"/>
      </w:rPr>
    </w:lvl>
    <w:lvl w:ilvl="1" w:tplc="D8608BDA">
      <w:start w:val="1"/>
      <w:numFmt w:val="bullet"/>
      <w:lvlText w:val="o"/>
      <w:lvlJc w:val="left"/>
      <w:pPr>
        <w:ind w:left="1440" w:hanging="360"/>
      </w:pPr>
      <w:rPr>
        <w:rFonts w:ascii="&quot;Courier New&quot;" w:hAnsi="&quot;Courier New&quot;" w:hint="default"/>
      </w:rPr>
    </w:lvl>
    <w:lvl w:ilvl="2" w:tplc="B330B512">
      <w:start w:val="1"/>
      <w:numFmt w:val="bullet"/>
      <w:lvlText w:val=""/>
      <w:lvlJc w:val="left"/>
      <w:pPr>
        <w:ind w:left="2160" w:hanging="360"/>
      </w:pPr>
      <w:rPr>
        <w:rFonts w:ascii="Wingdings" w:hAnsi="Wingdings" w:hint="default"/>
      </w:rPr>
    </w:lvl>
    <w:lvl w:ilvl="3" w:tplc="E08E3B08">
      <w:start w:val="1"/>
      <w:numFmt w:val="bullet"/>
      <w:lvlText w:val=""/>
      <w:lvlJc w:val="left"/>
      <w:pPr>
        <w:ind w:left="2880" w:hanging="360"/>
      </w:pPr>
      <w:rPr>
        <w:rFonts w:ascii="Symbol" w:hAnsi="Symbol" w:hint="default"/>
      </w:rPr>
    </w:lvl>
    <w:lvl w:ilvl="4" w:tplc="10ECB1BC">
      <w:start w:val="1"/>
      <w:numFmt w:val="bullet"/>
      <w:lvlText w:val="o"/>
      <w:lvlJc w:val="left"/>
      <w:pPr>
        <w:ind w:left="3600" w:hanging="360"/>
      </w:pPr>
      <w:rPr>
        <w:rFonts w:ascii="Courier New" w:hAnsi="Courier New" w:hint="default"/>
      </w:rPr>
    </w:lvl>
    <w:lvl w:ilvl="5" w:tplc="FAECE39C">
      <w:start w:val="1"/>
      <w:numFmt w:val="bullet"/>
      <w:lvlText w:val=""/>
      <w:lvlJc w:val="left"/>
      <w:pPr>
        <w:ind w:left="4320" w:hanging="360"/>
      </w:pPr>
      <w:rPr>
        <w:rFonts w:ascii="Wingdings" w:hAnsi="Wingdings" w:hint="default"/>
      </w:rPr>
    </w:lvl>
    <w:lvl w:ilvl="6" w:tplc="7452E794">
      <w:start w:val="1"/>
      <w:numFmt w:val="bullet"/>
      <w:lvlText w:val=""/>
      <w:lvlJc w:val="left"/>
      <w:pPr>
        <w:ind w:left="5040" w:hanging="360"/>
      </w:pPr>
      <w:rPr>
        <w:rFonts w:ascii="Symbol" w:hAnsi="Symbol" w:hint="default"/>
      </w:rPr>
    </w:lvl>
    <w:lvl w:ilvl="7" w:tplc="A912C554">
      <w:start w:val="1"/>
      <w:numFmt w:val="bullet"/>
      <w:lvlText w:val="o"/>
      <w:lvlJc w:val="left"/>
      <w:pPr>
        <w:ind w:left="5760" w:hanging="360"/>
      </w:pPr>
      <w:rPr>
        <w:rFonts w:ascii="Courier New" w:hAnsi="Courier New" w:hint="default"/>
      </w:rPr>
    </w:lvl>
    <w:lvl w:ilvl="8" w:tplc="B9FC6B00">
      <w:start w:val="1"/>
      <w:numFmt w:val="bullet"/>
      <w:lvlText w:val=""/>
      <w:lvlJc w:val="left"/>
      <w:pPr>
        <w:ind w:left="6480" w:hanging="360"/>
      </w:pPr>
      <w:rPr>
        <w:rFonts w:ascii="Wingdings" w:hAnsi="Wingdings" w:hint="default"/>
      </w:rPr>
    </w:lvl>
  </w:abstractNum>
  <w:abstractNum w:abstractNumId="693" w15:restartNumberingAfterBreak="0">
    <w:nsid w:val="7C34A735"/>
    <w:multiLevelType w:val="hybridMultilevel"/>
    <w:tmpl w:val="8F90F02A"/>
    <w:lvl w:ilvl="0" w:tplc="1646D060">
      <w:start w:val="1"/>
      <w:numFmt w:val="decimal"/>
      <w:lvlText w:val="%1."/>
      <w:lvlJc w:val="left"/>
      <w:pPr>
        <w:ind w:left="720" w:hanging="360"/>
      </w:pPr>
    </w:lvl>
    <w:lvl w:ilvl="1" w:tplc="9B1AE2AE">
      <w:start w:val="1"/>
      <w:numFmt w:val="lowerLetter"/>
      <w:lvlText w:val="%2."/>
      <w:lvlJc w:val="left"/>
      <w:pPr>
        <w:ind w:left="1440" w:hanging="360"/>
      </w:pPr>
    </w:lvl>
    <w:lvl w:ilvl="2" w:tplc="ABDEDB02">
      <w:start w:val="1"/>
      <w:numFmt w:val="lowerRoman"/>
      <w:lvlText w:val="%3."/>
      <w:lvlJc w:val="right"/>
      <w:pPr>
        <w:ind w:left="2160" w:hanging="180"/>
      </w:pPr>
    </w:lvl>
    <w:lvl w:ilvl="3" w:tplc="5ADACB64">
      <w:start w:val="1"/>
      <w:numFmt w:val="decimal"/>
      <w:lvlText w:val="%4."/>
      <w:lvlJc w:val="left"/>
      <w:pPr>
        <w:ind w:left="2880" w:hanging="360"/>
      </w:pPr>
    </w:lvl>
    <w:lvl w:ilvl="4" w:tplc="45B0D2D8">
      <w:start w:val="2"/>
      <w:numFmt w:val="lowerLetter"/>
      <w:lvlText w:val="%5."/>
      <w:lvlJc w:val="left"/>
      <w:pPr>
        <w:ind w:left="3600" w:hanging="360"/>
      </w:pPr>
    </w:lvl>
    <w:lvl w:ilvl="5" w:tplc="2312D2BC">
      <w:start w:val="1"/>
      <w:numFmt w:val="lowerRoman"/>
      <w:lvlText w:val="%6."/>
      <w:lvlJc w:val="right"/>
      <w:pPr>
        <w:ind w:left="4320" w:hanging="180"/>
      </w:pPr>
    </w:lvl>
    <w:lvl w:ilvl="6" w:tplc="375E6BDC">
      <w:start w:val="1"/>
      <w:numFmt w:val="decimal"/>
      <w:lvlText w:val="%7."/>
      <w:lvlJc w:val="left"/>
      <w:pPr>
        <w:ind w:left="5040" w:hanging="360"/>
      </w:pPr>
    </w:lvl>
    <w:lvl w:ilvl="7" w:tplc="79286FEC">
      <w:start w:val="1"/>
      <w:numFmt w:val="lowerLetter"/>
      <w:lvlText w:val="%8."/>
      <w:lvlJc w:val="left"/>
      <w:pPr>
        <w:ind w:left="5760" w:hanging="360"/>
      </w:pPr>
    </w:lvl>
    <w:lvl w:ilvl="8" w:tplc="2C4CD0CE">
      <w:start w:val="1"/>
      <w:numFmt w:val="lowerRoman"/>
      <w:lvlText w:val="%9."/>
      <w:lvlJc w:val="right"/>
      <w:pPr>
        <w:ind w:left="6480" w:hanging="180"/>
      </w:pPr>
    </w:lvl>
  </w:abstractNum>
  <w:abstractNum w:abstractNumId="694" w15:restartNumberingAfterBreak="0">
    <w:nsid w:val="7C4819FB"/>
    <w:multiLevelType w:val="hybridMultilevel"/>
    <w:tmpl w:val="773251D2"/>
    <w:lvl w:ilvl="0" w:tplc="48542818">
      <w:start w:val="1"/>
      <w:numFmt w:val="bullet"/>
      <w:lvlText w:val=""/>
      <w:lvlJc w:val="left"/>
      <w:pPr>
        <w:ind w:left="720" w:hanging="360"/>
      </w:pPr>
      <w:rPr>
        <w:rFonts w:ascii="Symbol" w:hAnsi="Symbol" w:hint="default"/>
      </w:rPr>
    </w:lvl>
    <w:lvl w:ilvl="1" w:tplc="890C1FAA">
      <w:start w:val="1"/>
      <w:numFmt w:val="bullet"/>
      <w:lvlText w:val="o"/>
      <w:lvlJc w:val="left"/>
      <w:pPr>
        <w:ind w:left="1440" w:hanging="360"/>
      </w:pPr>
      <w:rPr>
        <w:rFonts w:ascii="Courier New" w:hAnsi="Courier New" w:hint="default"/>
      </w:rPr>
    </w:lvl>
    <w:lvl w:ilvl="2" w:tplc="45B007E4">
      <w:start w:val="1"/>
      <w:numFmt w:val="bullet"/>
      <w:lvlText w:val=""/>
      <w:lvlJc w:val="left"/>
      <w:pPr>
        <w:ind w:left="2160" w:hanging="360"/>
      </w:pPr>
      <w:rPr>
        <w:rFonts w:ascii="Wingdings" w:hAnsi="Wingdings" w:hint="default"/>
      </w:rPr>
    </w:lvl>
    <w:lvl w:ilvl="3" w:tplc="F04884B8">
      <w:start w:val="1"/>
      <w:numFmt w:val="bullet"/>
      <w:lvlText w:val=""/>
      <w:lvlJc w:val="left"/>
      <w:pPr>
        <w:ind w:left="2880" w:hanging="360"/>
      </w:pPr>
      <w:rPr>
        <w:rFonts w:ascii="Symbol" w:hAnsi="Symbol" w:hint="default"/>
      </w:rPr>
    </w:lvl>
    <w:lvl w:ilvl="4" w:tplc="F34AEC9A">
      <w:start w:val="1"/>
      <w:numFmt w:val="bullet"/>
      <w:lvlText w:val="o"/>
      <w:lvlJc w:val="left"/>
      <w:pPr>
        <w:ind w:left="3600" w:hanging="360"/>
      </w:pPr>
      <w:rPr>
        <w:rFonts w:ascii="Courier New" w:hAnsi="Courier New" w:hint="default"/>
      </w:rPr>
    </w:lvl>
    <w:lvl w:ilvl="5" w:tplc="807A2644">
      <w:start w:val="1"/>
      <w:numFmt w:val="bullet"/>
      <w:lvlText w:val=""/>
      <w:lvlJc w:val="left"/>
      <w:pPr>
        <w:ind w:left="4320" w:hanging="360"/>
      </w:pPr>
      <w:rPr>
        <w:rFonts w:ascii="Wingdings" w:hAnsi="Wingdings" w:hint="default"/>
      </w:rPr>
    </w:lvl>
    <w:lvl w:ilvl="6" w:tplc="8C94915A">
      <w:start w:val="1"/>
      <w:numFmt w:val="bullet"/>
      <w:lvlText w:val=""/>
      <w:lvlJc w:val="left"/>
      <w:pPr>
        <w:ind w:left="5040" w:hanging="360"/>
      </w:pPr>
      <w:rPr>
        <w:rFonts w:ascii="Symbol" w:hAnsi="Symbol" w:hint="default"/>
      </w:rPr>
    </w:lvl>
    <w:lvl w:ilvl="7" w:tplc="A0CE6FF4">
      <w:start w:val="1"/>
      <w:numFmt w:val="bullet"/>
      <w:lvlText w:val="o"/>
      <w:lvlJc w:val="left"/>
      <w:pPr>
        <w:ind w:left="5760" w:hanging="360"/>
      </w:pPr>
      <w:rPr>
        <w:rFonts w:ascii="Courier New" w:hAnsi="Courier New" w:hint="default"/>
      </w:rPr>
    </w:lvl>
    <w:lvl w:ilvl="8" w:tplc="4BDA5EF8">
      <w:start w:val="1"/>
      <w:numFmt w:val="bullet"/>
      <w:lvlText w:val=""/>
      <w:lvlJc w:val="left"/>
      <w:pPr>
        <w:ind w:left="6480" w:hanging="360"/>
      </w:pPr>
      <w:rPr>
        <w:rFonts w:ascii="Wingdings" w:hAnsi="Wingdings" w:hint="default"/>
      </w:rPr>
    </w:lvl>
  </w:abstractNum>
  <w:abstractNum w:abstractNumId="695" w15:restartNumberingAfterBreak="0">
    <w:nsid w:val="7C4ED394"/>
    <w:multiLevelType w:val="hybridMultilevel"/>
    <w:tmpl w:val="595A29EA"/>
    <w:lvl w:ilvl="0" w:tplc="56AEC92E">
      <w:start w:val="1"/>
      <w:numFmt w:val="decimal"/>
      <w:lvlText w:val="%1."/>
      <w:lvlJc w:val="left"/>
      <w:pPr>
        <w:ind w:left="720" w:hanging="360"/>
      </w:pPr>
    </w:lvl>
    <w:lvl w:ilvl="1" w:tplc="675C91C8">
      <w:start w:val="1"/>
      <w:numFmt w:val="lowerLetter"/>
      <w:lvlText w:val="%2."/>
      <w:lvlJc w:val="left"/>
      <w:pPr>
        <w:ind w:left="1440" w:hanging="360"/>
      </w:pPr>
    </w:lvl>
    <w:lvl w:ilvl="2" w:tplc="53C89BAC">
      <w:start w:val="1"/>
      <w:numFmt w:val="lowerRoman"/>
      <w:lvlText w:val="%3."/>
      <w:lvlJc w:val="right"/>
      <w:pPr>
        <w:ind w:left="2160" w:hanging="180"/>
      </w:pPr>
    </w:lvl>
    <w:lvl w:ilvl="3" w:tplc="8ACC4130">
      <w:start w:val="1"/>
      <w:numFmt w:val="decimal"/>
      <w:lvlText w:val="%4."/>
      <w:lvlJc w:val="left"/>
      <w:pPr>
        <w:ind w:left="2880" w:hanging="360"/>
      </w:pPr>
    </w:lvl>
    <w:lvl w:ilvl="4" w:tplc="34BA2B62">
      <w:start w:val="1"/>
      <w:numFmt w:val="lowerLetter"/>
      <w:lvlText w:val="%5."/>
      <w:lvlJc w:val="left"/>
      <w:pPr>
        <w:ind w:left="3600" w:hanging="360"/>
      </w:pPr>
    </w:lvl>
    <w:lvl w:ilvl="5" w:tplc="9C224386">
      <w:start w:val="1"/>
      <w:numFmt w:val="lowerRoman"/>
      <w:lvlText w:val="%6."/>
      <w:lvlJc w:val="right"/>
      <w:pPr>
        <w:ind w:left="4320" w:hanging="180"/>
      </w:pPr>
    </w:lvl>
    <w:lvl w:ilvl="6" w:tplc="FE884A3A">
      <w:start w:val="1"/>
      <w:numFmt w:val="decimal"/>
      <w:lvlText w:val="%7."/>
      <w:lvlJc w:val="left"/>
      <w:pPr>
        <w:ind w:left="5040" w:hanging="360"/>
      </w:pPr>
    </w:lvl>
    <w:lvl w:ilvl="7" w:tplc="E7E872F6">
      <w:start w:val="1"/>
      <w:numFmt w:val="lowerLetter"/>
      <w:lvlText w:val="%8."/>
      <w:lvlJc w:val="left"/>
      <w:pPr>
        <w:ind w:left="5760" w:hanging="360"/>
      </w:pPr>
    </w:lvl>
    <w:lvl w:ilvl="8" w:tplc="E5FA4958">
      <w:start w:val="1"/>
      <w:numFmt w:val="lowerRoman"/>
      <w:lvlText w:val="%9."/>
      <w:lvlJc w:val="right"/>
      <w:pPr>
        <w:ind w:left="6480" w:hanging="180"/>
      </w:pPr>
    </w:lvl>
  </w:abstractNum>
  <w:abstractNum w:abstractNumId="696" w15:restartNumberingAfterBreak="0">
    <w:nsid w:val="7CC7B393"/>
    <w:multiLevelType w:val="hybridMultilevel"/>
    <w:tmpl w:val="DA663EFA"/>
    <w:lvl w:ilvl="0" w:tplc="6A20DA48">
      <w:start w:val="1"/>
      <w:numFmt w:val="bullet"/>
      <w:lvlText w:val=""/>
      <w:lvlJc w:val="left"/>
      <w:pPr>
        <w:ind w:left="720" w:hanging="360"/>
      </w:pPr>
      <w:rPr>
        <w:rFonts w:ascii="Symbol" w:hAnsi="Symbol" w:hint="default"/>
      </w:rPr>
    </w:lvl>
    <w:lvl w:ilvl="1" w:tplc="817C13D0">
      <w:start w:val="1"/>
      <w:numFmt w:val="bullet"/>
      <w:lvlText w:val="o"/>
      <w:lvlJc w:val="left"/>
      <w:pPr>
        <w:ind w:left="1440" w:hanging="360"/>
      </w:pPr>
      <w:rPr>
        <w:rFonts w:ascii="&quot;Courier New&quot;" w:hAnsi="&quot;Courier New&quot;" w:hint="default"/>
      </w:rPr>
    </w:lvl>
    <w:lvl w:ilvl="2" w:tplc="8B9C48D2">
      <w:start w:val="1"/>
      <w:numFmt w:val="bullet"/>
      <w:lvlText w:val=""/>
      <w:lvlJc w:val="left"/>
      <w:pPr>
        <w:ind w:left="2160" w:hanging="360"/>
      </w:pPr>
      <w:rPr>
        <w:rFonts w:ascii="Wingdings" w:hAnsi="Wingdings" w:hint="default"/>
      </w:rPr>
    </w:lvl>
    <w:lvl w:ilvl="3" w:tplc="FF7A8402">
      <w:start w:val="1"/>
      <w:numFmt w:val="bullet"/>
      <w:lvlText w:val=""/>
      <w:lvlJc w:val="left"/>
      <w:pPr>
        <w:ind w:left="2880" w:hanging="360"/>
      </w:pPr>
      <w:rPr>
        <w:rFonts w:ascii="Symbol" w:hAnsi="Symbol" w:hint="default"/>
      </w:rPr>
    </w:lvl>
    <w:lvl w:ilvl="4" w:tplc="D78A53D2">
      <w:start w:val="1"/>
      <w:numFmt w:val="bullet"/>
      <w:lvlText w:val="o"/>
      <w:lvlJc w:val="left"/>
      <w:pPr>
        <w:ind w:left="3600" w:hanging="360"/>
      </w:pPr>
      <w:rPr>
        <w:rFonts w:ascii="Courier New" w:hAnsi="Courier New" w:hint="default"/>
      </w:rPr>
    </w:lvl>
    <w:lvl w:ilvl="5" w:tplc="2ADA46F0">
      <w:start w:val="1"/>
      <w:numFmt w:val="bullet"/>
      <w:lvlText w:val=""/>
      <w:lvlJc w:val="left"/>
      <w:pPr>
        <w:ind w:left="4320" w:hanging="360"/>
      </w:pPr>
      <w:rPr>
        <w:rFonts w:ascii="Wingdings" w:hAnsi="Wingdings" w:hint="default"/>
      </w:rPr>
    </w:lvl>
    <w:lvl w:ilvl="6" w:tplc="F3604112">
      <w:start w:val="1"/>
      <w:numFmt w:val="bullet"/>
      <w:lvlText w:val=""/>
      <w:lvlJc w:val="left"/>
      <w:pPr>
        <w:ind w:left="5040" w:hanging="360"/>
      </w:pPr>
      <w:rPr>
        <w:rFonts w:ascii="Symbol" w:hAnsi="Symbol" w:hint="default"/>
      </w:rPr>
    </w:lvl>
    <w:lvl w:ilvl="7" w:tplc="B23E8F7A">
      <w:start w:val="1"/>
      <w:numFmt w:val="bullet"/>
      <w:lvlText w:val="o"/>
      <w:lvlJc w:val="left"/>
      <w:pPr>
        <w:ind w:left="5760" w:hanging="360"/>
      </w:pPr>
      <w:rPr>
        <w:rFonts w:ascii="Courier New" w:hAnsi="Courier New" w:hint="default"/>
      </w:rPr>
    </w:lvl>
    <w:lvl w:ilvl="8" w:tplc="C8A26A2E">
      <w:start w:val="1"/>
      <w:numFmt w:val="bullet"/>
      <w:lvlText w:val=""/>
      <w:lvlJc w:val="left"/>
      <w:pPr>
        <w:ind w:left="6480" w:hanging="360"/>
      </w:pPr>
      <w:rPr>
        <w:rFonts w:ascii="Wingdings" w:hAnsi="Wingdings" w:hint="default"/>
      </w:rPr>
    </w:lvl>
  </w:abstractNum>
  <w:abstractNum w:abstractNumId="697" w15:restartNumberingAfterBreak="0">
    <w:nsid w:val="7D03511C"/>
    <w:multiLevelType w:val="hybridMultilevel"/>
    <w:tmpl w:val="A7281D06"/>
    <w:lvl w:ilvl="0" w:tplc="CA3C1EDC">
      <w:start w:val="1"/>
      <w:numFmt w:val="decimal"/>
      <w:lvlText w:val="%1."/>
      <w:lvlJc w:val="left"/>
      <w:pPr>
        <w:ind w:left="720" w:hanging="360"/>
      </w:pPr>
    </w:lvl>
    <w:lvl w:ilvl="1" w:tplc="400ECE5A">
      <w:start w:val="1"/>
      <w:numFmt w:val="lowerLetter"/>
      <w:lvlText w:val="%2."/>
      <w:lvlJc w:val="left"/>
      <w:pPr>
        <w:ind w:left="1440" w:hanging="360"/>
      </w:pPr>
    </w:lvl>
    <w:lvl w:ilvl="2" w:tplc="E75412D8">
      <w:start w:val="1"/>
      <w:numFmt w:val="lowerRoman"/>
      <w:lvlText w:val="%3."/>
      <w:lvlJc w:val="right"/>
      <w:pPr>
        <w:ind w:left="2160" w:hanging="180"/>
      </w:pPr>
    </w:lvl>
    <w:lvl w:ilvl="3" w:tplc="4642A6A2">
      <w:start w:val="1"/>
      <w:numFmt w:val="decimal"/>
      <w:lvlText w:val="%4."/>
      <w:lvlJc w:val="left"/>
      <w:pPr>
        <w:ind w:left="2880" w:hanging="360"/>
      </w:pPr>
    </w:lvl>
    <w:lvl w:ilvl="4" w:tplc="0DA49F10">
      <w:start w:val="1"/>
      <w:numFmt w:val="lowerLetter"/>
      <w:lvlText w:val="%5."/>
      <w:lvlJc w:val="left"/>
      <w:pPr>
        <w:ind w:left="3600" w:hanging="360"/>
      </w:pPr>
    </w:lvl>
    <w:lvl w:ilvl="5" w:tplc="8F1CC3CE">
      <w:start w:val="1"/>
      <w:numFmt w:val="lowerRoman"/>
      <w:lvlText w:val="%6."/>
      <w:lvlJc w:val="right"/>
      <w:pPr>
        <w:ind w:left="4320" w:hanging="180"/>
      </w:pPr>
    </w:lvl>
    <w:lvl w:ilvl="6" w:tplc="4008F7EC">
      <w:start w:val="1"/>
      <w:numFmt w:val="decimal"/>
      <w:lvlText w:val="%7."/>
      <w:lvlJc w:val="left"/>
      <w:pPr>
        <w:ind w:left="5040" w:hanging="360"/>
      </w:pPr>
    </w:lvl>
    <w:lvl w:ilvl="7" w:tplc="BFE8DD26">
      <w:start w:val="1"/>
      <w:numFmt w:val="lowerLetter"/>
      <w:lvlText w:val="%8."/>
      <w:lvlJc w:val="left"/>
      <w:pPr>
        <w:ind w:left="5760" w:hanging="360"/>
      </w:pPr>
    </w:lvl>
    <w:lvl w:ilvl="8" w:tplc="9CFA92CA">
      <w:start w:val="1"/>
      <w:numFmt w:val="lowerRoman"/>
      <w:lvlText w:val="%9."/>
      <w:lvlJc w:val="right"/>
      <w:pPr>
        <w:ind w:left="6480" w:hanging="180"/>
      </w:pPr>
    </w:lvl>
  </w:abstractNum>
  <w:abstractNum w:abstractNumId="698" w15:restartNumberingAfterBreak="0">
    <w:nsid w:val="7D2E2C3C"/>
    <w:multiLevelType w:val="hybridMultilevel"/>
    <w:tmpl w:val="21DC3EDC"/>
    <w:lvl w:ilvl="0" w:tplc="F2B8318C">
      <w:start w:val="1"/>
      <w:numFmt w:val="bullet"/>
      <w:lvlText w:val=""/>
      <w:lvlJc w:val="left"/>
      <w:pPr>
        <w:ind w:left="720" w:hanging="360"/>
      </w:pPr>
      <w:rPr>
        <w:rFonts w:ascii="Symbol" w:hAnsi="Symbol" w:hint="default"/>
      </w:rPr>
    </w:lvl>
    <w:lvl w:ilvl="1" w:tplc="4CC8F7B4">
      <w:start w:val="1"/>
      <w:numFmt w:val="bullet"/>
      <w:lvlText w:val="o"/>
      <w:lvlJc w:val="left"/>
      <w:pPr>
        <w:ind w:left="1440" w:hanging="360"/>
      </w:pPr>
      <w:rPr>
        <w:rFonts w:ascii="Courier New" w:hAnsi="Courier New" w:hint="default"/>
      </w:rPr>
    </w:lvl>
    <w:lvl w:ilvl="2" w:tplc="39E4535A">
      <w:start w:val="1"/>
      <w:numFmt w:val="bullet"/>
      <w:lvlText w:val="o"/>
      <w:lvlJc w:val="left"/>
      <w:pPr>
        <w:ind w:left="2160" w:hanging="360"/>
      </w:pPr>
      <w:rPr>
        <w:rFonts w:ascii="&quot;Courier New&quot;" w:hAnsi="&quot;Courier New&quot;" w:hint="default"/>
      </w:rPr>
    </w:lvl>
    <w:lvl w:ilvl="3" w:tplc="0ECE6F9C">
      <w:start w:val="1"/>
      <w:numFmt w:val="bullet"/>
      <w:lvlText w:val=""/>
      <w:lvlJc w:val="left"/>
      <w:pPr>
        <w:ind w:left="2880" w:hanging="360"/>
      </w:pPr>
      <w:rPr>
        <w:rFonts w:ascii="Symbol" w:hAnsi="Symbol" w:hint="default"/>
      </w:rPr>
    </w:lvl>
    <w:lvl w:ilvl="4" w:tplc="3B76692C">
      <w:start w:val="1"/>
      <w:numFmt w:val="bullet"/>
      <w:lvlText w:val="o"/>
      <w:lvlJc w:val="left"/>
      <w:pPr>
        <w:ind w:left="3600" w:hanging="360"/>
      </w:pPr>
      <w:rPr>
        <w:rFonts w:ascii="Courier New" w:hAnsi="Courier New" w:hint="default"/>
      </w:rPr>
    </w:lvl>
    <w:lvl w:ilvl="5" w:tplc="2CEA79A0">
      <w:start w:val="1"/>
      <w:numFmt w:val="bullet"/>
      <w:lvlText w:val=""/>
      <w:lvlJc w:val="left"/>
      <w:pPr>
        <w:ind w:left="4320" w:hanging="360"/>
      </w:pPr>
      <w:rPr>
        <w:rFonts w:ascii="Wingdings" w:hAnsi="Wingdings" w:hint="default"/>
      </w:rPr>
    </w:lvl>
    <w:lvl w:ilvl="6" w:tplc="6DA82196">
      <w:start w:val="1"/>
      <w:numFmt w:val="bullet"/>
      <w:lvlText w:val=""/>
      <w:lvlJc w:val="left"/>
      <w:pPr>
        <w:ind w:left="5040" w:hanging="360"/>
      </w:pPr>
      <w:rPr>
        <w:rFonts w:ascii="Symbol" w:hAnsi="Symbol" w:hint="default"/>
      </w:rPr>
    </w:lvl>
    <w:lvl w:ilvl="7" w:tplc="BC603A08">
      <w:start w:val="1"/>
      <w:numFmt w:val="bullet"/>
      <w:lvlText w:val="o"/>
      <w:lvlJc w:val="left"/>
      <w:pPr>
        <w:ind w:left="5760" w:hanging="360"/>
      </w:pPr>
      <w:rPr>
        <w:rFonts w:ascii="Courier New" w:hAnsi="Courier New" w:hint="default"/>
      </w:rPr>
    </w:lvl>
    <w:lvl w:ilvl="8" w:tplc="C70EE636">
      <w:start w:val="1"/>
      <w:numFmt w:val="bullet"/>
      <w:lvlText w:val=""/>
      <w:lvlJc w:val="left"/>
      <w:pPr>
        <w:ind w:left="6480" w:hanging="360"/>
      </w:pPr>
      <w:rPr>
        <w:rFonts w:ascii="Wingdings" w:hAnsi="Wingdings" w:hint="default"/>
      </w:rPr>
    </w:lvl>
  </w:abstractNum>
  <w:abstractNum w:abstractNumId="699" w15:restartNumberingAfterBreak="0">
    <w:nsid w:val="7D92DA6C"/>
    <w:multiLevelType w:val="hybridMultilevel"/>
    <w:tmpl w:val="DE62E4F0"/>
    <w:lvl w:ilvl="0" w:tplc="6BAC20BE">
      <w:start w:val="1"/>
      <w:numFmt w:val="decimal"/>
      <w:lvlText w:val="%1."/>
      <w:lvlJc w:val="left"/>
      <w:pPr>
        <w:ind w:left="720" w:hanging="360"/>
      </w:pPr>
    </w:lvl>
    <w:lvl w:ilvl="1" w:tplc="833AC588">
      <w:start w:val="1"/>
      <w:numFmt w:val="lowerLetter"/>
      <w:lvlText w:val="%2."/>
      <w:lvlJc w:val="left"/>
      <w:pPr>
        <w:ind w:left="1440" w:hanging="360"/>
      </w:pPr>
    </w:lvl>
    <w:lvl w:ilvl="2" w:tplc="72E686C0">
      <w:start w:val="1"/>
      <w:numFmt w:val="lowerRoman"/>
      <w:lvlText w:val="%3."/>
      <w:lvlJc w:val="right"/>
      <w:pPr>
        <w:ind w:left="2160" w:hanging="180"/>
      </w:pPr>
    </w:lvl>
    <w:lvl w:ilvl="3" w:tplc="D4E870C0">
      <w:start w:val="2"/>
      <w:numFmt w:val="decimal"/>
      <w:lvlText w:val="%4."/>
      <w:lvlJc w:val="left"/>
      <w:pPr>
        <w:ind w:left="2880" w:hanging="360"/>
      </w:pPr>
    </w:lvl>
    <w:lvl w:ilvl="4" w:tplc="0848303A">
      <w:start w:val="1"/>
      <w:numFmt w:val="lowerLetter"/>
      <w:lvlText w:val="%5."/>
      <w:lvlJc w:val="left"/>
      <w:pPr>
        <w:ind w:left="3600" w:hanging="360"/>
      </w:pPr>
    </w:lvl>
    <w:lvl w:ilvl="5" w:tplc="869A2BFC">
      <w:start w:val="1"/>
      <w:numFmt w:val="lowerRoman"/>
      <w:lvlText w:val="%6."/>
      <w:lvlJc w:val="right"/>
      <w:pPr>
        <w:ind w:left="4320" w:hanging="180"/>
      </w:pPr>
    </w:lvl>
    <w:lvl w:ilvl="6" w:tplc="C2FCBFDE">
      <w:start w:val="1"/>
      <w:numFmt w:val="decimal"/>
      <w:lvlText w:val="%7."/>
      <w:lvlJc w:val="left"/>
      <w:pPr>
        <w:ind w:left="5040" w:hanging="360"/>
      </w:pPr>
    </w:lvl>
    <w:lvl w:ilvl="7" w:tplc="327E6044">
      <w:start w:val="1"/>
      <w:numFmt w:val="lowerLetter"/>
      <w:lvlText w:val="%8."/>
      <w:lvlJc w:val="left"/>
      <w:pPr>
        <w:ind w:left="5760" w:hanging="360"/>
      </w:pPr>
    </w:lvl>
    <w:lvl w:ilvl="8" w:tplc="A18E305A">
      <w:start w:val="1"/>
      <w:numFmt w:val="lowerRoman"/>
      <w:lvlText w:val="%9."/>
      <w:lvlJc w:val="right"/>
      <w:pPr>
        <w:ind w:left="6480" w:hanging="180"/>
      </w:pPr>
    </w:lvl>
  </w:abstractNum>
  <w:abstractNum w:abstractNumId="700" w15:restartNumberingAfterBreak="0">
    <w:nsid w:val="7DF56D5F"/>
    <w:multiLevelType w:val="hybridMultilevel"/>
    <w:tmpl w:val="2F88D4F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1" w15:restartNumberingAfterBreak="0">
    <w:nsid w:val="7E0E3B88"/>
    <w:multiLevelType w:val="hybridMultilevel"/>
    <w:tmpl w:val="6480E3AE"/>
    <w:lvl w:ilvl="0" w:tplc="FFFFFFF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2" w15:restartNumberingAfterBreak="0">
    <w:nsid w:val="7E2BB1EA"/>
    <w:multiLevelType w:val="hybridMultilevel"/>
    <w:tmpl w:val="1A86F322"/>
    <w:lvl w:ilvl="0" w:tplc="25826EE0">
      <w:start w:val="1"/>
      <w:numFmt w:val="decimal"/>
      <w:lvlText w:val="%1."/>
      <w:lvlJc w:val="left"/>
      <w:pPr>
        <w:ind w:left="720" w:hanging="360"/>
      </w:pPr>
    </w:lvl>
    <w:lvl w:ilvl="1" w:tplc="F80C66A6">
      <w:start w:val="1"/>
      <w:numFmt w:val="lowerLetter"/>
      <w:lvlText w:val="%2."/>
      <w:lvlJc w:val="left"/>
      <w:pPr>
        <w:ind w:left="1440" w:hanging="360"/>
      </w:pPr>
    </w:lvl>
    <w:lvl w:ilvl="2" w:tplc="5CF240EA">
      <w:start w:val="1"/>
      <w:numFmt w:val="lowerRoman"/>
      <w:lvlText w:val="%3."/>
      <w:lvlJc w:val="right"/>
      <w:pPr>
        <w:ind w:left="2160" w:hanging="180"/>
      </w:pPr>
    </w:lvl>
    <w:lvl w:ilvl="3" w:tplc="C3B46030">
      <w:start w:val="1"/>
      <w:numFmt w:val="decimal"/>
      <w:lvlText w:val="%4."/>
      <w:lvlJc w:val="left"/>
      <w:pPr>
        <w:ind w:left="2880" w:hanging="360"/>
      </w:pPr>
    </w:lvl>
    <w:lvl w:ilvl="4" w:tplc="8306EC9E">
      <w:start w:val="2"/>
      <w:numFmt w:val="lowerLetter"/>
      <w:lvlText w:val="%5."/>
      <w:lvlJc w:val="left"/>
      <w:pPr>
        <w:ind w:left="3600" w:hanging="360"/>
      </w:pPr>
    </w:lvl>
    <w:lvl w:ilvl="5" w:tplc="06A8BE36">
      <w:start w:val="1"/>
      <w:numFmt w:val="lowerRoman"/>
      <w:lvlText w:val="%6."/>
      <w:lvlJc w:val="right"/>
      <w:pPr>
        <w:ind w:left="4320" w:hanging="180"/>
      </w:pPr>
    </w:lvl>
    <w:lvl w:ilvl="6" w:tplc="A4CC9944">
      <w:start w:val="1"/>
      <w:numFmt w:val="decimal"/>
      <w:lvlText w:val="%7."/>
      <w:lvlJc w:val="left"/>
      <w:pPr>
        <w:ind w:left="5040" w:hanging="360"/>
      </w:pPr>
    </w:lvl>
    <w:lvl w:ilvl="7" w:tplc="749E36D0">
      <w:start w:val="1"/>
      <w:numFmt w:val="lowerLetter"/>
      <w:lvlText w:val="%8."/>
      <w:lvlJc w:val="left"/>
      <w:pPr>
        <w:ind w:left="5760" w:hanging="360"/>
      </w:pPr>
    </w:lvl>
    <w:lvl w:ilvl="8" w:tplc="1360B320">
      <w:start w:val="1"/>
      <w:numFmt w:val="lowerRoman"/>
      <w:lvlText w:val="%9."/>
      <w:lvlJc w:val="right"/>
      <w:pPr>
        <w:ind w:left="6480" w:hanging="180"/>
      </w:pPr>
    </w:lvl>
  </w:abstractNum>
  <w:abstractNum w:abstractNumId="703" w15:restartNumberingAfterBreak="0">
    <w:nsid w:val="7E58D72D"/>
    <w:multiLevelType w:val="hybridMultilevel"/>
    <w:tmpl w:val="1BDADF70"/>
    <w:lvl w:ilvl="0" w:tplc="5CB64AEE">
      <w:start w:val="1"/>
      <w:numFmt w:val="decimal"/>
      <w:lvlText w:val="%1."/>
      <w:lvlJc w:val="left"/>
      <w:pPr>
        <w:ind w:left="720" w:hanging="360"/>
      </w:pPr>
    </w:lvl>
    <w:lvl w:ilvl="1" w:tplc="FCCA6F36">
      <w:start w:val="1"/>
      <w:numFmt w:val="lowerLetter"/>
      <w:lvlText w:val="%2."/>
      <w:lvlJc w:val="left"/>
      <w:pPr>
        <w:ind w:left="1440" w:hanging="360"/>
      </w:pPr>
    </w:lvl>
    <w:lvl w:ilvl="2" w:tplc="F222AAE6">
      <w:start w:val="1"/>
      <w:numFmt w:val="lowerRoman"/>
      <w:lvlText w:val="%3."/>
      <w:lvlJc w:val="right"/>
      <w:pPr>
        <w:ind w:left="2160" w:hanging="180"/>
      </w:pPr>
    </w:lvl>
    <w:lvl w:ilvl="3" w:tplc="A4ACEBDC">
      <w:start w:val="2"/>
      <w:numFmt w:val="decimal"/>
      <w:lvlText w:val="%4."/>
      <w:lvlJc w:val="left"/>
      <w:pPr>
        <w:ind w:left="2880" w:hanging="360"/>
      </w:pPr>
    </w:lvl>
    <w:lvl w:ilvl="4" w:tplc="D64E2D74">
      <w:start w:val="1"/>
      <w:numFmt w:val="lowerLetter"/>
      <w:lvlText w:val="%5."/>
      <w:lvlJc w:val="left"/>
      <w:pPr>
        <w:ind w:left="3600" w:hanging="360"/>
      </w:pPr>
    </w:lvl>
    <w:lvl w:ilvl="5" w:tplc="135E607A">
      <w:start w:val="1"/>
      <w:numFmt w:val="lowerRoman"/>
      <w:lvlText w:val="%6."/>
      <w:lvlJc w:val="right"/>
      <w:pPr>
        <w:ind w:left="4320" w:hanging="180"/>
      </w:pPr>
    </w:lvl>
    <w:lvl w:ilvl="6" w:tplc="BA501C24">
      <w:start w:val="1"/>
      <w:numFmt w:val="decimal"/>
      <w:lvlText w:val="%7."/>
      <w:lvlJc w:val="left"/>
      <w:pPr>
        <w:ind w:left="5040" w:hanging="360"/>
      </w:pPr>
    </w:lvl>
    <w:lvl w:ilvl="7" w:tplc="13D8A27E">
      <w:start w:val="1"/>
      <w:numFmt w:val="lowerLetter"/>
      <w:lvlText w:val="%8."/>
      <w:lvlJc w:val="left"/>
      <w:pPr>
        <w:ind w:left="5760" w:hanging="360"/>
      </w:pPr>
    </w:lvl>
    <w:lvl w:ilvl="8" w:tplc="2EE2DA10">
      <w:start w:val="1"/>
      <w:numFmt w:val="lowerRoman"/>
      <w:lvlText w:val="%9."/>
      <w:lvlJc w:val="right"/>
      <w:pPr>
        <w:ind w:left="6480" w:hanging="180"/>
      </w:pPr>
    </w:lvl>
  </w:abstractNum>
  <w:abstractNum w:abstractNumId="704" w15:restartNumberingAfterBreak="0">
    <w:nsid w:val="7F29AB4C"/>
    <w:multiLevelType w:val="hybridMultilevel"/>
    <w:tmpl w:val="A04889CE"/>
    <w:lvl w:ilvl="0" w:tplc="2C3C77FE">
      <w:start w:val="1"/>
      <w:numFmt w:val="decimal"/>
      <w:lvlText w:val="%1."/>
      <w:lvlJc w:val="left"/>
      <w:pPr>
        <w:ind w:left="720" w:hanging="360"/>
      </w:pPr>
    </w:lvl>
    <w:lvl w:ilvl="1" w:tplc="C312FB1A">
      <w:start w:val="1"/>
      <w:numFmt w:val="lowerLetter"/>
      <w:lvlText w:val="%2."/>
      <w:lvlJc w:val="left"/>
      <w:pPr>
        <w:ind w:left="1440" w:hanging="360"/>
      </w:pPr>
    </w:lvl>
    <w:lvl w:ilvl="2" w:tplc="C7A21E26">
      <w:start w:val="1"/>
      <w:numFmt w:val="lowerRoman"/>
      <w:lvlText w:val="%3."/>
      <w:lvlJc w:val="right"/>
      <w:pPr>
        <w:ind w:left="2160" w:hanging="180"/>
      </w:pPr>
    </w:lvl>
    <w:lvl w:ilvl="3" w:tplc="087277C2">
      <w:start w:val="3"/>
      <w:numFmt w:val="decimal"/>
      <w:lvlText w:val="%4."/>
      <w:lvlJc w:val="left"/>
      <w:pPr>
        <w:ind w:left="2880" w:hanging="360"/>
      </w:pPr>
    </w:lvl>
    <w:lvl w:ilvl="4" w:tplc="E8D2445A">
      <w:start w:val="1"/>
      <w:numFmt w:val="lowerLetter"/>
      <w:lvlText w:val="%5."/>
      <w:lvlJc w:val="left"/>
      <w:pPr>
        <w:ind w:left="3600" w:hanging="360"/>
      </w:pPr>
    </w:lvl>
    <w:lvl w:ilvl="5" w:tplc="91D056A2">
      <w:start w:val="1"/>
      <w:numFmt w:val="lowerRoman"/>
      <w:lvlText w:val="%6."/>
      <w:lvlJc w:val="right"/>
      <w:pPr>
        <w:ind w:left="4320" w:hanging="180"/>
      </w:pPr>
    </w:lvl>
    <w:lvl w:ilvl="6" w:tplc="1438207E">
      <w:start w:val="1"/>
      <w:numFmt w:val="decimal"/>
      <w:lvlText w:val="%7."/>
      <w:lvlJc w:val="left"/>
      <w:pPr>
        <w:ind w:left="5040" w:hanging="360"/>
      </w:pPr>
    </w:lvl>
    <w:lvl w:ilvl="7" w:tplc="C3BA6BC4">
      <w:start w:val="1"/>
      <w:numFmt w:val="lowerLetter"/>
      <w:lvlText w:val="%8."/>
      <w:lvlJc w:val="left"/>
      <w:pPr>
        <w:ind w:left="5760" w:hanging="360"/>
      </w:pPr>
    </w:lvl>
    <w:lvl w:ilvl="8" w:tplc="E1260872">
      <w:start w:val="1"/>
      <w:numFmt w:val="lowerRoman"/>
      <w:lvlText w:val="%9."/>
      <w:lvlJc w:val="right"/>
      <w:pPr>
        <w:ind w:left="6480" w:hanging="180"/>
      </w:pPr>
    </w:lvl>
  </w:abstractNum>
  <w:abstractNum w:abstractNumId="705" w15:restartNumberingAfterBreak="0">
    <w:nsid w:val="7F5D6B1C"/>
    <w:multiLevelType w:val="hybridMultilevel"/>
    <w:tmpl w:val="2E364EA6"/>
    <w:lvl w:ilvl="0" w:tplc="FFFFFFFF">
      <w:start w:val="1"/>
      <w:numFmt w:val="bullet"/>
      <w:lvlText w:val="o"/>
      <w:lvlJc w:val="left"/>
      <w:pPr>
        <w:ind w:left="108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06" w15:restartNumberingAfterBreak="0">
    <w:nsid w:val="7F970C7D"/>
    <w:multiLevelType w:val="hybridMultilevel"/>
    <w:tmpl w:val="E6144580"/>
    <w:lvl w:ilvl="0" w:tplc="9C8C4338">
      <w:start w:val="1"/>
      <w:numFmt w:val="bullet"/>
      <w:lvlText w:val=""/>
      <w:lvlJc w:val="left"/>
      <w:pPr>
        <w:ind w:left="720" w:hanging="360"/>
      </w:pPr>
      <w:rPr>
        <w:rFonts w:ascii="Symbol" w:hAnsi="Symbol" w:hint="default"/>
      </w:rPr>
    </w:lvl>
    <w:lvl w:ilvl="1" w:tplc="4F7CA9D8">
      <w:start w:val="1"/>
      <w:numFmt w:val="bullet"/>
      <w:lvlText w:val="·"/>
      <w:lvlJc w:val="left"/>
      <w:pPr>
        <w:ind w:left="1440" w:hanging="360"/>
      </w:pPr>
      <w:rPr>
        <w:rFonts w:ascii="Symbol" w:hAnsi="Symbol" w:hint="default"/>
      </w:rPr>
    </w:lvl>
    <w:lvl w:ilvl="2" w:tplc="7256BF20">
      <w:start w:val="1"/>
      <w:numFmt w:val="bullet"/>
      <w:lvlText w:val=""/>
      <w:lvlJc w:val="left"/>
      <w:pPr>
        <w:ind w:left="2160" w:hanging="360"/>
      </w:pPr>
      <w:rPr>
        <w:rFonts w:ascii="Wingdings" w:hAnsi="Wingdings" w:hint="default"/>
      </w:rPr>
    </w:lvl>
    <w:lvl w:ilvl="3" w:tplc="CAF0E562">
      <w:start w:val="1"/>
      <w:numFmt w:val="bullet"/>
      <w:lvlText w:val=""/>
      <w:lvlJc w:val="left"/>
      <w:pPr>
        <w:ind w:left="2880" w:hanging="360"/>
      </w:pPr>
      <w:rPr>
        <w:rFonts w:ascii="Symbol" w:hAnsi="Symbol" w:hint="default"/>
      </w:rPr>
    </w:lvl>
    <w:lvl w:ilvl="4" w:tplc="9B5EEAA6">
      <w:start w:val="1"/>
      <w:numFmt w:val="bullet"/>
      <w:lvlText w:val="o"/>
      <w:lvlJc w:val="left"/>
      <w:pPr>
        <w:ind w:left="3600" w:hanging="360"/>
      </w:pPr>
      <w:rPr>
        <w:rFonts w:ascii="Courier New" w:hAnsi="Courier New" w:hint="default"/>
      </w:rPr>
    </w:lvl>
    <w:lvl w:ilvl="5" w:tplc="9ADC6422">
      <w:start w:val="1"/>
      <w:numFmt w:val="bullet"/>
      <w:lvlText w:val=""/>
      <w:lvlJc w:val="left"/>
      <w:pPr>
        <w:ind w:left="4320" w:hanging="360"/>
      </w:pPr>
      <w:rPr>
        <w:rFonts w:ascii="Wingdings" w:hAnsi="Wingdings" w:hint="default"/>
      </w:rPr>
    </w:lvl>
    <w:lvl w:ilvl="6" w:tplc="CB9A790C">
      <w:start w:val="1"/>
      <w:numFmt w:val="bullet"/>
      <w:lvlText w:val=""/>
      <w:lvlJc w:val="left"/>
      <w:pPr>
        <w:ind w:left="5040" w:hanging="360"/>
      </w:pPr>
      <w:rPr>
        <w:rFonts w:ascii="Symbol" w:hAnsi="Symbol" w:hint="default"/>
      </w:rPr>
    </w:lvl>
    <w:lvl w:ilvl="7" w:tplc="3C9477EA">
      <w:start w:val="1"/>
      <w:numFmt w:val="bullet"/>
      <w:lvlText w:val="o"/>
      <w:lvlJc w:val="left"/>
      <w:pPr>
        <w:ind w:left="5760" w:hanging="360"/>
      </w:pPr>
      <w:rPr>
        <w:rFonts w:ascii="Courier New" w:hAnsi="Courier New" w:hint="default"/>
      </w:rPr>
    </w:lvl>
    <w:lvl w:ilvl="8" w:tplc="A76EB4DA">
      <w:start w:val="1"/>
      <w:numFmt w:val="bullet"/>
      <w:lvlText w:val=""/>
      <w:lvlJc w:val="left"/>
      <w:pPr>
        <w:ind w:left="6480" w:hanging="360"/>
      </w:pPr>
      <w:rPr>
        <w:rFonts w:ascii="Wingdings" w:hAnsi="Wingdings" w:hint="default"/>
      </w:rPr>
    </w:lvl>
  </w:abstractNum>
  <w:num w:numId="1" w16cid:durableId="144249520">
    <w:abstractNumId w:val="230"/>
  </w:num>
  <w:num w:numId="2" w16cid:durableId="743575659">
    <w:abstractNumId w:val="446"/>
  </w:num>
  <w:num w:numId="3" w16cid:durableId="1242175567">
    <w:abstractNumId w:val="527"/>
  </w:num>
  <w:num w:numId="4" w16cid:durableId="1160585733">
    <w:abstractNumId w:val="102"/>
  </w:num>
  <w:num w:numId="5" w16cid:durableId="562184882">
    <w:abstractNumId w:val="610"/>
  </w:num>
  <w:num w:numId="6" w16cid:durableId="503861277">
    <w:abstractNumId w:val="181"/>
  </w:num>
  <w:num w:numId="7" w16cid:durableId="1130787184">
    <w:abstractNumId w:val="56"/>
  </w:num>
  <w:num w:numId="8" w16cid:durableId="1498573260">
    <w:abstractNumId w:val="621"/>
  </w:num>
  <w:num w:numId="9" w16cid:durableId="1430010271">
    <w:abstractNumId w:val="523"/>
  </w:num>
  <w:num w:numId="10" w16cid:durableId="2072576560">
    <w:abstractNumId w:val="669"/>
  </w:num>
  <w:num w:numId="11" w16cid:durableId="661861083">
    <w:abstractNumId w:val="211"/>
  </w:num>
  <w:num w:numId="12" w16cid:durableId="1179124669">
    <w:abstractNumId w:val="49"/>
  </w:num>
  <w:num w:numId="13" w16cid:durableId="820198639">
    <w:abstractNumId w:val="687"/>
  </w:num>
  <w:num w:numId="14" w16cid:durableId="177549686">
    <w:abstractNumId w:val="41"/>
  </w:num>
  <w:num w:numId="15" w16cid:durableId="1766225555">
    <w:abstractNumId w:val="154"/>
  </w:num>
  <w:num w:numId="16" w16cid:durableId="1226380465">
    <w:abstractNumId w:val="632"/>
  </w:num>
  <w:num w:numId="17" w16cid:durableId="1203401124">
    <w:abstractNumId w:val="439"/>
  </w:num>
  <w:num w:numId="18" w16cid:durableId="986671524">
    <w:abstractNumId w:val="291"/>
  </w:num>
  <w:num w:numId="19" w16cid:durableId="766970484">
    <w:abstractNumId w:val="645"/>
  </w:num>
  <w:num w:numId="20" w16cid:durableId="720252662">
    <w:abstractNumId w:val="240"/>
  </w:num>
  <w:num w:numId="21" w16cid:durableId="335769601">
    <w:abstractNumId w:val="139"/>
  </w:num>
  <w:num w:numId="22" w16cid:durableId="339544609">
    <w:abstractNumId w:val="391"/>
  </w:num>
  <w:num w:numId="23" w16cid:durableId="434402844">
    <w:abstractNumId w:val="31"/>
  </w:num>
  <w:num w:numId="24" w16cid:durableId="473988376">
    <w:abstractNumId w:val="575"/>
  </w:num>
  <w:num w:numId="25" w16cid:durableId="871305609">
    <w:abstractNumId w:val="256"/>
  </w:num>
  <w:num w:numId="26" w16cid:durableId="1417945377">
    <w:abstractNumId w:val="280"/>
  </w:num>
  <w:num w:numId="27" w16cid:durableId="42870593">
    <w:abstractNumId w:val="584"/>
  </w:num>
  <w:num w:numId="28" w16cid:durableId="1120805539">
    <w:abstractNumId w:val="481"/>
  </w:num>
  <w:num w:numId="29" w16cid:durableId="129443179">
    <w:abstractNumId w:val="209"/>
  </w:num>
  <w:num w:numId="30" w16cid:durableId="1941335382">
    <w:abstractNumId w:val="263"/>
  </w:num>
  <w:num w:numId="31" w16cid:durableId="610747988">
    <w:abstractNumId w:val="119"/>
  </w:num>
  <w:num w:numId="32" w16cid:durableId="1943101427">
    <w:abstractNumId w:val="480"/>
  </w:num>
  <w:num w:numId="33" w16cid:durableId="2117092862">
    <w:abstractNumId w:val="165"/>
  </w:num>
  <w:num w:numId="34" w16cid:durableId="1941138385">
    <w:abstractNumId w:val="137"/>
  </w:num>
  <w:num w:numId="35" w16cid:durableId="1442800412">
    <w:abstractNumId w:val="576"/>
  </w:num>
  <w:num w:numId="36" w16cid:durableId="1750347656">
    <w:abstractNumId w:val="410"/>
  </w:num>
  <w:num w:numId="37" w16cid:durableId="1614556025">
    <w:abstractNumId w:val="426"/>
  </w:num>
  <w:num w:numId="38" w16cid:durableId="1397970545">
    <w:abstractNumId w:val="532"/>
  </w:num>
  <w:num w:numId="39" w16cid:durableId="173501691">
    <w:abstractNumId w:val="586"/>
  </w:num>
  <w:num w:numId="40" w16cid:durableId="1596212316">
    <w:abstractNumId w:val="554"/>
  </w:num>
  <w:num w:numId="41" w16cid:durableId="891112655">
    <w:abstractNumId w:val="420"/>
  </w:num>
  <w:num w:numId="42" w16cid:durableId="59333846">
    <w:abstractNumId w:val="510"/>
  </w:num>
  <w:num w:numId="43" w16cid:durableId="1616984654">
    <w:abstractNumId w:val="571"/>
  </w:num>
  <w:num w:numId="44" w16cid:durableId="854618431">
    <w:abstractNumId w:val="7"/>
  </w:num>
  <w:num w:numId="45" w16cid:durableId="1826817746">
    <w:abstractNumId w:val="40"/>
  </w:num>
  <w:num w:numId="46" w16cid:durableId="2116317603">
    <w:abstractNumId w:val="135"/>
  </w:num>
  <w:num w:numId="47" w16cid:durableId="2029675086">
    <w:abstractNumId w:val="583"/>
  </w:num>
  <w:num w:numId="48" w16cid:durableId="73362292">
    <w:abstractNumId w:val="124"/>
  </w:num>
  <w:num w:numId="49" w16cid:durableId="2130925646">
    <w:abstractNumId w:val="512"/>
  </w:num>
  <w:num w:numId="50" w16cid:durableId="30157601">
    <w:abstractNumId w:val="565"/>
  </w:num>
  <w:num w:numId="51" w16cid:durableId="1868591697">
    <w:abstractNumId w:val="355"/>
  </w:num>
  <w:num w:numId="52" w16cid:durableId="645014332">
    <w:abstractNumId w:val="585"/>
  </w:num>
  <w:num w:numId="53" w16cid:durableId="831876295">
    <w:abstractNumId w:val="674"/>
  </w:num>
  <w:num w:numId="54" w16cid:durableId="793207910">
    <w:abstractNumId w:val="351"/>
  </w:num>
  <w:num w:numId="55" w16cid:durableId="244845999">
    <w:abstractNumId w:val="442"/>
  </w:num>
  <w:num w:numId="56" w16cid:durableId="611785907">
    <w:abstractNumId w:val="528"/>
  </w:num>
  <w:num w:numId="57" w16cid:durableId="1215045075">
    <w:abstractNumId w:val="22"/>
  </w:num>
  <w:num w:numId="58" w16cid:durableId="519588312">
    <w:abstractNumId w:val="460"/>
  </w:num>
  <w:num w:numId="59" w16cid:durableId="160588138">
    <w:abstractNumId w:val="254"/>
  </w:num>
  <w:num w:numId="60" w16cid:durableId="1279676187">
    <w:abstractNumId w:val="657"/>
  </w:num>
  <w:num w:numId="61" w16cid:durableId="1270432376">
    <w:abstractNumId w:val="417"/>
  </w:num>
  <w:num w:numId="62" w16cid:durableId="1034621055">
    <w:abstractNumId w:val="116"/>
  </w:num>
  <w:num w:numId="63" w16cid:durableId="1275090239">
    <w:abstractNumId w:val="404"/>
  </w:num>
  <w:num w:numId="64" w16cid:durableId="737367277">
    <w:abstractNumId w:val="661"/>
  </w:num>
  <w:num w:numId="65" w16cid:durableId="2086603642">
    <w:abstractNumId w:val="130"/>
  </w:num>
  <w:num w:numId="66" w16cid:durableId="277152045">
    <w:abstractNumId w:val="257"/>
  </w:num>
  <w:num w:numId="67" w16cid:durableId="1855342425">
    <w:abstractNumId w:val="78"/>
  </w:num>
  <w:num w:numId="68" w16cid:durableId="317852265">
    <w:abstractNumId w:val="183"/>
  </w:num>
  <w:num w:numId="69" w16cid:durableId="1662738248">
    <w:abstractNumId w:val="562"/>
  </w:num>
  <w:num w:numId="70" w16cid:durableId="352075825">
    <w:abstractNumId w:val="599"/>
  </w:num>
  <w:num w:numId="71" w16cid:durableId="1819151030">
    <w:abstractNumId w:val="208"/>
  </w:num>
  <w:num w:numId="72" w16cid:durableId="1545828600">
    <w:abstractNumId w:val="158"/>
  </w:num>
  <w:num w:numId="73" w16cid:durableId="511188889">
    <w:abstractNumId w:val="261"/>
  </w:num>
  <w:num w:numId="74" w16cid:durableId="1455445504">
    <w:abstractNumId w:val="482"/>
  </w:num>
  <w:num w:numId="75" w16cid:durableId="1798715914">
    <w:abstractNumId w:val="641"/>
  </w:num>
  <w:num w:numId="76" w16cid:durableId="1331250123">
    <w:abstractNumId w:val="514"/>
  </w:num>
  <w:num w:numId="77" w16cid:durableId="1692872186">
    <w:abstractNumId w:val="454"/>
  </w:num>
  <w:num w:numId="78" w16cid:durableId="1744987325">
    <w:abstractNumId w:val="318"/>
  </w:num>
  <w:num w:numId="79" w16cid:durableId="144779213">
    <w:abstractNumId w:val="358"/>
  </w:num>
  <w:num w:numId="80" w16cid:durableId="1663511695">
    <w:abstractNumId w:val="192"/>
  </w:num>
  <w:num w:numId="81" w16cid:durableId="826550885">
    <w:abstractNumId w:val="52"/>
  </w:num>
  <w:num w:numId="82" w16cid:durableId="1783770099">
    <w:abstractNumId w:val="655"/>
  </w:num>
  <w:num w:numId="83" w16cid:durableId="703284720">
    <w:abstractNumId w:val="572"/>
  </w:num>
  <w:num w:numId="84" w16cid:durableId="250284953">
    <w:abstractNumId w:val="221"/>
  </w:num>
  <w:num w:numId="85" w16cid:durableId="1540973195">
    <w:abstractNumId w:val="465"/>
  </w:num>
  <w:num w:numId="86" w16cid:durableId="289559413">
    <w:abstractNumId w:val="10"/>
  </w:num>
  <w:num w:numId="87" w16cid:durableId="677267746">
    <w:abstractNumId w:val="121"/>
  </w:num>
  <w:num w:numId="88" w16cid:durableId="1224364701">
    <w:abstractNumId w:val="587"/>
  </w:num>
  <w:num w:numId="89" w16cid:durableId="1954899273">
    <w:abstractNumId w:val="348"/>
  </w:num>
  <w:num w:numId="90" w16cid:durableId="306400329">
    <w:abstractNumId w:val="164"/>
  </w:num>
  <w:num w:numId="91" w16cid:durableId="982999550">
    <w:abstractNumId w:val="671"/>
  </w:num>
  <w:num w:numId="92" w16cid:durableId="235895319">
    <w:abstractNumId w:val="107"/>
  </w:num>
  <w:num w:numId="93" w16cid:durableId="1774277738">
    <w:abstractNumId w:val="461"/>
  </w:num>
  <w:num w:numId="94" w16cid:durableId="1767727003">
    <w:abstractNumId w:val="113"/>
  </w:num>
  <w:num w:numId="95" w16cid:durableId="586960503">
    <w:abstractNumId w:val="656"/>
  </w:num>
  <w:num w:numId="96" w16cid:durableId="2050760969">
    <w:abstractNumId w:val="409"/>
  </w:num>
  <w:num w:numId="97" w16cid:durableId="294145843">
    <w:abstractNumId w:val="334"/>
  </w:num>
  <w:num w:numId="98" w16cid:durableId="590243609">
    <w:abstractNumId w:val="529"/>
  </w:num>
  <w:num w:numId="99" w16cid:durableId="47148567">
    <w:abstractNumId w:val="693"/>
  </w:num>
  <w:num w:numId="100" w16cid:durableId="1187137722">
    <w:abstractNumId w:val="270"/>
  </w:num>
  <w:num w:numId="101" w16cid:durableId="534661158">
    <w:abstractNumId w:val="54"/>
  </w:num>
  <w:num w:numId="102" w16cid:durableId="1886090896">
    <w:abstractNumId w:val="244"/>
  </w:num>
  <w:num w:numId="103" w16cid:durableId="856845311">
    <w:abstractNumId w:val="122"/>
  </w:num>
  <w:num w:numId="104" w16cid:durableId="208536803">
    <w:abstractNumId w:val="378"/>
  </w:num>
  <w:num w:numId="105" w16cid:durableId="32509318">
    <w:abstractNumId w:val="538"/>
  </w:num>
  <w:num w:numId="106" w16cid:durableId="742600946">
    <w:abstractNumId w:val="684"/>
  </w:num>
  <w:num w:numId="107" w16cid:durableId="440993319">
    <w:abstractNumId w:val="593"/>
  </w:num>
  <w:num w:numId="108" w16cid:durableId="1394157655">
    <w:abstractNumId w:val="695"/>
  </w:num>
  <w:num w:numId="109" w16cid:durableId="715666073">
    <w:abstractNumId w:val="349"/>
  </w:num>
  <w:num w:numId="110" w16cid:durableId="1713798179">
    <w:abstractNumId w:val="474"/>
  </w:num>
  <w:num w:numId="111" w16cid:durableId="440104353">
    <w:abstractNumId w:val="190"/>
  </w:num>
  <w:num w:numId="112" w16cid:durableId="1564875890">
    <w:abstractNumId w:val="492"/>
  </w:num>
  <w:num w:numId="113" w16cid:durableId="511379683">
    <w:abstractNumId w:val="305"/>
  </w:num>
  <w:num w:numId="114" w16cid:durableId="600072293">
    <w:abstractNumId w:val="28"/>
  </w:num>
  <w:num w:numId="115" w16cid:durableId="1267348593">
    <w:abstractNumId w:val="573"/>
  </w:num>
  <w:num w:numId="116" w16cid:durableId="302853725">
    <w:abstractNumId w:val="598"/>
  </w:num>
  <w:num w:numId="117" w16cid:durableId="2001619448">
    <w:abstractNumId w:val="511"/>
  </w:num>
  <w:num w:numId="118" w16cid:durableId="873810091">
    <w:abstractNumId w:val="436"/>
  </w:num>
  <w:num w:numId="119" w16cid:durableId="609363590">
    <w:abstractNumId w:val="141"/>
  </w:num>
  <w:num w:numId="120" w16cid:durableId="721640307">
    <w:abstractNumId w:val="635"/>
  </w:num>
  <w:num w:numId="121" w16cid:durableId="72557734">
    <w:abstractNumId w:val="666"/>
  </w:num>
  <w:num w:numId="122" w16cid:durableId="1220676354">
    <w:abstractNumId w:val="111"/>
  </w:num>
  <w:num w:numId="123" w16cid:durableId="1874465950">
    <w:abstractNumId w:val="327"/>
  </w:num>
  <w:num w:numId="124" w16cid:durableId="1621300431">
    <w:abstractNumId w:val="702"/>
  </w:num>
  <w:num w:numId="125" w16cid:durableId="1191334788">
    <w:abstractNumId w:val="338"/>
  </w:num>
  <w:num w:numId="126" w16cid:durableId="1907255701">
    <w:abstractNumId w:val="61"/>
  </w:num>
  <w:num w:numId="127" w16cid:durableId="585967330">
    <w:abstractNumId w:val="430"/>
  </w:num>
  <w:num w:numId="128" w16cid:durableId="158741341">
    <w:abstractNumId w:val="533"/>
  </w:num>
  <w:num w:numId="129" w16cid:durableId="90207513">
    <w:abstractNumId w:val="60"/>
  </w:num>
  <w:num w:numId="130" w16cid:durableId="2061400225">
    <w:abstractNumId w:val="196"/>
  </w:num>
  <w:num w:numId="131" w16cid:durableId="54474996">
    <w:abstractNumId w:val="101"/>
  </w:num>
  <w:num w:numId="132" w16cid:durableId="391776605">
    <w:abstractNumId w:val="399"/>
  </w:num>
  <w:num w:numId="133" w16cid:durableId="462579975">
    <w:abstractNumId w:val="412"/>
  </w:num>
  <w:num w:numId="134" w16cid:durableId="1806973135">
    <w:abstractNumId w:val="20"/>
  </w:num>
  <w:num w:numId="135" w16cid:durableId="1824589184">
    <w:abstractNumId w:val="623"/>
  </w:num>
  <w:num w:numId="136" w16cid:durableId="1951862736">
    <w:abstractNumId w:val="591"/>
  </w:num>
  <w:num w:numId="137" w16cid:durableId="813184081">
    <w:abstractNumId w:val="53"/>
  </w:num>
  <w:num w:numId="138" w16cid:durableId="157577297">
    <w:abstractNumId w:val="425"/>
  </w:num>
  <w:num w:numId="139" w16cid:durableId="2096512015">
    <w:abstractNumId w:val="530"/>
  </w:num>
  <w:num w:numId="140" w16cid:durableId="1710691126">
    <w:abstractNumId w:val="507"/>
  </w:num>
  <w:num w:numId="141" w16cid:durableId="1794787473">
    <w:abstractNumId w:val="269"/>
  </w:num>
  <w:num w:numId="142" w16cid:durableId="1468669780">
    <w:abstractNumId w:val="301"/>
  </w:num>
  <w:num w:numId="143" w16cid:durableId="89784614">
    <w:abstractNumId w:val="68"/>
  </w:num>
  <w:num w:numId="144" w16cid:durableId="1490440979">
    <w:abstractNumId w:val="469"/>
  </w:num>
  <w:num w:numId="145" w16cid:durableId="1164474319">
    <w:abstractNumId w:val="618"/>
  </w:num>
  <w:num w:numId="146" w16cid:durableId="2110810341">
    <w:abstractNumId w:val="163"/>
  </w:num>
  <w:num w:numId="147" w16cid:durableId="1331327368">
    <w:abstractNumId w:val="537"/>
  </w:num>
  <w:num w:numId="148" w16cid:durableId="1604998281">
    <w:abstractNumId w:val="589"/>
  </w:num>
  <w:num w:numId="149" w16cid:durableId="1250190852">
    <w:abstractNumId w:val="145"/>
  </w:num>
  <w:num w:numId="150" w16cid:durableId="666710234">
    <w:abstractNumId w:val="697"/>
  </w:num>
  <w:num w:numId="151" w16cid:durableId="1453816991">
    <w:abstractNumId w:val="486"/>
  </w:num>
  <w:num w:numId="152" w16cid:durableId="308169592">
    <w:abstractNumId w:val="199"/>
  </w:num>
  <w:num w:numId="153" w16cid:durableId="1241409809">
    <w:abstractNumId w:val="445"/>
  </w:num>
  <w:num w:numId="154" w16cid:durableId="2004118510">
    <w:abstractNumId w:val="79"/>
  </w:num>
  <w:num w:numId="155" w16cid:durableId="1339966227">
    <w:abstractNumId w:val="324"/>
  </w:num>
  <w:num w:numId="156" w16cid:durableId="1339387405">
    <w:abstractNumId w:val="377"/>
  </w:num>
  <w:num w:numId="157" w16cid:durableId="1074742471">
    <w:abstractNumId w:val="8"/>
  </w:num>
  <w:num w:numId="158" w16cid:durableId="970331055">
    <w:abstractNumId w:val="86"/>
  </w:num>
  <w:num w:numId="159" w16cid:durableId="55395538">
    <w:abstractNumId w:val="18"/>
  </w:num>
  <w:num w:numId="160" w16cid:durableId="1341617500">
    <w:abstractNumId w:val="233"/>
  </w:num>
  <w:num w:numId="161" w16cid:durableId="463697790">
    <w:abstractNumId w:val="127"/>
  </w:num>
  <w:num w:numId="162" w16cid:durableId="476843665">
    <w:abstractNumId w:val="59"/>
  </w:num>
  <w:num w:numId="163" w16cid:durableId="1786582359">
    <w:abstractNumId w:val="594"/>
  </w:num>
  <w:num w:numId="164" w16cid:durableId="1113594985">
    <w:abstractNumId w:val="162"/>
  </w:num>
  <w:num w:numId="165" w16cid:durableId="1984843869">
    <w:abstractNumId w:val="161"/>
  </w:num>
  <w:num w:numId="166" w16cid:durableId="1830244513">
    <w:abstractNumId w:val="706"/>
  </w:num>
  <w:num w:numId="167" w16cid:durableId="103423837">
    <w:abstractNumId w:val="352"/>
  </w:num>
  <w:num w:numId="168" w16cid:durableId="557326810">
    <w:abstractNumId w:val="407"/>
  </w:num>
  <w:num w:numId="169" w16cid:durableId="1375305587">
    <w:abstractNumId w:val="238"/>
  </w:num>
  <w:num w:numId="170" w16cid:durableId="1801878437">
    <w:abstractNumId w:val="553"/>
  </w:num>
  <w:num w:numId="171" w16cid:durableId="2001495761">
    <w:abstractNumId w:val="384"/>
  </w:num>
  <w:num w:numId="172" w16cid:durableId="388967773">
    <w:abstractNumId w:val="82"/>
  </w:num>
  <w:num w:numId="173" w16cid:durableId="1344434790">
    <w:abstractNumId w:val="564"/>
  </w:num>
  <w:num w:numId="174" w16cid:durableId="1833982519">
    <w:abstractNumId w:val="237"/>
  </w:num>
  <w:num w:numId="175" w16cid:durableId="1464157439">
    <w:abstractNumId w:val="248"/>
  </w:num>
  <w:num w:numId="176" w16cid:durableId="1427799653">
    <w:abstractNumId w:val="373"/>
  </w:num>
  <w:num w:numId="177" w16cid:durableId="452209603">
    <w:abstractNumId w:val="660"/>
  </w:num>
  <w:num w:numId="178" w16cid:durableId="2062318666">
    <w:abstractNumId w:val="524"/>
  </w:num>
  <w:num w:numId="179" w16cid:durableId="1067918177">
    <w:abstractNumId w:val="80"/>
  </w:num>
  <w:num w:numId="180" w16cid:durableId="1051923157">
    <w:abstractNumId w:val="581"/>
  </w:num>
  <w:num w:numId="181" w16cid:durableId="1717049797">
    <w:abstractNumId w:val="411"/>
  </w:num>
  <w:num w:numId="182" w16cid:durableId="2065177059">
    <w:abstractNumId w:val="21"/>
  </w:num>
  <w:num w:numId="183" w16cid:durableId="1578437093">
    <w:abstractNumId w:val="491"/>
  </w:num>
  <w:num w:numId="184" w16cid:durableId="988248638">
    <w:abstractNumId w:val="30"/>
  </w:num>
  <w:num w:numId="185" w16cid:durableId="1154760764">
    <w:abstractNumId w:val="27"/>
  </w:num>
  <w:num w:numId="186" w16cid:durableId="752747557">
    <w:abstractNumId w:val="672"/>
  </w:num>
  <w:num w:numId="187" w16cid:durableId="2104834285">
    <w:abstractNumId w:val="6"/>
  </w:num>
  <w:num w:numId="188" w16cid:durableId="392041778">
    <w:abstractNumId w:val="26"/>
  </w:num>
  <w:num w:numId="189" w16cid:durableId="703750551">
    <w:abstractNumId w:val="636"/>
  </w:num>
  <w:num w:numId="190" w16cid:durableId="60953059">
    <w:abstractNumId w:val="239"/>
  </w:num>
  <w:num w:numId="191" w16cid:durableId="1726417903">
    <w:abstractNumId w:val="125"/>
  </w:num>
  <w:num w:numId="192" w16cid:durableId="1777945623">
    <w:abstractNumId w:val="103"/>
  </w:num>
  <w:num w:numId="193" w16cid:durableId="413401163">
    <w:abstractNumId w:val="649"/>
  </w:num>
  <w:num w:numId="194" w16cid:durableId="833296682">
    <w:abstractNumId w:val="372"/>
  </w:num>
  <w:num w:numId="195" w16cid:durableId="1502114394">
    <w:abstractNumId w:val="447"/>
  </w:num>
  <w:num w:numId="196" w16cid:durableId="1678463250">
    <w:abstractNumId w:val="366"/>
  </w:num>
  <w:num w:numId="197" w16cid:durableId="1987973596">
    <w:abstractNumId w:val="555"/>
  </w:num>
  <w:num w:numId="198" w16cid:durableId="1729258795">
    <w:abstractNumId w:val="187"/>
  </w:num>
  <w:num w:numId="199" w16cid:durableId="824320039">
    <w:abstractNumId w:val="466"/>
  </w:num>
  <w:num w:numId="200" w16cid:durableId="1952516987">
    <w:abstractNumId w:val="392"/>
  </w:num>
  <w:num w:numId="201" w16cid:durableId="2107840491">
    <w:abstractNumId w:val="476"/>
  </w:num>
  <w:num w:numId="202" w16cid:durableId="643659736">
    <w:abstractNumId w:val="75"/>
  </w:num>
  <w:num w:numId="203" w16cid:durableId="492843382">
    <w:abstractNumId w:val="387"/>
  </w:num>
  <w:num w:numId="204" w16cid:durableId="1832135287">
    <w:abstractNumId w:val="87"/>
  </w:num>
  <w:num w:numId="205" w16cid:durableId="1600218362">
    <w:abstractNumId w:val="489"/>
  </w:num>
  <w:num w:numId="206" w16cid:durableId="120079303">
    <w:abstractNumId w:val="140"/>
  </w:num>
  <w:num w:numId="207" w16cid:durableId="1618753264">
    <w:abstractNumId w:val="66"/>
  </w:num>
  <w:num w:numId="208" w16cid:durableId="82262881">
    <w:abstractNumId w:val="648"/>
  </w:num>
  <w:num w:numId="209" w16cid:durableId="327900963">
    <w:abstractNumId w:val="64"/>
  </w:num>
  <w:num w:numId="210" w16cid:durableId="591858970">
    <w:abstractNumId w:val="663"/>
  </w:num>
  <w:num w:numId="211" w16cid:durableId="1686130374">
    <w:abstractNumId w:val="264"/>
  </w:num>
  <w:num w:numId="212" w16cid:durableId="2114742767">
    <w:abstractNumId w:val="363"/>
  </w:num>
  <w:num w:numId="213" w16cid:durableId="53547206">
    <w:abstractNumId w:val="344"/>
  </w:num>
  <w:num w:numId="214" w16cid:durableId="2048910">
    <w:abstractNumId w:val="380"/>
  </w:num>
  <w:num w:numId="215" w16cid:durableId="1882934094">
    <w:abstractNumId w:val="146"/>
  </w:num>
  <w:num w:numId="216" w16cid:durableId="1295597105">
    <w:abstractNumId w:val="194"/>
  </w:num>
  <w:num w:numId="217" w16cid:durableId="954286618">
    <w:abstractNumId w:val="328"/>
  </w:num>
  <w:num w:numId="218" w16cid:durableId="2139956184">
    <w:abstractNumId w:val="160"/>
  </w:num>
  <w:num w:numId="219" w16cid:durableId="88701889">
    <w:abstractNumId w:val="310"/>
  </w:num>
  <w:num w:numId="220" w16cid:durableId="189880290">
    <w:abstractNumId w:val="456"/>
  </w:num>
  <w:num w:numId="221" w16cid:durableId="1156725327">
    <w:abstractNumId w:val="369"/>
  </w:num>
  <w:num w:numId="222" w16cid:durableId="1945305236">
    <w:abstractNumId w:val="286"/>
  </w:num>
  <w:num w:numId="223" w16cid:durableId="1908610441">
    <w:abstractNumId w:val="415"/>
  </w:num>
  <w:num w:numId="224" w16cid:durableId="596326069">
    <w:abstractNumId w:val="638"/>
  </w:num>
  <w:num w:numId="225" w16cid:durableId="929848797">
    <w:abstractNumId w:val="298"/>
  </w:num>
  <w:num w:numId="226" w16cid:durableId="714357851">
    <w:abstractNumId w:val="652"/>
  </w:num>
  <w:num w:numId="227" w16cid:durableId="1144004329">
    <w:abstractNumId w:val="490"/>
  </w:num>
  <w:num w:numId="228" w16cid:durableId="1571573394">
    <w:abstractNumId w:val="29"/>
  </w:num>
  <w:num w:numId="229" w16cid:durableId="279607226">
    <w:abstractNumId w:val="325"/>
  </w:num>
  <w:num w:numId="230" w16cid:durableId="1983731763">
    <w:abstractNumId w:val="97"/>
  </w:num>
  <w:num w:numId="231" w16cid:durableId="1655140530">
    <w:abstractNumId w:val="186"/>
  </w:num>
  <w:num w:numId="232" w16cid:durableId="1736246485">
    <w:abstractNumId w:val="180"/>
  </w:num>
  <w:num w:numId="233" w16cid:durableId="1633053706">
    <w:abstractNumId w:val="519"/>
  </w:num>
  <w:num w:numId="234" w16cid:durableId="893738393">
    <w:abstractNumId w:val="703"/>
  </w:num>
  <w:num w:numId="235" w16cid:durableId="2005472540">
    <w:abstractNumId w:val="166"/>
  </w:num>
  <w:num w:numId="236" w16cid:durableId="727342482">
    <w:abstractNumId w:val="651"/>
  </w:num>
  <w:num w:numId="237" w16cid:durableId="1906841605">
    <w:abstractNumId w:val="339"/>
  </w:num>
  <w:num w:numId="238" w16cid:durableId="1003629782">
    <w:abstractNumId w:val="284"/>
  </w:num>
  <w:num w:numId="239" w16cid:durableId="1207334112">
    <w:abstractNumId w:val="170"/>
  </w:num>
  <w:num w:numId="240" w16cid:durableId="1067726378">
    <w:abstractNumId w:val="400"/>
  </w:num>
  <w:num w:numId="241" w16cid:durableId="1450389501">
    <w:abstractNumId w:val="549"/>
  </w:num>
  <w:num w:numId="242" w16cid:durableId="1424106600">
    <w:abstractNumId w:val="450"/>
  </w:num>
  <w:num w:numId="243" w16cid:durableId="1110467156">
    <w:abstractNumId w:val="502"/>
  </w:num>
  <w:num w:numId="244" w16cid:durableId="2011790776">
    <w:abstractNumId w:val="424"/>
  </w:num>
  <w:num w:numId="245" w16cid:durableId="1092556094">
    <w:abstractNumId w:val="346"/>
  </w:num>
  <w:num w:numId="246" w16cid:durableId="1787190498">
    <w:abstractNumId w:val="567"/>
  </w:num>
  <w:num w:numId="247" w16cid:durableId="90972125">
    <w:abstractNumId w:val="67"/>
  </w:num>
  <w:num w:numId="248" w16cid:durableId="1817069415">
    <w:abstractNumId w:val="322"/>
  </w:num>
  <w:num w:numId="249" w16cid:durableId="551036200">
    <w:abstractNumId w:val="98"/>
  </w:num>
  <w:num w:numId="250" w16cid:durableId="827406453">
    <w:abstractNumId w:val="668"/>
  </w:num>
  <w:num w:numId="251" w16cid:durableId="1777014590">
    <w:abstractNumId w:val="678"/>
  </w:num>
  <w:num w:numId="252" w16cid:durableId="1956791281">
    <w:abstractNumId w:val="457"/>
  </w:num>
  <w:num w:numId="253" w16cid:durableId="1967619270">
    <w:abstractNumId w:val="561"/>
  </w:num>
  <w:num w:numId="254" w16cid:durableId="2116824096">
    <w:abstractNumId w:val="626"/>
  </w:num>
  <w:num w:numId="255" w16cid:durableId="1310671779">
    <w:abstractNumId w:val="94"/>
  </w:num>
  <w:num w:numId="256" w16cid:durableId="870653387">
    <w:abstractNumId w:val="440"/>
  </w:num>
  <w:num w:numId="257" w16cid:durableId="1537154644">
    <w:abstractNumId w:val="637"/>
  </w:num>
  <w:num w:numId="258" w16cid:durableId="1969437238">
    <w:abstractNumId w:val="282"/>
  </w:num>
  <w:num w:numId="259" w16cid:durableId="2004622963">
    <w:abstractNumId w:val="497"/>
  </w:num>
  <w:num w:numId="260" w16cid:durableId="908467802">
    <w:abstractNumId w:val="4"/>
  </w:num>
  <w:num w:numId="261" w16cid:durableId="1308625273">
    <w:abstractNumId w:val="250"/>
  </w:num>
  <w:num w:numId="262" w16cid:durableId="1181894653">
    <w:abstractNumId w:val="347"/>
  </w:num>
  <w:num w:numId="263" w16cid:durableId="14698949">
    <w:abstractNumId w:val="677"/>
  </w:num>
  <w:num w:numId="264" w16cid:durableId="2006124184">
    <w:abstractNumId w:val="396"/>
  </w:num>
  <w:num w:numId="265" w16cid:durableId="1578443856">
    <w:abstractNumId w:val="231"/>
  </w:num>
  <w:num w:numId="266" w16cid:durableId="508062481">
    <w:abstractNumId w:val="225"/>
  </w:num>
  <w:num w:numId="267" w16cid:durableId="1946838910">
    <w:abstractNumId w:val="272"/>
  </w:num>
  <w:num w:numId="268" w16cid:durableId="988170953">
    <w:abstractNumId w:val="385"/>
  </w:num>
  <w:num w:numId="269" w16cid:durableId="1378359534">
    <w:abstractNumId w:val="673"/>
  </w:num>
  <w:num w:numId="270" w16cid:durableId="2017266215">
    <w:abstractNumId w:val="611"/>
  </w:num>
  <w:num w:numId="271" w16cid:durableId="1024019919">
    <w:abstractNumId w:val="15"/>
  </w:num>
  <w:num w:numId="272" w16cid:durableId="1471315267">
    <w:abstractNumId w:val="382"/>
  </w:num>
  <w:num w:numId="273" w16cid:durableId="561795513">
    <w:abstractNumId w:val="142"/>
  </w:num>
  <w:num w:numId="274" w16cid:durableId="36053606">
    <w:abstractNumId w:val="495"/>
  </w:num>
  <w:num w:numId="275" w16cid:durableId="1861580201">
    <w:abstractNumId w:val="202"/>
  </w:num>
  <w:num w:numId="276" w16cid:durableId="1878351393">
    <w:abstractNumId w:val="77"/>
  </w:num>
  <w:num w:numId="277" w16cid:durableId="847523551">
    <w:abstractNumId w:val="234"/>
  </w:num>
  <w:num w:numId="278" w16cid:durableId="961302236">
    <w:abstractNumId w:val="152"/>
  </w:num>
  <w:num w:numId="279" w16cid:durableId="531722534">
    <w:abstractNumId w:val="191"/>
  </w:num>
  <w:num w:numId="280" w16cid:durableId="2068607256">
    <w:abstractNumId w:val="667"/>
  </w:num>
  <w:num w:numId="281" w16cid:durableId="1195341545">
    <w:abstractNumId w:val="551"/>
  </w:num>
  <w:num w:numId="282" w16cid:durableId="437409546">
    <w:abstractNumId w:val="620"/>
  </w:num>
  <w:num w:numId="283" w16cid:durableId="1240794712">
    <w:abstractNumId w:val="255"/>
  </w:num>
  <w:num w:numId="284" w16cid:durableId="2145390553">
    <w:abstractNumId w:val="434"/>
  </w:num>
  <w:num w:numId="285" w16cid:durableId="1306859849">
    <w:abstractNumId w:val="106"/>
  </w:num>
  <w:num w:numId="286" w16cid:durableId="580872030">
    <w:abstractNumId w:val="210"/>
  </w:num>
  <w:num w:numId="287" w16cid:durableId="1594438581">
    <w:abstractNumId w:val="605"/>
  </w:num>
  <w:num w:numId="288" w16cid:durableId="1154879403">
    <w:abstractNumId w:val="343"/>
  </w:num>
  <w:num w:numId="289" w16cid:durableId="608204540">
    <w:abstractNumId w:val="25"/>
  </w:num>
  <w:num w:numId="290" w16cid:durableId="229074294">
    <w:abstractNumId w:val="273"/>
  </w:num>
  <w:num w:numId="291" w16cid:durableId="1485777050">
    <w:abstractNumId w:val="243"/>
  </w:num>
  <w:num w:numId="292" w16cid:durableId="31654638">
    <w:abstractNumId w:val="213"/>
  </w:num>
  <w:num w:numId="293" w16cid:durableId="726758618">
    <w:abstractNumId w:val="603"/>
  </w:num>
  <w:num w:numId="294" w16cid:durableId="1282109278">
    <w:abstractNumId w:val="114"/>
  </w:num>
  <w:num w:numId="295" w16cid:durableId="1135875629">
    <w:abstractNumId w:val="504"/>
  </w:num>
  <w:num w:numId="296" w16cid:durableId="38483180">
    <w:abstractNumId w:val="217"/>
  </w:num>
  <w:num w:numId="297" w16cid:durableId="792212233">
    <w:abstractNumId w:val="362"/>
  </w:num>
  <w:num w:numId="298" w16cid:durableId="611328534">
    <w:abstractNumId w:val="198"/>
  </w:num>
  <w:num w:numId="299" w16cid:durableId="1706445833">
    <w:abstractNumId w:val="241"/>
  </w:num>
  <w:num w:numId="300" w16cid:durableId="873350336">
    <w:abstractNumId w:val="402"/>
  </w:num>
  <w:num w:numId="301" w16cid:durableId="1197160874">
    <w:abstractNumId w:val="311"/>
  </w:num>
  <w:num w:numId="302" w16cid:durableId="2056732714">
    <w:abstractNumId w:val="108"/>
  </w:num>
  <w:num w:numId="303" w16cid:durableId="392897334">
    <w:abstractNumId w:val="483"/>
  </w:num>
  <w:num w:numId="304" w16cid:durableId="1477068160">
    <w:abstractNumId w:val="12"/>
  </w:num>
  <w:num w:numId="305" w16cid:durableId="830751995">
    <w:abstractNumId w:val="179"/>
  </w:num>
  <w:num w:numId="306" w16cid:durableId="1013453870">
    <w:abstractNumId w:val="118"/>
  </w:num>
  <w:num w:numId="307" w16cid:durableId="244994308">
    <w:abstractNumId w:val="498"/>
  </w:num>
  <w:num w:numId="308" w16cid:durableId="840389410">
    <w:abstractNumId w:val="597"/>
  </w:num>
  <w:num w:numId="309" w16cid:durableId="1824076141">
    <w:abstractNumId w:val="588"/>
  </w:num>
  <w:num w:numId="310" w16cid:durableId="704260490">
    <w:abstractNumId w:val="516"/>
  </w:num>
  <w:num w:numId="311" w16cid:durableId="242835520">
    <w:abstractNumId w:val="704"/>
  </w:num>
  <w:num w:numId="312" w16cid:durableId="1293170579">
    <w:abstractNumId w:val="690"/>
  </w:num>
  <w:num w:numId="313" w16cid:durableId="1682969974">
    <w:abstractNumId w:val="515"/>
  </w:num>
  <w:num w:numId="314" w16cid:durableId="1676565476">
    <w:abstractNumId w:val="188"/>
  </w:num>
  <w:num w:numId="315" w16cid:durableId="1099176765">
    <w:abstractNumId w:val="617"/>
  </w:num>
  <w:num w:numId="316" w16cid:durableId="222639219">
    <w:abstractNumId w:val="65"/>
  </w:num>
  <w:num w:numId="317" w16cid:durableId="1405490258">
    <w:abstractNumId w:val="63"/>
  </w:num>
  <w:num w:numId="318" w16cid:durableId="916789750">
    <w:abstractNumId w:val="463"/>
  </w:num>
  <w:num w:numId="319" w16cid:durableId="957951756">
    <w:abstractNumId w:val="289"/>
  </w:num>
  <w:num w:numId="320" w16cid:durableId="1574001068">
    <w:abstractNumId w:val="566"/>
  </w:num>
  <w:num w:numId="321" w16cid:durableId="1105685108">
    <w:abstractNumId w:val="274"/>
  </w:num>
  <w:num w:numId="322" w16cid:durableId="337346061">
    <w:abstractNumId w:val="578"/>
  </w:num>
  <w:num w:numId="323" w16cid:durableId="58599946">
    <w:abstractNumId w:val="531"/>
  </w:num>
  <w:num w:numId="324" w16cid:durableId="1159349311">
    <w:abstractNumId w:val="505"/>
  </w:num>
  <w:num w:numId="325" w16cid:durableId="1919705279">
    <w:abstractNumId w:val="156"/>
  </w:num>
  <w:num w:numId="326" w16cid:durableId="238711868">
    <w:abstractNumId w:val="394"/>
  </w:num>
  <w:num w:numId="327" w16cid:durableId="1566529866">
    <w:abstractNumId w:val="536"/>
  </w:num>
  <w:num w:numId="328" w16cid:durableId="834805901">
    <w:abstractNumId w:val="302"/>
  </w:num>
  <w:num w:numId="329" w16cid:durableId="281696776">
    <w:abstractNumId w:val="579"/>
  </w:num>
  <w:num w:numId="330" w16cid:durableId="633871758">
    <w:abstractNumId w:val="300"/>
  </w:num>
  <w:num w:numId="331" w16cid:durableId="5182356">
    <w:abstractNumId w:val="189"/>
  </w:num>
  <w:num w:numId="332" w16cid:durableId="1489709716">
    <w:abstractNumId w:val="496"/>
  </w:num>
  <w:num w:numId="333" w16cid:durableId="1350181766">
    <w:abstractNumId w:val="479"/>
  </w:num>
  <w:num w:numId="334" w16cid:durableId="766317043">
    <w:abstractNumId w:val="281"/>
  </w:num>
  <w:num w:numId="335" w16cid:durableId="445974950">
    <w:abstractNumId w:val="541"/>
  </w:num>
  <w:num w:numId="336" w16cid:durableId="2082945939">
    <w:abstractNumId w:val="220"/>
  </w:num>
  <w:num w:numId="337" w16cid:durableId="1986472298">
    <w:abstractNumId w:val="205"/>
  </w:num>
  <w:num w:numId="338" w16cid:durableId="1851722612">
    <w:abstractNumId w:val="342"/>
  </w:num>
  <w:num w:numId="339" w16cid:durableId="838082770">
    <w:abstractNumId w:val="138"/>
  </w:num>
  <w:num w:numId="340" w16cid:durableId="1341422521">
    <w:abstractNumId w:val="548"/>
  </w:num>
  <w:num w:numId="341" w16cid:durableId="278993183">
    <w:abstractNumId w:val="110"/>
  </w:num>
  <w:num w:numId="342" w16cid:durableId="1996949938">
    <w:abstractNumId w:val="268"/>
  </w:num>
  <w:num w:numId="343" w16cid:durableId="462356870">
    <w:abstractNumId w:val="622"/>
  </w:num>
  <w:num w:numId="344" w16cid:durableId="1541473787">
    <w:abstractNumId w:val="478"/>
  </w:num>
  <w:num w:numId="345" w16cid:durableId="1180586051">
    <w:abstractNumId w:val="123"/>
  </w:num>
  <w:num w:numId="346" w16cid:durableId="876351221">
    <w:abstractNumId w:val="508"/>
  </w:num>
  <w:num w:numId="347" w16cid:durableId="1175068512">
    <w:abstractNumId w:val="43"/>
  </w:num>
  <w:num w:numId="348" w16cid:durableId="126969834">
    <w:abstractNumId w:val="285"/>
  </w:num>
  <w:num w:numId="349" w16cid:durableId="71243399">
    <w:abstractNumId w:val="112"/>
  </w:num>
  <w:num w:numId="350" w16cid:durableId="1182355130">
    <w:abstractNumId w:val="418"/>
  </w:num>
  <w:num w:numId="351" w16cid:durableId="492843570">
    <w:abstractNumId w:val="367"/>
  </w:num>
  <w:num w:numId="352" w16cid:durableId="1516461674">
    <w:abstractNumId w:val="115"/>
  </w:num>
  <w:num w:numId="353" w16cid:durableId="2037608711">
    <w:abstractNumId w:val="386"/>
  </w:num>
  <w:num w:numId="354" w16cid:durableId="1093160706">
    <w:abstractNumId w:val="172"/>
  </w:num>
  <w:num w:numId="355" w16cid:durableId="425616047">
    <w:abstractNumId w:val="299"/>
  </w:num>
  <w:num w:numId="356" w16cid:durableId="404956194">
    <w:abstractNumId w:val="126"/>
  </w:num>
  <w:num w:numId="357" w16cid:durableId="883833833">
    <w:abstractNumId w:val="330"/>
  </w:num>
  <w:num w:numId="358" w16cid:durableId="2076852163">
    <w:abstractNumId w:val="35"/>
  </w:num>
  <w:num w:numId="359" w16cid:durableId="1151212487">
    <w:abstractNumId w:val="294"/>
  </w:num>
  <w:num w:numId="360" w16cid:durableId="596209242">
    <w:abstractNumId w:val="681"/>
  </w:num>
  <w:num w:numId="361" w16cid:durableId="1258906746">
    <w:abstractNumId w:val="14"/>
  </w:num>
  <w:num w:numId="362" w16cid:durableId="15086842">
    <w:abstractNumId w:val="177"/>
  </w:num>
  <w:num w:numId="363" w16cid:durableId="1288007019">
    <w:abstractNumId w:val="699"/>
  </w:num>
  <w:num w:numId="364" w16cid:durableId="1627855387">
    <w:abstractNumId w:val="414"/>
  </w:num>
  <w:num w:numId="365" w16cid:durableId="32506520">
    <w:abstractNumId w:val="353"/>
  </w:num>
  <w:num w:numId="366" w16cid:durableId="1017006353">
    <w:abstractNumId w:val="91"/>
  </w:num>
  <w:num w:numId="367" w16cid:durableId="1223711063">
    <w:abstractNumId w:val="608"/>
  </w:num>
  <w:num w:numId="368" w16cid:durableId="502428550">
    <w:abstractNumId w:val="167"/>
  </w:num>
  <w:num w:numId="369" w16cid:durableId="614169215">
    <w:abstractNumId w:val="17"/>
  </w:num>
  <w:num w:numId="370" w16cid:durableId="1870296911">
    <w:abstractNumId w:val="5"/>
  </w:num>
  <w:num w:numId="371" w16cid:durableId="1344477000">
    <w:abstractNumId w:val="96"/>
  </w:num>
  <w:num w:numId="372" w16cid:durableId="1232497046">
    <w:abstractNumId w:val="403"/>
  </w:num>
  <w:num w:numId="373" w16cid:durableId="1654676778">
    <w:abstractNumId w:val="92"/>
  </w:num>
  <w:num w:numId="374" w16cid:durableId="1631519434">
    <w:abstractNumId w:val="662"/>
  </w:num>
  <w:num w:numId="375" w16cid:durableId="320275666">
    <w:abstractNumId w:val="577"/>
  </w:num>
  <w:num w:numId="376" w16cid:durableId="1676493418">
    <w:abstractNumId w:val="521"/>
  </w:num>
  <w:num w:numId="377" w16cid:durableId="760294751">
    <w:abstractNumId w:val="679"/>
  </w:num>
  <w:num w:numId="378" w16cid:durableId="1208761045">
    <w:abstractNumId w:val="303"/>
  </w:num>
  <w:num w:numId="379" w16cid:durableId="238029847">
    <w:abstractNumId w:val="451"/>
  </w:num>
  <w:num w:numId="380" w16cid:durableId="78717961">
    <w:abstractNumId w:val="333"/>
  </w:num>
  <w:num w:numId="381" w16cid:durableId="160708036">
    <w:abstractNumId w:val="171"/>
  </w:num>
  <w:num w:numId="382" w16cid:durableId="719935314">
    <w:abstractNumId w:val="467"/>
  </w:num>
  <w:num w:numId="383" w16cid:durableId="814028555">
    <w:abstractNumId w:val="438"/>
  </w:num>
  <w:num w:numId="384" w16cid:durableId="1569610196">
    <w:abstractNumId w:val="625"/>
  </w:num>
  <w:num w:numId="385" w16cid:durableId="748498951">
    <w:abstractNumId w:val="317"/>
  </w:num>
  <w:num w:numId="386" w16cid:durableId="82846874">
    <w:abstractNumId w:val="185"/>
  </w:num>
  <w:num w:numId="387" w16cid:durableId="516892550">
    <w:abstractNumId w:val="592"/>
  </w:num>
  <w:num w:numId="388" w16cid:durableId="674384873">
    <w:abstractNumId w:val="590"/>
  </w:num>
  <w:num w:numId="389" w16cid:durableId="1635330799">
    <w:abstractNumId w:val="169"/>
  </w:num>
  <w:num w:numId="390" w16cid:durableId="278535271">
    <w:abstractNumId w:val="547"/>
  </w:num>
  <w:num w:numId="391" w16cid:durableId="1519005319">
    <w:abstractNumId w:val="689"/>
  </w:num>
  <w:num w:numId="392" w16cid:durableId="728501901">
    <w:abstractNumId w:val="88"/>
  </w:num>
  <w:num w:numId="393" w16cid:durableId="712001443">
    <w:abstractNumId w:val="312"/>
  </w:num>
  <w:num w:numId="394" w16cid:durableId="705567898">
    <w:abstractNumId w:val="297"/>
  </w:num>
  <w:num w:numId="395" w16cid:durableId="1239484164">
    <w:abstractNumId w:val="222"/>
  </w:num>
  <w:num w:numId="396" w16cid:durableId="319115720">
    <w:abstractNumId w:val="405"/>
  </w:num>
  <w:num w:numId="397" w16cid:durableId="955940079">
    <w:abstractNumId w:val="419"/>
  </w:num>
  <w:num w:numId="398" w16cid:durableId="46490197">
    <w:abstractNumId w:val="3"/>
  </w:num>
  <w:num w:numId="399" w16cid:durableId="2057197331">
    <w:abstractNumId w:val="540"/>
  </w:num>
  <w:num w:numId="400" w16cid:durableId="940721910">
    <w:abstractNumId w:val="428"/>
  </w:num>
  <w:num w:numId="401" w16cid:durableId="1502314406">
    <w:abstractNumId w:val="51"/>
  </w:num>
  <w:num w:numId="402" w16cid:durableId="374669915">
    <w:abstractNumId w:val="612"/>
  </w:num>
  <w:num w:numId="403" w16cid:durableId="1089152834">
    <w:abstractNumId w:val="559"/>
  </w:num>
  <w:num w:numId="404" w16cid:durableId="2018381586">
    <w:abstractNumId w:val="295"/>
  </w:num>
  <w:num w:numId="405" w16cid:durableId="1978681378">
    <w:abstractNumId w:val="329"/>
  </w:num>
  <w:num w:numId="406" w16cid:durableId="1794400301">
    <w:abstractNumId w:val="568"/>
  </w:num>
  <w:num w:numId="407" w16cid:durableId="1093938874">
    <w:abstractNumId w:val="83"/>
  </w:num>
  <w:num w:numId="408" w16cid:durableId="1667897061">
    <w:abstractNumId w:val="245"/>
  </w:num>
  <w:num w:numId="409" w16cid:durableId="567620571">
    <w:abstractNumId w:val="23"/>
  </w:num>
  <w:num w:numId="410" w16cid:durableId="897789761">
    <w:abstractNumId w:val="683"/>
  </w:num>
  <w:num w:numId="411" w16cid:durableId="989870766">
    <w:abstractNumId w:val="522"/>
  </w:num>
  <w:num w:numId="412" w16cid:durableId="171338980">
    <w:abstractNumId w:val="580"/>
  </w:num>
  <w:num w:numId="413" w16cid:durableId="230389016">
    <w:abstractNumId w:val="694"/>
  </w:num>
  <w:num w:numId="414" w16cid:durableId="146173916">
    <w:abstractNumId w:val="197"/>
  </w:num>
  <w:num w:numId="415" w16cid:durableId="1916083085">
    <w:abstractNumId w:val="582"/>
  </w:num>
  <w:num w:numId="416" w16cid:durableId="1667171784">
    <w:abstractNumId w:val="151"/>
  </w:num>
  <w:num w:numId="417" w16cid:durableId="390464453">
    <w:abstractNumId w:val="390"/>
  </w:num>
  <w:num w:numId="418" w16cid:durableId="1344287058">
    <w:abstractNumId w:val="455"/>
  </w:num>
  <w:num w:numId="419" w16cid:durableId="1628009653">
    <w:abstractNumId w:val="560"/>
  </w:num>
  <w:num w:numId="420" w16cid:durableId="1865560474">
    <w:abstractNumId w:val="242"/>
  </w:num>
  <w:num w:numId="421" w16cid:durableId="1976174389">
    <w:abstractNumId w:val="393"/>
  </w:num>
  <w:num w:numId="422" w16cid:durableId="1462264763">
    <w:abstractNumId w:val="131"/>
  </w:num>
  <w:num w:numId="423" w16cid:durableId="503321574">
    <w:abstractNumId w:val="389"/>
  </w:num>
  <w:num w:numId="424" w16cid:durableId="674695559">
    <w:abstractNumId w:val="227"/>
  </w:num>
  <w:num w:numId="425" w16cid:durableId="104158095">
    <w:abstractNumId w:val="654"/>
  </w:num>
  <w:num w:numId="426" w16cid:durableId="696809507">
    <w:abstractNumId w:val="471"/>
  </w:num>
  <w:num w:numId="427" w16cid:durableId="745305780">
    <w:abstractNumId w:val="569"/>
  </w:num>
  <w:num w:numId="428" w16cid:durableId="588738931">
    <w:abstractNumId w:val="646"/>
  </w:num>
  <w:num w:numId="429" w16cid:durableId="741486313">
    <w:abstractNumId w:val="42"/>
  </w:num>
  <w:num w:numId="430" w16cid:durableId="245498587">
    <w:abstractNumId w:val="427"/>
  </w:num>
  <w:num w:numId="431" w16cid:durableId="987824296">
    <w:abstractNumId w:val="224"/>
  </w:num>
  <w:num w:numId="432" w16cid:durableId="291401142">
    <w:abstractNumId w:val="175"/>
  </w:num>
  <w:num w:numId="433" w16cid:durableId="122777252">
    <w:abstractNumId w:val="266"/>
  </w:num>
  <w:num w:numId="434" w16cid:durableId="1120488273">
    <w:abstractNumId w:val="215"/>
  </w:num>
  <w:num w:numId="435" w16cid:durableId="957951644">
    <w:abstractNumId w:val="613"/>
  </w:num>
  <w:num w:numId="436" w16cid:durableId="1705981604">
    <w:abstractNumId w:val="644"/>
  </w:num>
  <w:num w:numId="437" w16cid:durableId="1091052152">
    <w:abstractNumId w:val="682"/>
  </w:num>
  <w:num w:numId="438" w16cid:durableId="1691370055">
    <w:abstractNumId w:val="258"/>
  </w:num>
  <w:num w:numId="439" w16cid:durableId="1527019662">
    <w:abstractNumId w:val="543"/>
  </w:num>
  <w:num w:numId="440" w16cid:durableId="1167744087">
    <w:abstractNumId w:val="226"/>
  </w:num>
  <w:num w:numId="441" w16cid:durableId="158426739">
    <w:abstractNumId w:val="354"/>
  </w:num>
  <w:num w:numId="442" w16cid:durableId="1781757106">
    <w:abstractNumId w:val="556"/>
  </w:num>
  <w:num w:numId="443" w16cid:durableId="434444947">
    <w:abstractNumId w:val="176"/>
  </w:num>
  <w:num w:numId="444" w16cid:durableId="624391971">
    <w:abstractNumId w:val="150"/>
  </w:num>
  <w:num w:numId="445" w16cid:durableId="1700663779">
    <w:abstractNumId w:val="201"/>
  </w:num>
  <w:num w:numId="446" w16cid:durableId="1023551197">
    <w:abstractNumId w:val="595"/>
  </w:num>
  <w:num w:numId="447" w16cid:durableId="450244457">
    <w:abstractNumId w:val="319"/>
  </w:num>
  <w:num w:numId="448" w16cid:durableId="335153606">
    <w:abstractNumId w:val="484"/>
  </w:num>
  <w:num w:numId="449" w16cid:durableId="1373651222">
    <w:abstractNumId w:val="431"/>
  </w:num>
  <w:num w:numId="450" w16cid:durableId="723599459">
    <w:abstractNumId w:val="168"/>
  </w:num>
  <w:num w:numId="451" w16cid:durableId="741756491">
    <w:abstractNumId w:val="90"/>
  </w:num>
  <w:num w:numId="452" w16cid:durableId="885795911">
    <w:abstractNumId w:val="147"/>
  </w:num>
  <w:num w:numId="453" w16cid:durableId="1071463283">
    <w:abstractNumId w:val="34"/>
  </w:num>
  <w:num w:numId="454" w16cid:durableId="277101065">
    <w:abstractNumId w:val="501"/>
  </w:num>
  <w:num w:numId="455" w16cid:durableId="2095740577">
    <w:abstractNumId w:val="100"/>
  </w:num>
  <w:num w:numId="456" w16cid:durableId="2059432324">
    <w:abstractNumId w:val="232"/>
  </w:num>
  <w:num w:numId="457" w16cid:durableId="1091657933">
    <w:abstractNumId w:val="278"/>
  </w:num>
  <w:num w:numId="458" w16cid:durableId="615216649">
    <w:abstractNumId w:val="133"/>
  </w:num>
  <w:num w:numId="459" w16cid:durableId="990208955">
    <w:abstractNumId w:val="395"/>
  </w:num>
  <w:num w:numId="460" w16cid:durableId="1365135577">
    <w:abstractNumId w:val="633"/>
  </w:num>
  <w:num w:numId="461" w16cid:durableId="1274551027">
    <w:abstractNumId w:val="458"/>
  </w:num>
  <w:num w:numId="462" w16cid:durableId="1196502893">
    <w:abstractNumId w:val="680"/>
  </w:num>
  <w:num w:numId="463" w16cid:durableId="652755484">
    <w:abstractNumId w:val="627"/>
  </w:num>
  <w:num w:numId="464" w16cid:durableId="608009680">
    <w:abstractNumId w:val="37"/>
  </w:num>
  <w:num w:numId="465" w16cid:durableId="1128402577">
    <w:abstractNumId w:val="129"/>
  </w:num>
  <w:num w:numId="466" w16cid:durableId="27613120">
    <w:abstractNumId w:val="173"/>
  </w:num>
  <w:num w:numId="467" w16cid:durableId="793987970">
    <w:abstractNumId w:val="159"/>
  </w:num>
  <w:num w:numId="468" w16cid:durableId="1089234076">
    <w:abstractNumId w:val="105"/>
  </w:num>
  <w:num w:numId="469" w16cid:durableId="24840060">
    <w:abstractNumId w:val="288"/>
  </w:num>
  <w:num w:numId="470" w16cid:durableId="265583244">
    <w:abstractNumId w:val="634"/>
  </w:num>
  <w:num w:numId="471" w16cid:durableId="1199506863">
    <w:abstractNumId w:val="401"/>
  </w:num>
  <w:num w:numId="472" w16cid:durableId="1642612143">
    <w:abstractNumId w:val="315"/>
  </w:num>
  <w:num w:numId="473" w16cid:durableId="202788621">
    <w:abstractNumId w:val="676"/>
  </w:num>
  <w:num w:numId="474" w16cid:durableId="1159737388">
    <w:abstractNumId w:val="293"/>
  </w:num>
  <w:num w:numId="475" w16cid:durableId="1227884779">
    <w:abstractNumId w:val="340"/>
  </w:num>
  <w:num w:numId="476" w16cid:durableId="223878662">
    <w:abstractNumId w:val="443"/>
  </w:num>
  <w:num w:numId="477" w16cid:durableId="246967045">
    <w:abstractNumId w:val="381"/>
  </w:num>
  <w:num w:numId="478" w16cid:durableId="2083333015">
    <w:abstractNumId w:val="153"/>
  </w:num>
  <w:num w:numId="479" w16cid:durableId="2035958968">
    <w:abstractNumId w:val="93"/>
  </w:num>
  <w:num w:numId="480" w16cid:durableId="1730494103">
    <w:abstractNumId w:val="421"/>
  </w:num>
  <w:num w:numId="481" w16cid:durableId="122967104">
    <w:abstractNumId w:val="200"/>
  </w:num>
  <w:num w:numId="482" w16cid:durableId="1398045084">
    <w:abstractNumId w:val="120"/>
  </w:num>
  <w:num w:numId="483" w16cid:durableId="184683013">
    <w:abstractNumId w:val="642"/>
  </w:num>
  <w:num w:numId="484" w16cid:durableId="562981753">
    <w:abstractNumId w:val="604"/>
  </w:num>
  <w:num w:numId="485" w16cid:durableId="1842114865">
    <w:abstractNumId w:val="260"/>
  </w:num>
  <w:num w:numId="486" w16cid:durableId="303386819">
    <w:abstractNumId w:val="207"/>
  </w:num>
  <w:num w:numId="487" w16cid:durableId="744035608">
    <w:abstractNumId w:val="607"/>
  </w:num>
  <w:num w:numId="488" w16cid:durableId="1630090515">
    <w:abstractNumId w:val="485"/>
  </w:num>
  <w:num w:numId="489" w16cid:durableId="2067336848">
    <w:abstractNumId w:val="670"/>
  </w:num>
  <w:num w:numId="490" w16cid:durableId="1336879396">
    <w:abstractNumId w:val="73"/>
  </w:num>
  <w:num w:numId="491" w16cid:durableId="181282507">
    <w:abstractNumId w:val="624"/>
  </w:num>
  <w:num w:numId="492" w16cid:durableId="391805788">
    <w:abstractNumId w:val="659"/>
  </w:num>
  <w:num w:numId="493" w16cid:durableId="1435708908">
    <w:abstractNumId w:val="506"/>
  </w:num>
  <w:num w:numId="494" w16cid:durableId="1892035125">
    <w:abstractNumId w:val="525"/>
  </w:num>
  <w:num w:numId="495" w16cid:durableId="175537765">
    <w:abstractNumId w:val="696"/>
  </w:num>
  <w:num w:numId="496" w16cid:durableId="210268552">
    <w:abstractNumId w:val="356"/>
  </w:num>
  <w:num w:numId="497" w16cid:durableId="98065227">
    <w:abstractNumId w:val="81"/>
  </w:num>
  <w:num w:numId="498" w16cid:durableId="1796216226">
    <w:abstractNumId w:val="570"/>
  </w:num>
  <w:num w:numId="499" w16cid:durableId="1968312293">
    <w:abstractNumId w:val="444"/>
  </w:num>
  <w:num w:numId="500" w16cid:durableId="1485778926">
    <w:abstractNumId w:val="630"/>
  </w:num>
  <w:num w:numId="501" w16cid:durableId="765689690">
    <w:abstractNumId w:val="109"/>
  </w:num>
  <w:num w:numId="502" w16cid:durableId="1482773072">
    <w:abstractNumId w:val="368"/>
  </w:num>
  <w:num w:numId="503" w16cid:durableId="1190727760">
    <w:abstractNumId w:val="448"/>
  </w:num>
  <w:num w:numId="504" w16cid:durableId="1514296600">
    <w:abstractNumId w:val="157"/>
  </w:num>
  <w:num w:numId="505" w16cid:durableId="1248810685">
    <w:abstractNumId w:val="535"/>
  </w:num>
  <w:num w:numId="506" w16cid:durableId="270744750">
    <w:abstractNumId w:val="357"/>
  </w:num>
  <w:num w:numId="507" w16cid:durableId="165832319">
    <w:abstractNumId w:val="606"/>
  </w:num>
  <w:num w:numId="508" w16cid:durableId="255140943">
    <w:abstractNumId w:val="615"/>
  </w:num>
  <w:num w:numId="509" w16cid:durableId="142935788">
    <w:abstractNumId w:val="563"/>
  </w:num>
  <w:num w:numId="510" w16cid:durableId="1527910844">
    <w:abstractNumId w:val="416"/>
  </w:num>
  <w:num w:numId="511" w16cid:durableId="310445672">
    <w:abstractNumId w:val="647"/>
  </w:num>
  <w:num w:numId="512" w16cid:durableId="1279721890">
    <w:abstractNumId w:val="616"/>
  </w:num>
  <w:num w:numId="513" w16cid:durableId="1258631777">
    <w:abstractNumId w:val="664"/>
  </w:num>
  <w:num w:numId="514" w16cid:durableId="555819226">
    <w:abstractNumId w:val="33"/>
  </w:num>
  <w:num w:numId="515" w16cid:durableId="1517966807">
    <w:abstractNumId w:val="487"/>
  </w:num>
  <w:num w:numId="516" w16cid:durableId="1467971391">
    <w:abstractNumId w:val="143"/>
  </w:num>
  <w:num w:numId="517" w16cid:durableId="1821387310">
    <w:abstractNumId w:val="692"/>
  </w:num>
  <w:num w:numId="518" w16cid:durableId="668677873">
    <w:abstractNumId w:val="48"/>
  </w:num>
  <w:num w:numId="519" w16cid:durableId="1503741621">
    <w:abstractNumId w:val="283"/>
  </w:num>
  <w:num w:numId="520" w16cid:durableId="1554266895">
    <w:abstractNumId w:val="520"/>
  </w:num>
  <w:num w:numId="521" w16cid:durableId="1622491852">
    <w:abstractNumId w:val="174"/>
  </w:num>
  <w:num w:numId="522" w16cid:durableId="1708798617">
    <w:abstractNumId w:val="557"/>
  </w:num>
  <w:num w:numId="523" w16cid:durableId="1266229723">
    <w:abstractNumId w:val="601"/>
  </w:num>
  <w:num w:numId="524" w16cid:durableId="351492992">
    <w:abstractNumId w:val="313"/>
  </w:num>
  <w:num w:numId="525" w16cid:durableId="2000422073">
    <w:abstractNumId w:val="332"/>
  </w:num>
  <w:num w:numId="526" w16cid:durableId="1227649132">
    <w:abstractNumId w:val="488"/>
  </w:num>
  <w:num w:numId="527" w16cid:durableId="843782718">
    <w:abstractNumId w:val="46"/>
  </w:num>
  <w:num w:numId="528" w16cid:durableId="896547615">
    <w:abstractNumId w:val="364"/>
  </w:num>
  <w:num w:numId="529" w16cid:durableId="1027365025">
    <w:abstractNumId w:val="228"/>
  </w:num>
  <w:num w:numId="530" w16cid:durableId="1786970555">
    <w:abstractNumId w:val="74"/>
  </w:num>
  <w:num w:numId="531" w16cid:durableId="2138839527">
    <w:abstractNumId w:val="472"/>
  </w:num>
  <w:num w:numId="532" w16cid:durableId="2003463576">
    <w:abstractNumId w:val="517"/>
  </w:num>
  <w:num w:numId="533" w16cid:durableId="1383820407">
    <w:abstractNumId w:val="542"/>
  </w:num>
  <w:num w:numId="534" w16cid:durableId="1909535704">
    <w:abstractNumId w:val="155"/>
  </w:num>
  <w:num w:numId="535" w16cid:durableId="1432161618">
    <w:abstractNumId w:val="306"/>
  </w:num>
  <w:num w:numId="536" w16cid:durableId="1308972969">
    <w:abstractNumId w:val="84"/>
  </w:num>
  <w:num w:numId="537" w16cid:durableId="3366839">
    <w:abstractNumId w:val="619"/>
  </w:num>
  <w:num w:numId="538" w16cid:durableId="478497432">
    <w:abstractNumId w:val="136"/>
  </w:num>
  <w:num w:numId="539" w16cid:durableId="2091267812">
    <w:abstractNumId w:val="429"/>
  </w:num>
  <w:num w:numId="540" w16cid:durableId="49816564">
    <w:abstractNumId w:val="539"/>
  </w:num>
  <w:num w:numId="541" w16cid:durableId="1989553015">
    <w:abstractNumId w:val="89"/>
  </w:num>
  <w:num w:numId="542" w16cid:durableId="1867251913">
    <w:abstractNumId w:val="287"/>
  </w:num>
  <w:num w:numId="543" w16cid:durableId="319431402">
    <w:abstractNumId w:val="320"/>
  </w:num>
  <w:num w:numId="544" w16cid:durableId="1535537917">
    <w:abstractNumId w:val="698"/>
  </w:num>
  <w:num w:numId="545" w16cid:durableId="1819153714">
    <w:abstractNumId w:val="433"/>
  </w:num>
  <w:num w:numId="546" w16cid:durableId="1528830418">
    <w:abstractNumId w:val="262"/>
  </w:num>
  <w:num w:numId="547" w16cid:durableId="1066731408">
    <w:abstractNumId w:val="182"/>
  </w:num>
  <w:num w:numId="548" w16cid:durableId="1057977084">
    <w:abstractNumId w:val="307"/>
  </w:num>
  <w:num w:numId="549" w16cid:durableId="1295717080">
    <w:abstractNumId w:val="304"/>
  </w:num>
  <w:num w:numId="550" w16cid:durableId="760874432">
    <w:abstractNumId w:val="184"/>
  </w:num>
  <w:num w:numId="551" w16cid:durableId="962737198">
    <w:abstractNumId w:val="336"/>
  </w:num>
  <w:num w:numId="552" w16cid:durableId="1671641216">
    <w:abstractNumId w:val="371"/>
  </w:num>
  <w:num w:numId="553" w16cid:durableId="790561038">
    <w:abstractNumId w:val="203"/>
  </w:num>
  <w:num w:numId="554" w16cid:durableId="1852799335">
    <w:abstractNumId w:val="223"/>
  </w:num>
  <w:num w:numId="555" w16cid:durableId="321008627">
    <w:abstractNumId w:val="57"/>
  </w:num>
  <w:num w:numId="556" w16cid:durableId="1737900151">
    <w:abstractNumId w:val="408"/>
  </w:num>
  <w:num w:numId="557" w16cid:durableId="2005351801">
    <w:abstractNumId w:val="38"/>
  </w:num>
  <w:num w:numId="558" w16cid:durableId="1259020953">
    <w:abstractNumId w:val="360"/>
  </w:num>
  <w:num w:numId="559" w16cid:durableId="1714966586">
    <w:abstractNumId w:val="1"/>
  </w:num>
  <w:num w:numId="560" w16cid:durableId="1078593587">
    <w:abstractNumId w:val="308"/>
  </w:num>
  <w:num w:numId="561" w16cid:durableId="1865702465">
    <w:abstractNumId w:val="259"/>
  </w:num>
  <w:num w:numId="562" w16cid:durableId="2131430894">
    <w:abstractNumId w:val="13"/>
  </w:num>
  <w:num w:numId="563" w16cid:durableId="92089280">
    <w:abstractNumId w:val="219"/>
  </w:num>
  <w:num w:numId="564" w16cid:durableId="1919903455">
    <w:abstractNumId w:val="206"/>
  </w:num>
  <w:num w:numId="565" w16cid:durableId="219946978">
    <w:abstractNumId w:val="134"/>
  </w:num>
  <w:num w:numId="566" w16cid:durableId="2003896455">
    <w:abstractNumId w:val="544"/>
  </w:num>
  <w:num w:numId="567" w16cid:durableId="2108769872">
    <w:abstractNumId w:val="628"/>
  </w:num>
  <w:num w:numId="568" w16cid:durableId="712383322">
    <w:abstractNumId w:val="275"/>
  </w:num>
  <w:num w:numId="569" w16cid:durableId="759253130">
    <w:abstractNumId w:val="62"/>
  </w:num>
  <w:num w:numId="570" w16cid:durableId="1164586867">
    <w:abstractNumId w:val="331"/>
  </w:num>
  <w:num w:numId="571" w16cid:durableId="2007397137">
    <w:abstractNumId w:val="309"/>
  </w:num>
  <w:num w:numId="572" w16cid:durableId="1041831534">
    <w:abstractNumId w:val="216"/>
  </w:num>
  <w:num w:numId="573" w16cid:durableId="1637104797">
    <w:abstractNumId w:val="432"/>
  </w:num>
  <w:num w:numId="574" w16cid:durableId="1639216306">
    <w:abstractNumId w:val="32"/>
  </w:num>
  <w:num w:numId="575" w16cid:durableId="43482362">
    <w:abstractNumId w:val="397"/>
  </w:num>
  <w:num w:numId="576" w16cid:durableId="875243058">
    <w:abstractNumId w:val="144"/>
  </w:num>
  <w:num w:numId="577" w16cid:durableId="1557617421">
    <w:abstractNumId w:val="24"/>
  </w:num>
  <w:num w:numId="578" w16cid:durableId="1442260690">
    <w:abstractNumId w:val="117"/>
  </w:num>
  <w:num w:numId="579" w16cid:durableId="477384055">
    <w:abstractNumId w:val="552"/>
  </w:num>
  <w:num w:numId="580" w16cid:durableId="962880532">
    <w:abstractNumId w:val="341"/>
  </w:num>
  <w:num w:numId="581" w16cid:durableId="1921407964">
    <w:abstractNumId w:val="423"/>
  </w:num>
  <w:num w:numId="582" w16cid:durableId="1752390418">
    <w:abstractNumId w:val="700"/>
  </w:num>
  <w:num w:numId="583" w16cid:durableId="2072773289">
    <w:abstractNumId w:val="345"/>
  </w:num>
  <w:num w:numId="584" w16cid:durableId="215747397">
    <w:abstractNumId w:val="665"/>
  </w:num>
  <w:num w:numId="585" w16cid:durableId="1703556444">
    <w:abstractNumId w:val="132"/>
  </w:num>
  <w:num w:numId="586" w16cid:durableId="1705868716">
    <w:abstractNumId w:val="9"/>
  </w:num>
  <w:num w:numId="587" w16cid:durableId="1925065845">
    <w:abstractNumId w:val="19"/>
  </w:num>
  <w:num w:numId="588" w16cid:durableId="925116854">
    <w:abstractNumId w:val="653"/>
  </w:num>
  <w:num w:numId="589" w16cid:durableId="1532257268">
    <w:abstractNumId w:val="413"/>
  </w:num>
  <w:num w:numId="590" w16cid:durableId="119493695">
    <w:abstractNumId w:val="276"/>
  </w:num>
  <w:num w:numId="591" w16cid:durableId="106432470">
    <w:abstractNumId w:val="11"/>
  </w:num>
  <w:num w:numId="592" w16cid:durableId="1345942189">
    <w:abstractNumId w:val="290"/>
  </w:num>
  <w:num w:numId="593" w16cid:durableId="1947417319">
    <w:abstractNumId w:val="640"/>
  </w:num>
  <w:num w:numId="594" w16cid:durableId="2102332147">
    <w:abstractNumId w:val="316"/>
  </w:num>
  <w:num w:numId="595" w16cid:durableId="131214998">
    <w:abstractNumId w:val="558"/>
  </w:num>
  <w:num w:numId="596" w16cid:durableId="2019846591">
    <w:abstractNumId w:val="574"/>
  </w:num>
  <w:num w:numId="597" w16cid:durableId="1185094963">
    <w:abstractNumId w:val="500"/>
  </w:num>
  <w:num w:numId="598" w16cid:durableId="720518107">
    <w:abstractNumId w:val="76"/>
  </w:num>
  <w:num w:numId="599" w16cid:durableId="2000310359">
    <w:abstractNumId w:val="499"/>
  </w:num>
  <w:num w:numId="600" w16cid:durableId="1969160545">
    <w:abstractNumId w:val="271"/>
  </w:num>
  <w:num w:numId="601" w16cid:durableId="1566792007">
    <w:abstractNumId w:val="296"/>
  </w:num>
  <w:num w:numId="602" w16cid:durableId="976229912">
    <w:abstractNumId w:val="534"/>
  </w:num>
  <w:num w:numId="603" w16cid:durableId="798957225">
    <w:abstractNumId w:val="462"/>
  </w:num>
  <w:num w:numId="604" w16cid:durableId="1800756544">
    <w:abstractNumId w:val="178"/>
  </w:num>
  <w:num w:numId="605" w16cid:durableId="1632250099">
    <w:abstractNumId w:val="374"/>
  </w:num>
  <w:num w:numId="606" w16cid:durableId="1114053073">
    <w:abstractNumId w:val="149"/>
  </w:num>
  <w:num w:numId="607" w16cid:durableId="1891261009">
    <w:abstractNumId w:val="193"/>
  </w:num>
  <w:num w:numId="608" w16cid:durableId="1450591383">
    <w:abstractNumId w:val="58"/>
  </w:num>
  <w:num w:numId="609" w16cid:durableId="447167872">
    <w:abstractNumId w:val="204"/>
  </w:num>
  <w:num w:numId="610" w16cid:durableId="1147012420">
    <w:abstractNumId w:val="685"/>
  </w:num>
  <w:num w:numId="611" w16cid:durableId="1802772144">
    <w:abstractNumId w:val="249"/>
  </w:num>
  <w:num w:numId="612" w16cid:durableId="194345429">
    <w:abstractNumId w:val="252"/>
  </w:num>
  <w:num w:numId="613" w16cid:durableId="69814502">
    <w:abstractNumId w:val="406"/>
  </w:num>
  <w:num w:numId="614" w16cid:durableId="335570729">
    <w:abstractNumId w:val="453"/>
  </w:num>
  <w:num w:numId="615" w16cid:durableId="215507728">
    <w:abstractNumId w:val="253"/>
  </w:num>
  <w:num w:numId="616" w16cid:durableId="1626236269">
    <w:abstractNumId w:val="475"/>
  </w:num>
  <w:num w:numId="617" w16cid:durableId="153961786">
    <w:abstractNumId w:val="36"/>
  </w:num>
  <w:num w:numId="618" w16cid:durableId="1803813436">
    <w:abstractNumId w:val="545"/>
  </w:num>
  <w:num w:numId="619" w16cid:durableId="470372047">
    <w:abstractNumId w:val="128"/>
  </w:num>
  <w:num w:numId="620" w16cid:durableId="1151487602">
    <w:abstractNumId w:val="546"/>
  </w:num>
  <w:num w:numId="621" w16cid:durableId="1562446428">
    <w:abstractNumId w:val="449"/>
  </w:num>
  <w:num w:numId="622" w16cid:durableId="2012680053">
    <w:abstractNumId w:val="321"/>
  </w:num>
  <w:num w:numId="623" w16cid:durableId="867067584">
    <w:abstractNumId w:val="493"/>
  </w:num>
  <w:num w:numId="624" w16cid:durableId="1339505007">
    <w:abstractNumId w:val="686"/>
  </w:num>
  <w:num w:numId="625" w16cid:durableId="1350987117">
    <w:abstractNumId w:val="379"/>
  </w:num>
  <w:num w:numId="626" w16cid:durableId="1367372716">
    <w:abstractNumId w:val="602"/>
  </w:num>
  <w:num w:numId="627" w16cid:durableId="1123576957">
    <w:abstractNumId w:val="459"/>
  </w:num>
  <w:num w:numId="628" w16cid:durableId="805245989">
    <w:abstractNumId w:val="370"/>
  </w:num>
  <w:num w:numId="629" w16cid:durableId="978454666">
    <w:abstractNumId w:val="337"/>
  </w:num>
  <w:num w:numId="630" w16cid:durableId="1467744731">
    <w:abstractNumId w:val="441"/>
  </w:num>
  <w:num w:numId="631" w16cid:durableId="1345010564">
    <w:abstractNumId w:val="47"/>
  </w:num>
  <w:num w:numId="632" w16cid:durableId="1712875020">
    <w:abstractNumId w:val="314"/>
  </w:num>
  <w:num w:numId="633" w16cid:durableId="1720594333">
    <w:abstractNumId w:val="95"/>
  </w:num>
  <w:num w:numId="634" w16cid:durableId="430126202">
    <w:abstractNumId w:val="688"/>
  </w:num>
  <w:num w:numId="635" w16cid:durableId="737291359">
    <w:abstractNumId w:val="55"/>
  </w:num>
  <w:num w:numId="636" w16cid:durableId="1156334472">
    <w:abstractNumId w:val="50"/>
  </w:num>
  <w:num w:numId="637" w16cid:durableId="1249732839">
    <w:abstractNumId w:val="277"/>
  </w:num>
  <w:num w:numId="638" w16cid:durableId="21246672">
    <w:abstractNumId w:val="69"/>
  </w:num>
  <w:num w:numId="639" w16cid:durableId="369184566">
    <w:abstractNumId w:val="72"/>
  </w:num>
  <w:num w:numId="640" w16cid:durableId="555549435">
    <w:abstractNumId w:val="639"/>
  </w:num>
  <w:num w:numId="641" w16cid:durableId="1862625011">
    <w:abstractNumId w:val="494"/>
  </w:num>
  <w:num w:numId="642" w16cid:durableId="1116099769">
    <w:abstractNumId w:val="2"/>
  </w:num>
  <w:num w:numId="643" w16cid:durableId="1671132365">
    <w:abstractNumId w:val="195"/>
  </w:num>
  <w:num w:numId="644" w16cid:durableId="1686637774">
    <w:abstractNumId w:val="513"/>
  </w:num>
  <w:num w:numId="645" w16cid:durableId="808326233">
    <w:abstractNumId w:val="85"/>
  </w:num>
  <w:num w:numId="646" w16cid:durableId="336927245">
    <w:abstractNumId w:val="473"/>
  </w:num>
  <w:num w:numId="647" w16cid:durableId="1097018062">
    <w:abstractNumId w:val="16"/>
  </w:num>
  <w:num w:numId="648" w16cid:durableId="791944528">
    <w:abstractNumId w:val="518"/>
  </w:num>
  <w:num w:numId="649" w16cid:durableId="204484183">
    <w:abstractNumId w:val="229"/>
  </w:num>
  <w:num w:numId="650" w16cid:durableId="1568763349">
    <w:abstractNumId w:val="437"/>
  </w:num>
  <w:num w:numId="651" w16cid:durableId="338116287">
    <w:abstractNumId w:val="365"/>
  </w:num>
  <w:num w:numId="652" w16cid:durableId="1274749632">
    <w:abstractNumId w:val="691"/>
  </w:num>
  <w:num w:numId="653" w16cid:durableId="1849637254">
    <w:abstractNumId w:val="477"/>
  </w:num>
  <w:num w:numId="654" w16cid:durableId="404765997">
    <w:abstractNumId w:val="614"/>
  </w:num>
  <w:num w:numId="655" w16cid:durableId="214053690">
    <w:abstractNumId w:val="376"/>
  </w:num>
  <w:num w:numId="656" w16cid:durableId="1069498005">
    <w:abstractNumId w:val="236"/>
  </w:num>
  <w:num w:numId="657" w16cid:durableId="1560087844">
    <w:abstractNumId w:val="247"/>
  </w:num>
  <w:num w:numId="658" w16cid:durableId="1315453257">
    <w:abstractNumId w:val="292"/>
  </w:num>
  <w:num w:numId="659" w16cid:durableId="2242967">
    <w:abstractNumId w:val="323"/>
  </w:num>
  <w:num w:numId="660" w16cid:durableId="772240322">
    <w:abstractNumId w:val="600"/>
  </w:num>
  <w:num w:numId="661" w16cid:durableId="990256950">
    <w:abstractNumId w:val="470"/>
  </w:num>
  <w:num w:numId="662" w16cid:durableId="159659553">
    <w:abstractNumId w:val="265"/>
  </w:num>
  <w:num w:numId="663" w16cid:durableId="1932542122">
    <w:abstractNumId w:val="71"/>
  </w:num>
  <w:num w:numId="664" w16cid:durableId="1303270783">
    <w:abstractNumId w:val="235"/>
  </w:num>
  <w:num w:numId="665" w16cid:durableId="1377314472">
    <w:abstractNumId w:val="550"/>
  </w:num>
  <w:num w:numId="666" w16cid:durableId="1937323296">
    <w:abstractNumId w:val="99"/>
  </w:num>
  <w:num w:numId="667" w16cid:durableId="1145394349">
    <w:abstractNumId w:val="326"/>
  </w:num>
  <w:num w:numId="668" w16cid:durableId="218251493">
    <w:abstractNumId w:val="0"/>
  </w:num>
  <w:num w:numId="669" w16cid:durableId="498888503">
    <w:abstractNumId w:val="388"/>
  </w:num>
  <w:num w:numId="670" w16cid:durableId="187724386">
    <w:abstractNumId w:val="629"/>
  </w:num>
  <w:num w:numId="671" w16cid:durableId="987828529">
    <w:abstractNumId w:val="468"/>
  </w:num>
  <w:num w:numId="672" w16cid:durableId="2075081106">
    <w:abstractNumId w:val="509"/>
  </w:num>
  <w:num w:numId="673" w16cid:durableId="1827938578">
    <w:abstractNumId w:val="609"/>
  </w:num>
  <w:num w:numId="674" w16cid:durableId="226496143">
    <w:abstractNumId w:val="212"/>
  </w:num>
  <w:num w:numId="675" w16cid:durableId="1388840107">
    <w:abstractNumId w:val="44"/>
  </w:num>
  <w:num w:numId="676" w16cid:durableId="1163204006">
    <w:abstractNumId w:val="218"/>
  </w:num>
  <w:num w:numId="677" w16cid:durableId="1988707917">
    <w:abstractNumId w:val="375"/>
  </w:num>
  <w:num w:numId="678" w16cid:durableId="1816952427">
    <w:abstractNumId w:val="267"/>
  </w:num>
  <w:num w:numId="679" w16cid:durableId="933783490">
    <w:abstractNumId w:val="214"/>
  </w:num>
  <w:num w:numId="680" w16cid:durableId="2077388842">
    <w:abstractNumId w:val="279"/>
  </w:num>
  <w:num w:numId="681" w16cid:durableId="1879703966">
    <w:abstractNumId w:val="361"/>
  </w:num>
  <w:num w:numId="682" w16cid:durableId="816260905">
    <w:abstractNumId w:val="148"/>
  </w:num>
  <w:num w:numId="683" w16cid:durableId="672345193">
    <w:abstractNumId w:val="464"/>
  </w:num>
  <w:num w:numId="684" w16cid:durableId="754009773">
    <w:abstractNumId w:val="246"/>
  </w:num>
  <w:num w:numId="685" w16cid:durableId="1979340811">
    <w:abstractNumId w:val="526"/>
  </w:num>
  <w:num w:numId="686" w16cid:durableId="163327200">
    <w:abstractNumId w:val="503"/>
  </w:num>
  <w:num w:numId="687" w16cid:durableId="1851406338">
    <w:abstractNumId w:val="650"/>
  </w:num>
  <w:num w:numId="688" w16cid:durableId="642660200">
    <w:abstractNumId w:val="383"/>
  </w:num>
  <w:num w:numId="689" w16cid:durableId="749078808">
    <w:abstractNumId w:val="104"/>
  </w:num>
  <w:num w:numId="690" w16cid:durableId="24790702">
    <w:abstractNumId w:val="398"/>
  </w:num>
  <w:num w:numId="691" w16cid:durableId="1911844334">
    <w:abstractNumId w:val="705"/>
  </w:num>
  <w:num w:numId="692" w16cid:durableId="783035847">
    <w:abstractNumId w:val="70"/>
  </w:num>
  <w:num w:numId="693" w16cid:durableId="1671639068">
    <w:abstractNumId w:val="452"/>
  </w:num>
  <w:num w:numId="694" w16cid:durableId="1607930013">
    <w:abstractNumId w:val="39"/>
  </w:num>
  <w:num w:numId="695" w16cid:durableId="2068532733">
    <w:abstractNumId w:val="251"/>
  </w:num>
  <w:num w:numId="696" w16cid:durableId="131095704">
    <w:abstractNumId w:val="350"/>
  </w:num>
  <w:num w:numId="697" w16cid:durableId="172719533">
    <w:abstractNumId w:val="701"/>
  </w:num>
  <w:num w:numId="698" w16cid:durableId="1045837610">
    <w:abstractNumId w:val="596"/>
  </w:num>
  <w:num w:numId="699" w16cid:durableId="1536650782">
    <w:abstractNumId w:val="335"/>
  </w:num>
  <w:num w:numId="700" w16cid:durableId="1803041019">
    <w:abstractNumId w:val="359"/>
  </w:num>
  <w:num w:numId="701" w16cid:durableId="55974218">
    <w:abstractNumId w:val="422"/>
  </w:num>
  <w:num w:numId="702" w16cid:durableId="613711380">
    <w:abstractNumId w:val="45"/>
  </w:num>
  <w:num w:numId="703" w16cid:durableId="1783452243">
    <w:abstractNumId w:val="643"/>
  </w:num>
  <w:num w:numId="704" w16cid:durableId="225187163">
    <w:abstractNumId w:val="658"/>
  </w:num>
  <w:num w:numId="705" w16cid:durableId="948506913">
    <w:abstractNumId w:val="675"/>
  </w:num>
  <w:num w:numId="706" w16cid:durableId="305820962">
    <w:abstractNumId w:val="631"/>
  </w:num>
  <w:num w:numId="707" w16cid:durableId="1179541333">
    <w:abstractNumId w:val="4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210"/>
    <w:rsid w:val="00044468"/>
    <w:rsid w:val="00087A5F"/>
    <w:rsid w:val="000A292E"/>
    <w:rsid w:val="000C21FC"/>
    <w:rsid w:val="000D764C"/>
    <w:rsid w:val="000F57A7"/>
    <w:rsid w:val="000F63A7"/>
    <w:rsid w:val="001432F7"/>
    <w:rsid w:val="00145BEC"/>
    <w:rsid w:val="00164817"/>
    <w:rsid w:val="00165C4B"/>
    <w:rsid w:val="0031588F"/>
    <w:rsid w:val="00347394"/>
    <w:rsid w:val="003B11DB"/>
    <w:rsid w:val="003C1047"/>
    <w:rsid w:val="004418A2"/>
    <w:rsid w:val="004E79E2"/>
    <w:rsid w:val="0050403D"/>
    <w:rsid w:val="00523E6A"/>
    <w:rsid w:val="00543FF2"/>
    <w:rsid w:val="00561F9A"/>
    <w:rsid w:val="00571D97"/>
    <w:rsid w:val="0059776E"/>
    <w:rsid w:val="005B2E42"/>
    <w:rsid w:val="005E40D9"/>
    <w:rsid w:val="00620FE0"/>
    <w:rsid w:val="0063501D"/>
    <w:rsid w:val="00635459"/>
    <w:rsid w:val="006669A9"/>
    <w:rsid w:val="006771B3"/>
    <w:rsid w:val="006A42A0"/>
    <w:rsid w:val="006B47EE"/>
    <w:rsid w:val="007716B7"/>
    <w:rsid w:val="007A21A8"/>
    <w:rsid w:val="008036E1"/>
    <w:rsid w:val="00855F71"/>
    <w:rsid w:val="008763BE"/>
    <w:rsid w:val="008C7837"/>
    <w:rsid w:val="008E180B"/>
    <w:rsid w:val="00933B1B"/>
    <w:rsid w:val="0094076E"/>
    <w:rsid w:val="0094678E"/>
    <w:rsid w:val="0095229E"/>
    <w:rsid w:val="00A019F5"/>
    <w:rsid w:val="00A7359F"/>
    <w:rsid w:val="00AA1D91"/>
    <w:rsid w:val="00AF61E1"/>
    <w:rsid w:val="00B03333"/>
    <w:rsid w:val="00B404AB"/>
    <w:rsid w:val="00BB273F"/>
    <w:rsid w:val="00C028D5"/>
    <w:rsid w:val="00C06DA3"/>
    <w:rsid w:val="00C4052C"/>
    <w:rsid w:val="00CF150A"/>
    <w:rsid w:val="00D53330"/>
    <w:rsid w:val="00E05053"/>
    <w:rsid w:val="00E818F9"/>
    <w:rsid w:val="00ED030A"/>
    <w:rsid w:val="00EE139A"/>
    <w:rsid w:val="00F42210"/>
    <w:rsid w:val="00F62208"/>
    <w:rsid w:val="00F83C55"/>
    <w:rsid w:val="00FB4C8E"/>
    <w:rsid w:val="00FD11B1"/>
    <w:rsid w:val="00FE0DAF"/>
    <w:rsid w:val="00FE44A0"/>
    <w:rsid w:val="00FE7291"/>
    <w:rsid w:val="00FF176D"/>
    <w:rsid w:val="019DD090"/>
    <w:rsid w:val="022CB848"/>
    <w:rsid w:val="025E3356"/>
    <w:rsid w:val="029E5F40"/>
    <w:rsid w:val="0633695C"/>
    <w:rsid w:val="0898C427"/>
    <w:rsid w:val="0A358EAE"/>
    <w:rsid w:val="0A843228"/>
    <w:rsid w:val="0AEA4732"/>
    <w:rsid w:val="0B113ADA"/>
    <w:rsid w:val="0B91D0AB"/>
    <w:rsid w:val="0C44F195"/>
    <w:rsid w:val="0D6F30EC"/>
    <w:rsid w:val="0E7FD953"/>
    <w:rsid w:val="0EB6999F"/>
    <w:rsid w:val="0F258D0E"/>
    <w:rsid w:val="1058EF08"/>
    <w:rsid w:val="112407F5"/>
    <w:rsid w:val="114DA2BF"/>
    <w:rsid w:val="1225FC62"/>
    <w:rsid w:val="1453789E"/>
    <w:rsid w:val="1939D09D"/>
    <w:rsid w:val="1947F683"/>
    <w:rsid w:val="1ECB5B74"/>
    <w:rsid w:val="2067F0B2"/>
    <w:rsid w:val="20C61E1C"/>
    <w:rsid w:val="23D95DF5"/>
    <w:rsid w:val="244EF69F"/>
    <w:rsid w:val="24EEDC98"/>
    <w:rsid w:val="2733BE28"/>
    <w:rsid w:val="2755D186"/>
    <w:rsid w:val="282B746D"/>
    <w:rsid w:val="2C4A6497"/>
    <w:rsid w:val="32B90847"/>
    <w:rsid w:val="3345B1BB"/>
    <w:rsid w:val="3386AF68"/>
    <w:rsid w:val="33A46200"/>
    <w:rsid w:val="35A4309F"/>
    <w:rsid w:val="3712CEA8"/>
    <w:rsid w:val="37BC62E9"/>
    <w:rsid w:val="38ABB65C"/>
    <w:rsid w:val="39F66C2A"/>
    <w:rsid w:val="3A8DE0A0"/>
    <w:rsid w:val="3B3B0F83"/>
    <w:rsid w:val="3CAFD07C"/>
    <w:rsid w:val="3D305D7A"/>
    <w:rsid w:val="3D390D8F"/>
    <w:rsid w:val="3E54E229"/>
    <w:rsid w:val="3E8815E9"/>
    <w:rsid w:val="3F4341E9"/>
    <w:rsid w:val="3FC8194C"/>
    <w:rsid w:val="42F77D4C"/>
    <w:rsid w:val="43402F91"/>
    <w:rsid w:val="4665733A"/>
    <w:rsid w:val="46A14CEC"/>
    <w:rsid w:val="46B4382E"/>
    <w:rsid w:val="4932A63E"/>
    <w:rsid w:val="49AFD03C"/>
    <w:rsid w:val="4A557710"/>
    <w:rsid w:val="4AD81982"/>
    <w:rsid w:val="4B5C2397"/>
    <w:rsid w:val="4BB1C67C"/>
    <w:rsid w:val="533F6976"/>
    <w:rsid w:val="53F2177B"/>
    <w:rsid w:val="5609DC12"/>
    <w:rsid w:val="5638EFC7"/>
    <w:rsid w:val="5676EF49"/>
    <w:rsid w:val="5712031D"/>
    <w:rsid w:val="591238D8"/>
    <w:rsid w:val="594D9CF1"/>
    <w:rsid w:val="594F1A59"/>
    <w:rsid w:val="59E5FEA1"/>
    <w:rsid w:val="5B142F6D"/>
    <w:rsid w:val="5B3BE830"/>
    <w:rsid w:val="5DF13C09"/>
    <w:rsid w:val="5F267636"/>
    <w:rsid w:val="608CECB7"/>
    <w:rsid w:val="632F1F49"/>
    <w:rsid w:val="652766B2"/>
    <w:rsid w:val="65BF7781"/>
    <w:rsid w:val="66D589AD"/>
    <w:rsid w:val="66F9D658"/>
    <w:rsid w:val="69A3FA13"/>
    <w:rsid w:val="6B527798"/>
    <w:rsid w:val="6BF39341"/>
    <w:rsid w:val="6D318FA2"/>
    <w:rsid w:val="6D4EAEFA"/>
    <w:rsid w:val="6DBCE512"/>
    <w:rsid w:val="6FD72173"/>
    <w:rsid w:val="6FFCFE61"/>
    <w:rsid w:val="71179AE1"/>
    <w:rsid w:val="7159C782"/>
    <w:rsid w:val="780CA4BF"/>
    <w:rsid w:val="78C3DE91"/>
    <w:rsid w:val="79083799"/>
    <w:rsid w:val="7C021BBD"/>
    <w:rsid w:val="7D88EB6D"/>
    <w:rsid w:val="7F5F5F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542BB"/>
  <w15:chartTrackingRefBased/>
  <w15:docId w15:val="{12E6D4C3-1743-E744-B937-D7E34EEB9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6B7"/>
  </w:style>
  <w:style w:type="paragraph" w:styleId="Heading1">
    <w:name w:val="heading 1"/>
    <w:basedOn w:val="Normal"/>
    <w:next w:val="Normal"/>
    <w:link w:val="Heading1Char"/>
    <w:uiPriority w:val="9"/>
    <w:qFormat/>
    <w:rsid w:val="00F42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2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22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422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422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2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2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2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2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2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22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422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422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210"/>
    <w:rPr>
      <w:rFonts w:eastAsiaTheme="majorEastAsia" w:cstheme="majorBidi"/>
      <w:color w:val="272727" w:themeColor="text1" w:themeTint="D8"/>
    </w:rPr>
  </w:style>
  <w:style w:type="paragraph" w:styleId="Title">
    <w:name w:val="Title"/>
    <w:basedOn w:val="Normal"/>
    <w:next w:val="Normal"/>
    <w:link w:val="TitleChar"/>
    <w:uiPriority w:val="10"/>
    <w:qFormat/>
    <w:rsid w:val="00F422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21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2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2210"/>
    <w:rPr>
      <w:i/>
      <w:iCs/>
      <w:color w:val="404040" w:themeColor="text1" w:themeTint="BF"/>
    </w:rPr>
  </w:style>
  <w:style w:type="paragraph" w:styleId="ListParagraph">
    <w:name w:val="List Paragraph"/>
    <w:basedOn w:val="Normal"/>
    <w:uiPriority w:val="34"/>
    <w:qFormat/>
    <w:rsid w:val="00F42210"/>
    <w:pPr>
      <w:ind w:left="720"/>
      <w:contextualSpacing/>
    </w:pPr>
  </w:style>
  <w:style w:type="character" w:styleId="IntenseEmphasis">
    <w:name w:val="Intense Emphasis"/>
    <w:basedOn w:val="DefaultParagraphFont"/>
    <w:uiPriority w:val="21"/>
    <w:qFormat/>
    <w:rsid w:val="00F42210"/>
    <w:rPr>
      <w:i/>
      <w:iCs/>
      <w:color w:val="0F4761" w:themeColor="accent1" w:themeShade="BF"/>
    </w:rPr>
  </w:style>
  <w:style w:type="paragraph" w:styleId="IntenseQuote">
    <w:name w:val="Intense Quote"/>
    <w:basedOn w:val="Normal"/>
    <w:next w:val="Normal"/>
    <w:link w:val="IntenseQuoteChar"/>
    <w:uiPriority w:val="30"/>
    <w:qFormat/>
    <w:rsid w:val="00F42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210"/>
    <w:rPr>
      <w:i/>
      <w:iCs/>
      <w:color w:val="0F4761" w:themeColor="accent1" w:themeShade="BF"/>
    </w:rPr>
  </w:style>
  <w:style w:type="character" w:styleId="IntenseReference">
    <w:name w:val="Intense Reference"/>
    <w:basedOn w:val="DefaultParagraphFont"/>
    <w:uiPriority w:val="32"/>
    <w:qFormat/>
    <w:rsid w:val="00F42210"/>
    <w:rPr>
      <w:b/>
      <w:bCs/>
      <w:smallCaps/>
      <w:color w:val="0F4761" w:themeColor="accent1" w:themeShade="BF"/>
      <w:spacing w:val="5"/>
    </w:rPr>
  </w:style>
  <w:style w:type="character" w:customStyle="1" w:styleId="normaltextrun">
    <w:name w:val="normaltextrun"/>
    <w:basedOn w:val="DefaultParagraphFont"/>
    <w:rsid w:val="007716B7"/>
  </w:style>
  <w:style w:type="character" w:styleId="Hyperlink">
    <w:name w:val="Hyperlink"/>
    <w:basedOn w:val="DefaultParagraphFont"/>
    <w:uiPriority w:val="99"/>
    <w:unhideWhenUsed/>
    <w:rsid w:val="007716B7"/>
    <w:rPr>
      <w:color w:val="0000FF"/>
      <w:u w:val="single"/>
    </w:rPr>
  </w:style>
  <w:style w:type="character" w:styleId="FollowedHyperlink">
    <w:name w:val="FollowedHyperlink"/>
    <w:basedOn w:val="DefaultParagraphFont"/>
    <w:uiPriority w:val="99"/>
    <w:semiHidden/>
    <w:unhideWhenUsed/>
    <w:rsid w:val="007716B7"/>
    <w:rPr>
      <w:color w:val="96607D" w:themeColor="followedHyperlink"/>
      <w:u w:val="single"/>
    </w:rPr>
  </w:style>
  <w:style w:type="character" w:styleId="UnresolvedMention">
    <w:name w:val="Unresolved Mention"/>
    <w:basedOn w:val="DefaultParagraphFont"/>
    <w:uiPriority w:val="99"/>
    <w:semiHidden/>
    <w:unhideWhenUsed/>
    <w:rsid w:val="00145BEC"/>
    <w:rPr>
      <w:color w:val="605E5C"/>
      <w:shd w:val="clear" w:color="auto" w:fill="E1DFDD"/>
    </w:rPr>
  </w:style>
  <w:style w:type="character" w:styleId="Strong">
    <w:name w:val="Strong"/>
    <w:basedOn w:val="DefaultParagraphFont"/>
    <w:uiPriority w:val="22"/>
    <w:qFormat/>
    <w:rsid w:val="00164817"/>
    <w:rPr>
      <w:b/>
      <w:bCs/>
    </w:rPr>
  </w:style>
  <w:style w:type="paragraph" w:styleId="TOC1">
    <w:name w:val="toc 1"/>
    <w:basedOn w:val="Normal"/>
    <w:next w:val="Normal"/>
    <w:autoRedefine/>
    <w:uiPriority w:val="39"/>
    <w:unhideWhenUsed/>
    <w:rsid w:val="00FF176D"/>
    <w:pPr>
      <w:tabs>
        <w:tab w:val="right" w:leader="dot" w:pos="10070"/>
      </w:tabs>
      <w:spacing w:before="240" w:after="120"/>
    </w:pPr>
    <w:rPr>
      <w:b/>
      <w:bCs/>
      <w:sz w:val="20"/>
      <w:szCs w:val="20"/>
    </w:rPr>
  </w:style>
  <w:style w:type="paragraph" w:styleId="TOC2">
    <w:name w:val="toc 2"/>
    <w:basedOn w:val="Normal"/>
    <w:next w:val="Normal"/>
    <w:autoRedefine/>
    <w:uiPriority w:val="39"/>
    <w:unhideWhenUsed/>
    <w:rsid w:val="00164817"/>
    <w:pPr>
      <w:spacing w:before="120"/>
      <w:ind w:left="240"/>
    </w:pPr>
    <w:rPr>
      <w:i/>
      <w:iCs/>
      <w:sz w:val="20"/>
      <w:szCs w:val="20"/>
    </w:rPr>
  </w:style>
  <w:style w:type="paragraph" w:styleId="TOC3">
    <w:name w:val="toc 3"/>
    <w:basedOn w:val="Normal"/>
    <w:next w:val="Normal"/>
    <w:autoRedefine/>
    <w:uiPriority w:val="39"/>
    <w:unhideWhenUsed/>
    <w:rsid w:val="00164817"/>
    <w:pPr>
      <w:ind w:left="480"/>
    </w:pPr>
    <w:rPr>
      <w:sz w:val="20"/>
      <w:szCs w:val="20"/>
    </w:rPr>
  </w:style>
  <w:style w:type="paragraph" w:styleId="TOC4">
    <w:name w:val="toc 4"/>
    <w:basedOn w:val="Normal"/>
    <w:next w:val="Normal"/>
    <w:autoRedefine/>
    <w:uiPriority w:val="39"/>
    <w:unhideWhenUsed/>
    <w:rsid w:val="00164817"/>
    <w:pPr>
      <w:ind w:left="720"/>
    </w:pPr>
    <w:rPr>
      <w:sz w:val="20"/>
      <w:szCs w:val="20"/>
    </w:rPr>
  </w:style>
  <w:style w:type="paragraph" w:styleId="TOC5">
    <w:name w:val="toc 5"/>
    <w:basedOn w:val="Normal"/>
    <w:next w:val="Normal"/>
    <w:autoRedefine/>
    <w:uiPriority w:val="39"/>
    <w:unhideWhenUsed/>
    <w:rsid w:val="00164817"/>
    <w:pPr>
      <w:ind w:left="960"/>
    </w:pPr>
    <w:rPr>
      <w:sz w:val="20"/>
      <w:szCs w:val="20"/>
    </w:rPr>
  </w:style>
  <w:style w:type="paragraph" w:styleId="TOC6">
    <w:name w:val="toc 6"/>
    <w:basedOn w:val="Normal"/>
    <w:next w:val="Normal"/>
    <w:autoRedefine/>
    <w:uiPriority w:val="39"/>
    <w:unhideWhenUsed/>
    <w:rsid w:val="00164817"/>
    <w:pPr>
      <w:ind w:left="1200"/>
    </w:pPr>
    <w:rPr>
      <w:sz w:val="20"/>
      <w:szCs w:val="20"/>
    </w:rPr>
  </w:style>
  <w:style w:type="paragraph" w:styleId="TOC7">
    <w:name w:val="toc 7"/>
    <w:basedOn w:val="Normal"/>
    <w:next w:val="Normal"/>
    <w:autoRedefine/>
    <w:uiPriority w:val="39"/>
    <w:unhideWhenUsed/>
    <w:rsid w:val="00164817"/>
    <w:pPr>
      <w:ind w:left="1440"/>
    </w:pPr>
    <w:rPr>
      <w:sz w:val="20"/>
      <w:szCs w:val="20"/>
    </w:rPr>
  </w:style>
  <w:style w:type="paragraph" w:styleId="TOC8">
    <w:name w:val="toc 8"/>
    <w:basedOn w:val="Normal"/>
    <w:next w:val="Normal"/>
    <w:autoRedefine/>
    <w:uiPriority w:val="39"/>
    <w:unhideWhenUsed/>
    <w:rsid w:val="00164817"/>
    <w:pPr>
      <w:ind w:left="1680"/>
    </w:pPr>
    <w:rPr>
      <w:sz w:val="20"/>
      <w:szCs w:val="20"/>
    </w:rPr>
  </w:style>
  <w:style w:type="paragraph" w:styleId="TOC9">
    <w:name w:val="toc 9"/>
    <w:basedOn w:val="Normal"/>
    <w:next w:val="Normal"/>
    <w:autoRedefine/>
    <w:uiPriority w:val="39"/>
    <w:unhideWhenUsed/>
    <w:rsid w:val="00164817"/>
    <w:pPr>
      <w:ind w:left="1920"/>
    </w:pPr>
    <w:rPr>
      <w:sz w:val="20"/>
      <w:szCs w:val="20"/>
    </w:rPr>
  </w:style>
  <w:style w:type="paragraph" w:styleId="NoSpacing">
    <w:name w:val="No Spacing"/>
    <w:uiPriority w:val="1"/>
    <w:qFormat/>
    <w:rsid w:val="00B404AB"/>
  </w:style>
  <w:style w:type="character" w:styleId="CommentReference">
    <w:name w:val="annotation reference"/>
    <w:basedOn w:val="DefaultParagraphFont"/>
    <w:uiPriority w:val="99"/>
    <w:semiHidden/>
    <w:unhideWhenUsed/>
    <w:rsid w:val="00B404AB"/>
    <w:rPr>
      <w:sz w:val="16"/>
      <w:szCs w:val="16"/>
    </w:rPr>
  </w:style>
  <w:style w:type="character" w:customStyle="1" w:styleId="ui-provider">
    <w:name w:val="ui-provider"/>
    <w:basedOn w:val="DefaultParagraphFont"/>
    <w:rsid w:val="00B404AB"/>
  </w:style>
  <w:style w:type="paragraph" w:styleId="CommentText">
    <w:name w:val="annotation text"/>
    <w:basedOn w:val="Normal"/>
    <w:link w:val="CommentTextChar"/>
    <w:uiPriority w:val="99"/>
    <w:semiHidden/>
    <w:unhideWhenUsed/>
    <w:rsid w:val="00165C4B"/>
    <w:rPr>
      <w:sz w:val="20"/>
      <w:szCs w:val="20"/>
    </w:rPr>
  </w:style>
  <w:style w:type="character" w:customStyle="1" w:styleId="CommentTextChar">
    <w:name w:val="Comment Text Char"/>
    <w:basedOn w:val="DefaultParagraphFont"/>
    <w:link w:val="CommentText"/>
    <w:uiPriority w:val="99"/>
    <w:semiHidden/>
    <w:rsid w:val="00165C4B"/>
    <w:rPr>
      <w:sz w:val="20"/>
      <w:szCs w:val="20"/>
    </w:rPr>
  </w:style>
  <w:style w:type="paragraph" w:styleId="CommentSubject">
    <w:name w:val="annotation subject"/>
    <w:basedOn w:val="CommentText"/>
    <w:next w:val="CommentText"/>
    <w:link w:val="CommentSubjectChar"/>
    <w:uiPriority w:val="99"/>
    <w:semiHidden/>
    <w:unhideWhenUsed/>
    <w:rsid w:val="00165C4B"/>
    <w:rPr>
      <w:b/>
      <w:bCs/>
    </w:rPr>
  </w:style>
  <w:style w:type="character" w:customStyle="1" w:styleId="CommentSubjectChar">
    <w:name w:val="Comment Subject Char"/>
    <w:basedOn w:val="CommentTextChar"/>
    <w:link w:val="CommentSubject"/>
    <w:uiPriority w:val="99"/>
    <w:semiHidden/>
    <w:rsid w:val="00165C4B"/>
    <w:rPr>
      <w:b/>
      <w:bCs/>
      <w:sz w:val="20"/>
      <w:szCs w:val="20"/>
    </w:rPr>
  </w:style>
  <w:style w:type="table" w:styleId="TableGrid">
    <w:name w:val="Table Grid"/>
    <w:basedOn w:val="TableNormal"/>
    <w:uiPriority w:val="59"/>
    <w:rsid w:val="000D764C"/>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op">
    <w:name w:val="eop"/>
    <w:basedOn w:val="DefaultParagraphFont"/>
    <w:rsid w:val="00855F71"/>
  </w:style>
  <w:style w:type="paragraph" w:styleId="Header">
    <w:name w:val="header"/>
    <w:basedOn w:val="Normal"/>
    <w:link w:val="HeaderChar"/>
    <w:uiPriority w:val="99"/>
    <w:unhideWhenUsed/>
    <w:rsid w:val="000F57A7"/>
    <w:pPr>
      <w:tabs>
        <w:tab w:val="center" w:pos="4680"/>
        <w:tab w:val="right" w:pos="9360"/>
      </w:tabs>
    </w:pPr>
  </w:style>
  <w:style w:type="character" w:customStyle="1" w:styleId="HeaderChar">
    <w:name w:val="Header Char"/>
    <w:basedOn w:val="DefaultParagraphFont"/>
    <w:link w:val="Header"/>
    <w:uiPriority w:val="99"/>
    <w:rsid w:val="000F57A7"/>
  </w:style>
  <w:style w:type="paragraph" w:styleId="Footer">
    <w:name w:val="footer"/>
    <w:basedOn w:val="Normal"/>
    <w:link w:val="FooterChar"/>
    <w:uiPriority w:val="99"/>
    <w:unhideWhenUsed/>
    <w:rsid w:val="000F57A7"/>
    <w:pPr>
      <w:tabs>
        <w:tab w:val="center" w:pos="4680"/>
        <w:tab w:val="right" w:pos="9360"/>
      </w:tabs>
    </w:pPr>
  </w:style>
  <w:style w:type="character" w:customStyle="1" w:styleId="FooterChar">
    <w:name w:val="Footer Char"/>
    <w:basedOn w:val="DefaultParagraphFont"/>
    <w:link w:val="Footer"/>
    <w:uiPriority w:val="99"/>
    <w:rsid w:val="000F57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pp.smartsheet.com/sheets/VRPvJfFj6qj5wf38wH3qCvX493jJxJ2Fv8WpMWw1" TargetMode="External"/><Relationship Id="rId299" Type="http://schemas.openxmlformats.org/officeDocument/2006/relationships/hyperlink" Target="https://hmhco.box.com/s/xjp5cfura9d18c04myutsyfd665ssjx3" TargetMode="External"/><Relationship Id="rId21" Type="http://schemas.openxmlformats.org/officeDocument/2006/relationships/hyperlink" Target="https://hmhco.app.box.com/folder/269804202345?s=x9it4w30jsp40zt13msya3h3zvdwz1t6" TargetMode="External"/><Relationship Id="rId63" Type="http://schemas.openxmlformats.org/officeDocument/2006/relationships/hyperlink" Target="https://hmhco.box.com/s/dor5o4a4ik84ovnevtcnsi6hu1c02a0j" TargetMode="External"/><Relationship Id="rId159" Type="http://schemas.openxmlformats.org/officeDocument/2006/relationships/hyperlink" Target="https://app.smartsheet.com/b/publish?EQBCT=6a316f0019a544299cf8877dd42d6d52" TargetMode="External"/><Relationship Id="rId324" Type="http://schemas.openxmlformats.org/officeDocument/2006/relationships/hyperlink" Target="https://hmhco.app.box.com/file/1591987640667" TargetMode="External"/><Relationship Id="rId366" Type="http://schemas.openxmlformats.org/officeDocument/2006/relationships/hyperlink" Target="https://www.hmhco.com/ui/" TargetMode="External"/><Relationship Id="rId170" Type="http://schemas.openxmlformats.org/officeDocument/2006/relationships/image" Target="media/image14.png"/><Relationship Id="rId226" Type="http://schemas.openxmlformats.org/officeDocument/2006/relationships/image" Target="media/image30.png"/><Relationship Id="rId433" Type="http://schemas.openxmlformats.org/officeDocument/2006/relationships/image" Target="media/image46.png"/><Relationship Id="rId268" Type="http://schemas.openxmlformats.org/officeDocument/2006/relationships/hyperlink" Target="https://hmhco.app.box.com/folder/265959339929?s=wtdm99xjf3omi9ixmf3a0eekwbexq9ci" TargetMode="External"/><Relationship Id="rId32" Type="http://schemas.microsoft.com/office/2018/08/relationships/commentsExtensible" Target="commentsExtensible.xml"/><Relationship Id="rId74" Type="http://schemas.openxmlformats.org/officeDocument/2006/relationships/hyperlink" Target="https://hmhco.box.com/s/f1wok8jfbl81cstb22s38an7mjsofoar" TargetMode="External"/><Relationship Id="rId128" Type="http://schemas.openxmlformats.org/officeDocument/2006/relationships/hyperlink" Target="https://hmhco.box.com/s/773rddc3z2be5p65u6m3oilan701x5yb" TargetMode="External"/><Relationship Id="rId335" Type="http://schemas.openxmlformats.org/officeDocument/2006/relationships/hyperlink" Target="https://hmhco.box.com/s/zfgd7e3zztsmnikn5s91u0aul0hexprm" TargetMode="External"/><Relationship Id="rId377" Type="http://schemas.openxmlformats.org/officeDocument/2006/relationships/hyperlink" Target="https://hmhco.app.box.com/folder/256767607193?s=qpknzvk75o7vmc6lbqx8p1tgcyg0ikzq" TargetMode="External"/><Relationship Id="rId5" Type="http://schemas.openxmlformats.org/officeDocument/2006/relationships/webSettings" Target="webSettings.xml"/><Relationship Id="rId181" Type="http://schemas.openxmlformats.org/officeDocument/2006/relationships/hyperlink" Target="https://tools.achievethecore.org/coherence-map/" TargetMode="External"/><Relationship Id="rId237" Type="http://schemas.openxmlformats.org/officeDocument/2006/relationships/hyperlink" Target="https://hmhco.app.box.com/file/1517641095784?s=son3qh5g29lmikhpnuyqst0ls1jf16gr" TargetMode="External"/><Relationship Id="rId402" Type="http://schemas.openxmlformats.org/officeDocument/2006/relationships/hyperlink" Target="https://hmhco.app.box.com/folder/260765702189?s=7brbawgyzryidbbvdgsgcv69831szxkc" TargetMode="External"/><Relationship Id="rId279" Type="http://schemas.openxmlformats.org/officeDocument/2006/relationships/hyperlink" Target="https://hmhco.app.box.com/folder/256767607193?s=qpknzvk75o7vmc6lbqx8p1tgcyg0ikzq" TargetMode="External"/><Relationship Id="rId43" Type="http://schemas.openxmlformats.org/officeDocument/2006/relationships/hyperlink" Target="https://hmhco.box.com/s/zvtljem4pn4txnbb30v825j0ms8nxon7" TargetMode="External"/><Relationship Id="rId139" Type="http://schemas.openxmlformats.org/officeDocument/2006/relationships/image" Target="media/image9.png"/><Relationship Id="rId290" Type="http://schemas.openxmlformats.org/officeDocument/2006/relationships/hyperlink" Target="https://hmhco.app.box.com/file/1513509263529?s=70y9ae14x633kw77fz86o3gm1qxrf2fm" TargetMode="External"/><Relationship Id="rId304" Type="http://schemas.openxmlformats.org/officeDocument/2006/relationships/hyperlink" Target="https://hmhco.app.box.com/file/1517874909391?s=uilkgqbqdn70uyec6ps68rhnhnfopqp1" TargetMode="External"/><Relationship Id="rId346" Type="http://schemas.openxmlformats.org/officeDocument/2006/relationships/hyperlink" Target="https://www.hmhco.com/ui/login/?state=https%3A%2F%2Fwww.hmhco.com%2Fui%2F%23%2Fdashboard" TargetMode="External"/><Relationship Id="rId388" Type="http://schemas.openxmlformats.org/officeDocument/2006/relationships/hyperlink" Target="https://hmhco.app.box.com/file/1513509263529?s=70y9ae14x633kw77fz86o3gm1qxrf2fm" TargetMode="External"/><Relationship Id="rId85" Type="http://schemas.openxmlformats.org/officeDocument/2006/relationships/hyperlink" Target="https://app.smartsheet.com/sheets/v98Q735FPm67HmxfRrf44QWHHQVQrxrqc8jMrQr1" TargetMode="External"/><Relationship Id="rId150" Type="http://schemas.openxmlformats.org/officeDocument/2006/relationships/hyperlink" Target="https://app.smartsheet.com/b/publish?EQBCT=1c4ceb7835f74468ad89bc912f934b88" TargetMode="External"/><Relationship Id="rId192" Type="http://schemas.openxmlformats.org/officeDocument/2006/relationships/hyperlink" Target="https://hmhco.box.com/s/wtdm99xjf3omi9ixmf3a0eekwbexq9ci" TargetMode="External"/><Relationship Id="rId206" Type="http://schemas.openxmlformats.org/officeDocument/2006/relationships/hyperlink" Target="https://hmhco.box.com/s/wtdm99xjf3omi9ixmf3a0eekwbexq9ci" TargetMode="External"/><Relationship Id="rId413" Type="http://schemas.openxmlformats.org/officeDocument/2006/relationships/hyperlink" Target="https://hmhco.box.com/s/7brbawgyzryidbbvdgsgcv69831szxkc" TargetMode="External"/><Relationship Id="rId248" Type="http://schemas.openxmlformats.org/officeDocument/2006/relationships/hyperlink" Target="https://hmhco.app.box.com/folder/267154754013" TargetMode="External"/><Relationship Id="rId12" Type="http://schemas.openxmlformats.org/officeDocument/2006/relationships/hyperlink" Target="https://hmhco.app.box.com/file/1519834405249?s=7n3aijtgf1g55zgqeur0v9epcq33wh8c" TargetMode="External"/><Relationship Id="rId108" Type="http://schemas.openxmlformats.org/officeDocument/2006/relationships/hyperlink" Target="https://app.smartsheet.com/sheets/VRPvJfFj6qj5wf38wH3qCvX493jJxJ2Fv8WpMWw1" TargetMode="External"/><Relationship Id="rId315" Type="http://schemas.openxmlformats.org/officeDocument/2006/relationships/hyperlink" Target="https://hmhco.box.com/s/7brbawgyzryidbbvdgsgcv69831szxkc" TargetMode="External"/><Relationship Id="rId357" Type="http://schemas.openxmlformats.org/officeDocument/2006/relationships/hyperlink" Target="https://hmhco.app.box.com/file/1517874909391?s=uilkgqbqdn70uyec6ps68rhnhnfopqp1" TargetMode="External"/><Relationship Id="rId54" Type="http://schemas.openxmlformats.org/officeDocument/2006/relationships/hyperlink" Target="https://hmhco.app.box.com/file/1600558189880" TargetMode="External"/><Relationship Id="rId96" Type="http://schemas.openxmlformats.org/officeDocument/2006/relationships/hyperlink" Target="https://hmhco.app.box.com/file/1507455613770?" TargetMode="External"/><Relationship Id="rId161" Type="http://schemas.openxmlformats.org/officeDocument/2006/relationships/hyperlink" Target="https://hmhco.box.com/s/agiw7aix9amx5h0q8nw66eerhf9c96ou" TargetMode="External"/><Relationship Id="rId217" Type="http://schemas.openxmlformats.org/officeDocument/2006/relationships/image" Target="media/image25.png"/><Relationship Id="rId399" Type="http://schemas.openxmlformats.org/officeDocument/2006/relationships/hyperlink" Target="https://hmhco.app.box.com/file/1507455613770?s=kclq6462uk69qign3j1yal0bzv5f7yy6" TargetMode="External"/><Relationship Id="rId259" Type="http://schemas.openxmlformats.org/officeDocument/2006/relationships/hyperlink" Target="https://hmhco.app.box.com/folder/256767607193?s=qpknzvk75o7vmc6lbqx8p1tgcyg0ikzq" TargetMode="External"/><Relationship Id="rId424" Type="http://schemas.openxmlformats.org/officeDocument/2006/relationships/image" Target="media/image44.png"/><Relationship Id="rId23" Type="http://schemas.openxmlformats.org/officeDocument/2006/relationships/hyperlink" Target="https://hmhco.box.com/s/0hi61xlien5ugapr9hwep788f4x0717x" TargetMode="External"/><Relationship Id="rId119" Type="http://schemas.openxmlformats.org/officeDocument/2006/relationships/hyperlink" Target="https://hmhco.app.box.com/file/1607439474377" TargetMode="External"/><Relationship Id="rId270" Type="http://schemas.openxmlformats.org/officeDocument/2006/relationships/hyperlink" Target="https://hmhco.box.com/s/qpknzvk75o7vmc6lbqx8p1tgcyg0ikzq" TargetMode="External"/><Relationship Id="rId326" Type="http://schemas.openxmlformats.org/officeDocument/2006/relationships/hyperlink" Target="https://www.cde.ca.gov/be/st/ss/documents/ccssmathstandardaug2013.pdf" TargetMode="External"/><Relationship Id="rId65" Type="http://schemas.openxmlformats.org/officeDocument/2006/relationships/hyperlink" Target="https://hmhco.box.com/s/rprw8ok4nxkeslq0buosl01axubftcs7" TargetMode="External"/><Relationship Id="rId130" Type="http://schemas.openxmlformats.org/officeDocument/2006/relationships/hyperlink" Target="https://hmhco.app.box.com/folder/232533016263?s=x7zvv2ucfrjsvtc82ucw1curdqf37348" TargetMode="External"/><Relationship Id="rId368" Type="http://schemas.openxmlformats.org/officeDocument/2006/relationships/hyperlink" Target="https://hmhco.box.com/s/7brbawgyzryidbbvdgsgcv69831szxkc" TargetMode="External"/><Relationship Id="rId172" Type="http://schemas.openxmlformats.org/officeDocument/2006/relationships/hyperlink" Target="https://hmhco.box.com/s/nsnr12yr47fnm1fxxyyebx1241wmvdsz" TargetMode="External"/><Relationship Id="rId228" Type="http://schemas.openxmlformats.org/officeDocument/2006/relationships/hyperlink" Target="https://hmhco.app.box.com/file/1523366055710?s=f8zkt8htnd6if5axdxvz9bo6yaoumfws" TargetMode="External"/><Relationship Id="rId435" Type="http://schemas.openxmlformats.org/officeDocument/2006/relationships/image" Target="media/image48.png"/><Relationship Id="rId281" Type="http://schemas.openxmlformats.org/officeDocument/2006/relationships/hyperlink" Target="https://hmhco.app.box.com/file/1549711292798?s=5xdubc1dfucmbvh7hfm9xstr5fb5c425" TargetMode="External"/><Relationship Id="rId337" Type="http://schemas.openxmlformats.org/officeDocument/2006/relationships/hyperlink" Target="https://hmhco.box.com/s/h6pe89bxghv4y2p5i5of3bbx6g2ajhgv" TargetMode="External"/><Relationship Id="rId34" Type="http://schemas.openxmlformats.org/officeDocument/2006/relationships/hyperlink" Target="https://hmhco.box.com/s/b8hsicapupkbm4uxzrjd1i9e5qsdpuk9" TargetMode="External"/><Relationship Id="rId76" Type="http://schemas.openxmlformats.org/officeDocument/2006/relationships/hyperlink" Target="https://hmhco.box.com/s/75ha5b9pphkojuhratce7z66xq3c027k" TargetMode="External"/><Relationship Id="rId141" Type="http://schemas.openxmlformats.org/officeDocument/2006/relationships/image" Target="media/image11.png"/><Relationship Id="rId379" Type="http://schemas.openxmlformats.org/officeDocument/2006/relationships/hyperlink" Target="https://hmhco.app.box.com/folder/265959339929?s=wtdm99xjf3omi9ixmf3a0eekwbexq9ci" TargetMode="External"/><Relationship Id="rId7" Type="http://schemas.openxmlformats.org/officeDocument/2006/relationships/endnotes" Target="endnotes.xml"/><Relationship Id="rId183" Type="http://schemas.openxmlformats.org/officeDocument/2006/relationships/hyperlink" Target="https://hmhco.app.box.com/file/1512121870888" TargetMode="External"/><Relationship Id="rId239" Type="http://schemas.openxmlformats.org/officeDocument/2006/relationships/hyperlink" Target="https://hmhco.box.com/s/agiw7aix9amx5h0q8nw66eerhf9c96ou" TargetMode="External"/><Relationship Id="rId390" Type="http://schemas.openxmlformats.org/officeDocument/2006/relationships/hyperlink" Target="https://hmhco.app.box.com/folder/265959004719" TargetMode="External"/><Relationship Id="rId404" Type="http://schemas.openxmlformats.org/officeDocument/2006/relationships/hyperlink" Target="https://hmhco.app.box.com/folder/265959339929?s=wtdm99xjf3omi9ixmf3a0eekwbexq9ci" TargetMode="External"/><Relationship Id="rId250" Type="http://schemas.openxmlformats.org/officeDocument/2006/relationships/image" Target="media/image39.png"/><Relationship Id="rId292" Type="http://schemas.openxmlformats.org/officeDocument/2006/relationships/hyperlink" Target="https://www.hmhco.com/ui/login/?state=https%3A%2F%2Fwww.hmhco.com%2Fui%2F%23%2Fdashboard" TargetMode="External"/><Relationship Id="rId306" Type="http://schemas.openxmlformats.org/officeDocument/2006/relationships/hyperlink" Target="https://hmhco.box.com/s/eovr2imdzj5j8sbfhkileprsfsd12oev" TargetMode="External"/><Relationship Id="rId45" Type="http://schemas.openxmlformats.org/officeDocument/2006/relationships/hyperlink" Target="https://hmhco.box.com/s/xjp5cfura9d18c04myutsyfd665ssjx3" TargetMode="External"/><Relationship Id="rId87" Type="http://schemas.openxmlformats.org/officeDocument/2006/relationships/hyperlink" Target="https://hmhco.box.com/s/qpknzvk75o7vmc6lbqx8p1tgcyg0ikzq" TargetMode="External"/><Relationship Id="rId110" Type="http://schemas.openxmlformats.org/officeDocument/2006/relationships/hyperlink" Target="https://hmhco.box.com/s/qpknzvk75o7vmc6lbqx8p1tgcyg0ikzq" TargetMode="External"/><Relationship Id="rId348" Type="http://schemas.openxmlformats.org/officeDocument/2006/relationships/hyperlink" Target="https://hmhco.app.box.com/file/1513509263529?s=70y9ae14x633kw77fz86o3gm1qxrf2fm" TargetMode="External"/><Relationship Id="rId152" Type="http://schemas.openxmlformats.org/officeDocument/2006/relationships/image" Target="media/image12.png"/><Relationship Id="rId194" Type="http://schemas.openxmlformats.org/officeDocument/2006/relationships/hyperlink" Target="https://hmhco.box.com/s/qpknzvk75o7vmc6lbqx8p1tgcyg0ikzq" TargetMode="External"/><Relationship Id="rId208" Type="http://schemas.openxmlformats.org/officeDocument/2006/relationships/hyperlink" Target="https://hmhco.app.box.com/folder/232533016263?s=x7zvv2ucfrjsvtc82ucw1curdqf37348" TargetMode="External"/><Relationship Id="rId415" Type="http://schemas.openxmlformats.org/officeDocument/2006/relationships/hyperlink" Target="https://hmhco.box.com/s/kclq6462uk69qign3j1yal0bzv5f7yy6" TargetMode="External"/><Relationship Id="rId261" Type="http://schemas.openxmlformats.org/officeDocument/2006/relationships/hyperlink" Target="https://hmhco.box.com/s/70y9ae14x633kw77fz86o3gm1qxrf2fm" TargetMode="External"/><Relationship Id="rId14" Type="http://schemas.openxmlformats.org/officeDocument/2006/relationships/image" Target="media/image1.png"/><Relationship Id="rId56" Type="http://schemas.openxmlformats.org/officeDocument/2006/relationships/hyperlink" Target="https://hmhco.box.com/s/3k6yhq6ebhpj7bs0p4p8nq3ue8ozkmbk" TargetMode="External"/><Relationship Id="rId317" Type="http://schemas.openxmlformats.org/officeDocument/2006/relationships/hyperlink" Target="https://hmhco.app.box.com/file/1513212230295?s=zvtljem4pn4txnbb30v825j0ms8nxon7" TargetMode="External"/><Relationship Id="rId359" Type="http://schemas.openxmlformats.org/officeDocument/2006/relationships/hyperlink" Target="https://hmhco.app.box.com/folder/256767607193?s=qpknzvk75o7vmc6lbqx8p1tgcyg0ikzq" TargetMode="External"/><Relationship Id="rId98" Type="http://schemas.openxmlformats.org/officeDocument/2006/relationships/hyperlink" Target="https://hmhco.box.com/s/wtdm99xjf3omi9ixmf3a0eekwbexq9ci" TargetMode="External"/><Relationship Id="rId121" Type="http://schemas.openxmlformats.org/officeDocument/2006/relationships/image" Target="media/image3.png"/><Relationship Id="rId163" Type="http://schemas.openxmlformats.org/officeDocument/2006/relationships/hyperlink" Target="https://tools.achievethecore.org/coherence-map/" TargetMode="External"/><Relationship Id="rId219" Type="http://schemas.openxmlformats.org/officeDocument/2006/relationships/image" Target="media/image27.png"/><Relationship Id="rId370" Type="http://schemas.openxmlformats.org/officeDocument/2006/relationships/hyperlink" Target="https://hmhco.box.com/s/7brbawgyzryidbbvdgsgcv69831szxkc" TargetMode="External"/><Relationship Id="rId426" Type="http://schemas.openxmlformats.org/officeDocument/2006/relationships/hyperlink" Target="https://hmhco.app.box.com/file/1600598130674" TargetMode="External"/><Relationship Id="rId230" Type="http://schemas.openxmlformats.org/officeDocument/2006/relationships/hyperlink" Target="https://hmhco.app.box.com/file/1514408056057?s=nsnr12yr47fnm1fxxyyebx1241wmvdsz" TargetMode="External"/><Relationship Id="rId25" Type="http://schemas.openxmlformats.org/officeDocument/2006/relationships/hyperlink" Target="https://hmhco.box.com/s/8fm4dn7sa3r8dq0s4dzod68oovlwfcbx" TargetMode="External"/><Relationship Id="rId67" Type="http://schemas.openxmlformats.org/officeDocument/2006/relationships/hyperlink" Target="https://hmhco.box.com/s/7219l30ocggcokodqeg1ae5y0ulkpecr" TargetMode="External"/><Relationship Id="rId272" Type="http://schemas.openxmlformats.org/officeDocument/2006/relationships/hyperlink" Target="https://hmhco.app.box.com/folder/265959004719" TargetMode="External"/><Relationship Id="rId328" Type="http://schemas.openxmlformats.org/officeDocument/2006/relationships/hyperlink" Target="https://hmhco.box.com/s/wtdm99xjf3omi9ixmf3a0eekwbexq9ci" TargetMode="External"/><Relationship Id="rId132" Type="http://schemas.openxmlformats.org/officeDocument/2006/relationships/hyperlink" Target="https://hmhco.app.box.com/folder/265959339929?s=wtdm99xjf3omi9ixmf3a0eekwbexq9ci" TargetMode="External"/><Relationship Id="rId174" Type="http://schemas.openxmlformats.org/officeDocument/2006/relationships/image" Target="media/image16.png"/><Relationship Id="rId381" Type="http://schemas.openxmlformats.org/officeDocument/2006/relationships/hyperlink" Target="https://hmhco.app.box.com/file/1513503808407?s=mmdx7ad2x184wt7g6msyupz50xldiexs" TargetMode="External"/><Relationship Id="rId241" Type="http://schemas.openxmlformats.org/officeDocument/2006/relationships/image" Target="media/image35.png"/><Relationship Id="rId437" Type="http://schemas.openxmlformats.org/officeDocument/2006/relationships/image" Target="media/image50.png"/><Relationship Id="rId36" Type="http://schemas.openxmlformats.org/officeDocument/2006/relationships/hyperlink" Target="https://hmhco.app.box.com/folder/261457122465?s=58xphnrgn2vbmvjjolj6wa5f3w5w4i0x" TargetMode="External"/><Relationship Id="rId283" Type="http://schemas.openxmlformats.org/officeDocument/2006/relationships/hyperlink" Target="https://hmhco.app.box.com/folder/265959004719" TargetMode="External"/><Relationship Id="rId339" Type="http://schemas.openxmlformats.org/officeDocument/2006/relationships/hyperlink" Target="https://hmhco.app.box.com/folder/265959339929?s=wtdm99xjf3omi9ixmf3a0eekwbexq9ci" TargetMode="External"/><Relationship Id="rId78" Type="http://schemas.openxmlformats.org/officeDocument/2006/relationships/hyperlink" Target="https://hmhco.box.com/s/wtdm99xjf3omi9ixmf3a0eekwbexq9ci" TargetMode="External"/><Relationship Id="rId101" Type="http://schemas.openxmlformats.org/officeDocument/2006/relationships/hyperlink" Target="https://hmhco.box.com/s/97w8xfqi6plw8x8kdndsof6pbjq7zjwe" TargetMode="External"/><Relationship Id="rId143" Type="http://schemas.openxmlformats.org/officeDocument/2006/relationships/hyperlink" Target="https://hmhco.box.com/s/wtdm99xjf3omi9ixmf3a0eekwbexq9ci" TargetMode="External"/><Relationship Id="rId185" Type="http://schemas.openxmlformats.org/officeDocument/2006/relationships/hyperlink" Target="https://hmhco.app.box.com/folder/259384004600?s=s5c4gjtt6lst6m0e0sfkl5ocplp0434m" TargetMode="External"/><Relationship Id="rId350" Type="http://schemas.openxmlformats.org/officeDocument/2006/relationships/hyperlink" Target="https://hmhco.app.box.com/folder/265959004719" TargetMode="External"/><Relationship Id="rId406" Type="http://schemas.openxmlformats.org/officeDocument/2006/relationships/hyperlink" Target="https://hmhco.app.box.com/folder/256767607193?s=qpknzvk75o7vmc6lbqx8p1tgcyg0ikzq" TargetMode="External"/><Relationship Id="rId9" Type="http://schemas.openxmlformats.org/officeDocument/2006/relationships/hyperlink" Target="https://hmhco.box.com/s/7380iqhi8e5fhocd8tpbtdala7wjdj93" TargetMode="External"/><Relationship Id="rId210" Type="http://schemas.openxmlformats.org/officeDocument/2006/relationships/hyperlink" Target="https://hmhco.box.com/s/wtdm99xjf3omi9ixmf3a0eekwbexq9ci" TargetMode="External"/><Relationship Id="rId392" Type="http://schemas.openxmlformats.org/officeDocument/2006/relationships/hyperlink" Target="https://hmhco.app.box.com/folder/265959004719" TargetMode="External"/><Relationship Id="rId252" Type="http://schemas.openxmlformats.org/officeDocument/2006/relationships/hyperlink" Target="https://hmhco.app.box.com/folder/265959004719" TargetMode="External"/><Relationship Id="rId294" Type="http://schemas.openxmlformats.org/officeDocument/2006/relationships/hyperlink" Target="https://hmhco.app.box.com/file/1513509263529?s=70y9ae14x633kw77fz86o3gm1qxrf2fm" TargetMode="External"/><Relationship Id="rId308" Type="http://schemas.openxmlformats.org/officeDocument/2006/relationships/hyperlink" Target="https://hmhco.app.box.com/folder/265959339929?s=wtdm99xjf3omi9ixmf3a0eekwbexq9ci" TargetMode="External"/><Relationship Id="rId47" Type="http://schemas.openxmlformats.org/officeDocument/2006/relationships/hyperlink" Target="https://hmhco.app.box.com/file/1518850590773?s=1pzlyh15hh2qj7y6butm903ybil7f287" TargetMode="External"/><Relationship Id="rId89" Type="http://schemas.openxmlformats.org/officeDocument/2006/relationships/hyperlink" Target="https://hmhco.box.com/s/qpknzvk75o7vmc6lbqx8p1tgcyg0ikzq" TargetMode="External"/><Relationship Id="rId112" Type="http://schemas.openxmlformats.org/officeDocument/2006/relationships/hyperlink" Target="https://app.smartsheet.com/sheets/VRPvJfFj6qj5wf38wH3qCvX493jJxJ2Fv8WpMWw1" TargetMode="External"/><Relationship Id="rId154" Type="http://schemas.openxmlformats.org/officeDocument/2006/relationships/hyperlink" Target="https://hmhco.app.box.com/file/1352447354127?s=la4w92nseqozdragpx5tbo8iytwjixjn" TargetMode="External"/><Relationship Id="rId361" Type="http://schemas.openxmlformats.org/officeDocument/2006/relationships/hyperlink" Target="https://hmhco.app.box.com/folder/265959339929?s=wtdm99xjf3omi9ixmf3a0eekwbexq9ci" TargetMode="External"/><Relationship Id="rId196" Type="http://schemas.openxmlformats.org/officeDocument/2006/relationships/image" Target="media/image18.png"/><Relationship Id="rId417" Type="http://schemas.openxmlformats.org/officeDocument/2006/relationships/hyperlink" Target="https://hmhco.app.box.com/file/1599606687881" TargetMode="External"/><Relationship Id="rId16" Type="http://schemas.openxmlformats.org/officeDocument/2006/relationships/hyperlink" Target="https://hmhco.box.com/s/1pzlyh15hh2qj7y6butm903ybil7f287" TargetMode="External"/><Relationship Id="rId221" Type="http://schemas.openxmlformats.org/officeDocument/2006/relationships/hyperlink" Target="https://hmhco.box.com/s/zvtljem4pn4txnbb30v825j0ms8nxon7" TargetMode="External"/><Relationship Id="rId263" Type="http://schemas.openxmlformats.org/officeDocument/2006/relationships/hyperlink" Target="https://hmhco.box.com/s/xjp5cfura9d18c04myutsyfd665ssjx3" TargetMode="External"/><Relationship Id="rId319" Type="http://schemas.openxmlformats.org/officeDocument/2006/relationships/hyperlink" Target="https://hmhco.box.com/s/iwrhznr6kuqp2iykcalcgutbyjyrwezj" TargetMode="External"/><Relationship Id="rId58" Type="http://schemas.openxmlformats.org/officeDocument/2006/relationships/hyperlink" Target="https://app.smartsheet.com/sheets/QjCMvh7G65Cwv9C6mxR5PJwf4jPxH96HcQ943vf1" TargetMode="External"/><Relationship Id="rId123" Type="http://schemas.openxmlformats.org/officeDocument/2006/relationships/hyperlink" Target="https://hmhco.box.com/s/wtdm99xjf3omi9ixmf3a0eekwbexq9ci" TargetMode="External"/><Relationship Id="rId330" Type="http://schemas.openxmlformats.org/officeDocument/2006/relationships/image" Target="media/image40.png"/><Relationship Id="rId165" Type="http://schemas.openxmlformats.org/officeDocument/2006/relationships/hyperlink" Target="https://hmhco.app.box.com/file/1518850590773?s=1pzlyh15hh2qj7y6butm903ybil7f287" TargetMode="External"/><Relationship Id="rId372" Type="http://schemas.openxmlformats.org/officeDocument/2006/relationships/hyperlink" Target="https://hmhco.box.com/s/7brbawgyzryidbbvdgsgcv69831szxkc" TargetMode="External"/><Relationship Id="rId428" Type="http://schemas.openxmlformats.org/officeDocument/2006/relationships/hyperlink" Target="https://hmhco.app.box.com/file/1610571057422" TargetMode="External"/><Relationship Id="rId232" Type="http://schemas.openxmlformats.org/officeDocument/2006/relationships/hyperlink" Target="https://hmhco.app.box.com/file/1514408056057?s=nsnr12yr47fnm1fxxyyebx1241wmvdsz" TargetMode="External"/><Relationship Id="rId274" Type="http://schemas.openxmlformats.org/officeDocument/2006/relationships/hyperlink" Target="https://hmhco.box.com/s/mmdx7ad2x184wt7g6msyupz50xldiexs" TargetMode="External"/><Relationship Id="rId27" Type="http://schemas.openxmlformats.org/officeDocument/2006/relationships/hyperlink" Target="https://learning.ccsso.org/wp-content/uploads/2022/11/ADA-Compliant-Math-Standards.pdf" TargetMode="External"/><Relationship Id="rId69" Type="http://schemas.openxmlformats.org/officeDocument/2006/relationships/hyperlink" Target="https://hmhco.box.com/s/6g32zlhe5m5m4g7u6uzzxjdi5p28a3sv" TargetMode="External"/><Relationship Id="rId134" Type="http://schemas.openxmlformats.org/officeDocument/2006/relationships/hyperlink" Target="https://hmhco.box.com/s/0hi61xlien5ugapr9hwep788f4x0717x" TargetMode="External"/><Relationship Id="rId80" Type="http://schemas.openxmlformats.org/officeDocument/2006/relationships/hyperlink" Target="https://hmhco.box.com/s/qpknzvk75o7vmc6lbqx8p1tgcyg0ikzq" TargetMode="External"/><Relationship Id="rId176" Type="http://schemas.openxmlformats.org/officeDocument/2006/relationships/hyperlink" Target="https://hmhco.box.com/s/s5c4gjtt6lst6m0e0sfkl5ocplp0434m" TargetMode="External"/><Relationship Id="rId341" Type="http://schemas.openxmlformats.org/officeDocument/2006/relationships/hyperlink" Target="https://hmhco.app.box.com/folder/265959004719" TargetMode="External"/><Relationship Id="rId383" Type="http://schemas.openxmlformats.org/officeDocument/2006/relationships/hyperlink" Target="https://hmhco.app.box.com/file/1513503808407?s=mmdx7ad2x184wt7g6msyupz50xldiexs" TargetMode="External"/><Relationship Id="rId439" Type="http://schemas.openxmlformats.org/officeDocument/2006/relationships/image" Target="media/image52.png"/><Relationship Id="rId201" Type="http://schemas.openxmlformats.org/officeDocument/2006/relationships/hyperlink" Target="https://hmhco.app.box.com/file/1569969338080" TargetMode="External"/><Relationship Id="rId243" Type="http://schemas.openxmlformats.org/officeDocument/2006/relationships/hyperlink" Target="https://hmhco.box.com/s/wtdm99xjf3omi9ixmf3a0eekwbexq9ci" TargetMode="External"/><Relationship Id="rId285" Type="http://schemas.openxmlformats.org/officeDocument/2006/relationships/hyperlink" Target="https://hmhco.app.box.com/folder/265959339929?s=wtdm99xjf3omi9ixmf3a0eekwbexq9ci" TargetMode="External"/><Relationship Id="rId38" Type="http://schemas.openxmlformats.org/officeDocument/2006/relationships/hyperlink" Target="https://hmhco.box.com/s/7n3aijtgf1g55zgqeur0v9epcq33wh8c" TargetMode="External"/><Relationship Id="rId103" Type="http://schemas.openxmlformats.org/officeDocument/2006/relationships/hyperlink" Target="https://hmhco.box.com/s/wtdm99xjf3omi9ixmf3a0eekwbexq9ci" TargetMode="External"/><Relationship Id="rId310" Type="http://schemas.openxmlformats.org/officeDocument/2006/relationships/hyperlink" Target="https://hmhco.app.box.com/folder/256767607193?s=qpknzvk75o7vmc6lbqx8p1tgcyg0ikzq" TargetMode="External"/><Relationship Id="rId91" Type="http://schemas.openxmlformats.org/officeDocument/2006/relationships/hyperlink" Target="https://hmhco.app.box.com/folder/265959339929?s=wtdm99xjf3omi9ixmf3a0eekwbexq9ci" TargetMode="External"/><Relationship Id="rId145" Type="http://schemas.openxmlformats.org/officeDocument/2006/relationships/hyperlink" Target="https://hmhco.box.com/s/wtdm99xjf3omi9ixmf3a0eekwbexq9ci" TargetMode="External"/><Relationship Id="rId187" Type="http://schemas.openxmlformats.org/officeDocument/2006/relationships/hyperlink" Target="https://hmhco.app.box.com/file/1518850590773?s=1pzlyh15hh2qj7y6butm903ybil7f287" TargetMode="External"/><Relationship Id="rId352" Type="http://schemas.openxmlformats.org/officeDocument/2006/relationships/hyperlink" Target="https://hmhco.app.box.com/folder/265959004719" TargetMode="External"/><Relationship Id="rId394" Type="http://schemas.openxmlformats.org/officeDocument/2006/relationships/hyperlink" Target="https://hmhco.box.com/s/7380iqhi8e5fhocd8tpbtdala7wjdj93" TargetMode="External"/><Relationship Id="rId408" Type="http://schemas.openxmlformats.org/officeDocument/2006/relationships/hyperlink" Target="https://www.hmhco.com/ui/" TargetMode="External"/><Relationship Id="rId212" Type="http://schemas.openxmlformats.org/officeDocument/2006/relationships/hyperlink" Target="https://hmhco.app.box.com/file/1523366055710?s=f8zkt8htnd6if5axdxvz9bo6yaoumfws" TargetMode="External"/><Relationship Id="rId254" Type="http://schemas.openxmlformats.org/officeDocument/2006/relationships/hyperlink" Target="https://hmhco.app.box.com/folder/265959339929?s=wtdm99xjf3omi9ixmf3a0eekwbexq9ci" TargetMode="External"/><Relationship Id="rId49" Type="http://schemas.openxmlformats.org/officeDocument/2006/relationships/hyperlink" Target="https://hmhco.app.box.com/folder/259596736249?s=es9uvxi4e29bijq68tv1j5w9vd83vrf0" TargetMode="External"/><Relationship Id="rId114" Type="http://schemas.openxmlformats.org/officeDocument/2006/relationships/hyperlink" Target="https://hmhco.box.com/s/es9uvxi4e29bijq68tv1j5w9vd83vrf0" TargetMode="External"/><Relationship Id="rId296" Type="http://schemas.openxmlformats.org/officeDocument/2006/relationships/hyperlink" Target="https://hmhco.app.box.com/folder/265959004719" TargetMode="External"/><Relationship Id="rId60" Type="http://schemas.openxmlformats.org/officeDocument/2006/relationships/hyperlink" Target="https://app.smartsheet.com/sheets/mJrR63Jv9QW6X3G93Q4G8qhvJM5Cx7HQGm656Pg1" TargetMode="External"/><Relationship Id="rId156" Type="http://schemas.openxmlformats.org/officeDocument/2006/relationships/hyperlink" Target="https://hmhco.app.box.com/file/1352447354127?s=la4w92nseqozdragpx5tbo8iytwjixjn" TargetMode="External"/><Relationship Id="rId198" Type="http://schemas.openxmlformats.org/officeDocument/2006/relationships/image" Target="media/image20.png"/><Relationship Id="rId321" Type="http://schemas.openxmlformats.org/officeDocument/2006/relationships/hyperlink" Target="https://hmhco.box.com/s/qpknzvk75o7vmc6lbqx8p1tgcyg0ikzq" TargetMode="External"/><Relationship Id="rId363" Type="http://schemas.openxmlformats.org/officeDocument/2006/relationships/hyperlink" Target="https://www.hmhco.com/ui/" TargetMode="External"/><Relationship Id="rId419" Type="http://schemas.openxmlformats.org/officeDocument/2006/relationships/image" Target="media/image42.png"/><Relationship Id="rId202" Type="http://schemas.openxmlformats.org/officeDocument/2006/relationships/hyperlink" Target="https://hmhco.app.box.com/file/1507455613770?s=kclq6462uk69qign3j1yal0bzv5f7yy6" TargetMode="External"/><Relationship Id="rId223" Type="http://schemas.openxmlformats.org/officeDocument/2006/relationships/hyperlink" Target="https://app.smartsheet.com/b/publish?EQBCT=1c4ceb7835f74468ad89bc912f934b88" TargetMode="External"/><Relationship Id="rId244" Type="http://schemas.openxmlformats.org/officeDocument/2006/relationships/image" Target="media/image37.png"/><Relationship Id="rId430" Type="http://schemas.openxmlformats.org/officeDocument/2006/relationships/hyperlink" Target="https://hmhco.app.box.com/folder/276735455258" TargetMode="External"/><Relationship Id="rId18" Type="http://schemas.openxmlformats.org/officeDocument/2006/relationships/image" Target="media/image2.png"/><Relationship Id="rId39" Type="http://schemas.openxmlformats.org/officeDocument/2006/relationships/hyperlink" Target="https://hmhco.app.box.com/folder/260765702189?s=7brbawgyzryidbbvdgsgcv69831szxkc" TargetMode="External"/><Relationship Id="rId265" Type="http://schemas.openxmlformats.org/officeDocument/2006/relationships/hyperlink" Target="https://hmhco.box.com/s/70y9ae14x633kw77fz86o3gm1qxrf2fm" TargetMode="External"/><Relationship Id="rId286" Type="http://schemas.openxmlformats.org/officeDocument/2006/relationships/hyperlink" Target="https://hmhco.app.box.com/file/1513503808407?s=mmdx7ad2x184wt7g6msyupz50xldiexs" TargetMode="External"/><Relationship Id="rId50" Type="http://schemas.openxmlformats.org/officeDocument/2006/relationships/hyperlink" Target="https://hmhco.box.com/s/1flzj52l5bqr3v0ptwo0zfwhsu49yso9" TargetMode="External"/><Relationship Id="rId104" Type="http://schemas.openxmlformats.org/officeDocument/2006/relationships/hyperlink" Target="https://hmhco.box.com/s/wtdm99xjf3omi9ixmf3a0eekwbexq9ci" TargetMode="External"/><Relationship Id="rId125" Type="http://schemas.openxmlformats.org/officeDocument/2006/relationships/hyperlink" Target="https://hmhco.box.com/s/wtdm99xjf3omi9ixmf3a0eekwbexq9ci" TargetMode="External"/><Relationship Id="rId146" Type="http://schemas.openxmlformats.org/officeDocument/2006/relationships/hyperlink" Target="https://hmhco.box.com/s/wtdm99xjf3omi9ixmf3a0eekwbexq9ci" TargetMode="External"/><Relationship Id="rId167" Type="http://schemas.openxmlformats.org/officeDocument/2006/relationships/hyperlink" Target="https://hmhco.app.box.com/file/1580362093354" TargetMode="External"/><Relationship Id="rId188" Type="http://schemas.openxmlformats.org/officeDocument/2006/relationships/hyperlink" Target="https://hmhco.box.com/s/wtdm99xjf3omi9ixmf3a0eekwbexq9ci" TargetMode="External"/><Relationship Id="rId311" Type="http://schemas.openxmlformats.org/officeDocument/2006/relationships/hyperlink" Target="https://www.hmhco.com/ui/" TargetMode="External"/><Relationship Id="rId332" Type="http://schemas.openxmlformats.org/officeDocument/2006/relationships/hyperlink" Target="https://www.cde.ca.gov/be/st/ss/documents/ccssmathstandardaug2013.pdf" TargetMode="External"/><Relationship Id="rId353" Type="http://schemas.openxmlformats.org/officeDocument/2006/relationships/hyperlink" Target="https://hmhco.app.box.com/folder/265959004719" TargetMode="External"/><Relationship Id="rId374" Type="http://schemas.openxmlformats.org/officeDocument/2006/relationships/hyperlink" Target="https://hmhco.app.box.com/folder/256882338132?s=8fm4dn7sa3r8dq0s4dzod68oovlwfcbx" TargetMode="External"/><Relationship Id="rId395" Type="http://schemas.openxmlformats.org/officeDocument/2006/relationships/hyperlink" Target="https://hmhco.box.com/s/70y9ae14x633kw77fz86o3gm1qxrf2fm" TargetMode="External"/><Relationship Id="rId409" Type="http://schemas.openxmlformats.org/officeDocument/2006/relationships/hyperlink" Target="https://hmhco.app.box.com/folder/265959004719" TargetMode="External"/><Relationship Id="rId71" Type="http://schemas.openxmlformats.org/officeDocument/2006/relationships/hyperlink" Target="https://hmhco.box.com/s/zq9r64rkowfbdeaqaknnqdno3fwnuvkd" TargetMode="External"/><Relationship Id="rId92" Type="http://schemas.openxmlformats.org/officeDocument/2006/relationships/hyperlink" Target="https://hmhco.app.box.com/file/1520648596610?s=evov74b0iyoqbf3hw6rljzm79vpz19s9" TargetMode="External"/><Relationship Id="rId213" Type="http://schemas.openxmlformats.org/officeDocument/2006/relationships/hyperlink" Target="https://hmhco.box.com/s/wtdm99xjf3omi9ixmf3a0eekwbexq9ci" TargetMode="External"/><Relationship Id="rId234" Type="http://schemas.openxmlformats.org/officeDocument/2006/relationships/hyperlink" Target="https://hmhco.box.com/s/7n3aijtgf1g55zgqeur0v9epcq33wh8c" TargetMode="External"/><Relationship Id="rId420" Type="http://schemas.openxmlformats.org/officeDocument/2006/relationships/hyperlink" Target="https://hmhco.app.box.com/file/1599606687881" TargetMode="External"/><Relationship Id="rId2" Type="http://schemas.openxmlformats.org/officeDocument/2006/relationships/numbering" Target="numbering.xml"/><Relationship Id="rId29" Type="http://schemas.openxmlformats.org/officeDocument/2006/relationships/comments" Target="comments.xml"/><Relationship Id="rId255" Type="http://schemas.openxmlformats.org/officeDocument/2006/relationships/hyperlink" Target="https://hmhco.box.com/s/mmdx7ad2x184wt7g6msyupz50xldiexs" TargetMode="External"/><Relationship Id="rId276" Type="http://schemas.openxmlformats.org/officeDocument/2006/relationships/hyperlink" Target="https://hmhco.box.com/s/pb61k58gfnh8iyglbnv3zl07hzevvyxp" TargetMode="External"/><Relationship Id="rId297" Type="http://schemas.openxmlformats.org/officeDocument/2006/relationships/hyperlink" Target="https://hmhco.app.box.com/file/1513509263529?s=70y9ae14x633kw77fz86o3gm1qxrf2fm" TargetMode="External"/><Relationship Id="rId441" Type="http://schemas.openxmlformats.org/officeDocument/2006/relationships/fontTable" Target="fontTable.xml"/><Relationship Id="rId40" Type="http://schemas.openxmlformats.org/officeDocument/2006/relationships/hyperlink" Target="https://hmhco.box.com/s/f8zkt8htnd6if5axdxvz9bo6yaoumfws" TargetMode="External"/><Relationship Id="rId115" Type="http://schemas.openxmlformats.org/officeDocument/2006/relationships/hyperlink" Target="https://hmhco.box.com/s/wtdm99xjf3omi9ixmf3a0eekwbexq9ci" TargetMode="External"/><Relationship Id="rId136" Type="http://schemas.openxmlformats.org/officeDocument/2006/relationships/image" Target="media/image6.png"/><Relationship Id="rId157" Type="http://schemas.openxmlformats.org/officeDocument/2006/relationships/hyperlink" Target="https://hmhco.app.box.com/file/1518850590773?s=1pzlyh15hh2qj7y6butm903ybil7f287" TargetMode="External"/><Relationship Id="rId178" Type="http://schemas.openxmlformats.org/officeDocument/2006/relationships/hyperlink" Target="https://hmhco.box.com/s/evov74b0iyoqbf3hw6rljzm79vpz19s9" TargetMode="External"/><Relationship Id="rId301" Type="http://schemas.openxmlformats.org/officeDocument/2006/relationships/hyperlink" Target="https://hmhco.box.com/s/70y9ae14x633kw77fz86o3gm1qxrf2fm" TargetMode="External"/><Relationship Id="rId322" Type="http://schemas.openxmlformats.org/officeDocument/2006/relationships/hyperlink" Target="https://hmhco.box.com/s/b56fby56irznhv8afo9ktdtypy3iqu6b" TargetMode="External"/><Relationship Id="rId343" Type="http://schemas.openxmlformats.org/officeDocument/2006/relationships/hyperlink" Target="https://hmhco.app.box.com/folder/265959339929?s=wtdm99xjf3omi9ixmf3a0eekwbexq9ci" TargetMode="External"/><Relationship Id="rId364" Type="http://schemas.openxmlformats.org/officeDocument/2006/relationships/hyperlink" Target="https://hmhco.app.box.com/folder/256767607193?s=qpknzvk75o7vmc6lbqx8p1tgcyg0ikzq" TargetMode="External"/><Relationship Id="rId61" Type="http://schemas.openxmlformats.org/officeDocument/2006/relationships/hyperlink" Target="https://hmhco.app.box.com/file/1566536187905" TargetMode="External"/><Relationship Id="rId82" Type="http://schemas.openxmlformats.org/officeDocument/2006/relationships/hyperlink" Target="https://hmhco.box.com/s/b56fby56irznhv8afo9ktdtypy3iqu6b" TargetMode="External"/><Relationship Id="rId199" Type="http://schemas.openxmlformats.org/officeDocument/2006/relationships/image" Target="media/image21.png"/><Relationship Id="rId203" Type="http://schemas.openxmlformats.org/officeDocument/2006/relationships/hyperlink" Target="https://hmhco.app.box.com/file/1524589454343?s=97w8xfqi6plw8x8kdndsof6pbjq7zjwe" TargetMode="External"/><Relationship Id="rId385" Type="http://schemas.openxmlformats.org/officeDocument/2006/relationships/hyperlink" Target="https://hmhco.app.box.com/folder/256767607193?s=qpknzvk75o7vmc6lbqx8p1tgcyg0ikzq" TargetMode="External"/><Relationship Id="rId19" Type="http://schemas.openxmlformats.org/officeDocument/2006/relationships/hyperlink" Target="https://hmhco.box.com/s/b8hsicapupkbm4uxzrjd1i9e5qsdpuk9" TargetMode="External"/><Relationship Id="rId224" Type="http://schemas.openxmlformats.org/officeDocument/2006/relationships/hyperlink" Target="https://hmhco.app.box.com/file/1511243989938?s=xjp5cfura9d18c04myutsyfd665ssjx3" TargetMode="External"/><Relationship Id="rId245" Type="http://schemas.openxmlformats.org/officeDocument/2006/relationships/image" Target="media/image38.png"/><Relationship Id="rId266" Type="http://schemas.openxmlformats.org/officeDocument/2006/relationships/hyperlink" Target="https://hmhco.box.com/s/pb61k58gfnh8iyglbnv3zl07hzevvyxp" TargetMode="External"/><Relationship Id="rId287" Type="http://schemas.openxmlformats.org/officeDocument/2006/relationships/hyperlink" Target="https://hmhco.app.box.com/folder/265959004719" TargetMode="External"/><Relationship Id="rId410" Type="http://schemas.openxmlformats.org/officeDocument/2006/relationships/hyperlink" Target="https://hmhco.box.com/s/7brbawgyzryidbbvdgsgcv69831szxkc" TargetMode="External"/><Relationship Id="rId431" Type="http://schemas.openxmlformats.org/officeDocument/2006/relationships/hyperlink" Target="https://hmhco.app.box.com/folder/276735455258" TargetMode="External"/><Relationship Id="rId30" Type="http://schemas.microsoft.com/office/2011/relationships/commentsExtended" Target="commentsExtended.xml"/><Relationship Id="rId105" Type="http://schemas.openxmlformats.org/officeDocument/2006/relationships/hyperlink" Target="https://hmhco.app.box.com/file/1520648596610?s=evov74b0iyoqbf3hw6rljzm79vpz19s9" TargetMode="External"/><Relationship Id="rId126" Type="http://schemas.openxmlformats.org/officeDocument/2006/relationships/image" Target="media/image5.png"/><Relationship Id="rId147" Type="http://schemas.openxmlformats.org/officeDocument/2006/relationships/hyperlink" Target="https://hmhco.app.box.com/file/1518850590773?s=1pzlyh15hh2qj7y6butm903ybil7f287" TargetMode="External"/><Relationship Id="rId168" Type="http://schemas.openxmlformats.org/officeDocument/2006/relationships/hyperlink" Target="https://hmhco.app.box.com/file/1512121870888" TargetMode="External"/><Relationship Id="rId312" Type="http://schemas.openxmlformats.org/officeDocument/2006/relationships/hyperlink" Target="https://hmhco.app.box.com/folder/265959004719" TargetMode="External"/><Relationship Id="rId333" Type="http://schemas.openxmlformats.org/officeDocument/2006/relationships/hyperlink" Target="https://hmhco.box.com/s/7n3aijtgf1g55zgqeur0v9epcq33wh8c" TargetMode="External"/><Relationship Id="rId354" Type="http://schemas.openxmlformats.org/officeDocument/2006/relationships/hyperlink" Target="https://hmhco.box.com/s/7380iqhi8e5fhocd8tpbtdala7wjdj93" TargetMode="External"/><Relationship Id="rId51" Type="http://schemas.openxmlformats.org/officeDocument/2006/relationships/hyperlink" Target="https://hmhco.box.com/s/tuf3cw3mgppmnyx25r37u63nrjxd94az" TargetMode="External"/><Relationship Id="rId72" Type="http://schemas.openxmlformats.org/officeDocument/2006/relationships/hyperlink" Target="https://hmhco.box.com/s/hphsz8w3utdwegigxo4ajostvho7ufs7" TargetMode="External"/><Relationship Id="rId93" Type="http://schemas.openxmlformats.org/officeDocument/2006/relationships/hyperlink" Target="https://hmhco.box.com/s/wtdm99xjf3omi9ixmf3a0eekwbexq9ci" TargetMode="External"/><Relationship Id="rId189" Type="http://schemas.openxmlformats.org/officeDocument/2006/relationships/hyperlink" Target="https://hmhco.box.com/s/wtdm99xjf3omi9ixmf3a0eekwbexq9ci" TargetMode="External"/><Relationship Id="rId375" Type="http://schemas.openxmlformats.org/officeDocument/2006/relationships/hyperlink" Target="https://hmhco.app.box.com/folder/265959339929?s=wtdm99xjf3omi9ixmf3a0eekwbexq9ci" TargetMode="External"/><Relationship Id="rId396" Type="http://schemas.openxmlformats.org/officeDocument/2006/relationships/hyperlink" Target="https://hmhco.app.box.com/file/1513509263529?s=70y9ae14x633kw77fz86o3gm1qxrf2fm" TargetMode="External"/><Relationship Id="rId3" Type="http://schemas.openxmlformats.org/officeDocument/2006/relationships/styles" Target="styles.xml"/><Relationship Id="rId214" Type="http://schemas.openxmlformats.org/officeDocument/2006/relationships/image" Target="media/image23.png"/><Relationship Id="rId235" Type="http://schemas.openxmlformats.org/officeDocument/2006/relationships/image" Target="media/image34.png"/><Relationship Id="rId256" Type="http://schemas.openxmlformats.org/officeDocument/2006/relationships/hyperlink" Target="https://hmhco.app.box.com/folder/265959004719" TargetMode="External"/><Relationship Id="rId277" Type="http://schemas.openxmlformats.org/officeDocument/2006/relationships/hyperlink" Target="https://hmhco.box.com/s/xjp5cfura9d18c04myutsyfd665ssjx3" TargetMode="External"/><Relationship Id="rId298" Type="http://schemas.openxmlformats.org/officeDocument/2006/relationships/hyperlink" Target="https://hmhco.app.box.com/file/1513212230295?s=zvtljem4pn4txnbb30v825j0ms8nxon7" TargetMode="External"/><Relationship Id="rId400" Type="http://schemas.openxmlformats.org/officeDocument/2006/relationships/hyperlink" Target="https://hmhco.app.box.com/folder/256767607193?s=qpknzvk75o7vmc6lbqx8p1tgcyg0ikzq" TargetMode="External"/><Relationship Id="rId421" Type="http://schemas.openxmlformats.org/officeDocument/2006/relationships/hyperlink" Target="https://hmhco.app.box.com/file/1600582746940" TargetMode="External"/><Relationship Id="rId442" Type="http://schemas.openxmlformats.org/officeDocument/2006/relationships/theme" Target="theme/theme1.xml"/><Relationship Id="rId116" Type="http://schemas.openxmlformats.org/officeDocument/2006/relationships/hyperlink" Target="https://hmhco.box.com/s/3k6yhq6ebhpj7bs0p4p8nq3ue8ozkmbk" TargetMode="External"/><Relationship Id="rId137" Type="http://schemas.openxmlformats.org/officeDocument/2006/relationships/image" Target="media/image7.png"/><Relationship Id="rId158" Type="http://schemas.openxmlformats.org/officeDocument/2006/relationships/hyperlink" Target="https://hmhco.box.com/s/zvtljem4pn4txnbb30v825j0ms8nxon7" TargetMode="External"/><Relationship Id="rId302" Type="http://schemas.openxmlformats.org/officeDocument/2006/relationships/hyperlink" Target="https://hmhco.app.box.com/file/1507455613770?s=kclq6462uk69qign3j1yal0bzv5f7yy6" TargetMode="External"/><Relationship Id="rId323" Type="http://schemas.openxmlformats.org/officeDocument/2006/relationships/hyperlink" Target="https://hmhco.box.com/s/b56fby56irznhv8afo9ktdtypy3iqu6b" TargetMode="External"/><Relationship Id="rId344" Type="http://schemas.openxmlformats.org/officeDocument/2006/relationships/hyperlink" Target="https://hmhco.app.box.com/file/1507455613770?s=kclq6462uk69qign3j1yal0bzv5f7yy6" TargetMode="External"/><Relationship Id="rId20" Type="http://schemas.openxmlformats.org/officeDocument/2006/relationships/hyperlink" Target="https://www.cde.ca.gov/ci/cr/cf/documents/socialcontent2013.doc" TargetMode="External"/><Relationship Id="rId41" Type="http://schemas.openxmlformats.org/officeDocument/2006/relationships/hyperlink" Target="https://hmhco.box.com/s/97w8xfqi6plw8x8kdndsof6pbjq7zjwe" TargetMode="External"/><Relationship Id="rId62" Type="http://schemas.openxmlformats.org/officeDocument/2006/relationships/hyperlink" Target="https://hmhco.box.com/s/p5adjcz5kgkejsm50frs0kdwv4h7jkrs" TargetMode="External"/><Relationship Id="rId83" Type="http://schemas.openxmlformats.org/officeDocument/2006/relationships/hyperlink" Target="https://app.smartsheet.com/sheets/VRPvJfFj6qj5wf38wH3qCvX493jJxJ2Fv8WpMWw1" TargetMode="External"/><Relationship Id="rId179" Type="http://schemas.openxmlformats.org/officeDocument/2006/relationships/hyperlink" Target="https://hmhco.box.com/s/wtdm99xjf3omi9ixmf3a0eekwbexq9ci" TargetMode="External"/><Relationship Id="rId365" Type="http://schemas.openxmlformats.org/officeDocument/2006/relationships/hyperlink" Target="https://www.hmhco.com/ui/" TargetMode="External"/><Relationship Id="rId386" Type="http://schemas.openxmlformats.org/officeDocument/2006/relationships/hyperlink" Target="https://www.hmhco.com/ui/login/?state=https%3A%2F%2Fwww.hmhco.com%2Fui%2F%23%2Fdashboard" TargetMode="External"/><Relationship Id="rId190" Type="http://schemas.openxmlformats.org/officeDocument/2006/relationships/hyperlink" Target="https://hmhco.box.com/s/wtdm99xjf3omi9ixmf3a0eekwbexq9ci" TargetMode="External"/><Relationship Id="rId204" Type="http://schemas.openxmlformats.org/officeDocument/2006/relationships/hyperlink" Target="https://hmhco.app.box.com/file/1500432765258" TargetMode="External"/><Relationship Id="rId225" Type="http://schemas.openxmlformats.org/officeDocument/2006/relationships/image" Target="media/image29.png"/><Relationship Id="rId246" Type="http://schemas.openxmlformats.org/officeDocument/2006/relationships/hyperlink" Target="https://hmhco.app.box.com/file/1517641095784?s=son3qh5g29lmikhpnuyqst0ls1jf16gr" TargetMode="External"/><Relationship Id="rId267" Type="http://schemas.openxmlformats.org/officeDocument/2006/relationships/hyperlink" Target="https://hmhco.box.com/s/uilkgqbqdn70uyec6ps68rhnhnfopqp1" TargetMode="External"/><Relationship Id="rId288" Type="http://schemas.openxmlformats.org/officeDocument/2006/relationships/hyperlink" Target="https://hmhco.app.box.com/file/1513509263529?s=70y9ae14x633kw77fz86o3gm1qxrf2fm" TargetMode="External"/><Relationship Id="rId411" Type="http://schemas.openxmlformats.org/officeDocument/2006/relationships/hyperlink" Target="https://hmhco.box.com/s/7brbawgyzryidbbvdgsgcv69831szxkc" TargetMode="External"/><Relationship Id="rId432" Type="http://schemas.openxmlformats.org/officeDocument/2006/relationships/image" Target="media/image45.png"/><Relationship Id="rId106" Type="http://schemas.openxmlformats.org/officeDocument/2006/relationships/hyperlink" Target="https://hmhco.box.com/s/qpknzvk75o7vmc6lbqx8p1tgcyg0ikzq" TargetMode="External"/><Relationship Id="rId127" Type="http://schemas.openxmlformats.org/officeDocument/2006/relationships/hyperlink" Target="https://hmhco.box.com/s/0hi61xlien5ugapr9hwep788f4x0717x" TargetMode="External"/><Relationship Id="rId313" Type="http://schemas.openxmlformats.org/officeDocument/2006/relationships/hyperlink" Target="https://hmhco.box.com/s/7brbawgyzryidbbvdgsgcv69831szxkc" TargetMode="External"/><Relationship Id="rId10" Type="http://schemas.openxmlformats.org/officeDocument/2006/relationships/hyperlink" Target="https://hmhco.app.box.com/file/1591987640667" TargetMode="External"/><Relationship Id="rId31" Type="http://schemas.microsoft.com/office/2016/09/relationships/commentsIds" Target="commentsIds.xml"/><Relationship Id="rId52" Type="http://schemas.openxmlformats.org/officeDocument/2006/relationships/hyperlink" Target="https://hmhco.box.com/s/xhc5gd4jf8u3i4r14ncfmo28sofp3y92" TargetMode="External"/><Relationship Id="rId73" Type="http://schemas.openxmlformats.org/officeDocument/2006/relationships/hyperlink" Target="https://hmhco.box.com/s/f1wok8jfbl81cstb22s38an7mjsofoar" TargetMode="External"/><Relationship Id="rId94" Type="http://schemas.openxmlformats.org/officeDocument/2006/relationships/hyperlink" Target="https://hmhco.box.com/s/x9it4w30jsp40zt13msya3h3zvdwz1t6" TargetMode="External"/><Relationship Id="rId148" Type="http://schemas.openxmlformats.org/officeDocument/2006/relationships/hyperlink" Target="https://hmhco.box.com/s/zvtljem4pn4txnbb30v825j0ms8nxon7" TargetMode="External"/><Relationship Id="rId169" Type="http://schemas.openxmlformats.org/officeDocument/2006/relationships/hyperlink" Target="https://hmhco.app.box.com/file/1525514526546" TargetMode="External"/><Relationship Id="rId334" Type="http://schemas.openxmlformats.org/officeDocument/2006/relationships/hyperlink" Target="https://hmhco.box.com/s/zfgd7e3zztsmnikn5s91u0aul0hexprm" TargetMode="External"/><Relationship Id="rId355" Type="http://schemas.openxmlformats.org/officeDocument/2006/relationships/hyperlink" Target="https://hmhco.box.com/s/70y9ae14x633kw77fz86o3gm1qxrf2fm" TargetMode="External"/><Relationship Id="rId376" Type="http://schemas.openxmlformats.org/officeDocument/2006/relationships/hyperlink" Target="https://hmhco.app.box.com/folder/265959339929?s=wtdm99xjf3omi9ixmf3a0eekwbexq9ci" TargetMode="External"/><Relationship Id="rId397" Type="http://schemas.openxmlformats.org/officeDocument/2006/relationships/hyperlink" Target="https://hmhco.app.box.com/file/1513511250310?s=pb61k58gfnh8iyglbnv3zl07hzevvyxp" TargetMode="External"/><Relationship Id="rId4" Type="http://schemas.openxmlformats.org/officeDocument/2006/relationships/settings" Target="settings.xml"/><Relationship Id="rId180" Type="http://schemas.openxmlformats.org/officeDocument/2006/relationships/hyperlink" Target="https://www.cde.ca.gov/be/st/ss/documents/ccssmathstandardaug2013.pdf" TargetMode="External"/><Relationship Id="rId215" Type="http://schemas.openxmlformats.org/officeDocument/2006/relationships/hyperlink" Target="https://hmhco.app.box.com/file/1523366055710?s=f8zkt8htnd6if5axdxvz9bo6yaoumfws" TargetMode="External"/><Relationship Id="rId236" Type="http://schemas.openxmlformats.org/officeDocument/2006/relationships/hyperlink" Target="https://hmhco.app.box.com/file/1520648596610?s=evov74b0iyoqbf3hw6rljzm79vpz19s9" TargetMode="External"/><Relationship Id="rId257" Type="http://schemas.openxmlformats.org/officeDocument/2006/relationships/hyperlink" Target="https://hmhco.box.com/s/70y9ae14x633kw77fz86o3gm1qxrf2fm" TargetMode="External"/><Relationship Id="rId278" Type="http://schemas.openxmlformats.org/officeDocument/2006/relationships/hyperlink" Target="https://hmhco.app.box.com/file/1549711292798?s=5xdubc1dfucmbvh7hfm9xstr5fb5c425" TargetMode="External"/><Relationship Id="rId401" Type="http://schemas.openxmlformats.org/officeDocument/2006/relationships/hyperlink" Target="https://hmhco.app.box.com/folder/256767607193?s=qpknzvk75o7vmc6lbqx8p1tgcyg0ikzq" TargetMode="External"/><Relationship Id="rId422" Type="http://schemas.openxmlformats.org/officeDocument/2006/relationships/hyperlink" Target="https://hmhco.app.box.com/file/1608780688544" TargetMode="External"/><Relationship Id="rId443" Type="http://schemas.microsoft.com/office/2020/10/relationships/intelligence" Target="intelligence2.xml"/><Relationship Id="rId303" Type="http://schemas.openxmlformats.org/officeDocument/2006/relationships/hyperlink" Target="https://hmhco.app.box.com/file/1513511250310?s=pb61k58gfnh8iyglbnv3zl07hzevvyxp" TargetMode="External"/><Relationship Id="rId42" Type="http://schemas.openxmlformats.org/officeDocument/2006/relationships/hyperlink" Target="https://hmhco.box.com/s/kclq6462uk69qign3j1yal0bzv5f7yy6" TargetMode="External"/><Relationship Id="rId84" Type="http://schemas.openxmlformats.org/officeDocument/2006/relationships/hyperlink" Target="https://app.smartsheet.com/sheets/QjCMvh7G65Cwv9C6mxR5PJwf4jPxH96HcQ943vf1" TargetMode="External"/><Relationship Id="rId138" Type="http://schemas.openxmlformats.org/officeDocument/2006/relationships/image" Target="media/image8.png"/><Relationship Id="rId345" Type="http://schemas.openxmlformats.org/officeDocument/2006/relationships/hyperlink" Target="https://hmhco.app.box.com/folder/256767607193?s=qpknzvk75o7vmc6lbqx8p1tgcyg0ikzq" TargetMode="External"/><Relationship Id="rId387" Type="http://schemas.openxmlformats.org/officeDocument/2006/relationships/hyperlink" Target="https://hmhco.app.box.com/folder/256767607193?s=qpknzvk75o7vmc6lbqx8p1tgcyg0ikzq" TargetMode="External"/><Relationship Id="rId191" Type="http://schemas.openxmlformats.org/officeDocument/2006/relationships/hyperlink" Target="https://hmhco.box.com/s/wtdm99xjf3omi9ixmf3a0eekwbexq9ci" TargetMode="External"/><Relationship Id="rId205" Type="http://schemas.openxmlformats.org/officeDocument/2006/relationships/hyperlink" Target="https://hmhco.box.com/s/roax1vvd7xetl7jq6u7k2ms31owfpapj" TargetMode="External"/><Relationship Id="rId247" Type="http://schemas.openxmlformats.org/officeDocument/2006/relationships/hyperlink" Target="https://hmhco.app.box.com/file/1520648596610?s=evov74b0iyoqbf3hw6rljzm79vpz19s9" TargetMode="External"/><Relationship Id="rId412" Type="http://schemas.openxmlformats.org/officeDocument/2006/relationships/hyperlink" Target="https://hmhco.box.com/s/7brbawgyzryidbbvdgsgcv69831szxkc" TargetMode="External"/><Relationship Id="rId107" Type="http://schemas.openxmlformats.org/officeDocument/2006/relationships/hyperlink" Target="https://achievethecore.org/page/1118/coherence-map" TargetMode="External"/><Relationship Id="rId289" Type="http://schemas.openxmlformats.org/officeDocument/2006/relationships/hyperlink" Target="https://hmhco.app.box.com/file/1513503808407?s=mmdx7ad2x184wt7g6msyupz50xldiexs" TargetMode="External"/><Relationship Id="rId11" Type="http://schemas.openxmlformats.org/officeDocument/2006/relationships/hyperlink" Target="https://hmhco.box.com/s/70y9ae14x633kw77fz86o3gm1qxrf2fm" TargetMode="External"/><Relationship Id="rId53" Type="http://schemas.openxmlformats.org/officeDocument/2006/relationships/hyperlink" Target="https://hmhco.box.com/s/cxk7y0gjd3rkpn0y8vfo3rr45g4tupaj" TargetMode="External"/><Relationship Id="rId149" Type="http://schemas.openxmlformats.org/officeDocument/2006/relationships/hyperlink" Target="https://app.smartsheet.com/b/publish?EQBCT=6a316f0019a544299cf8877dd42d6d52" TargetMode="External"/><Relationship Id="rId314" Type="http://schemas.openxmlformats.org/officeDocument/2006/relationships/hyperlink" Target="https://hmhco.box.com/s/7brbawgyzryidbbvdgsgcv69831szxkc" TargetMode="External"/><Relationship Id="rId356" Type="http://schemas.openxmlformats.org/officeDocument/2006/relationships/hyperlink" Target="https://hmhco.app.box.com/file/1513511250310?s=pb61k58gfnh8iyglbnv3zl07hzevvyxp" TargetMode="External"/><Relationship Id="rId398" Type="http://schemas.openxmlformats.org/officeDocument/2006/relationships/hyperlink" Target="https://hmhco.app.box.com/file/1517874909391?s=uilkgqbqdn70uyec6ps68rhnhnfopqp1" TargetMode="External"/><Relationship Id="rId95" Type="http://schemas.openxmlformats.org/officeDocument/2006/relationships/hyperlink" Target="https://hmhco.box.com/s/qpknzvk75o7vmc6lbqx8p1tgcyg0ikzq" TargetMode="External"/><Relationship Id="rId160" Type="http://schemas.openxmlformats.org/officeDocument/2006/relationships/hyperlink" Target="https://app.smartsheet.com/b/publish?EQBCT=1c4ceb7835f74468ad89bc912f934b88" TargetMode="External"/><Relationship Id="rId216" Type="http://schemas.openxmlformats.org/officeDocument/2006/relationships/image" Target="media/image24.png"/><Relationship Id="rId423" Type="http://schemas.openxmlformats.org/officeDocument/2006/relationships/image" Target="media/image43.png"/><Relationship Id="rId258" Type="http://schemas.openxmlformats.org/officeDocument/2006/relationships/hyperlink" Target="https://hmhco.box.com/s/qpknzvk75o7vmc6lbqx8p1tgcyg0ikzq" TargetMode="External"/><Relationship Id="rId22" Type="http://schemas.openxmlformats.org/officeDocument/2006/relationships/hyperlink" Target="https://hmhco.box.com/s/wtdm99xjf3omi9ixmf3a0eekwbexq9ci" TargetMode="External"/><Relationship Id="rId64" Type="http://schemas.openxmlformats.org/officeDocument/2006/relationships/hyperlink" Target="https://hmhco.box.com/s/dor5o4a4ik84ovnevtcnsi6hu1c02a0j" TargetMode="External"/><Relationship Id="rId118" Type="http://schemas.openxmlformats.org/officeDocument/2006/relationships/hyperlink" Target="https://app.smartsheet.com/sheets/v98Q735FPm67HmxfRrf44QWHHQVQrxrqc8jMrQr1" TargetMode="External"/><Relationship Id="rId325" Type="http://schemas.openxmlformats.org/officeDocument/2006/relationships/hyperlink" Target="https://hmhco.box.com/s/wtdm99xjf3omi9ixmf3a0eekwbexq9ci" TargetMode="External"/><Relationship Id="rId367" Type="http://schemas.openxmlformats.org/officeDocument/2006/relationships/hyperlink" Target="https://hmhco.app.box.com/folder/265959004719" TargetMode="External"/><Relationship Id="rId171" Type="http://schemas.openxmlformats.org/officeDocument/2006/relationships/image" Target="media/image15.png"/><Relationship Id="rId227" Type="http://schemas.openxmlformats.org/officeDocument/2006/relationships/image" Target="media/image31.png"/><Relationship Id="rId269" Type="http://schemas.openxmlformats.org/officeDocument/2006/relationships/hyperlink" Target="https://hmhco.app.box.com/folder/265959339929?s=wtdm99xjf3omi9ixmf3a0eekwbexq9ci" TargetMode="External"/><Relationship Id="rId434" Type="http://schemas.openxmlformats.org/officeDocument/2006/relationships/image" Target="media/image47.png"/><Relationship Id="rId33" Type="http://schemas.openxmlformats.org/officeDocument/2006/relationships/hyperlink" Target="https://hmhco.box.com/s/r3auc5e77jx2iol2oxk3ebz1uok95lyk" TargetMode="External"/><Relationship Id="rId129" Type="http://schemas.openxmlformats.org/officeDocument/2006/relationships/hyperlink" Target="https://hmhco.box.com/s/wtdm99xjf3omi9ixmf3a0eekwbexq9ci" TargetMode="External"/><Relationship Id="rId280" Type="http://schemas.openxmlformats.org/officeDocument/2006/relationships/hyperlink" Target="https://hmhco.app.box.com/folder/256767607193?s=qpknzvk75o7vmc6lbqx8p1tgcyg0ikzq" TargetMode="External"/><Relationship Id="rId336" Type="http://schemas.openxmlformats.org/officeDocument/2006/relationships/hyperlink" Target="https://hmhco.box.com/s/z96pcu29e0p7kgrm1znl70bzdylm99tr" TargetMode="External"/><Relationship Id="rId75" Type="http://schemas.openxmlformats.org/officeDocument/2006/relationships/hyperlink" Target="https://hmhco.box.com/s/nqx3qebki4haar4rl0r6kfannh6ct2e3" TargetMode="External"/><Relationship Id="rId140" Type="http://schemas.openxmlformats.org/officeDocument/2006/relationships/image" Target="media/image10.png"/><Relationship Id="rId182" Type="http://schemas.openxmlformats.org/officeDocument/2006/relationships/hyperlink" Target="https://hmhco.box.com/s/agiw7aix9amx5h0q8nw66eerhf9c96ou" TargetMode="External"/><Relationship Id="rId378" Type="http://schemas.openxmlformats.org/officeDocument/2006/relationships/hyperlink" Target="https://hmhco.app.box.com/folder/265959004719" TargetMode="External"/><Relationship Id="rId403" Type="http://schemas.openxmlformats.org/officeDocument/2006/relationships/hyperlink" Target="https://hmhco.app.box.com/folder/265959339929?s=wtdm99xjf3omi9ixmf3a0eekwbexq9ci" TargetMode="External"/><Relationship Id="rId6" Type="http://schemas.openxmlformats.org/officeDocument/2006/relationships/footnotes" Target="footnotes.xml"/><Relationship Id="rId238" Type="http://schemas.openxmlformats.org/officeDocument/2006/relationships/hyperlink" Target="https://hmhco.box.com/s/wtdm99xjf3omi9ixmf3a0eekwbexq9ci" TargetMode="External"/><Relationship Id="rId291" Type="http://schemas.openxmlformats.org/officeDocument/2006/relationships/hyperlink" Target="https://hmhco.app.box.com/folder/256767607193?s=qpknzvk75o7vmc6lbqx8p1tgcyg0ikzq" TargetMode="External"/><Relationship Id="rId305" Type="http://schemas.openxmlformats.org/officeDocument/2006/relationships/hyperlink" Target="https://hmhco.app.box.com/file/1517874909391?s=uilkgqbqdn70uyec6ps68rhnhnfopqp1" TargetMode="External"/><Relationship Id="rId347" Type="http://schemas.openxmlformats.org/officeDocument/2006/relationships/hyperlink" Target="https://hmhco.app.box.com/folder/256767607193?s=qpknzvk75o7vmc6lbqx8p1tgcyg0ikzq" TargetMode="External"/><Relationship Id="rId44" Type="http://schemas.openxmlformats.org/officeDocument/2006/relationships/hyperlink" Target="https://hmhco.box.com/s/p8a2926tw4s12j201dgffwgk4swmhra0" TargetMode="External"/><Relationship Id="rId86" Type="http://schemas.openxmlformats.org/officeDocument/2006/relationships/hyperlink" Target="https://app.smartsheet.com/sheets/mJrR63Jv9QW6X3G93Q4G8qhvJM5Cx7HQGm656Pg1" TargetMode="External"/><Relationship Id="rId151" Type="http://schemas.openxmlformats.org/officeDocument/2006/relationships/hyperlink" Target="https://hmhco.box.com/s/agiw7aix9amx5h0q8nw66eerhf9c96ou" TargetMode="External"/><Relationship Id="rId389" Type="http://schemas.openxmlformats.org/officeDocument/2006/relationships/hyperlink" Target="https://hmhco.app.box.com/folder/265959004719" TargetMode="External"/><Relationship Id="rId193" Type="http://schemas.openxmlformats.org/officeDocument/2006/relationships/hyperlink" Target="https://hmhco.box.com/s/wtdm99xjf3omi9ixmf3a0eekwbexq9ci" TargetMode="External"/><Relationship Id="rId207" Type="http://schemas.openxmlformats.org/officeDocument/2006/relationships/hyperlink" Target="https://hmhco.box.com/s/qpknzvk75o7vmc6lbqx8p1tgcyg0ikzq" TargetMode="External"/><Relationship Id="rId249" Type="http://schemas.openxmlformats.org/officeDocument/2006/relationships/hyperlink" Target="https://hmhco.app.box.com/file/1532517613690?s=hwpyeq2koks06p7langovwcld2yqp8ne" TargetMode="External"/><Relationship Id="rId414" Type="http://schemas.openxmlformats.org/officeDocument/2006/relationships/hyperlink" Target="https://hmhco.box.com/s/7brbawgyzryidbbvdgsgcv69831szxkc" TargetMode="External"/><Relationship Id="rId13" Type="http://schemas.openxmlformats.org/officeDocument/2006/relationships/hyperlink" Target="https://hmhco.box.com/s/h6pe89bxghv4y2p5i5of3bbx6g2ajhgv" TargetMode="External"/><Relationship Id="rId109" Type="http://schemas.openxmlformats.org/officeDocument/2006/relationships/hyperlink" Target="https://app.smartsheet.com/sheets/v98Q735FPm67HmxfRrf44QWHHQVQrxrqc8jMrQr1" TargetMode="External"/><Relationship Id="rId260" Type="http://schemas.openxmlformats.org/officeDocument/2006/relationships/hyperlink" Target="https://hmhco.box.com/s/70y9ae14x633kw77fz86o3gm1qxrf2fm" TargetMode="External"/><Relationship Id="rId316" Type="http://schemas.openxmlformats.org/officeDocument/2006/relationships/hyperlink" Target="https://hmhco.app.box.com/file/1513511250310?s=pb61k58gfnh8iyglbnv3zl07hzevvyxp" TargetMode="External"/><Relationship Id="rId55" Type="http://schemas.openxmlformats.org/officeDocument/2006/relationships/hyperlink" Target="https://hmhco.box.com/s/wvtgwbu6i6fhq06vlv4zqakzdo690hpg" TargetMode="External"/><Relationship Id="rId97" Type="http://schemas.openxmlformats.org/officeDocument/2006/relationships/hyperlink" Target="https://hmhco.box.com/s/wtdm99xjf3omi9ixmf3a0eekwbexq9ci" TargetMode="External"/><Relationship Id="rId120" Type="http://schemas.openxmlformats.org/officeDocument/2006/relationships/hyperlink" Target="https://hmhco.box.com/s/zfgd7e3zztsmnikn5s91u0aul0hexprm" TargetMode="External"/><Relationship Id="rId358" Type="http://schemas.openxmlformats.org/officeDocument/2006/relationships/hyperlink" Target="https://hmhco.app.box.com/file/1507455613770?s=kclq6462uk69qign3j1yal0bzv5f7yy6" TargetMode="External"/><Relationship Id="rId162" Type="http://schemas.openxmlformats.org/officeDocument/2006/relationships/hyperlink" Target="https://hmhco.box.com/s/wtdm99xjf3omi9ixmf3a0eekwbexq9ci" TargetMode="External"/><Relationship Id="rId218" Type="http://schemas.openxmlformats.org/officeDocument/2006/relationships/image" Target="media/image26.png"/><Relationship Id="rId425" Type="http://schemas.openxmlformats.org/officeDocument/2006/relationships/hyperlink" Target="https://hmhco.app.box.com/file/1608780688544" TargetMode="External"/><Relationship Id="rId271" Type="http://schemas.openxmlformats.org/officeDocument/2006/relationships/hyperlink" Target="https://www.hmhco.com/ui/" TargetMode="External"/><Relationship Id="rId24" Type="http://schemas.openxmlformats.org/officeDocument/2006/relationships/hyperlink" Target="https://hmhco.box.com/s/1be9ym2d9hfucvj57orvlks5qq09xru6" TargetMode="External"/><Relationship Id="rId66" Type="http://schemas.openxmlformats.org/officeDocument/2006/relationships/hyperlink" Target="https://hmhco.box.com/s/rprw8ok4nxkeslq0buosl01axubftcs7" TargetMode="External"/><Relationship Id="rId131" Type="http://schemas.openxmlformats.org/officeDocument/2006/relationships/hyperlink" Target="https://hmhco.app.box.com/folder/265959339929?s=wtdm99xjf3omi9ixmf3a0eekwbexq9ci" TargetMode="External"/><Relationship Id="rId327" Type="http://schemas.openxmlformats.org/officeDocument/2006/relationships/hyperlink" Target="https://www.cde.ca.gov/be/st/ss/documents/ccssmathstandardaug2013.pdf" TargetMode="External"/><Relationship Id="rId369" Type="http://schemas.openxmlformats.org/officeDocument/2006/relationships/hyperlink" Target="https://hmhco.box.com/s/7brbawgyzryidbbvdgsgcv69831szxkc" TargetMode="External"/><Relationship Id="rId173" Type="http://schemas.openxmlformats.org/officeDocument/2006/relationships/hyperlink" Target="https://hmhco.app.box.com/file/1514408056057?s=nsnr12yr47fnm1fxxyyebx1241wmvdsz" TargetMode="External"/><Relationship Id="rId229" Type="http://schemas.openxmlformats.org/officeDocument/2006/relationships/image" Target="media/image32.png"/><Relationship Id="rId380" Type="http://schemas.openxmlformats.org/officeDocument/2006/relationships/hyperlink" Target="https://hmhco.app.box.com/folder/265959339929?s=wtdm99xjf3omi9ixmf3a0eekwbexq9ci" TargetMode="External"/><Relationship Id="rId436" Type="http://schemas.openxmlformats.org/officeDocument/2006/relationships/image" Target="media/image49.png"/><Relationship Id="rId240" Type="http://schemas.openxmlformats.org/officeDocument/2006/relationships/hyperlink" Target="https://hmhco.box.com/s/agiw7aix9amx5h0q8nw66eerhf9c96ou" TargetMode="External"/><Relationship Id="rId35" Type="http://schemas.openxmlformats.org/officeDocument/2006/relationships/hyperlink" Target="https://hmhco.app.box.com/folder/259384004600?s=s5c4gjtt6lst6m0e0sfkl5ocplp0434m" TargetMode="External"/><Relationship Id="rId77" Type="http://schemas.openxmlformats.org/officeDocument/2006/relationships/hyperlink" Target="https://hmhco.box.com/s/wtdm99xjf3omi9ixmf3a0eekwbexq9ci" TargetMode="External"/><Relationship Id="rId100" Type="http://schemas.openxmlformats.org/officeDocument/2006/relationships/hyperlink" Target="https://hmhco.box.com/s/97w8xfqi6plw8x8kdndsof6pbjq7zjwe" TargetMode="External"/><Relationship Id="rId282" Type="http://schemas.openxmlformats.org/officeDocument/2006/relationships/hyperlink" Target="https://hmhco.app.box.com/folder/256767607193?s=qpknzvk75o7vmc6lbqx8p1tgcyg0ikzq" TargetMode="External"/><Relationship Id="rId338" Type="http://schemas.openxmlformats.org/officeDocument/2006/relationships/hyperlink" Target="https://hmhco.app.box.com/folder/265959339929?s=wtdm99xjf3omi9ixmf3a0eekwbexq9ci" TargetMode="External"/><Relationship Id="rId8" Type="http://schemas.openxmlformats.org/officeDocument/2006/relationships/hyperlink" Target="https://hmhco.box.com/s/3k6yhq6ebhpj7bs0p4p8nq3ue8ozkmbk" TargetMode="External"/><Relationship Id="rId142" Type="http://schemas.openxmlformats.org/officeDocument/2006/relationships/hyperlink" Target="https://hmhco.box.com/s/wtdm99xjf3omi9ixmf3a0eekwbexq9ci" TargetMode="External"/><Relationship Id="rId184" Type="http://schemas.openxmlformats.org/officeDocument/2006/relationships/hyperlink" Target="https://hmhco.app.box.com/file/1525514526546" TargetMode="External"/><Relationship Id="rId391" Type="http://schemas.openxmlformats.org/officeDocument/2006/relationships/hyperlink" Target="https://hmhco.app.box.com/file/1513509263529?s=70y9ae14x633kw77fz86o3gm1qxrf2fm" TargetMode="External"/><Relationship Id="rId405" Type="http://schemas.openxmlformats.org/officeDocument/2006/relationships/hyperlink" Target="https://www.hmhco.com/ui/" TargetMode="External"/><Relationship Id="rId251" Type="http://schemas.openxmlformats.org/officeDocument/2006/relationships/hyperlink" Target="https://hmhco.box.com/s/qpknzvk75o7vmc6lbqx8p1tgcyg0ikzq" TargetMode="External"/><Relationship Id="rId46" Type="http://schemas.openxmlformats.org/officeDocument/2006/relationships/hyperlink" Target="https://hmhco.app.box.com/folder/267154754013" TargetMode="External"/><Relationship Id="rId293" Type="http://schemas.openxmlformats.org/officeDocument/2006/relationships/hyperlink" Target="https://hmhco.app.box.com/folder/256767607193?s=qpknzvk75o7vmc6lbqx8p1tgcyg0ikzq" TargetMode="External"/><Relationship Id="rId307" Type="http://schemas.openxmlformats.org/officeDocument/2006/relationships/hyperlink" Target="https://app.smartsheet.com/sheets/mJrR63Jv9QW6X3G93Q4G8qhvJM5Cx7HQGm656Pg1?view=grid" TargetMode="External"/><Relationship Id="rId349" Type="http://schemas.openxmlformats.org/officeDocument/2006/relationships/hyperlink" Target="https://hmhco.app.box.com/folder/265959004719" TargetMode="External"/><Relationship Id="rId88" Type="http://schemas.openxmlformats.org/officeDocument/2006/relationships/hyperlink" Target="https://hmhco.box.com/s/wtdm99xjf3omi9ixmf3a0eekwbexq9ci" TargetMode="External"/><Relationship Id="rId111" Type="http://schemas.openxmlformats.org/officeDocument/2006/relationships/hyperlink" Target="https://hmhco.box.com/s/3k6yhq6ebhpj7bs0p4p8nq3ue8ozkmbk" TargetMode="External"/><Relationship Id="rId153" Type="http://schemas.openxmlformats.org/officeDocument/2006/relationships/image" Target="media/image13.png"/><Relationship Id="rId195" Type="http://schemas.openxmlformats.org/officeDocument/2006/relationships/hyperlink" Target="https://hmhco.box.com/s/wtdm99xjf3omi9ixmf3a0eekwbexq9ci" TargetMode="External"/><Relationship Id="rId209" Type="http://schemas.openxmlformats.org/officeDocument/2006/relationships/hyperlink" Target="https://hmhco.box.com/s/wtdm99xjf3omi9ixmf3a0eekwbexq9ci" TargetMode="External"/><Relationship Id="rId360" Type="http://schemas.openxmlformats.org/officeDocument/2006/relationships/hyperlink" Target="https://hmhco.app.box.com/folder/260765702189?s=7brbawgyzryidbbvdgsgcv69831szxkc" TargetMode="External"/><Relationship Id="rId416" Type="http://schemas.openxmlformats.org/officeDocument/2006/relationships/hyperlink" Target="https://hmhco.app.box.com/file/1599606687881" TargetMode="External"/><Relationship Id="rId220" Type="http://schemas.openxmlformats.org/officeDocument/2006/relationships/image" Target="media/image28.png"/><Relationship Id="rId15" Type="http://schemas.openxmlformats.org/officeDocument/2006/relationships/hyperlink" Target="https://hmhco.box.com/s/97w8xfqi6plw8x8kdndsof6pbjq7zjwe" TargetMode="External"/><Relationship Id="rId57" Type="http://schemas.openxmlformats.org/officeDocument/2006/relationships/hyperlink" Target="https://app.smartsheet.com/sheets/VRPvJfFj6qj5wf38wH3qCvX493jJxJ2Fv8WpMWw1" TargetMode="External"/><Relationship Id="rId262" Type="http://schemas.openxmlformats.org/officeDocument/2006/relationships/hyperlink" Target="https://hmhco.box.com/s/zvtljem4pn4txnbb30v825j0ms8nxon7" TargetMode="External"/><Relationship Id="rId318" Type="http://schemas.openxmlformats.org/officeDocument/2006/relationships/hyperlink" Target="https://hmhco.box.com/s/xjp5cfura9d18c04myutsyfd665ssjx3" TargetMode="External"/><Relationship Id="rId99" Type="http://schemas.openxmlformats.org/officeDocument/2006/relationships/hyperlink" Target="https://hmhco.box.com/s/wtdm99xjf3omi9ixmf3a0eekwbexq9ci" TargetMode="External"/><Relationship Id="rId122" Type="http://schemas.openxmlformats.org/officeDocument/2006/relationships/image" Target="media/image4.png"/><Relationship Id="rId164" Type="http://schemas.openxmlformats.org/officeDocument/2006/relationships/hyperlink" Target="https://hmhco.box.com/s/agiw7aix9amx5h0q8nw66eerhf9c96ou" TargetMode="External"/><Relationship Id="rId371" Type="http://schemas.openxmlformats.org/officeDocument/2006/relationships/hyperlink" Target="https://hmhco.box.com/s/7brbawgyzryidbbvdgsgcv69831szxkc" TargetMode="External"/><Relationship Id="rId427" Type="http://schemas.openxmlformats.org/officeDocument/2006/relationships/hyperlink" Target="https://hmhco.app.box.com/file/1600589944038" TargetMode="External"/><Relationship Id="rId26" Type="http://schemas.openxmlformats.org/officeDocument/2006/relationships/hyperlink" Target="https://www.cde.ca.gov/be/st/ss/documents/ccssmathstandardaug2013.pdf" TargetMode="External"/><Relationship Id="rId231" Type="http://schemas.openxmlformats.org/officeDocument/2006/relationships/hyperlink" Target="https://hmhco.app.box.com/file/1507455613770?s=kclq6462uk69qign3j1yal0bzv5f7yy6" TargetMode="External"/><Relationship Id="rId273" Type="http://schemas.openxmlformats.org/officeDocument/2006/relationships/hyperlink" Target="https://hmhco.box.com/s/70y9ae14x633kw77fz86o3gm1qxrf2fm" TargetMode="External"/><Relationship Id="rId329" Type="http://schemas.openxmlformats.org/officeDocument/2006/relationships/hyperlink" Target="https://hmhco.app.box.com/file/1591987640667" TargetMode="External"/><Relationship Id="rId68" Type="http://schemas.openxmlformats.org/officeDocument/2006/relationships/hyperlink" Target="https://hmhco.box.com/s/6g32zlhe5m5m4g7u6uzzxjdi5p28a3sv" TargetMode="External"/><Relationship Id="rId133" Type="http://schemas.openxmlformats.org/officeDocument/2006/relationships/hyperlink" Target="https://hmhco.app.box.com/folder/265959339929?s=wtdm99xjf3omi9ixmf3a0eekwbexq9ci" TargetMode="External"/><Relationship Id="rId175" Type="http://schemas.openxmlformats.org/officeDocument/2006/relationships/hyperlink" Target="https://hmhco.box.com/s/evov74b0iyoqbf3hw6rljzm79vpz19s9" TargetMode="External"/><Relationship Id="rId340" Type="http://schemas.openxmlformats.org/officeDocument/2006/relationships/hyperlink" Target="https://hmhco.app.box.com/folder/256767607193?s=qpknzvk75o7vmc6lbqx8p1tgcyg0ikzq" TargetMode="External"/><Relationship Id="rId200" Type="http://schemas.openxmlformats.org/officeDocument/2006/relationships/image" Target="media/image22.png"/><Relationship Id="rId382" Type="http://schemas.openxmlformats.org/officeDocument/2006/relationships/hyperlink" Target="https://hmhco.app.box.com/folder/265959004719" TargetMode="External"/><Relationship Id="rId438" Type="http://schemas.openxmlformats.org/officeDocument/2006/relationships/image" Target="media/image51.png"/><Relationship Id="rId242" Type="http://schemas.openxmlformats.org/officeDocument/2006/relationships/image" Target="media/image36.png"/><Relationship Id="rId284" Type="http://schemas.openxmlformats.org/officeDocument/2006/relationships/hyperlink" Target="https://hmhco.app.box.com/folder/265959339929?s=wtdm99xjf3omi9ixmf3a0eekwbexq9ci" TargetMode="External"/><Relationship Id="rId37" Type="http://schemas.openxmlformats.org/officeDocument/2006/relationships/hyperlink" Target="https://hmhco.box.com/s/nsnr12yr47fnm1fxxyyebx1241wmvdsz" TargetMode="External"/><Relationship Id="rId79" Type="http://schemas.openxmlformats.org/officeDocument/2006/relationships/hyperlink" Target="https://hmhco.box.com/s/wtdm99xjf3omi9ixmf3a0eekwbexq9ci" TargetMode="External"/><Relationship Id="rId102" Type="http://schemas.openxmlformats.org/officeDocument/2006/relationships/hyperlink" Target="https://hmhco.box.com/s/97w8xfqi6plw8x8kdndsof6pbjq7zjwe" TargetMode="External"/><Relationship Id="rId144" Type="http://schemas.openxmlformats.org/officeDocument/2006/relationships/hyperlink" Target="https://hmhco.box.com/s/wtdm99xjf3omi9ixmf3a0eekwbexq9ci" TargetMode="External"/><Relationship Id="rId90" Type="http://schemas.openxmlformats.org/officeDocument/2006/relationships/hyperlink" Target="https://achievethecore.org/page/1118/coherence-map" TargetMode="External"/><Relationship Id="rId186" Type="http://schemas.openxmlformats.org/officeDocument/2006/relationships/hyperlink" Target="https://hmhco.box.com/s/nsnr12yr47fnm1fxxyyebx1241wmvdsz" TargetMode="External"/><Relationship Id="rId351" Type="http://schemas.openxmlformats.org/officeDocument/2006/relationships/hyperlink" Target="https://hmhco.app.box.com/file/1513509263529?s=70y9ae14x633kw77fz86o3gm1qxrf2fm" TargetMode="External"/><Relationship Id="rId393" Type="http://schemas.openxmlformats.org/officeDocument/2006/relationships/hyperlink" Target="https://hmhco.app.box.com/folder/265959004719" TargetMode="External"/><Relationship Id="rId407" Type="http://schemas.openxmlformats.org/officeDocument/2006/relationships/hyperlink" Target="https://www.hmhco.com/ui/" TargetMode="External"/><Relationship Id="rId211" Type="http://schemas.openxmlformats.org/officeDocument/2006/relationships/hyperlink" Target="https://hmhco.box.com/s/wtdm99xjf3omi9ixmf3a0eekwbexq9ci" TargetMode="External"/><Relationship Id="rId253" Type="http://schemas.openxmlformats.org/officeDocument/2006/relationships/hyperlink" Target="https://hmhco.app.box.com/folder/265959339929?s=wtdm99xjf3omi9ixmf3a0eekwbexq9ci" TargetMode="External"/><Relationship Id="rId295" Type="http://schemas.openxmlformats.org/officeDocument/2006/relationships/hyperlink" Target="https://hmhco.app.box.com/folder/265959004719" TargetMode="External"/><Relationship Id="rId309" Type="http://schemas.openxmlformats.org/officeDocument/2006/relationships/hyperlink" Target="https://hmhco.app.box.com/folder/265959339929?s=wtdm99xjf3omi9ixmf3a0eekwbexq9ci" TargetMode="External"/><Relationship Id="rId48" Type="http://schemas.openxmlformats.org/officeDocument/2006/relationships/hyperlink" Target="https://hmhco.app.box.com/folder/268387696351" TargetMode="External"/><Relationship Id="rId113" Type="http://schemas.openxmlformats.org/officeDocument/2006/relationships/hyperlink" Target="https://app.smartsheet.com/sheets/v98Q735FPm67HmxfRrf44QWHHQVQrxrqc8jMrQr1" TargetMode="External"/><Relationship Id="rId320" Type="http://schemas.openxmlformats.org/officeDocument/2006/relationships/hyperlink" Target="https://hmhco.box.com/s/wtdm99xjf3omi9ixmf3a0eekwbexq9ci" TargetMode="External"/><Relationship Id="rId155" Type="http://schemas.openxmlformats.org/officeDocument/2006/relationships/hyperlink" Target="https://hmhco.app.box.com/file/1500819659345?s=i36y6mdwu8tv4g6nozw4i56k246opabf" TargetMode="External"/><Relationship Id="rId197" Type="http://schemas.openxmlformats.org/officeDocument/2006/relationships/image" Target="media/image19.png"/><Relationship Id="rId362" Type="http://schemas.openxmlformats.org/officeDocument/2006/relationships/hyperlink" Target="https://hmhco.app.box.com/folder/265959339929?s=wtdm99xjf3omi9ixmf3a0eekwbexq9ci" TargetMode="External"/><Relationship Id="rId418" Type="http://schemas.openxmlformats.org/officeDocument/2006/relationships/image" Target="media/image41.png"/><Relationship Id="rId222" Type="http://schemas.openxmlformats.org/officeDocument/2006/relationships/hyperlink" Target="https://app.smartsheet.com/b/publish?EQBCT=6a316f0019a544299cf8877dd42d6d52" TargetMode="External"/><Relationship Id="rId264" Type="http://schemas.openxmlformats.org/officeDocument/2006/relationships/hyperlink" Target="https://hmhco.box.com/s/7380iqhi8e5fhocd8tpbtdala7wjdj93" TargetMode="External"/><Relationship Id="rId17" Type="http://schemas.openxmlformats.org/officeDocument/2006/relationships/hyperlink" Target="https://hmhco.box.com/s/wtdm99xjf3omi9ixmf3a0eekwbexq9ci" TargetMode="External"/><Relationship Id="rId59" Type="http://schemas.openxmlformats.org/officeDocument/2006/relationships/hyperlink" Target="https://app.smartsheet.com/sheets/v98Q735FPm67HmxfRrf44QWHHQVQrxrqc8jMrQr1" TargetMode="External"/><Relationship Id="rId124" Type="http://schemas.openxmlformats.org/officeDocument/2006/relationships/hyperlink" Target="https://hmhco.box.com/s/wtdm99xjf3omi9ixmf3a0eekwbexq9ci" TargetMode="External"/><Relationship Id="rId70" Type="http://schemas.openxmlformats.org/officeDocument/2006/relationships/hyperlink" Target="https://hmhco.box.com/s/zq9r64rkowfbdeaqaknnqdno3fwnuvkd" TargetMode="External"/><Relationship Id="rId166" Type="http://schemas.openxmlformats.org/officeDocument/2006/relationships/hyperlink" Target="https://hmhco.app.box.com/file/1580359055665" TargetMode="External"/><Relationship Id="rId331" Type="http://schemas.openxmlformats.org/officeDocument/2006/relationships/hyperlink" Target="https://tools.achievethecore.org/coherence-map/" TargetMode="External"/><Relationship Id="rId373" Type="http://schemas.openxmlformats.org/officeDocument/2006/relationships/hyperlink" Target="https://hmhco.box.com/s/kclq6462uk69qign3j1yal0bzv5f7yy6" TargetMode="External"/><Relationship Id="rId429" Type="http://schemas.openxmlformats.org/officeDocument/2006/relationships/hyperlink" Target="https://hmhco.app.box.com/file/1610593463210" TargetMode="External"/><Relationship Id="rId1" Type="http://schemas.openxmlformats.org/officeDocument/2006/relationships/customXml" Target="../customXml/item1.xml"/><Relationship Id="rId233" Type="http://schemas.openxmlformats.org/officeDocument/2006/relationships/image" Target="media/image33.png"/><Relationship Id="rId440" Type="http://schemas.openxmlformats.org/officeDocument/2006/relationships/footer" Target="footer1.xml"/><Relationship Id="rId28" Type="http://schemas.openxmlformats.org/officeDocument/2006/relationships/hyperlink" Target="https://app.smartsheet.com/sheets/R4g4hGJGjv42HQwjPHjfgg5CQCCRp6F62wRmwF91" TargetMode="External"/><Relationship Id="rId275" Type="http://schemas.openxmlformats.org/officeDocument/2006/relationships/hyperlink" Target="https://hmhco.box.com/s/uilkgqbqdn70uyec6ps68rhnhnfopqp1" TargetMode="External"/><Relationship Id="rId300" Type="http://schemas.openxmlformats.org/officeDocument/2006/relationships/hyperlink" Target="https://hmhco.box.com/s/7380iqhi8e5fhocd8tpbtdala7wjdj93" TargetMode="External"/><Relationship Id="rId81" Type="http://schemas.openxmlformats.org/officeDocument/2006/relationships/hyperlink" Target="https://hmhco.box.com/s/b56fby56irznhv8afo9ktdtypy3iqu6b" TargetMode="External"/><Relationship Id="rId135" Type="http://schemas.openxmlformats.org/officeDocument/2006/relationships/hyperlink" Target="https://hmhco.box.com/s/evov74b0iyoqbf3hw6rljzm79vpz19s9" TargetMode="External"/><Relationship Id="rId177" Type="http://schemas.openxmlformats.org/officeDocument/2006/relationships/image" Target="media/image17.png"/><Relationship Id="rId342" Type="http://schemas.openxmlformats.org/officeDocument/2006/relationships/hyperlink" Target="https://hmhco.app.box.com/folder/265959339929?s=wtdm99xjf3omi9ixmf3a0eekwbexq9ci" TargetMode="External"/><Relationship Id="rId384" Type="http://schemas.openxmlformats.org/officeDocument/2006/relationships/hyperlink" Target="https://hmhco.app.box.com/file/1513509263529?s=70y9ae14x633kw77fz86o3gm1qxrf2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27071-9F62-3543-872F-0C3B75D4E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101</Pages>
  <Words>34539</Words>
  <Characters>196874</Characters>
  <Application>Microsoft Office Word</Application>
  <DocSecurity>0</DocSecurity>
  <Lines>1640</Lines>
  <Paragraphs>461</Paragraphs>
  <ScaleCrop>false</ScaleCrop>
  <Company/>
  <LinksUpToDate>false</LinksUpToDate>
  <CharactersWithSpaces>230952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Waldrop, Alisha</dc:creator>
  <cp:keywords/>
  <dc:description/>
  <cp:lastModifiedBy>Stewart, Rhea</cp:lastModifiedBy>
  <cp:revision>91</cp:revision>
  <dcterms:created xsi:type="dcterms:W3CDTF">2024-06-10T12:16:00Z</dcterms:created>
  <dcterms:modified xsi:type="dcterms:W3CDTF">2024-12-14T01:09:00Z</dcterms:modified>
</cp:coreProperties>
</file>